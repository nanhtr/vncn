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982B" w14:textId="77777777" w:rsidR="00DA75E6" w:rsidRPr="00043E42" w:rsidRDefault="00000000" w:rsidP="00DC3A3F">
      <w:pPr>
        <w:spacing w:line="276" w:lineRule="auto"/>
        <w:jc w:val="center"/>
        <w:rPr>
          <w:b/>
          <w:szCs w:val="26"/>
          <w:lang w:val="pt-BR"/>
        </w:rPr>
      </w:pPr>
      <w:r>
        <w:rPr>
          <w:b/>
          <w:szCs w:val="26"/>
          <w:lang w:val="pt-BR"/>
        </w:rPr>
        <w:t xml:space="preserve">CỘNG HÒA XÃ HỘI CHỦ NGHĨA VIỆT NAM</w:t>
      </w:r>
    </w:p>
    <w:p w14:paraId="7120B596" w14:textId="77777777" w:rsidR="00DA75E6" w:rsidRPr="00043E42" w:rsidRDefault="00000000" w:rsidP="00DC3A3F">
      <w:pPr>
        <w:spacing w:line="276" w:lineRule="auto"/>
        <w:jc w:val="center"/>
        <w:rPr>
          <w:b/>
          <w:szCs w:val="26"/>
          <w:lang w:val="pt-BR"/>
        </w:rPr>
      </w:pPr>
      <w:r>
        <w:rPr>
          <w:b/>
          <w:szCs w:val="26"/>
          <w:lang w:val="pt-BR"/>
        </w:rPr>
        <w:t xml:space="preserve">Độc lập – tự do – hạnh phúc</w:t>
      </w:r>
    </w:p>
    <w:p w14:paraId="0EE32106" w14:textId="77777777" w:rsidR="00DA75E6" w:rsidRPr="00043E42" w:rsidRDefault="00000000" w:rsidP="00DC3A3F">
      <w:pPr>
        <w:spacing w:line="276" w:lineRule="auto"/>
        <w:jc w:val="right"/>
        <w:rPr>
          <w:b/>
          <w:szCs w:val="26"/>
          <w:lang w:val="pt-BR"/>
        </w:rPr>
      </w:pPr>
      <w:r>
        <w:rPr>
          <w:i/>
          <w:szCs w:val="26"/>
          <w:lang w:val="pt-BR"/>
        </w:rPr>
        <w:t xml:space="preserve">Hà Nội, ngày .... tháng ... năm 2026</w:t>
      </w:r>
    </w:p>
    <w:p w14:paraId="3A769B74" w14:textId="77777777" w:rsidR="00DA75E6" w:rsidRPr="00043E42" w:rsidRDefault="00DA75E6" w:rsidP="00DC3A3F">
      <w:pPr>
        <w:spacing w:line="276" w:lineRule="auto"/>
        <w:rPr>
          <w:szCs w:val="26"/>
          <w:u w:val="single"/>
          <w:lang w:val="pt-BR"/>
        </w:rPr>
      </w:pPr>
    </w:p>
    <w:p w14:paraId="7336746C" w14:textId="77777777" w:rsidR="00DA75E6" w:rsidRPr="00043E42" w:rsidRDefault="00DA75E6" w:rsidP="00DC3A3F">
      <w:pPr>
        <w:spacing w:line="276" w:lineRule="auto"/>
        <w:rPr>
          <w:szCs w:val="26"/>
          <w:u w:val="single"/>
          <w:lang w:val="pt-BR"/>
        </w:rPr>
      </w:pPr>
    </w:p>
    <w:p w14:paraId="0B1D57C9" w14:textId="77777777" w:rsidR="00DA75E6" w:rsidRPr="00043E42" w:rsidRDefault="00000000" w:rsidP="00DC3A3F">
      <w:pPr>
        <w:spacing w:line="276" w:lineRule="auto"/>
        <w:jc w:val="center"/>
        <w:rPr>
          <w:b/>
          <w:szCs w:val="26"/>
          <w:lang w:val="pt-BR"/>
        </w:rPr>
      </w:pPr>
      <w:r>
        <w:rPr>
          <w:b/>
          <w:szCs w:val="26"/>
          <w:lang w:val="pt-BR"/>
        </w:rPr>
        <w:t xml:space="preserve">HỢP ĐỒNG KINH TẾ</w:t>
      </w:r>
    </w:p>
    <w:p w14:paraId="7FBD79EE" w14:textId="77777777" w:rsidR="00DA75E6" w:rsidRPr="00043E42" w:rsidRDefault="00000000" w:rsidP="00DC3A3F">
      <w:pPr>
        <w:spacing w:line="276" w:lineRule="auto"/>
        <w:jc w:val="center"/>
        <w:rPr>
          <w:i/>
          <w:szCs w:val="26"/>
          <w:lang w:val="pt-BR"/>
        </w:rPr>
      </w:pPr>
      <w:r>
        <w:rPr>
          <w:i/>
          <w:szCs w:val="26"/>
          <w:highlight w:val="yellow"/>
          <w:lang w:val="pt-BR"/>
        </w:rPr>
        <w:t xml:space="preserve">Số:</w:t>
      </w:r>
    </w:p>
    <w:p w14:paraId="22FB9D58" w14:textId="77777777" w:rsidR="00DA75E6" w:rsidRPr="00043E42" w:rsidRDefault="00DA75E6" w:rsidP="00DC3A3F">
      <w:pPr>
        <w:spacing w:line="276" w:lineRule="auto"/>
        <w:jc w:val="center"/>
        <w:rPr>
          <w:i/>
          <w:szCs w:val="26"/>
          <w:lang w:val="pt-BR"/>
        </w:rPr>
      </w:pPr>
    </w:p>
    <w:p w14:paraId="29CFF271" w14:textId="77777777" w:rsidR="00DA75E6" w:rsidRPr="00043E42" w:rsidRDefault="00DA75E6" w:rsidP="00DC3A3F">
      <w:pPr>
        <w:spacing w:line="276" w:lineRule="auto"/>
        <w:rPr>
          <w:szCs w:val="26"/>
          <w:lang w:val="pt-BR"/>
        </w:rPr>
      </w:pPr>
    </w:p>
    <w:p w14:paraId="299498BE" w14:textId="77777777" w:rsidR="00DA75E6" w:rsidRPr="00043E42" w:rsidRDefault="00DA75E6" w:rsidP="00DC3A3F">
      <w:pPr>
        <w:pStyle w:val="Style"/>
        <w:spacing w:after="120" w:line="276" w:lineRule="auto"/>
        <w:jc w:val="both"/>
        <w:rPr>
          <w:sz w:val="26"/>
          <w:szCs w:val="26"/>
          <w:lang w:val="pt-BR"/>
        </w:rPr>
      </w:pPr>
    </w:p>
    <w:p w14:paraId="44B473A2" w14:textId="77777777" w:rsidR="00DA75E6" w:rsidRPr="00043E42" w:rsidRDefault="00000000" w:rsidP="00DC3A3F">
      <w:pPr>
        <w:tabs>
          <w:tab w:val="left" w:pos="1843"/>
        </w:tabs>
        <w:spacing w:line="276" w:lineRule="auto"/>
        <w:jc w:val="left"/>
        <w:rPr>
          <w:b/>
          <w:bCs/>
          <w:szCs w:val="26"/>
        </w:rPr>
      </w:pPr>
      <w:r>
        <w:rPr>
          <w:b/>
          <w:bCs/>
          <w:szCs w:val="26"/>
        </w:rPr>
        <w:t xml:space="preserve">Dự án: </w:t>
        <w:tab/>
        <w:tab/>
        <w:t xml:space="preserve">Xây dựng nhà ở cho lực lượng vũ trang Công an nhân dân</w:t>
      </w:r>
    </w:p>
    <w:p w14:paraId="59C4FA0C" w14:textId="77777777" w:rsidR="00DA75E6" w:rsidRPr="00043E42" w:rsidRDefault="00000000" w:rsidP="00DC3A3F">
      <w:pPr>
        <w:spacing w:line="276" w:lineRule="auto"/>
        <w:jc w:val="left"/>
        <w:rPr>
          <w:b/>
          <w:bCs/>
          <w:szCs w:val="26"/>
          <w:lang w:val="pt-BR"/>
        </w:rPr>
      </w:pPr>
      <w:r>
        <w:rPr>
          <w:b/>
          <w:bCs/>
          <w:szCs w:val="26"/>
          <w:lang w:val="es-ES"/>
        </w:rPr>
        <w:t xml:space="preserve">Địa điểm:</w:t>
        <w:tab/>
        <w:tab/>
        <w:t xml:space="preserve">Tại ô đất C3-ODK3 và C3-ODK4 thuộc phân khu đô thị H2-4, Phường Yên Sở, Thành phố Hà Nội</w:t>
      </w:r>
    </w:p>
    <w:p w14:paraId="74B98349" w14:textId="77777777" w:rsidR="00DA75E6" w:rsidRPr="00043E42" w:rsidRDefault="00DA75E6" w:rsidP="00DC3A3F">
      <w:pPr>
        <w:spacing w:line="276" w:lineRule="auto"/>
        <w:jc w:val="left"/>
        <w:rPr>
          <w:szCs w:val="26"/>
          <w:lang w:val="es-ES"/>
        </w:rPr>
      </w:pPr>
    </w:p>
    <w:p w14:paraId="0BEE7B10" w14:textId="77777777" w:rsidR="00DA75E6" w:rsidRPr="00043E42" w:rsidRDefault="00DA75E6" w:rsidP="00DC3A3F">
      <w:pPr>
        <w:spacing w:line="276" w:lineRule="auto"/>
        <w:jc w:val="left"/>
        <w:rPr>
          <w:szCs w:val="26"/>
          <w:lang w:val="pt-BR"/>
        </w:rPr>
      </w:pPr>
    </w:p>
    <w:p w14:paraId="56F3CBE2" w14:textId="77777777" w:rsidR="00DA75E6" w:rsidRPr="00043E42" w:rsidRDefault="00DA75E6" w:rsidP="00DC3A3F">
      <w:pPr>
        <w:spacing w:line="276" w:lineRule="auto"/>
        <w:jc w:val="center"/>
        <w:rPr>
          <w:szCs w:val="26"/>
          <w:lang w:val="pt-BR"/>
        </w:rPr>
      </w:pPr>
    </w:p>
    <w:p w14:paraId="61E18A58" w14:textId="77777777" w:rsidR="00DA75E6" w:rsidRPr="00043E42" w:rsidRDefault="00000000" w:rsidP="00DC3A3F">
      <w:pPr>
        <w:spacing w:line="276" w:lineRule="auto"/>
        <w:jc w:val="center"/>
        <w:rPr>
          <w:szCs w:val="26"/>
          <w:lang w:val="pt-BR"/>
        </w:rPr>
      </w:pPr>
      <w:r>
        <w:rPr>
          <w:szCs w:val="26"/>
          <w:lang w:val="pt-BR"/>
        </w:rPr>
        <w:t xml:space="preserve">GIỮA</w:t>
      </w:r>
    </w:p>
    <w:p w14:paraId="24854BBB" w14:textId="77777777" w:rsidR="00DA75E6" w:rsidRPr="00043E42" w:rsidRDefault="00DA75E6" w:rsidP="00DC3A3F">
      <w:pPr>
        <w:spacing w:line="276" w:lineRule="auto"/>
        <w:jc w:val="center"/>
        <w:rPr>
          <w:szCs w:val="26"/>
          <w:lang w:val="pt-BR"/>
        </w:rPr>
      </w:pPr>
    </w:p>
    <w:p w14:paraId="28B6FEC8" w14:textId="77777777" w:rsidR="00DA75E6" w:rsidRPr="00043E42" w:rsidRDefault="00000000" w:rsidP="00DC3A3F">
      <w:pPr>
        <w:spacing w:line="276" w:lineRule="auto"/>
        <w:jc w:val="center"/>
        <w:rPr>
          <w:szCs w:val="26"/>
          <w:lang w:val="pt-BR"/>
        </w:rPr>
      </w:pPr>
      <w:r>
        <w:rPr>
          <w:b/>
          <w:szCs w:val="26"/>
          <w:lang w:val="pt-BR"/>
        </w:rPr>
        <w:t xml:space="preserve">CÔNG TY CỔ PHẦN ĐẦU TƯ XÂY DỰNG VÀ KỸ THUẬT VNCN E&amp;C</w:t>
      </w:r>
    </w:p>
    <w:p w14:paraId="0F58FAD4" w14:textId="77777777" w:rsidR="00DA75E6" w:rsidRPr="00043E42" w:rsidRDefault="00DA75E6" w:rsidP="00DC3A3F">
      <w:pPr>
        <w:spacing w:line="276" w:lineRule="auto"/>
        <w:jc w:val="center"/>
        <w:rPr>
          <w:szCs w:val="26"/>
          <w:lang w:val="pt-BR"/>
        </w:rPr>
      </w:pPr>
    </w:p>
    <w:p w14:paraId="639B4505" w14:textId="77777777" w:rsidR="00DA75E6" w:rsidRPr="00043E42" w:rsidRDefault="00000000" w:rsidP="00DC3A3F">
      <w:pPr>
        <w:spacing w:line="276" w:lineRule="auto"/>
        <w:jc w:val="center"/>
        <w:rPr>
          <w:szCs w:val="26"/>
          <w:lang w:val="pt-BR"/>
        </w:rPr>
      </w:pPr>
      <w:r>
        <w:rPr>
          <w:szCs w:val="26"/>
          <w:lang w:val="pt-BR"/>
        </w:rPr>
        <w:t xml:space="preserve">VÀ</w:t>
      </w:r>
    </w:p>
    <w:p w14:paraId="56B3BEE3" w14:textId="77777777" w:rsidR="00DA75E6" w:rsidRPr="00043E42" w:rsidRDefault="00DA75E6" w:rsidP="00DC3A3F">
      <w:pPr>
        <w:spacing w:line="276" w:lineRule="auto"/>
        <w:jc w:val="center"/>
        <w:rPr>
          <w:szCs w:val="26"/>
          <w:lang w:val="pt-BR"/>
        </w:rPr>
      </w:pPr>
    </w:p>
    <w:p w14:paraId="48AEDDC9" w14:textId="0ED4BFD9" w:rsidR="00DA75E6" w:rsidRPr="00043E42" w:rsidRDefault="00000000" w:rsidP="00DC3A3F">
      <w:pPr>
        <w:spacing w:line="276" w:lineRule="auto"/>
        <w:jc w:val="center"/>
        <w:rPr>
          <w:szCs w:val="26"/>
        </w:rPr>
      </w:pPr>
      <w:r>
        <w:rPr>
          <w:b/>
          <w:szCs w:val="26"/>
          <w:highlight w:val="yellow"/>
          <w:lang w:val="pt-BR"/>
        </w:rPr>
        <w:t xml:space="preserve">CÔNG TY </w:t>
      </w:r>
      <w:r>
        <w:rPr>
          <w:b/>
          <w:szCs w:val="26"/>
        </w:rPr>
        <w:t xml:space="preserve">TNHH XÂY DỰNG VÀ VẬN TẢI HOÀNG MINH</w:t>
      </w:r>
    </w:p>
    <w:p w14:paraId="777F4142"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67F767A0"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194F5FA3"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1514A305"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53BEB023" w14:textId="77777777" w:rsidR="00DA75E6" w:rsidRPr="00043E42" w:rsidRDefault="00DA75E6" w:rsidP="00DC3A3F">
      <w:pPr>
        <w:widowControl w:val="0"/>
        <w:spacing w:line="276" w:lineRule="auto"/>
        <w:jc w:val="center"/>
        <w:rPr>
          <w:rFonts w:cs="Times New Roman"/>
          <w:b/>
          <w:bCs/>
          <w:color w:val="000000" w:themeColor="text1"/>
          <w:szCs w:val="26"/>
          <w:lang w:val="en-US"/>
        </w:rPr>
      </w:pPr>
    </w:p>
    <w:p w14:paraId="557806D4" w14:textId="77777777" w:rsidR="00DA75E6" w:rsidRPr="00043E42" w:rsidRDefault="00000000" w:rsidP="00DC3A3F">
      <w:pPr>
        <w:widowControl w:val="0"/>
        <w:spacing w:line="276" w:lineRule="auto"/>
        <w:jc w:val="center"/>
        <w:rPr>
          <w:rFonts w:cs="Times New Roman"/>
          <w:b/>
          <w:bCs/>
          <w:color w:val="000000" w:themeColor="text1"/>
          <w:szCs w:val="26"/>
        </w:rPr>
      </w:pPr>
      <w:r>
        <w:rPr>
          <w:rFonts w:cs="Times New Roman"/>
          <w:b/>
          <w:bCs/>
          <w:color w:val="000000" w:themeColor="text1"/>
          <w:szCs w:val="26"/>
        </w:rPr>
        <w:t xml:space="preserve">CỘNG HOÀ XÃ HỘI CHỦ NGHĨA VIỆT NAM</w:t>
      </w:r>
    </w:p>
    <w:p w14:paraId="78AAE43B"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rPr>
        <w:t xml:space="preserve">Độc lập </w:t>
      </w:r>
      <w:r>
        <w:rPr>
          <w:rFonts w:cs="Times New Roman"/>
          <w:color w:val="000000" w:themeColor="text1"/>
          <w:szCs w:val="26"/>
        </w:rPr>
        <w:t xml:space="preserve">-</w:t>
      </w:r>
      <w:r>
        <w:rPr>
          <w:rFonts w:cs="Times New Roman"/>
          <w:b/>
          <w:color w:val="000000" w:themeColor="text1"/>
          <w:szCs w:val="26"/>
        </w:rPr>
        <w:t xml:space="preserve"> Tự do </w:t>
      </w:r>
      <w:r>
        <w:rPr>
          <w:rFonts w:cs="Times New Roman"/>
          <w:color w:val="000000" w:themeColor="text1"/>
          <w:szCs w:val="26"/>
        </w:rPr>
        <w:t xml:space="preserve">-</w:t>
      </w:r>
      <w:r>
        <w:rPr>
          <w:rFonts w:cs="Times New Roman"/>
          <w:b/>
          <w:color w:val="000000" w:themeColor="text1"/>
          <w:szCs w:val="26"/>
        </w:rPr>
        <w:t xml:space="preserve"> Hạnh phúc</w:t>
      </w:r>
    </w:p>
    <w:p w14:paraId="4F0296E1" w14:textId="41DAC4A4" w:rsidR="00DA75E6" w:rsidRPr="00043E42" w:rsidRDefault="00B82222" w:rsidP="00DC3A3F">
      <w:pPr>
        <w:widowControl w:val="0"/>
        <w:spacing w:line="276" w:lineRule="auto"/>
        <w:rPr>
          <w:rFonts w:cs="Times New Roman"/>
          <w:b/>
          <w:color w:val="000000" w:themeColor="text1"/>
          <w:szCs w:val="26"/>
          <w:lang w:val="en-US"/>
        </w:rPr>
      </w:pPr>
      <w:r>
        <w:rPr>
          <w:noProof/>
          <w:szCs w:val="26"/>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14:paraId="316321DC" w14:textId="77777777" w:rsidR="00DA75E6" w:rsidRPr="00043E42" w:rsidRDefault="00000000" w:rsidP="00DC3A3F">
      <w:pPr>
        <w:pStyle w:val="Heading1"/>
      </w:pPr>
      <w:r>
        <w:t xml:space="preserve">HỢP ĐỒNG KINH TẾ</w:t>
      </w:r>
    </w:p>
    <w:p w14:paraId="4316D2E2"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highlight w:val="yellow"/>
        </w:rPr>
        <w:t xml:space="preserve">Số:           </w:t>
      </w:r>
    </w:p>
    <w:p w14:paraId="5DA4F966"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color w:val="000000" w:themeColor="text1"/>
          <w:szCs w:val="26"/>
        </w:rPr>
        <w:t xml:space="preserve">Về việc: Cung cấp thiết bị, nhân công phục vụ công tác đào, đắp, vận chuyển đất và đổ thải</w:t>
      </w:r>
    </w:p>
    <w:p w14:paraId="1D009AF8" w14:textId="77777777" w:rsidR="00DA75E6" w:rsidRPr="00043E42" w:rsidRDefault="00000000" w:rsidP="00DC3A3F">
      <w:pPr>
        <w:widowControl w:val="0"/>
        <w:spacing w:line="276" w:lineRule="auto"/>
        <w:jc w:val="center"/>
        <w:rPr>
          <w:rFonts w:cs="Times New Roman"/>
          <w:b/>
          <w:color w:val="000000" w:themeColor="text1"/>
          <w:szCs w:val="26"/>
          <w:lang w:val="en-US"/>
        </w:rPr>
      </w:pPr>
      <w:r>
        <w:rPr>
          <w:rFonts w:cs="Times New Roman"/>
          <w:b/>
          <w:bCs/>
          <w:color w:val="000000" w:themeColor="text1"/>
          <w:szCs w:val="26"/>
        </w:rPr>
        <w:t xml:space="preserve">Dự án:</w:t>
      </w:r>
      <w:r>
        <w:rPr>
          <w:rFonts w:cs="Times New Roman"/>
          <w:b/>
          <w:color w:val="000000" w:themeColor="text1"/>
          <w:szCs w:val="26"/>
        </w:rPr>
        <w:t xml:space="preserve"> Nhà ở cho lực lượng vũ trang công an nhân dân tại ô đất C3-ODK3 và C3-ODK4, phường Yên Sở, TP. Hà Nội</w:t>
      </w:r>
    </w:p>
    <w:p w14:paraId="3B45D890" w14:textId="77777777" w:rsidR="00DA75E6" w:rsidRPr="00043E42" w:rsidRDefault="00000000" w:rsidP="00DC3A3F">
      <w:pPr>
        <w:pStyle w:val="Heading2"/>
        <w:spacing w:before="0" w:line="276" w:lineRule="auto"/>
        <w:ind w:left="0"/>
        <w:rPr>
          <w:szCs w:val="26"/>
        </w:rPr>
      </w:pPr>
      <w:r>
        <w:rPr>
          <w:szCs w:val="26"/>
        </w:rPr>
        <w:t xml:space="preserve">PHẦN I</w:t>
        <w:softHyphen/>
      </w:r>
      <w:r>
        <w:rPr>
          <w:szCs w:val="26"/>
          <w:lang w:val="en-US"/>
        </w:rPr>
        <w:t xml:space="preserve">: </w:t>
      </w:r>
      <w:r>
        <w:rPr>
          <w:szCs w:val="26"/>
        </w:rPr>
        <w:t xml:space="preserve">CÁC CĂN CỨ KÝ KẾT HỢP ĐỒNG</w:t>
      </w:r>
    </w:p>
    <w:p w14:paraId="0191D632"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w:t>
      </w:r>
      <w:r>
        <w:rPr>
          <w:i/>
          <w:iCs/>
          <w:color w:val="000000" w:themeColor="text1"/>
          <w:szCs w:val="26"/>
        </w:rPr>
        <w:t xml:space="preserve">L</w:t>
      </w:r>
      <w:r>
        <w:rPr>
          <w:i/>
          <w:iCs/>
          <w:color w:val="000000" w:themeColor="text1"/>
          <w:szCs w:val="26"/>
          <w:lang w:val="vi-VN"/>
        </w:rPr>
        <w:t xml:space="preserve">uật xây dựng số 135/2025/QH15 ngày 10/12/2025 và các văn bản quy phạm pháp luật hướng dẫn thi hành;</w:t>
      </w:r>
    </w:p>
    <w:p w14:paraId="52D2F363"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Luật Đấu thầu số 22/2023/QH15 ngày 23/6/2023, được sửa đổi, bổ sung bởi Luật số 57/2024/QH15 ngày 29/11/2024;</w:t>
      </w:r>
    </w:p>
    <w:p w14:paraId="01CFF1CA"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Bộ luật Dân sự số 91/2015/QH13 được Quốc hội nước CHXHCN Việt Nam thông qua ngày 24/11/2015, có hiệu lực kể từ ngày 01/01/2017;</w:t>
      </w:r>
    </w:p>
    <w:p w14:paraId="217B82A4"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Luật Thương mại số 36/2005/QH11 ngày 14/6/2005 và các văn bản sửa đổi, bổ sung, hướng dẫn thi hành;</w:t>
      </w:r>
    </w:p>
    <w:p w14:paraId="1A4F8029"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14:paraId="76F4604F"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Nghị định số 45/2022/NĐ-CP ngày 07/7/2022 của Chính phủ quy định về xử phạt vi phạm hành chính trong lĩnh vực bảo vệ môi trường;</w:t>
      </w:r>
    </w:p>
    <w:p w14:paraId="181FB87A"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13F4EAE1"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An toàn, vệ sinh lao động số 84/2015/QH13 ngày 25/6/2015 và các văn bản hướng dẫn thi hành;</w:t>
      </w:r>
    </w:p>
    <w:p w14:paraId="35E362F3"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14:paraId="6F57DA5E" w14:textId="77777777" w:rsidR="00DA75E6" w:rsidRPr="00043E42" w:rsidRDefault="00000000" w:rsidP="00DC3A3F">
      <w:pPr>
        <w:pStyle w:val="GchudngVBChuyen"/>
        <w:widowControl w:val="0"/>
        <w:spacing w:line="276" w:lineRule="auto"/>
        <w:ind w:left="0"/>
        <w:rPr>
          <w:i/>
          <w:iCs/>
          <w:color w:val="000000" w:themeColor="text1"/>
          <w:szCs w:val="26"/>
        </w:rPr>
      </w:pPr>
      <w:r>
        <w:rPr>
          <w:i/>
          <w:iCs/>
          <w:color w:val="000000" w:themeColor="text1"/>
          <w:szCs w:val="26"/>
          <w:lang w:val="vi-VN"/>
        </w:rPr>
        <w:t xml:space="preserve">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p>
    <w:p w14:paraId="18613D0A" w14:textId="77777777" w:rsidR="00DA75E6" w:rsidRPr="00043E42" w:rsidRDefault="00000000" w:rsidP="00DC3A3F">
      <w:pPr>
        <w:pStyle w:val="GchudngVBChuyen"/>
        <w:widowControl w:val="0"/>
        <w:spacing w:line="276" w:lineRule="auto"/>
        <w:ind w:left="0"/>
        <w:rPr>
          <w:del w:id="9002" w:author="Claude" w:date="2026-10-09T00:00:00Z"/>
          <w:i/>
          <w:iCs/>
          <w:color w:val="000000" w:themeColor="text1"/>
          <w:szCs w:val="26"/>
          <w:highlight w:val="yellow"/>
        </w:rPr>
      </w:pPr>
      <w:bookmarkStart w:id="0" w:name="_Hlk108188410"/>
      <w:del w:id="9001" w:author="Claude" w:date="2026-10-09T00:00:00Z">
        <w:r>
          <w:rPr>
            <w:i/>
            <w:iCs/>
            <w:color w:val="000000" w:themeColor="text1"/>
            <w:szCs w:val="26"/>
            <w:highlight w:val="yellow"/>
            <w:lang w:val="vi-VN"/>
          </w:rPr>
          <w:delText xml:space="preserve">Căn cứ Hợp đồng nguyên tắc số ……/2026/HĐNT/VNCN-HM ngày …/…/2026 giữa Các Bên;</w:delText>
        </w:r>
      </w:del>
      <w:bookmarkEnd w:id="0"/>
    </w:p>
    <w:p w14:paraId="656F69E5" w14:textId="12D09099" w:rsidR="00960BBE"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Bảng báo giá của Bên B và Thông báo giao thầu công tác đất số 1031A/2026/CV-VNCN EC ngày 30/9/2026 của Công ty Cổ phần Đầu tư Xây dựng và Kỹ thuật VNCN E&amp;C;</w:t>
      </w:r>
    </w:p>
    <w:p w14:paraId="7E3E580B" w14:textId="77777777" w:rsidR="00DA75E6" w:rsidRPr="00043E42" w:rsidRDefault="00000000" w:rsidP="00DC3A3F">
      <w:pPr>
        <w:pStyle w:val="GchudngVBChuyen"/>
        <w:widowControl w:val="0"/>
        <w:spacing w:line="276" w:lineRule="auto"/>
        <w:ind w:left="0"/>
        <w:rPr>
          <w:i/>
          <w:iCs/>
          <w:color w:val="000000" w:themeColor="text1"/>
          <w:szCs w:val="26"/>
          <w:lang w:val="vi-VN"/>
        </w:rPr>
      </w:pPr>
      <w:r>
        <w:rPr>
          <w:i/>
          <w:iCs/>
          <w:color w:val="000000" w:themeColor="text1"/>
          <w:szCs w:val="26"/>
          <w:lang w:val="vi-VN"/>
        </w:rPr>
        <w:t xml:space="preserve">Căn cứ nhu cầu của Bên A, năng lực cung cấp dịch vụ của Bên B và thỏa thuận của Các Bên.</w:t>
      </w:r>
    </w:p>
    <w:p w14:paraId="38C4A6BE" w14:textId="77777777" w:rsidR="00DA75E6" w:rsidRPr="00043E42" w:rsidRDefault="00000000" w:rsidP="00DC3A3F">
      <w:pPr>
        <w:pStyle w:val="Heading2"/>
        <w:spacing w:before="0" w:line="276" w:lineRule="auto"/>
        <w:ind w:left="0"/>
        <w:rPr>
          <w:szCs w:val="26"/>
        </w:rPr>
      </w:pPr>
      <w:bookmarkStart w:id="1" w:name="_Toc108548780"/>
      <w:bookmarkStart w:id="2" w:name="_Toc512322898"/>
      <w:bookmarkStart w:id="3" w:name="_Toc487118105"/>
      <w:bookmarkStart w:id="4" w:name="_Toc480969773"/>
      <w:r>
        <w:rPr>
          <w:szCs w:val="26"/>
        </w:rPr>
        <w:t xml:space="preserve">PHẦN 2</w:t>
      </w:r>
      <w:r>
        <w:rPr>
          <w:szCs w:val="26"/>
          <w:lang w:val="en-US"/>
        </w:rPr>
        <w:t xml:space="preserve">: </w:t>
      </w:r>
      <w:r>
        <w:rPr>
          <w:szCs w:val="26"/>
        </w:rPr>
        <w:t xml:space="preserve">CÁC ĐIỀU KHOẢN VÀ ĐIỀU KIỆN CỦA HỢP ĐỒNG</w:t>
      </w:r>
      <w:bookmarkEnd w:id="1"/>
      <w:bookmarkEnd w:id="2"/>
      <w:bookmarkEnd w:id="3"/>
      <w:bookmarkEnd w:id="4"/>
    </w:p>
    <w:p w14:paraId="6B3D8D87" w14:textId="77777777" w:rsidR="00DA75E6" w:rsidRPr="00043E42" w:rsidRDefault="00000000" w:rsidP="00DC3A3F">
      <w:pPr>
        <w:pStyle w:val="onVBChuyenluidong"/>
        <w:widowControl w:val="0"/>
        <w:spacing w:line="276" w:lineRule="auto"/>
        <w:ind w:firstLine="0"/>
        <w:rPr>
          <w:color w:val="000000" w:themeColor="text1"/>
          <w:szCs w:val="26"/>
        </w:rPr>
      </w:pPr>
      <w:r>
        <w:rPr>
          <w:color w:val="000000" w:themeColor="text1"/>
          <w:szCs w:val="26"/>
        </w:rPr>
        <w:t xml:space="preserve">Hôm nay, ngày </w:t>
      </w:r>
      <w:r>
        <w:rPr>
          <w:color w:val="000000" w:themeColor="text1"/>
          <w:szCs w:val="26"/>
          <w:lang w:val="vi-VN"/>
        </w:rPr>
        <w:t xml:space="preserve">…...</w:t>
      </w:r>
      <w:r>
        <w:rPr>
          <w:color w:val="000000" w:themeColor="text1"/>
          <w:szCs w:val="26"/>
        </w:rPr>
        <w:t xml:space="preserve"> tháng</w:t>
      </w:r>
      <w:r>
        <w:rPr>
          <w:color w:val="000000" w:themeColor="text1"/>
          <w:szCs w:val="26"/>
          <w:lang w:val="vi-VN"/>
        </w:rPr>
        <w:t xml:space="preserve"> …...</w:t>
      </w:r>
      <w:r>
        <w:rPr>
          <w:color w:val="000000" w:themeColor="text1"/>
          <w:szCs w:val="26"/>
        </w:rPr>
        <w:t xml:space="preserve"> năm 202</w:t>
      </w:r>
      <w:r>
        <w:rPr>
          <w:color w:val="000000" w:themeColor="text1"/>
          <w:szCs w:val="26"/>
          <w:lang w:val="vi-VN"/>
        </w:rPr>
        <w:t xml:space="preserve">6</w:t>
      </w:r>
      <w:r>
        <w:rPr>
          <w:color w:val="000000" w:themeColor="text1"/>
          <w:szCs w:val="26"/>
        </w:rPr>
        <w:t xml:space="preserve">, tại trụ sở</w:t>
      </w:r>
      <w:r>
        <w:rPr>
          <w:color w:val="000000" w:themeColor="text1"/>
          <w:szCs w:val="26"/>
          <w:lang w:val="vi-VN"/>
        </w:rPr>
        <w:t xml:space="preserve"> Công ty </w:t>
      </w:r>
      <w:r>
        <w:rPr>
          <w:color w:val="000000" w:themeColor="text1"/>
          <w:szCs w:val="26"/>
          <w:lang w:val="en-US"/>
        </w:rPr>
        <w:t xml:space="preserve">………………….</w:t>
      </w:r>
      <w:r>
        <w:rPr>
          <w:color w:val="000000" w:themeColor="text1"/>
          <w:szCs w:val="26"/>
        </w:rPr>
        <w:t xml:space="preserve">, chúng tôi gồm các Bên dưới đây:</w:t>
      </w:r>
    </w:p>
    <w:tbl>
      <w:tblPr>
        <w:tblStyle w:val="TableGrid"/>
        <w:tblW w:w="9204" w:type="dxa"/>
        <w:tblLayout w:type="fixed"/>
        <w:tblLook w:val="04A0" w:firstRow="1" w:lastRow="0" w:firstColumn="1" w:lastColumn="0" w:noHBand="0" w:noVBand="1"/>
      </w:tblPr>
      <w:tblGrid>
        <w:gridCol w:w="9204"/>
      </w:tblGrid>
      <w:tr w:rsidR="00DA75E6" w:rsidRPr="00043E42" w14:paraId="5B72A5FA" w14:textId="77777777">
        <w:tc>
          <w:tcPr>
            <w:tcW w:w="9204" w:type="dxa"/>
            <w:tcBorders>
              <w:top w:val="nil"/>
              <w:left w:val="nil"/>
              <w:bottom w:val="nil"/>
              <w:right w:val="nil"/>
            </w:tcBorders>
          </w:tcPr>
          <w:p w14:paraId="336B7153" w14:textId="77777777" w:rsidR="00DA75E6" w:rsidRPr="00043E42" w:rsidRDefault="00000000" w:rsidP="00DC3A3F">
            <w:pPr>
              <w:widowControl w:val="0"/>
              <w:numPr>
                <w:ilvl w:val="0"/>
                <w:numId w:val="1"/>
              </w:numPr>
              <w:spacing w:line="276" w:lineRule="auto"/>
              <w:ind w:left="0"/>
              <w:rPr>
                <w:rFonts w:cs="Times New Roman"/>
                <w:bCs/>
                <w:color w:val="000000" w:themeColor="text1"/>
                <w:szCs w:val="26"/>
              </w:rPr>
            </w:pPr>
            <w:r>
              <w:rPr>
                <w:rFonts w:cs="Times New Roman"/>
                <w:bCs/>
                <w:color w:val="000000" w:themeColor="text1"/>
                <w:szCs w:val="26"/>
              </w:rPr>
              <w:t xml:space="preserve">BÊN THUÊ DỊCH VỤ (sau đây gọi tắt là BÊN A):</w:t>
            </w:r>
            <w:r>
              <w:rPr>
                <w:rFonts w:cs="Times New Roman"/>
                <w:bCs/>
                <w:color w:val="000000" w:themeColor="text1"/>
                <w:szCs w:val="26"/>
                <w:lang w:val="en-US"/>
              </w:rPr>
              <w:t xml:space="preserve"> CÔNG TY CỔ PHẦN ĐẦU TƯ XÂY DỰNG VÀ KỸ THUẬT VNCN E&amp;C</w:t>
            </w:r>
          </w:p>
          <w:p w14:paraId="3BE74B9A" w14:textId="77777777" w:rsidR="00DA75E6" w:rsidRPr="00043E42" w:rsidRDefault="00000000" w:rsidP="00DC3A3F">
            <w:pPr>
              <w:pStyle w:val="GchudngVBChuyen"/>
              <w:tabs>
                <w:tab w:val="left" w:pos="709"/>
              </w:tabs>
              <w:spacing w:line="276" w:lineRule="auto"/>
              <w:ind w:left="0"/>
              <w:rPr>
                <w:bCs/>
                <w:color w:val="000000" w:themeColor="text1"/>
                <w:szCs w:val="26"/>
                <w:lang w:val="vi-VN"/>
              </w:rPr>
            </w:pPr>
            <w:r>
              <w:rPr>
                <w:bCs/>
                <w:color w:val="000000" w:themeColor="text1"/>
                <w:szCs w:val="26"/>
                <w:lang w:val="vi-VN"/>
              </w:rPr>
              <w:t xml:space="preserve">Đại diện là Ông : </w:t>
            </w:r>
            <w:r>
              <w:rPr>
                <w:b/>
                <w:color w:val="000000" w:themeColor="text1"/>
                <w:szCs w:val="26"/>
              </w:rPr>
              <w:t xml:space="preserve">Nguyễn Duy Quang</w:t>
            </w:r>
            <w:r>
              <w:rPr>
                <w:bCs/>
                <w:color w:val="000000" w:themeColor="text1"/>
                <w:szCs w:val="26"/>
                <w:lang w:val="vi-VN"/>
              </w:rPr>
              <w:tab/>
            </w:r>
            <w:r>
              <w:rPr>
                <w:bCs/>
                <w:color w:val="000000" w:themeColor="text1"/>
                <w:szCs w:val="26"/>
              </w:rPr>
              <w:t xml:space="preserve">        </w:t>
            </w:r>
            <w:r>
              <w:rPr>
                <w:bCs/>
                <w:color w:val="000000" w:themeColor="text1"/>
                <w:szCs w:val="26"/>
                <w:lang w:val="vi-VN"/>
              </w:rPr>
              <w:t xml:space="preserve">Chức v</w:t>
            </w:r>
            <w:r>
              <w:rPr>
                <w:bCs/>
                <w:color w:val="000000" w:themeColor="text1"/>
                <w:szCs w:val="26"/>
              </w:rPr>
              <w:t xml:space="preserve">ụ: </w:t>
            </w:r>
            <w:r>
              <w:rPr>
                <w:b/>
                <w:color w:val="000000" w:themeColor="text1"/>
                <w:szCs w:val="26"/>
              </w:rPr>
              <w:t xml:space="preserve">Tổng Giám đốc</w:t>
            </w:r>
          </w:p>
          <w:p w14:paraId="334C339B"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lang w:val="vi-VN"/>
              </w:rPr>
              <w:t xml:space="preserve">Địa chỉ</w:t>
              <w:tab/>
              <w:t xml:space="preserve">:</w:t>
            </w:r>
            <w:r>
              <w:rPr>
                <w:bCs/>
                <w:color w:val="000000" w:themeColor="text1"/>
                <w:szCs w:val="26"/>
              </w:rPr>
              <w:t xml:space="preserve"> </w:t>
            </w:r>
            <w:r>
              <w:rPr>
                <w:bCs/>
                <w:color w:val="000000" w:themeColor="text1"/>
                <w:szCs w:val="26"/>
                <w:lang w:val="vi-VN"/>
              </w:rPr>
              <w:t xml:space="preserve">Tầng</w:t>
            </w:r>
            <w:r>
              <w:rPr>
                <w:bCs/>
                <w:color w:val="000000" w:themeColor="text1"/>
                <w:szCs w:val="26"/>
              </w:rPr>
              <w:t xml:space="preserve"> 18, T</w:t>
            </w:r>
            <w:r>
              <w:rPr>
                <w:bCs/>
                <w:color w:val="000000" w:themeColor="text1"/>
                <w:szCs w:val="26"/>
                <w:lang w:val="vi-VN"/>
              </w:rPr>
              <w:t xml:space="preserve">òa nhà Vinaconex</w:t>
            </w:r>
            <w:r>
              <w:rPr>
                <w:bCs/>
                <w:color w:val="000000" w:themeColor="text1"/>
                <w:szCs w:val="26"/>
              </w:rPr>
              <w:t xml:space="preserve">, </w:t>
            </w:r>
            <w:r>
              <w:rPr>
                <w:bCs/>
                <w:color w:val="000000" w:themeColor="text1"/>
                <w:szCs w:val="26"/>
                <w:lang w:val="vi-VN"/>
              </w:rPr>
              <w:t xml:space="preserve">Số 34 Láng Hạ, Phường Láng, Hà Nội</w:t>
            </w:r>
            <w:r>
              <w:rPr>
                <w:bCs/>
                <w:color w:val="000000" w:themeColor="text1"/>
                <w:szCs w:val="26"/>
              </w:rPr>
              <w:t xml:space="preserve">.</w:t>
            </w:r>
          </w:p>
          <w:p w14:paraId="0D6480ED"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rPr>
              <w:t xml:space="preserve">Mã số thuế</w:t>
              <w:tab/>
              <w:t xml:space="preserve">: 0102261441</w:t>
            </w:r>
          </w:p>
          <w:p w14:paraId="63B2BFBD" w14:textId="77777777" w:rsidR="00DA75E6" w:rsidRPr="00043E42" w:rsidRDefault="00000000" w:rsidP="00DC3A3F">
            <w:pPr>
              <w:pStyle w:val="GchudngVBChuyen"/>
              <w:tabs>
                <w:tab w:val="left" w:pos="709"/>
              </w:tabs>
              <w:spacing w:line="276" w:lineRule="auto"/>
              <w:ind w:left="0"/>
              <w:rPr>
                <w:bCs/>
                <w:color w:val="000000" w:themeColor="text1"/>
                <w:szCs w:val="26"/>
              </w:rPr>
            </w:pPr>
            <w:r>
              <w:rPr>
                <w:bCs/>
                <w:color w:val="000000" w:themeColor="text1"/>
                <w:szCs w:val="26"/>
              </w:rPr>
              <w:t xml:space="preserve">Số tài khoản: </w:t>
            </w:r>
            <w:r>
              <w:rPr>
                <w:rFonts w:eastAsia="Calibri"/>
                <w:bCs/>
                <w:color w:val="000000" w:themeColor="text1"/>
                <w:szCs w:val="26"/>
              </w:rPr>
              <w:t xml:space="preserve">0491001572401 tại Ngân hàng Vietcombank, chi nhánh Thăng Long.</w:t>
            </w:r>
          </w:p>
        </w:tc>
      </w:tr>
      <w:tr w:rsidR="00DA75E6" w:rsidRPr="00043E42" w14:paraId="7F0C7D98" w14:textId="77777777">
        <w:tc>
          <w:tcPr>
            <w:tcW w:w="9204" w:type="dxa"/>
            <w:tcBorders>
              <w:top w:val="nil"/>
              <w:left w:val="nil"/>
              <w:bottom w:val="nil"/>
              <w:right w:val="nil"/>
            </w:tcBorders>
          </w:tcPr>
          <w:p w14:paraId="58564C5F" w14:textId="77777777" w:rsidR="00DA75E6" w:rsidRPr="00043E42" w:rsidRDefault="00000000" w:rsidP="00DC3A3F">
            <w:pPr>
              <w:widowControl w:val="0"/>
              <w:numPr>
                <w:ilvl w:val="0"/>
                <w:numId w:val="1"/>
              </w:numPr>
              <w:spacing w:line="276" w:lineRule="auto"/>
              <w:ind w:left="0"/>
              <w:rPr>
                <w:rFonts w:cs="Times New Roman"/>
                <w:b/>
                <w:color w:val="000000" w:themeColor="text1"/>
                <w:szCs w:val="26"/>
              </w:rPr>
            </w:pPr>
            <w:r>
              <w:rPr>
                <w:rFonts w:cs="Times New Roman"/>
                <w:b/>
                <w:color w:val="000000" w:themeColor="text1"/>
                <w:szCs w:val="26"/>
              </w:rPr>
              <w:t xml:space="preserve">BÊN CUNG CẤP DỊCH VỤ:</w:t>
            </w:r>
            <w:r>
              <w:rPr>
                <w:rFonts w:cs="Times New Roman"/>
                <w:b/>
                <w:color w:val="000000" w:themeColor="text1"/>
                <w:szCs w:val="26"/>
                <w:lang w:val="pt-BR"/>
              </w:rPr>
              <w:t xml:space="preserve"> CÔNG TY TNHH XÂY DỰNG VÀ VẬN TẢI HOÀNG MINH (sau đây gọi tắt là BÊN B)</w:t>
            </w:r>
          </w:p>
          <w:p w14:paraId="01BCCF94" w14:textId="77777777" w:rsidR="00DA75E6" w:rsidRPr="00043E42" w:rsidRDefault="00000000" w:rsidP="00DC3A3F">
            <w:pPr>
              <w:pStyle w:val="GchudngVBChuyen"/>
              <w:tabs>
                <w:tab w:val="left" w:pos="709"/>
              </w:tabs>
              <w:spacing w:line="276" w:lineRule="auto"/>
              <w:ind w:left="0"/>
              <w:rPr>
                <w:b/>
                <w:color w:val="000000" w:themeColor="text1"/>
                <w:szCs w:val="26"/>
                <w:lang w:val="pt-BR"/>
              </w:rPr>
            </w:pPr>
            <w:r>
              <w:rPr>
                <w:color w:val="000000" w:themeColor="text1"/>
                <w:szCs w:val="26"/>
                <w:lang w:val="pt-BR"/>
              </w:rPr>
              <w:t xml:space="preserve">Đại diện </w:t>
            </w:r>
            <w:r>
              <w:rPr>
                <w:color w:val="000000" w:themeColor="text1"/>
                <w:spacing w:val="-2"/>
                <w:szCs w:val="26"/>
                <w:lang w:val="pt-BR"/>
              </w:rPr>
              <w:t xml:space="preserve">Ông </w:t>
              <w:tab/>
              <w:t xml:space="preserve">: </w:t>
            </w:r>
            <w:r>
              <w:rPr>
                <w:b/>
                <w:bCs/>
                <w:color w:val="000000" w:themeColor="text1"/>
                <w:spacing w:val="-2"/>
                <w:szCs w:val="26"/>
                <w:lang w:val="pt-BR"/>
              </w:rPr>
              <w:t xml:space="preserve">Nguyễn Hữu Tuấn</w:t>
            </w:r>
            <w:r>
              <w:rPr>
                <w:color w:val="000000" w:themeColor="text1"/>
                <w:spacing w:val="-2"/>
                <w:szCs w:val="26"/>
                <w:lang w:val="pt-BR"/>
              </w:rPr>
              <w:tab/>
              <w:tab/>
              <w:t xml:space="preserve">Chức vụ: </w:t>
            </w:r>
            <w:r>
              <w:rPr>
                <w:b/>
                <w:bCs/>
                <w:color w:val="000000" w:themeColor="text1"/>
                <w:spacing w:val="-2"/>
                <w:szCs w:val="26"/>
                <w:lang w:val="pt-BR"/>
              </w:rPr>
              <w:t xml:space="preserve">Phó Giám đốc</w:t>
            </w:r>
          </w:p>
          <w:p w14:paraId="437405EE" w14:textId="77777777" w:rsidR="00DA75E6" w:rsidRPr="00043E42" w:rsidRDefault="00000000" w:rsidP="00DC3A3F">
            <w:pPr>
              <w:pStyle w:val="GchudngVBChuyen"/>
              <w:widowControl w:val="0"/>
              <w:numPr>
                <w:ilvl w:val="0"/>
                <w:numId w:val="0"/>
              </w:numPr>
              <w:spacing w:line="276" w:lineRule="auto"/>
              <w:rPr>
                <w:bCs/>
                <w:color w:val="000000" w:themeColor="text1"/>
                <w:szCs w:val="26"/>
                <w:lang w:val="pt-BR"/>
              </w:rPr>
            </w:pPr>
            <w:r>
              <w:rPr>
                <w:i/>
                <w:iCs/>
                <w:color w:val="000000" w:themeColor="text1"/>
                <w:szCs w:val="26"/>
                <w:lang w:val="vi-VN"/>
              </w:rPr>
              <w:t xml:space="preserve">(Theo Giấy ủy Quyền số : 0</w:t>
            </w:r>
            <w:r>
              <w:rPr>
                <w:i/>
                <w:iCs/>
                <w:color w:val="000000" w:themeColor="text1"/>
                <w:szCs w:val="26"/>
                <w:lang w:val="pt-BR"/>
              </w:rPr>
              <w:t xml:space="preserve">2</w:t>
            </w:r>
            <w:r>
              <w:rPr>
                <w:i/>
                <w:iCs/>
                <w:color w:val="000000" w:themeColor="text1"/>
                <w:szCs w:val="26"/>
                <w:lang w:val="vi-VN"/>
              </w:rPr>
              <w:t xml:space="preserve">/UQ-2025 ký ngày  </w:t>
            </w:r>
            <w:r>
              <w:rPr>
                <w:i/>
                <w:iCs/>
                <w:color w:val="000000" w:themeColor="text1"/>
                <w:szCs w:val="26"/>
                <w:lang w:val="pt-BR"/>
              </w:rPr>
              <w:t xml:space="preserve">02</w:t>
            </w:r>
            <w:r>
              <w:rPr>
                <w:i/>
                <w:iCs/>
                <w:color w:val="000000" w:themeColor="text1"/>
                <w:szCs w:val="26"/>
                <w:lang w:val="vi-VN"/>
              </w:rPr>
              <w:t xml:space="preserve">/ </w:t>
            </w:r>
            <w:r>
              <w:rPr>
                <w:i/>
                <w:iCs/>
                <w:color w:val="000000" w:themeColor="text1"/>
                <w:szCs w:val="26"/>
                <w:lang w:val="pt-BR"/>
              </w:rPr>
              <w:t xml:space="preserve">08</w:t>
            </w:r>
            <w:r>
              <w:rPr>
                <w:i/>
                <w:iCs/>
                <w:color w:val="000000" w:themeColor="text1"/>
                <w:szCs w:val="26"/>
                <w:lang w:val="vi-VN"/>
              </w:rPr>
              <w:t xml:space="preserve">/2025)</w:t>
            </w:r>
          </w:p>
          <w:p w14:paraId="551458E6"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w:t>
            </w:r>
            <w:r>
              <w:rPr>
                <w:color w:val="000000" w:themeColor="text1"/>
                <w:spacing w:val="-2"/>
                <w:szCs w:val="26"/>
                <w:lang w:val="pt-BR"/>
              </w:rPr>
              <w:t xml:space="preserve">Địa chỉ</w:t>
              <w:tab/>
            </w:r>
            <w:r>
              <w:rPr>
                <w:color w:val="000000" w:themeColor="text1"/>
                <w:spacing w:val="-2"/>
                <w:szCs w:val="26"/>
                <w:lang w:val="vi-VN"/>
              </w:rPr>
              <w:t xml:space="preserve">:</w:t>
            </w:r>
            <w:r>
              <w:rPr>
                <w:color w:val="000000" w:themeColor="text1"/>
                <w:spacing w:val="-2"/>
                <w:szCs w:val="26"/>
                <w:lang w:val="pt-BR"/>
              </w:rPr>
              <w:t xml:space="preserve"> </w:t>
            </w:r>
            <w:r>
              <w:rPr>
                <w:color w:val="000000" w:themeColor="text1"/>
                <w:szCs w:val="26"/>
                <w:lang w:val="pt-BR"/>
              </w:rPr>
              <w:t xml:space="preserve">Số 41, Phố Mai Dịch, Phường Phú Diễn, TP. Hà Nội.</w:t>
            </w:r>
          </w:p>
          <w:p w14:paraId="08A34D72"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Điện thoại</w:t>
              <w:tab/>
              <w:t xml:space="preserve">: 0243 837 0173</w:t>
            </w:r>
          </w:p>
          <w:p w14:paraId="7BDEB260" w14:textId="77777777" w:rsidR="00DA75E6" w:rsidRPr="00043E42" w:rsidRDefault="00000000" w:rsidP="00DC3A3F">
            <w:pPr>
              <w:pStyle w:val="GchudngVBChuyen"/>
              <w:widowControl w:val="0"/>
              <w:numPr>
                <w:ilvl w:val="0"/>
                <w:numId w:val="0"/>
              </w:numPr>
              <w:tabs>
                <w:tab w:val="left" w:pos="709"/>
              </w:tabs>
              <w:spacing w:line="276" w:lineRule="auto"/>
              <w:rPr>
                <w:color w:val="000000" w:themeColor="text1"/>
                <w:szCs w:val="26"/>
                <w:lang w:val="pt-BR"/>
              </w:rPr>
            </w:pPr>
            <w:r>
              <w:rPr>
                <w:color w:val="000000" w:themeColor="text1"/>
                <w:szCs w:val="26"/>
                <w:lang w:val="pt-BR"/>
              </w:rPr>
              <w:t xml:space="preserve">- Mã số thuế</w:t>
              <w:tab/>
              <w:t xml:space="preserve">: 0101334418</w:t>
            </w:r>
          </w:p>
          <w:p w14:paraId="296E1446" w14:textId="77777777" w:rsidR="00DA75E6" w:rsidRPr="00043E42" w:rsidRDefault="00000000" w:rsidP="00DC3A3F">
            <w:pPr>
              <w:spacing w:line="276" w:lineRule="auto"/>
              <w:rPr>
                <w:rFonts w:cs="Times New Roman"/>
                <w:b/>
                <w:color w:val="000000" w:themeColor="text1"/>
                <w:szCs w:val="26"/>
                <w:lang w:val="fr-FR"/>
              </w:rPr>
            </w:pPr>
            <w:r>
              <w:rPr>
                <w:rFonts w:cs="Times New Roman"/>
                <w:color w:val="000000" w:themeColor="text1"/>
                <w:szCs w:val="26"/>
                <w:lang w:val="pt-BR"/>
              </w:rPr>
              <w:t xml:space="preserve">- </w:t>
            </w:r>
            <w:r>
              <w:rPr>
                <w:rFonts w:eastAsia="Times New Roman" w:cs="Times New Roman"/>
                <w:color w:val="000000" w:themeColor="text1"/>
                <w:szCs w:val="26"/>
                <w:lang w:val="pt-BR"/>
              </w:rPr>
              <w:t xml:space="preserve">Tài khoản   : 1146 3951 5555 tại Ngân hàng Vietinbank – Chi nhánh Tây Hà Nội – Phòng giao dịch Bắc Từ Liêm.</w:t>
            </w:r>
          </w:p>
        </w:tc>
      </w:tr>
    </w:tbl>
    <w:p w14:paraId="5EDC367F" w14:textId="71F1675E" w:rsidR="002E5C30" w:rsidRDefault="00000000" w:rsidP="00DC3A3F">
      <w:pPr>
        <w:pStyle w:val="onVBChuyenluidong"/>
        <w:widowControl w:val="0"/>
        <w:spacing w:line="276" w:lineRule="auto"/>
        <w:ind w:firstLine="0"/>
        <w:rPr>
          <w:color w:val="000000" w:themeColor="text1"/>
          <w:szCs w:val="26"/>
        </w:rPr>
      </w:pPr>
      <w:r>
        <w:rPr>
          <w:color w:val="000000" w:themeColor="text1"/>
          <w:szCs w:val="26"/>
        </w:rPr>
        <w:t xml:space="preserve">Bên A và Bên B, sau đây được gọi chung là “</w:t>
      </w:r>
      <w:r>
        <w:rPr>
          <w:b/>
          <w:color w:val="000000" w:themeColor="text1"/>
          <w:szCs w:val="26"/>
        </w:rPr>
        <w:t xml:space="preserve">Hai Bên</w:t>
      </w:r>
      <w:r>
        <w:rPr>
          <w:color w:val="000000" w:themeColor="text1"/>
          <w:szCs w:val="26"/>
        </w:rPr>
        <w:t xml:space="preserve">” hoặc “</w:t>
      </w:r>
      <w:r>
        <w:rPr>
          <w:b/>
          <w:bCs/>
          <w:color w:val="000000" w:themeColor="text1"/>
          <w:szCs w:val="26"/>
        </w:rPr>
        <w:t xml:space="preserve">Các Bên</w:t>
      </w:r>
      <w:r>
        <w:rPr>
          <w:color w:val="000000" w:themeColor="text1"/>
          <w:szCs w:val="26"/>
        </w:rPr>
        <w:t xml:space="preserve">” và gọi riêng là </w:t>
      </w:r>
      <w:r>
        <w:rPr>
          <w:b/>
          <w:color w:val="000000" w:themeColor="text1"/>
          <w:szCs w:val="26"/>
        </w:rPr>
        <w:t xml:space="preserve">“Bên” </w:t>
      </w:r>
      <w:r>
        <w:rPr>
          <w:color w:val="000000" w:themeColor="text1"/>
          <w:szCs w:val="26"/>
        </w:rPr>
        <w:t xml:space="preserve">hoặc “</w:t>
      </w:r>
      <w:r>
        <w:rPr>
          <w:b/>
          <w:color w:val="000000" w:themeColor="text1"/>
          <w:szCs w:val="26"/>
        </w:rPr>
        <w:t xml:space="preserve">Mỗi Bên”, </w:t>
      </w:r>
      <w:r>
        <w:rPr>
          <w:color w:val="000000" w:themeColor="text1"/>
          <w:szCs w:val="26"/>
        </w:rPr>
        <w:t xml:space="preserve">tùy theo ngữ cảnh.</w:t>
      </w:r>
    </w:p>
    <w:p w14:paraId="01EB9A80" w14:textId="47994AED" w:rsidR="00DA75E6" w:rsidRPr="00043E42" w:rsidRDefault="00000000" w:rsidP="00DC3A3F">
      <w:pPr>
        <w:pStyle w:val="onVBChuyenluidong"/>
        <w:widowControl w:val="0"/>
        <w:spacing w:line="276" w:lineRule="auto"/>
        <w:ind w:firstLine="0"/>
        <w:rPr>
          <w:color w:val="000000" w:themeColor="text1"/>
          <w:szCs w:val="26"/>
          <w:lang w:val="en-US"/>
        </w:rPr>
      </w:pPr>
      <w:r>
        <w:rPr>
          <w:color w:val="000000" w:themeColor="text1"/>
          <w:szCs w:val="26"/>
        </w:rPr>
        <w:t xml:space="preserve">Các Bên đã cùng</w:t>
      </w:r>
      <w:r>
        <w:rPr>
          <w:color w:val="000000" w:themeColor="text1"/>
          <w:szCs w:val="26"/>
          <w:lang w:val="en-US"/>
        </w:rPr>
        <w:t xml:space="preserve"> nhau</w:t>
      </w:r>
      <w:r>
        <w:rPr>
          <w:color w:val="000000" w:themeColor="text1"/>
          <w:szCs w:val="26"/>
        </w:rPr>
        <w:t xml:space="preserve"> thống nhất </w:t>
      </w:r>
      <w:r>
        <w:rPr>
          <w:color w:val="000000" w:themeColor="text1"/>
          <w:szCs w:val="26"/>
          <w:lang w:val="en-US"/>
        </w:rPr>
        <w:t xml:space="preserve">Bên A thuê và Bên B đồng ý cung cấp </w:t>
      </w:r>
      <w:del w:id="9009" w:author="Claude" w:date="2026-10-09T00:00:00Z">
        <w:r>
          <w:rPr>
            <w:color w:val="000000" w:themeColor="text1"/>
            <w:szCs w:val="26"/>
            <w:lang w:val="en-US"/>
          </w:rPr>
          <w:delText xml:space="preserve">vật liệu, thiết bị, xe máy</w:delText>
        </w:r>
      </w:del>
      <w:ins w:id="9010" w:author="Claude" w:date="2026-10-09T00:00:00Z">
        <w:r>
          <w:rPr>
            <w:color w:val="000000" w:themeColor="text1"/>
            <w:szCs w:val="26"/>
            <w:lang w:val="en-US"/>
          </w:rPr>
          <w:t xml:space="preserve">máy móc, thiết bị, xe máy</w:t>
        </w:r>
      </w:ins>
      <w:r>
        <w:rPr>
          <w:color w:val="000000" w:themeColor="text1"/>
          <w:szCs w:val="26"/>
          <w:lang w:val="en-US"/>
        </w:rPr>
        <w:t xml:space="preserve">, phương tiện và nhân công vận hành để thực hiện </w:t>
      </w:r>
      <w:del w:id="9011" w:author="Claude" w:date="2026-10-09T00:00:00Z">
        <w:r>
          <w:rPr>
            <w:color w:val="000000" w:themeColor="text1"/>
            <w:szCs w:val="26"/>
            <w:lang w:val="en-US"/>
          </w:rPr>
          <w:delText xml:space="preserve">dịch vụ đào, xúc, đắp trả, vận chuyển đất thải và mùn </w:delText>
        </w:r>
      </w:del>
      <w:ins w:id="9012" w:author="Claude" w:date="2026-10-09T00:00:00Z">
        <w:r>
          <w:rPr>
            <w:color w:val="000000" w:themeColor="text1"/>
            <w:szCs w:val="26"/>
            <w:lang w:val="en-US"/>
          </w:rPr>
          <w:t xml:space="preserve">các công việc sau: (i) đào xúc và vận chuyển đất thải, mùn khoan cọc khoan nhồi, vật liệu san lấp; (ii) đào đất móng và hầm, trung chuyển đất trong nội bộ công trường; (iii) đục và vận chuyển bê tông đầu cọc khoan nhồi; (iv) đắp đất móng, hầm, san lấp mặt bằng bằng đất đào tận dụng; (v) vận chuyển đổ thải tại bãi đổ đúng quy định pháp luật, </w:t>
        </w:r>
      </w:ins>
      <w:del w:id="9013" w:author="Claude" w:date="2026-10-09T00:00:00Z">
        <w:r>
          <w:rPr>
            <w:color w:val="000000" w:themeColor="text1"/>
            <w:szCs w:val="26"/>
            <w:highlight w:val="yellow"/>
            <w:lang w:val="en-US"/>
          </w:rPr>
          <w:delText xml:space="preserve">khoan, vật liệu san lấp, đục và vận chuyển bê tông đầu cọc khoan nhồi, vận chuyển đổ thải tại bãi đổ đúng quy định pháp luật </w:delText>
        </w:r>
      </w:del>
      <w:r>
        <w:rPr>
          <w:color w:val="000000" w:themeColor="text1"/>
          <w:szCs w:val="26"/>
          <w:highlight w:val="yellow"/>
          <w:lang w:val="en-US"/>
        </w:rPr>
        <w:t xml:space="preserve">phục</w:t>
      </w:r>
      <w:r>
        <w:rPr>
          <w:color w:val="000000" w:themeColor="text1"/>
          <w:szCs w:val="26"/>
          <w:lang w:val="en-US"/>
        </w:rPr>
        <w:t xml:space="preserve"> vụ công tác thi công của Bên A tại công trình</w:t>
      </w:r>
      <w:r>
        <w:rPr>
          <w:color w:val="000000" w:themeColor="text1"/>
          <w:szCs w:val="26"/>
        </w:rPr>
        <w:t xml:space="preserve"> </w:t>
      </w:r>
      <w:r>
        <w:rPr>
          <w:color w:val="000000" w:themeColor="text1"/>
          <w:szCs w:val="26"/>
          <w:lang w:val="en-US"/>
        </w:rPr>
        <w:t xml:space="preserve">Nhà ở xã hội CT1.2, CT2.1, CT2.2, CT2.3</w:t>
      </w:r>
      <w:r>
        <w:rPr>
          <w:color w:val="000000" w:themeColor="text1"/>
          <w:szCs w:val="26"/>
        </w:rPr>
        <w:t xml:space="preserve"> thuộc Dự án </w:t>
      </w:r>
      <w:r>
        <w:rPr>
          <w:color w:val="000000" w:themeColor="text1"/>
          <w:szCs w:val="26"/>
          <w:lang w:val="en-US"/>
        </w:rPr>
        <w:t xml:space="preserve">Nhà ở cho lực lượng vũ trang công an nhân dân (nhà ở xã hội cho cán bộ, chiến sỹ công an) tại ô đất C3-ODK3 và C3-ODK4 thuộc quy hoạch phân khu đô thị H2-4, Phường Yên Sở, Thành phố Hà Nội, với những điều kiện và điều khoản như sau: </w:t>
      </w:r>
    </w:p>
    <w:p w14:paraId="4692DB65"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rPr>
      </w:pPr>
      <w:bookmarkStart w:id="5" w:name="_Toc108548781"/>
      <w:bookmarkStart w:id="6" w:name="_Toc512322899"/>
      <w:bookmarkStart w:id="7" w:name="_Toc487118106"/>
      <w:bookmarkStart w:id="8" w:name="_Toc480969774"/>
      <w:r>
        <w:rPr>
          <w:rFonts w:ascii="Times New Roman" w:hAnsi="Times New Roman" w:cs="Times New Roman"/>
          <w:b/>
          <w:bCs/>
          <w:color w:val="000000" w:themeColor="text1"/>
          <w:sz w:val="26"/>
          <w:szCs w:val="26"/>
          <w:lang w:val="en-US"/>
        </w:rPr>
        <w:t xml:space="preserve">ĐIỀU 1. </w:t>
      </w:r>
      <w:r>
        <w:rPr>
          <w:rFonts w:ascii="Times New Roman" w:hAnsi="Times New Roman" w:cs="Times New Roman"/>
          <w:b/>
          <w:bCs/>
          <w:color w:val="000000" w:themeColor="text1"/>
          <w:sz w:val="26"/>
          <w:szCs w:val="26"/>
        </w:rPr>
        <w:t xml:space="preserve">CÁC ĐỊNH NGHĨA VÀ DIỄN GIẢI</w:t>
      </w:r>
      <w:bookmarkEnd w:id="5"/>
      <w:bookmarkEnd w:id="6"/>
      <w:bookmarkEnd w:id="7"/>
      <w:bookmarkEnd w:id="8"/>
    </w:p>
    <w:p w14:paraId="0AF782B2"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Trong Hợp đồng này, các từ và cụm từ dưới đây được hiểu như sau: </w:t>
      </w:r>
    </w:p>
    <w:p w14:paraId="545D9857"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bookmarkStart w:id="9" w:name="_Hlk108259097"/>
      <w:bookmarkStart w:id="10" w:name="_Toc107909017"/>
      <w:r>
        <w:rPr>
          <w:rFonts w:cs="Times New Roman"/>
          <w:color w:val="000000" w:themeColor="text1"/>
          <w:szCs w:val="26"/>
        </w:rPr>
        <w:t xml:space="preserve">“</w:t>
      </w:r>
      <w:r>
        <w:rPr>
          <w:rFonts w:cs="Times New Roman"/>
          <w:b/>
          <w:color w:val="000000" w:themeColor="text1"/>
          <w:szCs w:val="26"/>
        </w:rPr>
        <w:t xml:space="preserve">Chủ đầu tư” </w:t>
      </w:r>
      <w:r>
        <w:rPr>
          <w:rFonts w:cs="Times New Roman"/>
          <w:color w:val="000000" w:themeColor="text1"/>
          <w:szCs w:val="26"/>
        </w:rPr>
        <w:t xml:space="preserve">là </w:t>
      </w:r>
      <w:bookmarkStart w:id="11" w:name="_Toc107909018"/>
      <w:bookmarkEnd w:id="9"/>
      <w:bookmarkEnd w:id="10"/>
      <w:r>
        <w:rPr>
          <w:rFonts w:cs="Times New Roman"/>
          <w:color w:val="000000" w:themeColor="text1"/>
          <w:szCs w:val="26"/>
        </w:rPr>
        <w:t xml:space="preserve">Công ty </w:t>
      </w:r>
      <w:r>
        <w:rPr>
          <w:rFonts w:cs="Times New Roman"/>
          <w:color w:val="000000" w:themeColor="text1"/>
          <w:szCs w:val="26"/>
          <w:lang w:val="en-US"/>
        </w:rPr>
        <w:t xml:space="preserve">Liên danh Công ty CP Đầu tư tài chính và An ninh Công nghệ IFT và Công TNHH Phát triển Tiền Phong</w:t>
      </w:r>
      <w:r>
        <w:rPr>
          <w:rFonts w:cs="Times New Roman"/>
          <w:color w:val="000000" w:themeColor="text1"/>
          <w:szCs w:val="26"/>
        </w:rPr>
        <w:t xml:space="preserve"> </w:t>
      </w:r>
    </w:p>
    <w:p w14:paraId="25AA2BDB" w14:textId="5DD9A6FC"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color w:val="000000" w:themeColor="text1"/>
          <w:szCs w:val="26"/>
        </w:rPr>
        <w:t xml:space="preserve">“</w:t>
      </w:r>
      <w:r>
        <w:rPr>
          <w:rFonts w:cs="Times New Roman"/>
          <w:b/>
          <w:color w:val="000000" w:themeColor="text1"/>
          <w:szCs w:val="26"/>
        </w:rPr>
        <w:t xml:space="preserve">Bên A” </w:t>
      </w:r>
      <w:r>
        <w:rPr>
          <w:rFonts w:cs="Times New Roman"/>
          <w:color w:val="000000" w:themeColor="text1"/>
          <w:szCs w:val="26"/>
        </w:rPr>
        <w:t xml:space="preserve">là Công ty </w:t>
      </w:r>
      <w:bookmarkEnd w:id="11"/>
      <w:r>
        <w:rPr>
          <w:rFonts w:cs="Times New Roman"/>
          <w:color w:val="000000" w:themeColor="text1"/>
          <w:szCs w:val="26"/>
          <w:lang w:val="en-US"/>
        </w:rPr>
        <w:t xml:space="preserve">CP Đầu tư Xây dựng và Kỹ thuật VNCN E&amp;C</w:t>
      </w:r>
    </w:p>
    <w:p w14:paraId="0C6139C4"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2" w:name="_Toc107909019"/>
      <w:r>
        <w:rPr>
          <w:rFonts w:cs="Times New Roman"/>
          <w:color w:val="000000" w:themeColor="text1"/>
          <w:szCs w:val="26"/>
        </w:rPr>
        <w:t xml:space="preserve">“</w:t>
      </w:r>
      <w:r>
        <w:rPr>
          <w:rFonts w:cs="Times New Roman"/>
          <w:b/>
          <w:color w:val="000000" w:themeColor="text1"/>
          <w:szCs w:val="26"/>
        </w:rPr>
        <w:t xml:space="preserve">Bên B” </w:t>
      </w:r>
      <w:r>
        <w:rPr>
          <w:rFonts w:cs="Times New Roman"/>
          <w:color w:val="000000" w:themeColor="text1"/>
          <w:szCs w:val="26"/>
        </w:rPr>
        <w:t xml:space="preserve">là </w:t>
      </w:r>
      <w:bookmarkEnd w:id="12"/>
      <w:r>
        <w:rPr>
          <w:rFonts w:cs="Times New Roman"/>
          <w:color w:val="000000" w:themeColor="text1"/>
          <w:szCs w:val="26"/>
        </w:rPr>
        <w:t xml:space="preserve">Công ty TNHH xây dựng và vận tải Hoàng Minh</w:t>
      </w:r>
    </w:p>
    <w:p w14:paraId="08F1D971"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3" w:name="_Toc107909020"/>
      <w:r>
        <w:rPr>
          <w:rFonts w:cs="Times New Roman"/>
          <w:b/>
          <w:color w:val="000000" w:themeColor="text1"/>
          <w:szCs w:val="26"/>
        </w:rPr>
        <w:t xml:space="preserve">“Dự án” </w:t>
      </w:r>
      <w:r>
        <w:rPr>
          <w:rFonts w:cs="Times New Roman"/>
          <w:color w:val="000000" w:themeColor="text1"/>
          <w:szCs w:val="26"/>
        </w:rPr>
        <w:t xml:space="preserve">được hiểu là dự án </w:t>
      </w:r>
      <w:bookmarkEnd w:id="13"/>
      <w:r>
        <w:rPr>
          <w:rFonts w:cs="Times New Roman"/>
          <w:color w:val="000000" w:themeColor="text1"/>
          <w:szCs w:val="26"/>
        </w:rPr>
        <w:t xml:space="preserve">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Cs w:val="26"/>
          <w:lang w:val="en-US"/>
        </w:rPr>
        <w:t xml:space="preserve">.</w:t>
      </w:r>
      <w:r>
        <w:rPr>
          <w:rFonts w:cs="Times New Roman"/>
          <w:color w:val="000000" w:themeColor="text1"/>
          <w:spacing w:val="3"/>
          <w:szCs w:val="26"/>
          <w:shd w:val="clear" w:color="auto" w:fill="1F344D"/>
        </w:rPr>
        <w:t xml:space="preserve"> </w:t>
      </w:r>
    </w:p>
    <w:p w14:paraId="412F713C"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4" w:name="_Toc107909021"/>
      <w:r>
        <w:rPr>
          <w:rFonts w:cs="Times New Roman"/>
          <w:b/>
          <w:color w:val="000000" w:themeColor="text1"/>
          <w:szCs w:val="26"/>
        </w:rPr>
        <w:t xml:space="preserve">“Hợp Đồng” </w:t>
      </w:r>
      <w:r>
        <w:rPr>
          <w:rFonts w:cs="Times New Roman"/>
          <w:color w:val="000000" w:themeColor="text1"/>
          <w:szCs w:val="26"/>
        </w:rPr>
        <w:t xml:space="preserve">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4"/>
    </w:p>
    <w:p w14:paraId="5417D294" w14:textId="0C122F27"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15" w:name="_Toc107909022"/>
      <w:r>
        <w:rPr>
          <w:rFonts w:cs="Times New Roman"/>
          <w:b/>
          <w:color w:val="000000" w:themeColor="text1"/>
          <w:szCs w:val="26"/>
          <w:highlight w:val="yellow"/>
        </w:rPr>
        <w:t xml:space="preserve">“Công Việc” </w:t>
      </w:r>
      <w:r>
        <w:rPr>
          <w:rFonts w:cs="Times New Roman"/>
          <w:color w:val="000000" w:themeColor="text1"/>
          <w:szCs w:val="26"/>
          <w:highlight w:val="yellow"/>
        </w:rPr>
        <w:t xml:space="preserve">được hiểu là các dịch vụ cung cấp </w:t>
      </w:r>
      <w:del w:id="9014" w:author="Claude" w:date="2026-10-09T00:00:00Z">
        <w:r>
          <w:rPr>
            <w:rFonts w:cs="Times New Roman"/>
            <w:color w:val="000000" w:themeColor="text1"/>
            <w:szCs w:val="26"/>
            <w:highlight w:val="yellow"/>
            <w:lang w:val="en-US"/>
          </w:rPr>
          <w:delText xml:space="preserve">vật liệu, </w:delText>
        </w:r>
      </w:del>
      <w:ins w:id="9015" w:author="Claude" w:date="2026-10-09T00:00:00Z">
        <w:r>
          <w:rPr>
            <w:rFonts w:cs="Times New Roman"/>
            <w:color w:val="000000" w:themeColor="text1"/>
            <w:szCs w:val="26"/>
            <w:highlight w:val="yellow"/>
            <w:lang w:val="en-US"/>
          </w:rPr>
          <w:t xml:space="preserve">máy móc, </w:t>
        </w:r>
      </w:ins>
      <w:r>
        <w:rPr>
          <w:rFonts w:cs="Times New Roman"/>
          <w:color w:val="000000" w:themeColor="text1"/>
          <w:szCs w:val="26"/>
          <w:highlight w:val="yellow"/>
        </w:rPr>
        <w:t xml:space="preserve">thiết bị, xe máy, phương tiện, nhân công vận hành </w:t>
      </w:r>
      <w:del w:id="9016" w:author="Claude" w:date="2026-10-09T00:00:00Z">
        <w:r>
          <w:rPr>
            <w:rFonts w:cs="Times New Roman"/>
            <w:color w:val="000000" w:themeColor="text1"/>
            <w:szCs w:val="26"/>
            <w:highlight w:val="yellow"/>
          </w:rPr>
          <w:delText xml:space="preserve">để đào, xúc, đắp trả, vận chuyển đất thải</w:delText>
        </w:r>
      </w:del>
      <w:ins w:id="9017" w:author="Claude" w:date="2026-10-09T00:00:00Z">
        <w:r>
          <w:rPr>
            <w:rFonts w:cs="Times New Roman"/>
            <w:color w:val="000000" w:themeColor="text1"/>
            <w:szCs w:val="26"/>
            <w:highlight w:val="yellow"/>
          </w:rPr>
          <w:t xml:space="preserve">để thực hiện: (i) đào xúc và vận chuyển đất thải, mùn khoan cọc khoan nhồi, vật liệu san lấp; (ii) đào đất móng và hầm, trung chuyển đất trong nội bộ công trường; (iii) đục và vận chuyển bê tông đầu cọc khoan nhồi; (iv) đắp đất móng, hầm, san lấp mặt bằng bằng đất đào tận dụng; (v) vận chuyển đổ thải tại bãi đổ đúng quy định pháp luật</w:t>
        </w:r>
      </w:ins>
      <w:del w:id="9018" w:author="Claude" w:date="2026-10-09T00:00:00Z">
        <w:r>
          <w:rPr>
            <w:rFonts w:cs="Times New Roman"/>
            <w:color w:val="000000" w:themeColor="text1"/>
            <w:szCs w:val="26"/>
            <w:highlight w:val="yellow"/>
            <w:lang w:val="en-US"/>
          </w:rPr>
          <w:delText xml:space="preserve"> và mùn khoan, vật liệu san lấp, đục và vận chuyển bê tông đầu cọc khoan nhồi, vận chuyển đổ thải tại bãi đổ đúng quy định pháp luật</w:delText>
        </w:r>
      </w:del>
      <w:r>
        <w:rPr>
          <w:rFonts w:cs="Times New Roman"/>
          <w:color w:val="000000" w:themeColor="text1"/>
          <w:szCs w:val="26"/>
          <w:highlight w:val="yellow"/>
        </w:rPr>
        <w:t xml:space="preserve"> mà Bên B có nghĩa vụ phải thực hiện theo thỏa</w:t>
      </w:r>
      <w:r>
        <w:rPr>
          <w:rFonts w:cs="Times New Roman"/>
          <w:color w:val="000000" w:themeColor="text1"/>
          <w:szCs w:val="26"/>
        </w:rPr>
        <w:t xml:space="preserve">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5"/>
    </w:p>
    <w:p w14:paraId="30F6520E"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6" w:name="_Toc107909023"/>
      <w:r>
        <w:rPr>
          <w:rFonts w:cs="Times New Roman"/>
          <w:b/>
          <w:color w:val="000000" w:themeColor="text1"/>
          <w:szCs w:val="26"/>
        </w:rPr>
        <w:t xml:space="preserve">“Giá Trị Hợp Đồng” </w:t>
      </w:r>
      <w:r>
        <w:rPr>
          <w:rFonts w:cs="Times New Roman"/>
          <w:color w:val="000000" w:themeColor="text1"/>
          <w:szCs w:val="26"/>
        </w:rPr>
        <w:t xml:space="preserve">được hiểu là tổng số tiền tạm tính của Hợp Đồng mà Bên A phải thanh toán cho Bên B khi Bên B thực hiện các Công Việc theo Hợp Đồng này.</w:t>
      </w:r>
      <w:bookmarkEnd w:id="16"/>
    </w:p>
    <w:p w14:paraId="74B6B834"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7" w:name="_Toc107909024"/>
      <w:r>
        <w:rPr>
          <w:rFonts w:cs="Times New Roman"/>
          <w:b/>
          <w:color w:val="000000" w:themeColor="text1"/>
          <w:szCs w:val="26"/>
        </w:rPr>
        <w:t xml:space="preserve">“Giá Trị Quyết Toán” </w:t>
      </w:r>
      <w:r>
        <w:rPr>
          <w:rFonts w:cs="Times New Roman"/>
          <w:color w:val="000000" w:themeColor="text1"/>
          <w:szCs w:val="26"/>
        </w:rPr>
        <w:t xml:space="preserve">được hiểu là tổng số tiền mà Bên A thanh toán cho các Công Việc Bên B hoàn thành trên thực tế và được Bên A nghiệm thu.</w:t>
      </w:r>
      <w:bookmarkEnd w:id="17"/>
    </w:p>
    <w:p w14:paraId="20C589EB"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8" w:name="_Toc107909025"/>
      <w:r>
        <w:rPr>
          <w:rFonts w:cs="Times New Roman"/>
          <w:b/>
          <w:color w:val="000000" w:themeColor="text1"/>
          <w:szCs w:val="26"/>
        </w:rPr>
        <w:t xml:space="preserve">“Vật Tư”</w:t>
      </w:r>
      <w:r>
        <w:rPr>
          <w:rFonts w:cs="Times New Roman"/>
          <w:color w:val="000000" w:themeColor="text1"/>
          <w:szCs w:val="26"/>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8"/>
    </w:p>
    <w:p w14:paraId="5548CCEB"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19" w:name="_Toc107909026"/>
      <w:r>
        <w:rPr>
          <w:rFonts w:cs="Times New Roman"/>
          <w:b/>
          <w:color w:val="000000" w:themeColor="text1"/>
          <w:szCs w:val="26"/>
        </w:rPr>
        <w:t xml:space="preserve">“Đại diện Bên A” </w:t>
      </w:r>
      <w:r>
        <w:rPr>
          <w:rFonts w:cs="Times New Roman"/>
          <w:color w:val="000000" w:themeColor="text1"/>
          <w:szCs w:val="26"/>
        </w:rPr>
        <w:t xml:space="preserve">được hiểu là người được Bên A nêu ra trong Hợp Đồng hoặc được Bên A ủy quyền/chỉ định thay mặt cho Bên A thực hiện các quyền và nghĩa vụ của Bên A theo Hợp Đồng này.</w:t>
      </w:r>
      <w:bookmarkEnd w:id="19"/>
    </w:p>
    <w:p w14:paraId="64EA3753"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0" w:name="_Toc107909027"/>
      <w:r>
        <w:rPr>
          <w:rFonts w:cs="Times New Roman"/>
          <w:b/>
          <w:color w:val="000000" w:themeColor="text1"/>
          <w:szCs w:val="26"/>
        </w:rPr>
        <w:t xml:space="preserve">“Đại diện Bên B” </w:t>
      </w:r>
      <w:r>
        <w:rPr>
          <w:rFonts w:cs="Times New Roman"/>
          <w:color w:val="000000" w:themeColor="text1"/>
          <w:szCs w:val="26"/>
        </w:rPr>
        <w:t xml:space="preserve">được hiểu là người được Bên B nêu ra trong Hợp Đồng hoặc được Bên B ủy quyền/chỉ định thay mặt cho Bên B thực hiện các quyền và nghĩa vụ của Bên B theo Hợp Đồng này.</w:t>
      </w:r>
      <w:bookmarkEnd w:id="20"/>
    </w:p>
    <w:p w14:paraId="085950D5"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1" w:name="_Toc107909029"/>
      <w:r>
        <w:rPr>
          <w:rFonts w:cs="Times New Roman"/>
          <w:b/>
          <w:color w:val="000000" w:themeColor="text1"/>
          <w:szCs w:val="26"/>
        </w:rPr>
        <w:t xml:space="preserve">“Nhân Lực” </w:t>
      </w:r>
      <w:r>
        <w:rPr>
          <w:rFonts w:cs="Times New Roman"/>
          <w:color w:val="000000" w:themeColor="text1"/>
          <w:szCs w:val="26"/>
        </w:rPr>
        <w:t xml:space="preserve">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1"/>
    </w:p>
    <w:p w14:paraId="657EC183" w14:textId="77777777"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22" w:name="_Toc107909032"/>
      <w:r>
        <w:rPr>
          <w:rFonts w:cs="Times New Roman"/>
          <w:b/>
          <w:color w:val="000000" w:themeColor="text1"/>
          <w:szCs w:val="26"/>
        </w:rPr>
        <w:t xml:space="preserve">“Thiết Bị Thi Công” </w:t>
      </w:r>
      <w:r>
        <w:rPr>
          <w:rFonts w:cs="Times New Roman"/>
          <w:color w:val="000000" w:themeColor="text1"/>
          <w:szCs w:val="26"/>
        </w:rPr>
        <w:t xml:space="preserve">được hiểu là toàn bộ thiết bị máy móc, phương tiện, xe cộ và các phương tiện, thiết bị khác Bên B sử dụng để thực hiện Công Việc.</w:t>
      </w:r>
      <w:bookmarkEnd w:id="22"/>
    </w:p>
    <w:p w14:paraId="4AD29907"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zCs w:val="26"/>
        </w:rPr>
      </w:pPr>
      <w:bookmarkStart w:id="23" w:name="_Toc107909033"/>
      <w:r>
        <w:rPr>
          <w:rFonts w:cs="Times New Roman"/>
          <w:b/>
          <w:color w:val="000000" w:themeColor="text1"/>
          <w:szCs w:val="26"/>
        </w:rPr>
        <w:t xml:space="preserve">“Bên Thứ Ba” </w:t>
      </w:r>
      <w:r>
        <w:rPr>
          <w:rFonts w:cs="Times New Roman"/>
          <w:color w:val="000000" w:themeColor="text1"/>
          <w:szCs w:val="26"/>
        </w:rPr>
        <w:t xml:space="preserve">được hiểu là bất kỳ tổ chức, cá nhân nào không tham gia ký kết Hợp Đồng này.</w:t>
      </w:r>
      <w:bookmarkEnd w:id="23"/>
    </w:p>
    <w:p w14:paraId="0C45849A" w14:textId="77777777" w:rsidR="00DA75E6" w:rsidRPr="00043E42" w:rsidRDefault="00000000" w:rsidP="00DC3A3F">
      <w:pPr>
        <w:widowControl w:val="0"/>
        <w:numPr>
          <w:ilvl w:val="1"/>
          <w:numId w:val="2"/>
        </w:numPr>
        <w:tabs>
          <w:tab w:val="left" w:pos="709"/>
        </w:tabs>
        <w:spacing w:line="276" w:lineRule="auto"/>
        <w:ind w:left="0"/>
        <w:rPr>
          <w:rFonts w:cs="Times New Roman"/>
          <w:b/>
          <w:color w:val="000000" w:themeColor="text1"/>
          <w:szCs w:val="26"/>
        </w:rPr>
      </w:pPr>
      <w:bookmarkStart w:id="24" w:name="_Toc107909034"/>
      <w:r>
        <w:rPr>
          <w:rFonts w:cs="Times New Roman"/>
          <w:b/>
          <w:color w:val="000000" w:themeColor="text1"/>
          <w:szCs w:val="26"/>
        </w:rPr>
        <w:t xml:space="preserve">“Ngày hoặc ngày” </w:t>
      </w:r>
      <w:r>
        <w:rPr>
          <w:rFonts w:cs="Times New Roman"/>
          <w:color w:val="000000" w:themeColor="text1"/>
          <w:szCs w:val="26"/>
        </w:rPr>
        <w:t xml:space="preserve">được hiểu là ngày dương lịch và</w:t>
      </w:r>
      <w:r>
        <w:rPr>
          <w:rFonts w:cs="Times New Roman"/>
          <w:b/>
          <w:color w:val="000000" w:themeColor="text1"/>
          <w:szCs w:val="26"/>
        </w:rPr>
        <w:t xml:space="preserve"> Tháng hoặc tháng: </w:t>
      </w:r>
      <w:r>
        <w:rPr>
          <w:rFonts w:cs="Times New Roman"/>
          <w:color w:val="000000" w:themeColor="text1"/>
          <w:szCs w:val="26"/>
        </w:rPr>
        <w:t xml:space="preserve">được hiểu là tháng dương lịch.</w:t>
      </w:r>
      <w:bookmarkEnd w:id="24"/>
    </w:p>
    <w:p w14:paraId="61FCC05D" w14:textId="77777777" w:rsidR="00DA75E6" w:rsidRPr="00043E42" w:rsidRDefault="00000000" w:rsidP="00DC3A3F">
      <w:pPr>
        <w:widowControl w:val="0"/>
        <w:numPr>
          <w:ilvl w:val="1"/>
          <w:numId w:val="2"/>
        </w:numPr>
        <w:tabs>
          <w:tab w:val="left" w:pos="709"/>
        </w:tabs>
        <w:spacing w:line="276" w:lineRule="auto"/>
        <w:ind w:left="0"/>
        <w:rPr>
          <w:rFonts w:cs="Times New Roman"/>
          <w:color w:val="000000" w:themeColor="text1"/>
          <w:spacing w:val="-8"/>
          <w:szCs w:val="26"/>
        </w:rPr>
      </w:pPr>
      <w:bookmarkStart w:id="25" w:name="_Toc107909035"/>
      <w:r>
        <w:rPr>
          <w:rFonts w:cs="Times New Roman"/>
          <w:b/>
          <w:color w:val="000000" w:themeColor="text1"/>
          <w:spacing w:val="-8"/>
          <w:szCs w:val="26"/>
        </w:rPr>
        <w:t xml:space="preserve">“Ngày Làm Việc” </w:t>
      </w:r>
      <w:r>
        <w:rPr>
          <w:rFonts w:cs="Times New Roman"/>
          <w:color w:val="000000" w:themeColor="text1"/>
          <w:spacing w:val="-8"/>
          <w:szCs w:val="26"/>
        </w:rPr>
        <w:t xml:space="preserve">được hiểu là bất kỳ ngày nào, trừ Chủ Nhật và các ngày nghỉ lễ, tết theo quy định của pháp luật Việt Nam và quyết định của Cơ Quan Có Thẩm Quyền.</w:t>
      </w:r>
      <w:bookmarkEnd w:id="25"/>
    </w:p>
    <w:p w14:paraId="386CA75F"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bookmarkStart w:id="26" w:name="_Toc107909036"/>
      <w:r>
        <w:rPr>
          <w:rFonts w:cs="Times New Roman"/>
          <w:b/>
          <w:color w:val="000000" w:themeColor="text1"/>
          <w:szCs w:val="26"/>
        </w:rPr>
        <w:t xml:space="preserve">“Sự Kiện Bất Khả Kháng” </w:t>
      </w:r>
      <w:r>
        <w:rPr>
          <w:rFonts w:cs="Times New Roman"/>
          <w:color w:val="000000" w:themeColor="text1"/>
          <w:szCs w:val="26"/>
        </w:rPr>
        <w:t xml:space="preserve">được hiểu là sự kiện được quy định tại Điều 12.1 của Hợp Đồng.</w:t>
      </w:r>
      <w:bookmarkEnd w:id="26"/>
    </w:p>
    <w:p w14:paraId="3B5DBD75" w14:textId="42C3DD54"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highlight w:val="yellow"/>
        </w:rPr>
        <w:t xml:space="preserve">“Bãi Đổ Thải” </w:t>
      </w:r>
      <w:r>
        <w:rPr>
          <w:rFonts w:cs="Times New Roman"/>
          <w:color w:val="000000" w:themeColor="text1"/>
          <w:szCs w:val="26"/>
          <w:highlight w:val="yellow"/>
        </w:rPr>
        <w:t xml:space="preserve">được hiểu là địa điểm tiếp nhận đất thải, </w:t>
      </w:r>
      <w:del w:id="9019" w:author="Claude" w:date="2026-10-09T00:00:00Z">
        <w:r>
          <w:rPr>
            <w:rFonts w:cs="Times New Roman"/>
            <w:color w:val="000000" w:themeColor="text1"/>
            <w:szCs w:val="26"/>
            <w:highlight w:val="yellow"/>
          </w:rPr>
          <w:delText xml:space="preserve">mùn khoan,</w:delText>
        </w:r>
      </w:del>
      <w:ins w:id="9020" w:author="Claude" w:date="2026-10-09T00:00:00Z">
        <w:r>
          <w:rPr>
            <w:rFonts w:cs="Times New Roman"/>
            <w:color w:val="000000" w:themeColor="text1"/>
            <w:szCs w:val="26"/>
            <w:highlight w:val="yellow"/>
          </w:rPr>
          <w:t xml:space="preserve">mùn khoan cọc khoan nhồi,</w:t>
        </w:r>
      </w:ins>
      <w:r>
        <w:rPr>
          <w:rFonts w:cs="Times New Roman"/>
          <w:color w:val="000000" w:themeColor="text1"/>
          <w:szCs w:val="26"/>
          <w:highlight w:val="yellow"/>
          <w:lang w:val="en-US"/>
        </w:rPr>
        <w:t xml:space="preserve"> </w:t>
      </w:r>
      <w:del w:id="9021" w:author="Claude" w:date="2026-10-09T00:00:00Z">
        <w:r>
          <w:rPr>
            <w:rFonts w:cs="Times New Roman"/>
            <w:color w:val="000000" w:themeColor="text1"/>
            <w:szCs w:val="26"/>
            <w:highlight w:val="yellow"/>
            <w:lang w:val="en-US"/>
          </w:rPr>
          <w:delText xml:space="preserve">vất liệu</w:delText>
        </w:r>
      </w:del>
      <w:ins w:id="9022" w:author="Claude" w:date="2026-10-09T00:00:00Z">
        <w:r>
          <w:rPr>
            <w:rFonts w:cs="Times New Roman"/>
            <w:color w:val="000000" w:themeColor="text1"/>
            <w:szCs w:val="26"/>
            <w:highlight w:val="yellow"/>
            <w:lang w:val="en-US"/>
          </w:rPr>
          <w:t xml:space="preserve">vật liệu</w:t>
        </w:r>
      </w:ins>
      <w:r>
        <w:rPr>
          <w:rFonts w:cs="Times New Roman"/>
          <w:color w:val="000000" w:themeColor="text1"/>
          <w:szCs w:val="26"/>
          <w:highlight w:val="yellow"/>
          <w:lang w:val="en-US"/>
        </w:rPr>
        <w:t xml:space="preserve"> san lấp và</w:t>
      </w:r>
      <w:r>
        <w:rPr>
          <w:rFonts w:cs="Times New Roman"/>
          <w:color w:val="000000" w:themeColor="text1"/>
          <w:szCs w:val="26"/>
          <w:highlight w:val="yellow"/>
        </w:rPr>
        <w:t xml:space="preserve"> bê tông đầu cọc ngoài phạm vi công trường, được phép hoạt</w:t>
      </w:r>
      <w:r>
        <w:rPr>
          <w:rFonts w:cs="Times New Roman"/>
          <w:color w:val="000000" w:themeColor="text1"/>
          <w:szCs w:val="26"/>
        </w:rPr>
        <w:t xml:space="preserve"> động hợp pháp và đã được Bên A phê duyệt bằng văn bản theo khoản 8.3 Hợp Đồng.</w:t>
      </w:r>
    </w:p>
    <w:p w14:paraId="1639F218"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“Đất Tái Sử Dụng” </w:t>
      </w:r>
      <w:r>
        <w:rPr>
          <w:rFonts w:cs="Times New Roman"/>
          <w:color w:val="000000" w:themeColor="text1"/>
          <w:szCs w:val="26"/>
        </w:rPr>
        <w:t xml:space="preserve">được hiểu là toàn bộ khối lượng đất đào được Bên A xác định giữ lại trong phạm vi công trường để đắp trả, san lấp hoặc phục vụ các mục đích khác của Bên A/Chủ đầu tư.</w:t>
      </w:r>
    </w:p>
    <w:p w14:paraId="48094C39"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“Ban Điều Hành Bên A” </w:t>
      </w:r>
      <w:r>
        <w:rPr>
          <w:rFonts w:cs="Times New Roman"/>
          <w:color w:val="000000" w:themeColor="text1"/>
          <w:szCs w:val="26"/>
        </w:rPr>
        <w:t xml:space="preserve">được hiểu là Ban chỉ huy/Ban điều hành công trường của Bên A và những người được Bên A ủy quyền bằng văn bản, có quyền ban hành chỉ dẫn, chấp thuận tại hiện trường.</w:t>
      </w:r>
    </w:p>
    <w:p w14:paraId="27BE07D1" w14:textId="77777777" w:rsidR="00DA75E6" w:rsidRPr="00043E42" w:rsidRDefault="00000000" w:rsidP="00DC3A3F">
      <w:pPr>
        <w:pStyle w:val="DoanVBsotudong"/>
        <w:widowControl w:val="0"/>
        <w:spacing w:line="276" w:lineRule="auto"/>
        <w:outlineLvl w:val="9"/>
        <w:rPr>
          <w:del w:id="9005" w:author="Claude" w:date="2026-10-09T00:00:00Z"/>
          <w:rFonts w:cs="Times New Roman"/>
          <w:color w:val="000000" w:themeColor="text1"/>
          <w:szCs w:val="26"/>
        </w:rPr>
      </w:pPr>
      <w:del w:id="9003" w:author="Claude" w:date="2026-10-09T00:00:00Z">
        <w:r>
          <w:rPr>
            <w:rFonts w:cs="Times New Roman"/>
            <w:b/>
            <w:bCs/>
            <w:color w:val="000000" w:themeColor="text1"/>
            <w:szCs w:val="26"/>
          </w:rPr>
          <w:delText xml:space="preserve">“Hợp Đồng Nguyên Tắc” </w:delText>
        </w:r>
      </w:del>
      <w:del w:id="9004" w:author="Claude" w:date="2026-10-09T00:00:00Z">
        <w:r>
          <w:rPr>
            <w:rFonts w:cs="Times New Roman"/>
            <w:color w:val="000000" w:themeColor="text1"/>
            <w:szCs w:val="26"/>
          </w:rPr>
          <w:delText xml:space="preserve">được hiểu là Hợp đồng nguyên tắc số ……/2026/HĐNT/VNCN-HM ký giữa Các Bên.</w:delText>
        </w:r>
      </w:del>
    </w:p>
    <w:p w14:paraId="403E9FFD" w14:textId="77777777" w:rsidR="00DA75E6" w:rsidRPr="00043E42" w:rsidRDefault="00000000" w:rsidP="00DC3A3F">
      <w:pPr>
        <w:pStyle w:val="DoanVBsotudong"/>
        <w:widowControl w:val="0"/>
        <w:spacing w:line="276" w:lineRule="auto"/>
        <w:outlineLvl w:val="9"/>
        <w:rPr>
          <w:rFonts w:cs="Times New Roman"/>
          <w:color w:val="000000" w:themeColor="text1"/>
          <w:szCs w:val="26"/>
        </w:rPr>
      </w:pPr>
      <w:r>
        <w:rPr>
          <w:rFonts w:cs="Times New Roman"/>
          <w:b/>
          <w:bCs/>
          <w:color w:val="000000" w:themeColor="text1"/>
          <w:szCs w:val="26"/>
        </w:rPr>
        <w:t xml:space="preserve">“Đơn Giá Cố Định” </w:t>
      </w:r>
      <w:r>
        <w:rPr>
          <w:rFonts w:cs="Times New Roman"/>
          <w:color w:val="000000" w:themeColor="text1"/>
          <w:szCs w:val="26"/>
        </w:rPr>
        <w:t xml:space="preserve">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14:paraId="3D8C763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27" w:name="_Toc108548782"/>
      <w:bookmarkStart w:id="28" w:name="_Toc512322900"/>
      <w:bookmarkStart w:id="29" w:name="_Toc487118107"/>
      <w:bookmarkStart w:id="30" w:name="_Toc480969775"/>
      <w:r>
        <w:rPr>
          <w:rFonts w:ascii="Times New Roman" w:hAnsi="Times New Roman" w:cs="Times New Roman"/>
          <w:b/>
          <w:bCs/>
          <w:color w:val="000000" w:themeColor="text1"/>
          <w:sz w:val="26"/>
          <w:szCs w:val="26"/>
          <w:lang w:val="en-US"/>
        </w:rPr>
        <w:t xml:space="preserve">ĐIỀU 2. HỒ SƠ CỦA HỢP ĐỒNG VÀ THỨ TỰ ƯU TIÊN</w:t>
      </w:r>
      <w:bookmarkEnd w:id="27"/>
      <w:bookmarkEnd w:id="28"/>
      <w:bookmarkEnd w:id="29"/>
      <w:bookmarkEnd w:id="30"/>
    </w:p>
    <w:p w14:paraId="509F0201" w14:textId="77777777" w:rsidR="00DA75E6" w:rsidRPr="00043E42" w:rsidRDefault="00000000" w:rsidP="00DC3A3F">
      <w:pPr>
        <w:widowControl w:val="0"/>
        <w:numPr>
          <w:ilvl w:val="1"/>
          <w:numId w:val="3"/>
        </w:numPr>
        <w:tabs>
          <w:tab w:val="left" w:pos="1440"/>
        </w:tabs>
        <w:spacing w:line="276" w:lineRule="auto"/>
        <w:rPr>
          <w:rFonts w:cs="Times New Roman"/>
          <w:color w:val="000000" w:themeColor="text1"/>
          <w:szCs w:val="26"/>
        </w:rPr>
      </w:pPr>
      <w:r>
        <w:rPr>
          <w:rFonts w:cs="Times New Roman"/>
          <w:color w:val="000000" w:themeColor="text1"/>
          <w:szCs w:val="26"/>
        </w:rPr>
        <w:t xml:space="preserve">Hồ sơ Hợp đồng bao gồm các tài liệu làm căn cứ ký kết Hợp Đồng; các điều khoản và điều kiện của Hợp Đồng này; </w:t>
      </w:r>
    </w:p>
    <w:p w14:paraId="7F1CAFC9"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Hợp đồng chính.</w:t>
      </w:r>
    </w:p>
    <w:p w14:paraId="0A90A08B" w14:textId="77777777" w:rsidR="00DA75E6" w:rsidRPr="00043E42" w:rsidRDefault="00000000" w:rsidP="00DC3A3F">
      <w:pPr>
        <w:pStyle w:val="DoanVBChucaitudong"/>
        <w:spacing w:line="276" w:lineRule="auto"/>
        <w:ind w:left="0"/>
        <w:rPr>
          <w:rFonts w:cs="Times New Roman"/>
          <w:color w:val="000000" w:themeColor="text1"/>
        </w:rPr>
      </w:pPr>
      <w:del w:id="9023" w:author="Claude" w:date="2026-10-09T00:00:00Z">
        <w:r>
          <w:rPr>
            <w:rFonts w:cs="Times New Roman"/>
            <w:color w:val="000000" w:themeColor="text1"/>
            <w:lang w:val="en-US"/>
          </w:rPr>
          <w:delText xml:space="preserve">Tiểu mục 1:</w:delText>
        </w:r>
      </w:del>
      <w:ins w:id="9024" w:author="Claude" w:date="2026-10-09T00:00:00Z">
        <w:r>
          <w:rPr>
            <w:rFonts w:cs="Times New Roman"/>
            <w:color w:val="000000" w:themeColor="text1"/>
            <w:lang w:val="en-US"/>
          </w:rPr>
          <w:t xml:space="preserve">Phụ lục A:</w:t>
        </w:r>
      </w:ins>
      <w:r>
        <w:rPr>
          <w:rFonts w:cs="Times New Roman"/>
          <w:color w:val="000000" w:themeColor="text1"/>
        </w:rPr>
        <w:t xml:space="preserve"> Bảng chi tiết giá trị Hợp Đồng.</w:t>
      </w:r>
    </w:p>
    <w:p w14:paraId="696BA4F9"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Hồ sơ yêu cầu báo giá/Báo giá của Bên B đã được Bên A chấp thuận (nếu có)</w:t>
      </w:r>
    </w:p>
    <w:p w14:paraId="61A4D24D" w14:textId="77777777" w:rsidR="00960BBE"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Thông báo giao thầu công tác đất số 1031A/2026/CV-VNCN EC ngày 30/9/2026 của Bên A.</w:t>
      </w:r>
    </w:p>
    <w:p w14:paraId="0B24B8C1"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1AD0835B" w14:textId="77777777" w:rsidR="00DA75E6" w:rsidRPr="00043E42" w:rsidRDefault="00000000" w:rsidP="00DC3A3F">
      <w:pPr>
        <w:widowControl w:val="0"/>
        <w:numPr>
          <w:ilvl w:val="1"/>
          <w:numId w:val="3"/>
        </w:numPr>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Thứ tự ưu tiên của các tài liệu:</w:t>
      </w:r>
    </w:p>
    <w:p w14:paraId="4C4BF939" w14:textId="77777777" w:rsidR="00DA75E6" w:rsidRPr="00043E42" w:rsidRDefault="00000000" w:rsidP="00DC3A3F">
      <w:pPr>
        <w:pStyle w:val="onVBChuyn"/>
        <w:widowControl w:val="0"/>
        <w:spacing w:line="276" w:lineRule="auto"/>
        <w:ind w:left="0"/>
        <w:rPr>
          <w:color w:val="000000" w:themeColor="text1"/>
          <w:szCs w:val="26"/>
          <w:lang w:val="en-US"/>
        </w:rPr>
      </w:pPr>
      <w:r>
        <w:rPr>
          <w:color w:val="000000" w:themeColor="text1"/>
          <w:szCs w:val="26"/>
          <w:lang w:val="en-US"/>
        </w:rPr>
        <w:t xml:space="preserve">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p>
    <w:p w14:paraId="19A4DE45"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31" w:name="_Toc487118108"/>
      <w:bookmarkEnd w:id="31"/>
      <w:r>
        <w:rPr>
          <w:rFonts w:ascii="Times New Roman" w:hAnsi="Times New Roman" w:cs="Times New Roman"/>
          <w:b/>
          <w:bCs/>
          <w:color w:val="000000" w:themeColor="text1"/>
          <w:sz w:val="26"/>
          <w:szCs w:val="26"/>
          <w:lang w:val="en-US"/>
        </w:rPr>
        <w:t xml:space="preserve">ĐIỀU 3. QUY ĐỊNH CHUNG</w:t>
      </w:r>
    </w:p>
    <w:p w14:paraId="64EFB962" w14:textId="77777777" w:rsidR="00DA75E6" w:rsidRPr="00043E42" w:rsidRDefault="00000000" w:rsidP="00DC3A3F">
      <w:pPr>
        <w:widowControl w:val="0"/>
        <w:spacing w:line="276" w:lineRule="auto"/>
        <w:rPr>
          <w:rFonts w:eastAsia="Times New Roman" w:cs="Times New Roman"/>
          <w:b/>
          <w:bCs/>
          <w:color w:val="000000" w:themeColor="text1"/>
          <w:szCs w:val="26"/>
          <w:lang w:val="en-US"/>
        </w:rPr>
      </w:pPr>
      <w:r>
        <w:rPr>
          <w:rFonts w:eastAsia="Times New Roman" w:cs="Times New Roman"/>
          <w:b/>
          <w:bCs/>
          <w:color w:val="000000" w:themeColor="text1"/>
          <w:szCs w:val="26"/>
          <w:lang w:val="en-US"/>
        </w:rPr>
        <w:t xml:space="preserve">3.1. Luật và ngôn ngữ áp dụng</w:t>
      </w:r>
    </w:p>
    <w:p w14:paraId="5BA7C6E8"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a) Hợp đồng chịu sự điều chỉnh của hệ thống pháp luật của Nước Cộng hòa Xã hội Chủ nghĩa Việt Nam và các văn bản hướng dẫn có liên quan.</w:t>
      </w:r>
    </w:p>
    <w:p w14:paraId="4E86981C"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b) Ngôn ngữ áp dụng và giao dịch Hợp đồng là tiếng Việt.</w:t>
      </w:r>
    </w:p>
    <w:p w14:paraId="1C863E3E" w14:textId="77777777" w:rsidR="00DA75E6" w:rsidRPr="00043E42" w:rsidRDefault="00000000" w:rsidP="00DC3A3F">
      <w:pPr>
        <w:pStyle w:val="ListParagraph"/>
        <w:spacing w:line="276" w:lineRule="auto"/>
        <w:contextualSpacing w:val="0"/>
        <w:rPr>
          <w:b/>
          <w:bCs/>
          <w:color w:val="000000" w:themeColor="text1"/>
          <w:szCs w:val="26"/>
          <w:lang w:val="vi-VN"/>
        </w:rPr>
      </w:pPr>
      <w:r>
        <w:rPr>
          <w:b/>
          <w:bCs/>
          <w:color w:val="000000" w:themeColor="text1"/>
          <w:szCs w:val="26"/>
          <w:lang w:val="vi-VN"/>
        </w:rPr>
        <w:t xml:space="preserve">3.2. Chuyển nhượng hợp đồng</w:t>
      </w:r>
    </w:p>
    <w:p w14:paraId="650EA2B8" w14:textId="77777777" w:rsidR="00DA75E6" w:rsidRPr="00043E42" w:rsidRDefault="00000000" w:rsidP="00DC3A3F">
      <w:pPr>
        <w:widowControl w:val="0"/>
        <w:spacing w:line="276" w:lineRule="auto"/>
        <w:rPr>
          <w:rFonts w:eastAsia="Times New Roman" w:cs="Times New Roman"/>
          <w:color w:val="000000" w:themeColor="text1"/>
          <w:szCs w:val="26"/>
          <w:lang w:val="en-US"/>
        </w:rPr>
      </w:pPr>
      <w:r>
        <w:rPr>
          <w:rFonts w:eastAsia="Times New Roman" w:cs="Times New Roman"/>
          <w:color w:val="000000" w:themeColor="text1"/>
          <w:szCs w:val="26"/>
          <w:lang w:val="en-US"/>
        </w:rPr>
        <w:t xml:space="preserve">Không bên nào được chuyển nhượng toàn bộ hoặc một phần Hợp đồng hoặc bất cứ phần lợi ích hoặc quyền lợi theo Hợp đồng. </w:t>
      </w:r>
    </w:p>
    <w:p w14:paraId="7D8550A5" w14:textId="77777777" w:rsidR="00DA75E6" w:rsidRPr="00043E42" w:rsidRDefault="00000000" w:rsidP="00DC3A3F">
      <w:pPr>
        <w:pStyle w:val="ListParagraph"/>
        <w:spacing w:line="276" w:lineRule="auto"/>
        <w:contextualSpacing w:val="0"/>
        <w:rPr>
          <w:b/>
          <w:bCs/>
          <w:color w:val="000000" w:themeColor="text1"/>
          <w:szCs w:val="26"/>
          <w:lang w:val="vi-VN"/>
        </w:rPr>
      </w:pPr>
      <w:r>
        <w:rPr>
          <w:b/>
          <w:bCs/>
          <w:color w:val="000000" w:themeColor="text1"/>
          <w:szCs w:val="26"/>
          <w:lang w:val="vi-VN"/>
        </w:rPr>
        <w:t xml:space="preserve">3.3. Việc bảo mật</w:t>
      </w:r>
    </w:p>
    <w:p w14:paraId="7E73C80B" w14:textId="77777777" w:rsidR="00DA75E6" w:rsidRPr="00043E42" w:rsidRDefault="00000000" w:rsidP="00DC3A3F">
      <w:pPr>
        <w:pStyle w:val="ListParagraph"/>
        <w:spacing w:line="276" w:lineRule="auto"/>
        <w:contextualSpacing w:val="0"/>
        <w:rPr>
          <w:color w:val="000000" w:themeColor="text1"/>
          <w:szCs w:val="26"/>
          <w:lang w:val="vi-VN"/>
        </w:rPr>
      </w:pPr>
      <w:r>
        <w:rPr>
          <w:color w:val="000000" w:themeColor="text1"/>
          <w:szCs w:val="26"/>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3ACE42CF" w14:textId="77777777" w:rsidR="00DA75E6" w:rsidRPr="00043E42" w:rsidRDefault="00000000" w:rsidP="00DC3A3F">
      <w:pPr>
        <w:pStyle w:val="ListParagraph"/>
        <w:spacing w:line="276" w:lineRule="auto"/>
        <w:contextualSpacing w:val="0"/>
        <w:rPr>
          <w:color w:val="000000" w:themeColor="text1"/>
          <w:szCs w:val="26"/>
          <w:lang w:val="vi-VN"/>
        </w:rPr>
      </w:pPr>
      <w:r>
        <w:rPr>
          <w:color w:val="000000" w:themeColor="text1"/>
          <w:szCs w:val="26"/>
          <w:lang w:val="vi-VN"/>
        </w:rPr>
        <w:t xml:space="preserve">b) Bên nào làm tiết lộ bí mật thông tin gây ra thiệt hại cho bên kia phải có trách nhiệm đền bù mọi thiệt hại do việc làm tiết lộ bí mật thông tin của mình gây ra.</w:t>
      </w:r>
    </w:p>
    <w:p w14:paraId="15E5DFEF"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32" w:name="_Toc480969776"/>
      <w:bookmarkStart w:id="33" w:name="_Toc108548784"/>
      <w:bookmarkStart w:id="34" w:name="_Toc512322903"/>
      <w:bookmarkStart w:id="35" w:name="_Toc487118110"/>
      <w:r>
        <w:rPr>
          <w:rFonts w:ascii="Times New Roman" w:hAnsi="Times New Roman" w:cs="Times New Roman"/>
          <w:b/>
          <w:bCs/>
          <w:color w:val="000000" w:themeColor="text1"/>
          <w:sz w:val="26"/>
          <w:szCs w:val="26"/>
          <w:lang w:val="en-US"/>
        </w:rPr>
        <w:t xml:space="preserve">ĐIỀU 4. NỘI DUNG VÀ KHỐI LƯỢNG PHẠM VI CÔNG VIỆC CỦA HỢP ĐỒNG</w:t>
      </w:r>
      <w:bookmarkEnd w:id="32"/>
      <w:bookmarkEnd w:id="33"/>
      <w:bookmarkEnd w:id="34"/>
      <w:bookmarkEnd w:id="35"/>
    </w:p>
    <w:p w14:paraId="1D8123BB" w14:textId="77777777" w:rsidR="00A32672" w:rsidRPr="00A32672" w:rsidRDefault="00000000" w:rsidP="00A32672">
      <w:pPr>
        <w:widowControl w:val="0"/>
        <w:numPr>
          <w:ilvl w:val="1"/>
          <w:numId w:val="8"/>
        </w:numPr>
        <w:spacing w:line="276" w:lineRule="auto"/>
        <w:rPr>
          <w:rFonts w:eastAsia="Times New Roman" w:cs="Times New Roman"/>
          <w:b/>
          <w:color w:val="000000" w:themeColor="text1"/>
          <w:szCs w:val="26"/>
        </w:rPr>
      </w:pPr>
      <w:r>
        <w:rPr>
          <w:rFonts w:eastAsia="Times New Roman" w:cs="Times New Roman"/>
          <w:b/>
          <w:color w:val="000000" w:themeColor="text1"/>
          <w:szCs w:val="26"/>
        </w:rPr>
        <w:t xml:space="preserve">Nội dung Hợp đồng:</w:t>
      </w:r>
    </w:p>
    <w:p w14:paraId="62F74652" w14:textId="7E4475A7" w:rsidR="00A32672" w:rsidRPr="00A32672" w:rsidRDefault="00A32672" w:rsidP="00A32672">
      <w:pPr>
        <w:widowControl w:val="0"/>
        <w:spacing w:line="276" w:lineRule="auto"/>
        <w:rPr>
          <w:rFonts w:eastAsia="Times New Roman" w:cs="Times New Roman"/>
          <w:b/>
          <w:color w:val="000000" w:themeColor="text1"/>
          <w:szCs w:val="26"/>
        </w:rPr>
      </w:pPr>
      <w:r>
        <w:rPr>
          <w:color w:val="000000" w:themeColor="text1"/>
          <w:szCs w:val="26"/>
        </w:rPr>
        <w:t xml:space="preserve">Bên A thuê và </w:t>
      </w:r>
      <w:del w:id="9027" w:author="Claude" w:date="2026-10-09T00:00:00Z">
        <w:r>
          <w:rPr>
            <w:color w:val="000000" w:themeColor="text1"/>
            <w:szCs w:val="26"/>
          </w:rPr>
          <w:delText xml:space="preserve">Bên B cho thuê máy móc</w:delText>
        </w:r>
      </w:del>
      <w:ins w:id="9028" w:author="Claude" w:date="2026-10-09T00:00:00Z">
        <w:r>
          <w:rPr>
            <w:color w:val="000000" w:themeColor="text1"/>
            <w:szCs w:val="26"/>
          </w:rPr>
          <w:t xml:space="preserve">Bên B đồng ý cung cấp máy móc</w:t>
        </w:r>
      </w:ins>
      <w:r>
        <w:rPr>
          <w:color w:val="000000" w:themeColor="text1"/>
          <w:szCs w:val="26"/>
        </w:rPr>
        <w:t xml:space="preserve">,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14:paraId="4351A51C"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a) Đào xúc và vận chuyển đất thải, </w:t>
      </w:r>
      <w:del w:id="9029" w:author="Claude" w:date="2026-10-09T00:00:00Z">
        <w:r>
          <w:rPr>
            <w:color w:val="000000" w:themeColor="text1"/>
            <w:szCs w:val="26"/>
            <w:lang w:val="vi-VN"/>
          </w:rPr>
          <w:delText xml:space="preserve">mùn khoan, vật liệu san lấp;</w:delText>
        </w:r>
      </w:del>
      <w:ins w:id="9030" w:author="Claude" w:date="2026-10-09T00:00:00Z">
        <w:r>
          <w:rPr>
            <w:color w:val="000000" w:themeColor="text1"/>
            <w:szCs w:val="26"/>
            <w:lang w:val="vi-VN"/>
          </w:rPr>
          <w:t xml:space="preserve">mùn khoan cọc khoan nhồi, vật liệu san lấp;</w:t>
        </w:r>
      </w:ins>
    </w:p>
    <w:p w14:paraId="2E37FD89" w14:textId="77777777" w:rsidR="00A32672" w:rsidRPr="00A32672" w:rsidRDefault="00A32672" w:rsidP="00A32672">
      <w:pPr>
        <w:pStyle w:val="GchudngVBChuyen"/>
        <w:numPr>
          <w:ilvl w:val="0"/>
          <w:numId w:val="0"/>
        </w:numPr>
        <w:spacing w:line="276" w:lineRule="auto"/>
        <w:rPr>
          <w:color w:val="000000" w:themeColor="text1"/>
          <w:szCs w:val="26"/>
          <w:lang w:val="vi-VN"/>
        </w:rPr>
      </w:pPr>
      <w:del w:id="9031" w:author="Claude" w:date="2026-10-09T00:00:00Z">
        <w:r>
          <w:rPr>
            <w:color w:val="000000" w:themeColor="text1"/>
            <w:szCs w:val="26"/>
            <w:lang w:val="vi-VN"/>
          </w:rPr>
          <w:delText xml:space="preserve">b) Đào đất móng và hầm;</w:delText>
        </w:r>
      </w:del>
      <w:ins w:id="9032" w:author="Claude" w:date="2026-10-09T00:00:00Z">
        <w:r>
          <w:rPr>
            <w:color w:val="000000" w:themeColor="text1"/>
            <w:szCs w:val="26"/>
            <w:lang w:val="vi-VN"/>
          </w:rPr>
          <w:t xml:space="preserve">b) Đào đất móng và hầm, trung chuyển đất trong nội bộ công trường;</w:t>
        </w:r>
      </w:ins>
    </w:p>
    <w:p w14:paraId="35064CDB"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c) Đục và vận chuyển bê tông đầu cọc khoan nhồi;</w:t>
      </w:r>
    </w:p>
    <w:p w14:paraId="4DBF5077"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d) Đắp đất móng, hầm, san lấp mặt bằng bằng đất đào tận dụng;</w:t>
      </w:r>
    </w:p>
    <w:p w14:paraId="3F7EB614"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đ) Vận chuyển đổ thải tại bãi đổ đúng quy định pháp luật.</w:t>
      </w:r>
    </w:p>
    <w:p w14:paraId="7B1BF6BA" w14:textId="77777777" w:rsidR="00A32672" w:rsidRPr="00A32672" w:rsidRDefault="00A32672" w:rsidP="00A32672">
      <w:pPr>
        <w:pStyle w:val="GchudngVBChuyen"/>
        <w:numPr>
          <w:ilvl w:val="0"/>
          <w:numId w:val="0"/>
        </w:numPr>
        <w:spacing w:line="276" w:lineRule="auto"/>
        <w:rPr>
          <w:color w:val="000000" w:themeColor="text1"/>
          <w:szCs w:val="26"/>
          <w:lang w:val="vi-VN"/>
        </w:rPr>
      </w:pPr>
      <w:r>
        <w:rPr>
          <w:color w:val="000000" w:themeColor="text1"/>
          <w:szCs w:val="26"/>
          <w:lang w:val="vi-VN"/>
        </w:rPr>
        <w:t xml:space="preserve">Đối với đất thải, </w:t>
      </w:r>
      <w:del w:id="9033" w:author="Claude" w:date="2026-10-09T00:00:00Z">
        <w:r>
          <w:rPr>
            <w:color w:val="000000" w:themeColor="text1"/>
            <w:szCs w:val="26"/>
            <w:lang w:val="vi-VN"/>
          </w:rPr>
          <w:delText xml:space="preserve">mùn khoan của cọc khoan nhồi</w:delText>
        </w:r>
      </w:del>
      <w:ins w:id="9034" w:author="Claude" w:date="2026-10-09T00:00:00Z">
        <w:r>
          <w:rPr>
            <w:color w:val="000000" w:themeColor="text1"/>
            <w:szCs w:val="26"/>
            <w:lang w:val="vi-VN"/>
          </w:rPr>
          <w:t xml:space="preserve">mùn khoan cọc khoan nhồi</w:t>
        </w:r>
      </w:ins>
      <w:r>
        <w:rPr>
          <w:color w:val="000000" w:themeColor="text1"/>
          <w:szCs w:val="26"/>
          <w:lang w:val="vi-VN"/>
        </w:rPr>
        <w:t xml:space="preserve">, Bên B có trách nhiệm thu gom, xử lý tách nước, dồn đống phơi khô trước khi vận chuyển đổ vào bãi đổ thải theo quy định.</w:t>
      </w:r>
    </w:p>
    <w:p w14:paraId="7AD53920" w14:textId="77777777" w:rsidR="00A32672" w:rsidRPr="00A32672" w:rsidRDefault="00A32672" w:rsidP="00A32672">
      <w:pPr>
        <w:pStyle w:val="GchudngVBChuyen"/>
        <w:numPr>
          <w:ilvl w:val="0"/>
          <w:numId w:val="0"/>
        </w:numPr>
        <w:spacing w:line="276" w:lineRule="auto"/>
        <w:rPr>
          <w:color w:val="000000" w:themeColor="text1"/>
          <w:szCs w:val="26"/>
          <w:lang w:val="vi-VN"/>
        </w:rPr>
      </w:pPr>
      <w:del w:id="9035" w:author="Claude" w:date="2026-10-09T00:00:00Z">
        <w:r>
          <w:rPr>
            <w:color w:val="000000" w:themeColor="text1"/>
            <w:szCs w:val="26"/>
            <w:lang w:val="vi-VN"/>
          </w:rPr>
          <w:delText xml:space="preserve">Phạm vi, khối lượng, đơn giá, tiến độ và các nội dung chi tiết của từng phần công việc do đại diện có thẩm quyền của Hai Bên thỏa thuận bằng văn bản.</w:delText>
        </w:r>
      </w:del>
      <w:ins w:id="9036" w:author="Claude" w:date="2026-10-09T00:00:00Z">
        <w:r>
          <w:rPr>
            <w:color w:val="000000" w:themeColor="text1"/>
            <w:szCs w:val="26"/>
            <w:lang w:val="vi-VN"/>
          </w:rPr>
          <w:t xml:space="preserve">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ins>
    </w:p>
    <w:p>
      <w:pPr>
        <w:pStyle w:val="GchudngVBChuyen"/>
        <w:numPr>
          <w:ilvl w:val="0"/>
          <w:numId w:val="0"/>
        </w:numPr>
        <w:spacing w:line="276" w:lineRule="auto"/>
        <w:rPr>
          <w:ins w:id="9037" w:author="Claude" w:date="2026-10-09T00:00:00Z"/>
        </w:rPr>
      </w:pPr>
      <w:ins w:id="9038" w:author="Claude" w:date="2026-10-09T00:00:00Z">
        <w:r>
          <w:rPr>
            <w:color w:val="000000" w:themeColor="text1"/>
            <w:szCs w:val="26"/>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để tìm kiếm bãi đổ theo đúng quy trình, quy định của pháp luật về môi trường và hoàn toàn chịu trách nhiệm trước pháp luật và Bên A về nội dung công việc thực hiện của mình.</w:t>
        </w:r>
      </w:ins>
    </w:p>
    <w:p w14:paraId="5FE51B73" w14:textId="77777777" w:rsidR="00DA75E6" w:rsidRPr="00043E42" w:rsidRDefault="00000000" w:rsidP="00DC3A3F">
      <w:pPr>
        <w:widowControl w:val="0"/>
        <w:numPr>
          <w:ilvl w:val="1"/>
          <w:numId w:val="8"/>
        </w:numPr>
        <w:spacing w:line="276" w:lineRule="auto"/>
        <w:rPr>
          <w:rFonts w:eastAsia="Times New Roman" w:cs="Times New Roman"/>
          <w:b/>
          <w:color w:val="000000" w:themeColor="text1"/>
          <w:szCs w:val="26"/>
        </w:rPr>
      </w:pPr>
      <w:r>
        <w:rPr>
          <w:rFonts w:eastAsia="Times New Roman" w:cs="Times New Roman"/>
          <w:b/>
          <w:color w:val="000000" w:themeColor="text1"/>
          <w:szCs w:val="26"/>
        </w:rPr>
        <w:t xml:space="preserve">Phạm vi công việc của Hợp đồng:</w:t>
      </w:r>
    </w:p>
    <w:p w14:paraId="735AEBCF" w14:textId="77777777" w:rsidR="00DA75E6" w:rsidRPr="00043E42" w:rsidRDefault="00000000" w:rsidP="00DC3A3F">
      <w:pPr>
        <w:pStyle w:val="DoanVBChucaitudong"/>
        <w:numPr>
          <w:ilvl w:val="0"/>
          <w:numId w:val="18"/>
        </w:numPr>
        <w:spacing w:line="276" w:lineRule="auto"/>
        <w:ind w:left="0"/>
        <w:rPr>
          <w:rFonts w:cs="Times New Roman"/>
          <w:color w:val="000000" w:themeColor="text1"/>
        </w:rPr>
      </w:pPr>
      <w:r>
        <w:rPr>
          <w:rFonts w:cs="Times New Roman"/>
          <w:color w:val="000000" w:themeColor="text1"/>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14:paraId="05446896" w14:textId="33496416" w:rsidR="00960BBE" w:rsidRPr="00C568B3" w:rsidRDefault="00000000" w:rsidP="00DC3A3F">
      <w:pPr>
        <w:pStyle w:val="DoanVBChucaitudong"/>
        <w:numPr>
          <w:ilvl w:val="0"/>
          <w:numId w:val="19"/>
        </w:numPr>
        <w:spacing w:line="276" w:lineRule="auto"/>
        <w:ind w:left="0"/>
        <w:rPr>
          <w:rFonts w:cs="Times New Roman"/>
          <w:color w:val="000000" w:themeColor="text1"/>
          <w:highlight w:val="yellow"/>
        </w:rPr>
      </w:pPr>
      <w:r>
        <w:rPr>
          <w:rFonts w:cs="Times New Roman"/>
          <w:color w:val="000000" w:themeColor="text1"/>
          <w:highlight w:val="yellow"/>
        </w:rPr>
        <w:t xml:space="preserve">Phạm vi Công Việc gồm: </w:t>
      </w:r>
      <w:del w:id="9039" w:author="Claude" w:date="2026-10-09T00:00:00Z">
        <w:r>
          <w:rPr>
            <w:rFonts w:cs="Times New Roman"/>
            <w:color w:val="000000" w:themeColor="text1"/>
            <w:highlight w:val="yellow"/>
          </w:rPr>
          <w:delText xml:space="preserve">(i) đào xúc và vận chuyển đất thải, mùn khoan, vật liệu san lấp; (ii) đào đất móng và hầm;</w:delText>
        </w:r>
      </w:del>
      <w:ins w:id="9040" w:author="Claude" w:date="2026-10-09T00:00:00Z">
        <w:r>
          <w:rPr>
            <w:rFonts w:cs="Times New Roman"/>
            <w:color w:val="000000" w:themeColor="text1"/>
            <w:highlight w:val="yellow"/>
          </w:rPr>
          <w:t xml:space="preserve">(i) đào xúc và vận chuyển đất thải, mùn khoan cọc khoan nhồi, vật liệu san lấp; (ii) đào đất móng và hầm, trung chuyển đất trong nội bộ công trường;</w:t>
        </w:r>
      </w:ins>
      <w:r>
        <w:rPr>
          <w:rFonts w:cs="Times New Roman"/>
          <w:color w:val="000000" w:themeColor="text1"/>
          <w:highlight w:val="yellow"/>
        </w:rPr>
        <w:t xml:space="preserve"> (iii) đục và vận chuyển bê tông đầu cọc khoan nhồi; (iv) đắp đất móng, hầm, san lấp mặt bằng bằng đất đào tận dụng; (v) vận chuyển đổ thải tại bãi đổ </w:t>
      </w:r>
      <w:del w:id="9041" w:author="Claude" w:date="2026-10-09T00:00:00Z">
        <w:r>
          <w:rPr>
            <w:rFonts w:cs="Times New Roman"/>
            <w:color w:val="000000" w:themeColor="text1"/>
            <w:highlight w:val="yellow"/>
          </w:rPr>
          <w:delText xml:space="preserve">đúng quy định pháp luật. </w:delText>
        </w:r>
      </w:del>
      <w:ins w:id="9042" w:author="Claude" w:date="2026-10-09T00:00:00Z">
        <w:r>
          <w:rPr>
            <w:rFonts w:cs="Times New Roman"/>
            <w:color w:val="000000" w:themeColor="text1"/>
            <w:highlight w:val="yellow"/>
          </w:rPr>
          <w:t xml:space="preserve">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w:t>
        </w:r>
      </w:ins>
    </w:p>
    <w:p w14:paraId="1B41EF68" w14:textId="79BC2A32" w:rsidR="002E5C30" w:rsidRPr="009B0DBF" w:rsidRDefault="002E5C30" w:rsidP="00DC3A3F">
      <w:pPr>
        <w:pStyle w:val="DoanVBChucaitudong"/>
        <w:numPr>
          <w:ilvl w:val="0"/>
          <w:numId w:val="0"/>
        </w:numPr>
        <w:spacing w:line="276" w:lineRule="auto"/>
        <w:rPr>
          <w:rFonts w:cs="Times New Roman"/>
          <w:i/>
          <w:iCs/>
          <w:color w:val="000000" w:themeColor="text1"/>
          <w:lang w:val="en-US"/>
        </w:rPr>
      </w:pPr>
      <w:r>
        <w:rPr>
          <w:rFonts w:cs="Times New Roman"/>
          <w:i/>
          <w:iCs/>
          <w:color w:val="000000" w:themeColor="text1"/>
          <w:highlight w:val="yellow"/>
          <w:lang w:val="en-US"/>
        </w:rPr>
        <w:t xml:space="preserve">(</w:t>
      </w:r>
      <w:r>
        <w:rPr>
          <w:rFonts w:cs="Times New Roman"/>
          <w:i/>
          <w:iCs/>
          <w:color w:val="000000" w:themeColor="text1"/>
          <w:highlight w:val="yellow"/>
        </w:rPr>
        <w:t xml:space="preserve">Chi tiết phạm vi Công Việc theo Hợp đồng này được quy định tại </w:t>
      </w:r>
      <w:r>
        <w:rPr>
          <w:rFonts w:cs="Times New Roman"/>
          <w:b/>
          <w:i/>
          <w:iCs/>
          <w:color w:val="000000" w:themeColor="text1"/>
          <w:highlight w:val="yellow"/>
        </w:rPr>
        <w:t xml:space="preserve">Phụ lục A</w:t>
      </w:r>
      <w:r>
        <w:rPr>
          <w:rFonts w:cs="Times New Roman"/>
          <w:i/>
          <w:iCs/>
          <w:color w:val="000000" w:themeColor="text1"/>
          <w:highlight w:val="yellow"/>
        </w:rPr>
        <w:t xml:space="preserve"> </w:t>
      </w:r>
      <w:r>
        <w:rPr>
          <w:rFonts w:cs="Times New Roman"/>
          <w:b/>
          <w:i/>
          <w:iCs/>
          <w:color w:val="000000" w:themeColor="text1"/>
          <w:highlight w:val="yellow"/>
        </w:rPr>
        <w:t xml:space="preserve">[Bảng chi tiết giá Hợp đồng]</w:t>
      </w:r>
      <w:r>
        <w:rPr>
          <w:rFonts w:cs="Times New Roman"/>
          <w:i/>
          <w:iCs/>
          <w:color w:val="000000" w:themeColor="text1"/>
          <w:highlight w:val="yellow"/>
        </w:rPr>
        <w:t xml:space="preserve"> đính kèm tại Hợp đồng này.</w:t>
      </w:r>
      <w:r>
        <w:rPr>
          <w:rFonts w:cs="Times New Roman"/>
          <w:i/>
          <w:iCs/>
          <w:color w:val="000000" w:themeColor="text1"/>
          <w:highlight w:val="yellow"/>
          <w:lang w:val="en-US"/>
        </w:rPr>
        <w:t xml:space="preserve">)</w:t>
      </w:r>
    </w:p>
    <w:p w14:paraId="2C6CF5E6" w14:textId="77777777" w:rsidR="00DA75E6" w:rsidRPr="00043E42" w:rsidRDefault="00000000" w:rsidP="00DC3A3F">
      <w:pPr>
        <w:widowControl w:val="0"/>
        <w:numPr>
          <w:ilvl w:val="1"/>
          <w:numId w:val="8"/>
        </w:numPr>
        <w:spacing w:line="276" w:lineRule="auto"/>
        <w:rPr>
          <w:rFonts w:cs="Times New Roman"/>
          <w:color w:val="000000" w:themeColor="text1"/>
          <w:szCs w:val="26"/>
        </w:rPr>
      </w:pPr>
      <w:r>
        <w:rPr>
          <w:rFonts w:eastAsia="Times New Roman" w:cs="Times New Roman"/>
          <w:b/>
          <w:color w:val="000000" w:themeColor="text1"/>
          <w:szCs w:val="26"/>
        </w:rPr>
        <w:t xml:space="preserve">Tính chất của Hợp Đồng:</w:t>
      </w:r>
    </w:p>
    <w:p w14:paraId="6B2233E3" w14:textId="3552B886" w:rsidR="00DA75E6" w:rsidRPr="00043E42" w:rsidRDefault="00000000" w:rsidP="00DC3A3F">
      <w:pPr>
        <w:widowControl w:val="0"/>
        <w:tabs>
          <w:tab w:val="left" w:pos="720"/>
        </w:tabs>
        <w:spacing w:line="276" w:lineRule="auto"/>
        <w:rPr>
          <w:rFonts w:cs="Times New Roman"/>
          <w:color w:val="000000" w:themeColor="text1"/>
          <w:szCs w:val="26"/>
          <w:lang w:val="en-US"/>
        </w:rPr>
      </w:pPr>
      <w:r>
        <w:rPr>
          <w:rFonts w:cs="Times New Roman"/>
          <w:color w:val="000000" w:themeColor="text1"/>
          <w:szCs w:val="26"/>
          <w:highlight w:val="yellow"/>
        </w:rPr>
        <w:t xml:space="preserve">a) Hợp Đồng này là hợp đồng kinh tế về cung cấp thiết bị, xe máy, phương tiện và nhân công vận hành phục vụ công tác </w:t>
      </w:r>
      <w:del w:id="9043" w:author="Claude" w:date="2026-10-09T00:00:00Z">
        <w:r>
          <w:rPr>
            <w:rFonts w:cs="Times New Roman"/>
            <w:color w:val="000000" w:themeColor="text1"/>
            <w:szCs w:val="26"/>
            <w:highlight w:val="yellow"/>
          </w:rPr>
          <w:delText xml:space="preserve">đào, đắp, vận chuyển đất thải</w:delText>
        </w:r>
      </w:del>
      <w:ins w:id="9044" w:author="Claude" w:date="2026-10-09T00:00:00Z">
        <w:r>
          <w:rPr>
            <w:rFonts w:cs="Times New Roman"/>
            <w:color w:val="000000" w:themeColor="text1"/>
            <w:szCs w:val="26"/>
            <w:highlight w:val="yellow"/>
          </w:rPr>
          <w:t xml:space="preserve">đào, đắp, trung chuyển đất trong nội bộ công trường, vận chuyển đất thải</w:t>
        </w:r>
      </w:ins>
      <w:del w:id="9045" w:author="Claude" w:date="2026-10-09T00:00:00Z">
        <w:r>
          <w:rPr>
            <w:rFonts w:cs="Times New Roman"/>
            <w:color w:val="000000" w:themeColor="text1"/>
            <w:szCs w:val="26"/>
            <w:highlight w:val="yellow"/>
            <w:lang w:val="en-US"/>
          </w:rPr>
          <w:delText xml:space="preserve"> và mùn khoan, vật liệu san lấp,</w:delText>
        </w:r>
      </w:del>
      <w:ins w:id="9046" w:author="Claude" w:date="2026-10-09T00:00:00Z">
        <w:r>
          <w:rPr>
            <w:rFonts w:cs="Times New Roman"/>
            <w:color w:val="000000" w:themeColor="text1"/>
            <w:szCs w:val="26"/>
            <w:highlight w:val="yellow"/>
            <w:lang w:val="en-US"/>
          </w:rPr>
          <w:t xml:space="preserve">, mùn khoan cọc khoan nhồi, vật liệu san lấp,</w:t>
        </w:r>
      </w:ins>
      <w:r>
        <w:rPr>
          <w:rFonts w:cs="Times New Roman"/>
          <w:color w:val="000000" w:themeColor="text1"/>
          <w:szCs w:val="26"/>
          <w:highlight w:val="yellow"/>
          <w:lang w:val="en-US"/>
        </w:rPr>
        <w:t xml:space="preserve"> đục và vận chuyển bê tông đầu cọc khoan nhồi, vận chuyển đổ thải tại bãi đổ đúng quy định pháp luật</w:t>
      </w:r>
      <w:r>
        <w:rPr>
          <w:rFonts w:cs="Times New Roman"/>
          <w:color w:val="000000" w:themeColor="text1"/>
          <w:szCs w:val="26"/>
          <w:highlight w:val="yellow"/>
        </w:rPr>
        <w:t xml:space="preserve">. Bên B là đơn vị cung cấp dịch vụ</w:t>
      </w:r>
      <w:r>
        <w:rPr>
          <w:rFonts w:cs="Times New Roman"/>
          <w:color w:val="000000" w:themeColor="text1"/>
          <w:szCs w:val="26"/>
          <w:highlight w:val="yellow"/>
          <w:lang w:val="en-US"/>
        </w:rPr>
        <w:t xml:space="preserve">.</w:t>
      </w:r>
    </w:p>
    <w:p w14:paraId="1A2D7707"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p>
    <w:p w14:paraId="5D3C047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Cs w:val="26"/>
          <w:lang w:val="en-US"/>
        </w:rPr>
        <w:t xml:space="preserve"> đất</w:t>
      </w:r>
      <w:r>
        <w:rPr>
          <w:rFonts w:cs="Times New Roman"/>
          <w:color w:val="000000" w:themeColor="text1"/>
          <w:szCs w:val="26"/>
        </w:rPr>
        <w:t xml:space="preserve"> thải,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14:paraId="6283F03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36" w:name="_Toc108548785"/>
      <w:bookmarkStart w:id="37" w:name="_Toc512322904"/>
      <w:bookmarkStart w:id="38" w:name="_Toc487118111"/>
      <w:bookmarkStart w:id="39" w:name="_Toc480969777"/>
      <w:r>
        <w:rPr>
          <w:rFonts w:ascii="Times New Roman" w:hAnsi="Times New Roman" w:cs="Times New Roman"/>
          <w:b/>
          <w:bCs/>
          <w:color w:val="000000" w:themeColor="text1"/>
          <w:sz w:val="26"/>
          <w:szCs w:val="26"/>
          <w:lang w:val="en-US"/>
        </w:rPr>
        <w:t xml:space="preserve">ĐIỀU 5. THỜI GIAN VÀ TIẾN ĐỘ THỰC HIỆN HỢP ĐỒNG</w:t>
      </w:r>
      <w:bookmarkEnd w:id="36"/>
      <w:bookmarkEnd w:id="37"/>
      <w:bookmarkEnd w:id="38"/>
      <w:bookmarkEnd w:id="39"/>
    </w:p>
    <w:p w14:paraId="7AA27305" w14:textId="77777777" w:rsidR="00DA75E6" w:rsidRPr="00043E42" w:rsidRDefault="00000000" w:rsidP="00DC3A3F">
      <w:pPr>
        <w:widowControl w:val="0"/>
        <w:numPr>
          <w:ilvl w:val="1"/>
          <w:numId w:val="9"/>
        </w:numPr>
        <w:spacing w:line="276" w:lineRule="auto"/>
        <w:rPr>
          <w:rFonts w:cs="Times New Roman"/>
          <w:b/>
          <w:bCs/>
          <w:color w:val="000000" w:themeColor="text1"/>
          <w:szCs w:val="26"/>
        </w:rPr>
      </w:pPr>
      <w:r>
        <w:rPr>
          <w:rFonts w:cs="Times New Roman"/>
          <w:b/>
          <w:bCs/>
          <w:color w:val="000000" w:themeColor="text1"/>
          <w:szCs w:val="26"/>
        </w:rPr>
        <w:t xml:space="preserve">Thời gian thực hiện Hợp Đồng:</w:t>
      </w:r>
    </w:p>
    <w:p w14:paraId="4523843F"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Tiến độ: Bên B phải tuân thủ tiến độ điều chỉnh hợp lý do Bên A ban hành mà không được yêu cầu điều chỉnh giá nếu không làm thay đổi phạm vi công việc.</w:t>
      </w:r>
    </w:p>
    <w:p w14:paraId="7E95416B"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gian thực hiện Hợp đồng kể từ ngày Bên A bàn giao mặt bằng đủ điều kiện triển khai Công Việc cho bên B đến khi Các Bên thực hiện xong nghĩa vụ Hợp Đồng.</w:t>
      </w:r>
    </w:p>
    <w:p w14:paraId="3EFBB296" w14:textId="417DB13D" w:rsidR="00960BBE" w:rsidRPr="00C568B3" w:rsidRDefault="00000000" w:rsidP="00DC3A3F">
      <w:pPr>
        <w:pStyle w:val="GchudngVBChuyen"/>
        <w:spacing w:line="276" w:lineRule="auto"/>
        <w:ind w:left="0"/>
        <w:rPr>
          <w:color w:val="000000" w:themeColor="text1"/>
          <w:szCs w:val="26"/>
          <w:highlight w:val="yellow"/>
          <w:lang w:val="vi-VN"/>
        </w:rPr>
      </w:pPr>
      <w:r>
        <w:rPr>
          <w:color w:val="000000" w:themeColor="text1"/>
          <w:szCs w:val="26"/>
          <w:highlight w:val="yellow"/>
          <w:lang w:val="vi-VN"/>
        </w:rPr>
        <w:t xml:space="preserve">Thời gian bắt đầu triển khai Công Việc: từ ngày 01/10/2026. Bên B huy động ngay đầy đủ nhân lực, máy móc, thiết bị và phương tiện đến công trường để triển khai Công Việc.</w:t>
      </w:r>
    </w:p>
    <w:p w14:paraId="58FF0320" w14:textId="0E0552B8" w:rsidR="00DA75E6" w:rsidRPr="00043E42" w:rsidRDefault="00000000" w:rsidP="00DC3A3F">
      <w:pPr>
        <w:pStyle w:val="GchudngVBChuyen"/>
        <w:spacing w:line="276" w:lineRule="auto"/>
        <w:ind w:left="0"/>
        <w:rPr>
          <w:color w:val="000000" w:themeColor="text1"/>
          <w:szCs w:val="26"/>
        </w:rPr>
      </w:pPr>
      <w:r>
        <w:rPr>
          <w:color w:val="000000" w:themeColor="text1"/>
          <w:szCs w:val="26"/>
          <w:lang w:val="vi-VN"/>
        </w:rPr>
        <w:t xml:space="preserve">Thời hạn hoàn thành toàn bộ Công Việc</w:t>
      </w:r>
      <w:r>
        <w:rPr>
          <w:color w:val="000000" w:themeColor="text1"/>
          <w:szCs w:val="26"/>
          <w:highlight w:val="yellow"/>
          <w:lang w:val="vi-VN"/>
        </w:rPr>
        <w:t xml:space="preserve">: [</w:t>
      </w:r>
      <w:r>
        <w:rPr>
          <w:color w:val="000000" w:themeColor="text1"/>
          <w:szCs w:val="26"/>
          <w:highlight w:val="yellow"/>
        </w:rPr>
        <w:t xml:space="preserve">180</w:t>
      </w:r>
      <w:r>
        <w:rPr>
          <w:color w:val="000000" w:themeColor="text1"/>
          <w:szCs w:val="26"/>
          <w:highlight w:val="yellow"/>
          <w:lang w:val="vi-VN"/>
        </w:rPr>
        <w:t xml:space="preserve">] ngày</w:t>
      </w:r>
      <w:r>
        <w:rPr>
          <w:color w:val="000000" w:themeColor="text1"/>
          <w:szCs w:val="26"/>
          <w:lang w:val="vi-VN"/>
        </w:rPr>
        <w:t xml:space="preserve">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14:paraId="4A27CC46" w14:textId="7D432359" w:rsidR="00DA75E6" w:rsidRPr="00043E42" w:rsidRDefault="00000000" w:rsidP="00DC3A3F">
      <w:pPr>
        <w:pStyle w:val="GchudngVBChuyen"/>
        <w:spacing w:line="276" w:lineRule="auto"/>
        <w:ind w:left="0"/>
        <w:rPr>
          <w:color w:val="000000" w:themeColor="text1"/>
          <w:szCs w:val="26"/>
        </w:rPr>
      </w:pPr>
      <w:r>
        <w:rPr>
          <w:color w:val="000000" w:themeColor="text1"/>
          <w:szCs w:val="26"/>
          <w:lang w:val="vi-VN"/>
        </w:rPr>
        <w:t xml:space="preserve">Bên B cam kết huy động tối thiểu [03] máy đào</w:t>
      </w:r>
      <w:r>
        <w:rPr>
          <w:color w:val="000000" w:themeColor="text1"/>
          <w:szCs w:val="26"/>
          <w:highlight w:val="yellow"/>
          <w:lang w:val="vi-VN"/>
        </w:rPr>
        <w:t xml:space="preserve">, [</w:t>
      </w:r>
      <w:r>
        <w:rPr>
          <w:color w:val="000000" w:themeColor="text1"/>
          <w:szCs w:val="26"/>
          <w:highlight w:val="yellow"/>
        </w:rPr>
        <w:t xml:space="preserve">02</w:t>
      </w:r>
      <w:r>
        <w:rPr>
          <w:color w:val="000000" w:themeColor="text1"/>
          <w:szCs w:val="26"/>
          <w:highlight w:val="yellow"/>
          <w:lang w:val="vi-VN"/>
        </w:rPr>
        <w:t xml:space="preserve">]</w:t>
      </w:r>
      <w:r>
        <w:rPr>
          <w:color w:val="000000" w:themeColor="text1"/>
          <w:szCs w:val="26"/>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73D4779D" w14:textId="77777777" w:rsidR="00DA75E6" w:rsidRPr="00043E42" w:rsidRDefault="00000000" w:rsidP="00DC3A3F">
      <w:pPr>
        <w:widowControl w:val="0"/>
        <w:numPr>
          <w:ilvl w:val="1"/>
          <w:numId w:val="9"/>
        </w:numPr>
        <w:spacing w:line="276" w:lineRule="auto"/>
        <w:rPr>
          <w:rFonts w:cs="Times New Roman"/>
          <w:b/>
          <w:bCs/>
          <w:color w:val="000000" w:themeColor="text1"/>
          <w:szCs w:val="26"/>
        </w:rPr>
      </w:pPr>
      <w:r>
        <w:rPr>
          <w:rFonts w:cs="Times New Roman"/>
          <w:b/>
          <w:bCs/>
          <w:color w:val="000000" w:themeColor="text1"/>
          <w:szCs w:val="26"/>
          <w:lang w:val="en-US"/>
        </w:rPr>
        <w:t xml:space="preserve">Gia hạn thời gian hoàn thành:</w:t>
      </w:r>
    </w:p>
    <w:p w14:paraId="38FDA83D" w14:textId="77777777" w:rsidR="00DA75E6" w:rsidRPr="00043E42" w:rsidRDefault="00000000" w:rsidP="00DC3A3F">
      <w:pPr>
        <w:pStyle w:val="DoanVBChucaitudong"/>
        <w:numPr>
          <w:ilvl w:val="0"/>
          <w:numId w:val="20"/>
        </w:numPr>
        <w:spacing w:line="276" w:lineRule="auto"/>
        <w:ind w:left="0"/>
        <w:rPr>
          <w:rFonts w:cs="Times New Roman"/>
          <w:color w:val="000000" w:themeColor="text1"/>
        </w:rPr>
      </w:pPr>
      <w:r>
        <w:rPr>
          <w:rFonts w:cs="Times New Roman"/>
          <w:color w:val="000000" w:themeColor="text1"/>
        </w:rPr>
        <w:t xml:space="preserve">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762BFCB5"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Do Bên A yêu cầu dừng mà không do lỗi Bên B.</w:t>
      </w:r>
    </w:p>
    <w:p w14:paraId="108A8FB6"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rPr>
      </w:pPr>
      <w:r>
        <w:rPr>
          <w:rFonts w:cs="Times New Roman"/>
          <w:color w:val="000000" w:themeColor="text1"/>
          <w:szCs w:val="26"/>
          <w:lang w:val="en-US"/>
        </w:rPr>
        <w:t xml:space="preserve">(ii) </w:t>
      </w:r>
      <w:r>
        <w:rPr>
          <w:rFonts w:cs="Times New Roman"/>
          <w:color w:val="000000" w:themeColor="text1"/>
          <w:szCs w:val="26"/>
        </w:rPr>
        <w:t xml:space="preserve">Do các cơ quan nhà nước, chính quyền, người dân địa phương gây cản trở, ngăn cấm mà không phải do lỗi, vi phạm của Bên B (bao gồm vi phạm về môi trường, giao thông, tải trọng, giờ hoạt động, Bãi Đổ Thải).</w:t>
      </w:r>
    </w:p>
    <w:p w14:paraId="2EB7F895"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(iii) </w:t>
      </w:r>
      <w:r>
        <w:rPr>
          <w:rFonts w:cs="Times New Roman"/>
          <w:color w:val="000000" w:themeColor="text1"/>
          <w:szCs w:val="26"/>
        </w:rPr>
        <w:t xml:space="preserve">Do các sự kiện bất khả kháng gây ra.</w:t>
      </w:r>
    </w:p>
    <w:p w14:paraId="62C84032"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lang w:val="en-US"/>
        </w:rPr>
      </w:pPr>
      <w:r>
        <w:rPr>
          <w:rFonts w:cs="Times New Roman"/>
          <w:color w:val="000000" w:themeColor="text1"/>
          <w:szCs w:val="26"/>
          <w:lang w:val="en-US"/>
        </w:rPr>
        <w:t xml:space="preserve">(iv) </w:t>
      </w:r>
      <w:r>
        <w:rPr>
          <w:rFonts w:cs="Times New Roman"/>
          <w:color w:val="000000" w:themeColor="text1"/>
          <w:szCs w:val="26"/>
        </w:rPr>
        <w:t xml:space="preserve">Có sự thay đổi, phát sinh hoặc bổ sung công việc ngoài phạm vi trong Hợp đồng đã ký kết theo yêu cầu bằng văn bản của Bên A.</w:t>
      </w:r>
    </w:p>
    <w:p w14:paraId="3753B6B9" w14:textId="77777777" w:rsidR="00DA75E6" w:rsidRPr="00043E42" w:rsidRDefault="00000000" w:rsidP="00DC3A3F">
      <w:pPr>
        <w:pStyle w:val="DoanVBchutudongcap2"/>
        <w:numPr>
          <w:ilvl w:val="0"/>
          <w:numId w:val="0"/>
        </w:numPr>
        <w:tabs>
          <w:tab w:val="left" w:pos="1276"/>
        </w:tabs>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p>
    <w:p w14:paraId="2195BB04" w14:textId="77777777" w:rsidR="00DA75E6" w:rsidRPr="00043E42" w:rsidRDefault="00000000" w:rsidP="00DC3A3F">
      <w:pPr>
        <w:pStyle w:val="DoanVBChucaitudong"/>
        <w:numPr>
          <w:ilvl w:val="0"/>
          <w:numId w:val="21"/>
        </w:numPr>
        <w:spacing w:line="276" w:lineRule="auto"/>
        <w:ind w:left="0"/>
        <w:rPr>
          <w:rFonts w:cs="Times New Roman"/>
          <w:color w:val="000000" w:themeColor="text1"/>
        </w:rPr>
      </w:pPr>
      <w:r>
        <w:rPr>
          <w:rFonts w:cs="Times New Roman"/>
          <w:color w:val="000000" w:themeColor="text1"/>
        </w:rPr>
        <w:t xml:space="preserve">Khi gặp những trường hợp trên Bên B phải tập hợp các hồ sơ, biên bản xác nhận rồi thông báo cho Bên A bằng văn bản trong vòng </w:t>
      </w:r>
      <w:r>
        <w:rPr>
          <w:rFonts w:cs="Times New Roman"/>
          <w:b/>
          <w:bCs/>
          <w:color w:val="000000" w:themeColor="text1"/>
        </w:rPr>
        <w:t xml:space="preserve">48 giờ</w:t>
      </w:r>
      <w:r>
        <w:rPr>
          <w:rFonts w:cs="Times New Roman"/>
          <w:color w:val="000000" w:themeColor="text1"/>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40" w:name="_Toc108548786"/>
      <w:bookmarkStart w:id="41" w:name="_Toc512322905"/>
      <w:bookmarkStart w:id="42" w:name="_Toc487118112"/>
      <w:bookmarkStart w:id="43" w:name="_Toc480969778"/>
    </w:p>
    <w:p w14:paraId="083439D6"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ĐIỀU 6. HÌNH THỨC, GIÁ HỢP ĐỒNG VÀ ĐIỀU CHỈNH GIÁ TRỊ CỦA HỢP ĐỒNG</w:t>
      </w:r>
      <w:bookmarkEnd w:id="40"/>
      <w:bookmarkEnd w:id="41"/>
      <w:bookmarkEnd w:id="42"/>
      <w:bookmarkEnd w:id="43"/>
    </w:p>
    <w:p w14:paraId="569B6EC1"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rPr>
        <w:t xml:space="preserve">Hình thức của Hợp đồng</w:t>
      </w:r>
      <w:r>
        <w:rPr>
          <w:rFonts w:cs="Times New Roman"/>
          <w:color w:val="000000" w:themeColor="text1"/>
          <w:szCs w:val="26"/>
        </w:rPr>
        <w:t xml:space="preserve">: </w:t>
      </w:r>
    </w:p>
    <w:p w14:paraId="23F4BBCE"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Hợp Đồng này là hợp đồng theo đơn giá cố định. </w:t>
      </w:r>
      <w:r>
        <w:rPr>
          <w:rFonts w:cs="Times New Roman"/>
          <w:color w:val="000000" w:themeColor="text1"/>
          <w:szCs w:val="26"/>
        </w:rPr>
        <w:t xml:space="preserve">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7ED59191" w14:textId="7CF208A4" w:rsidR="00DA75E6" w:rsidRPr="00043E42" w:rsidRDefault="00000000" w:rsidP="00DC3A3F">
      <w:pPr>
        <w:pStyle w:val="DoanVBChucaitudong"/>
        <w:numPr>
          <w:ilvl w:val="0"/>
          <w:numId w:val="22"/>
        </w:numPr>
        <w:spacing w:line="276" w:lineRule="auto"/>
        <w:ind w:left="0"/>
        <w:rPr>
          <w:rFonts w:cs="Times New Roman"/>
          <w:color w:val="000000" w:themeColor="text1"/>
          <w:lang w:val="pt-BR"/>
        </w:rPr>
      </w:pPr>
      <w:r>
        <w:rPr>
          <w:rFonts w:cs="Times New Roman"/>
          <w:color w:val="000000" w:themeColor="text1"/>
          <w:lang w:val="pt-BR"/>
        </w:rPr>
        <w:t xml:space="preserve">Đ</w:t>
        <w:softHyphen/>
        <w:t xml:space="preserve">ơn giá những công việc tại </w:t>
      </w:r>
      <w:r>
        <w:rPr>
          <w:rFonts w:cs="Times New Roman"/>
          <w:b/>
          <w:bCs/>
          <w:color w:val="000000" w:themeColor="text1"/>
          <w:lang w:val="pt-BR"/>
        </w:rPr>
        <w:t xml:space="preserve">Phụ lục A [Bảng chi tiết giá Hợp đồng]</w:t>
      </w:r>
      <w:r>
        <w:rPr>
          <w:rFonts w:cs="Times New Roman"/>
          <w:color w:val="000000" w:themeColor="text1"/>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làm, bổ sung, gia cố, duy tu đường tạm; tiêu thoát nước mặt trên đường tạm; che chắn, vệ sinh phương tiện ngoài phạm vi công trường; biện pháp an toàn, môi trường, giao thông; bảo hiểm; các loại phí, lệ phí và chi phí phụ trợ khác theo khoản 8.5.</w:t>
      </w:r>
    </w:p>
    <w:p w14:paraId="623E6FAB" w14:textId="77777777" w:rsidR="00DA75E6" w:rsidRPr="00043E42" w:rsidRDefault="00000000" w:rsidP="00DC3A3F">
      <w:pPr>
        <w:pStyle w:val="DoanVBChucaitudong"/>
        <w:spacing w:line="276" w:lineRule="auto"/>
        <w:ind w:left="0"/>
        <w:rPr>
          <w:rFonts w:cs="Times New Roman"/>
          <w:color w:val="000000" w:themeColor="text1"/>
          <w:lang w:val="pt-BR"/>
        </w:rPr>
      </w:pPr>
      <w:r>
        <w:rPr>
          <w:rFonts w:cs="Times New Roman"/>
          <w:color w:val="000000" w:themeColor="text1"/>
          <w:lang w:val="pt-BR"/>
        </w:rPr>
        <w:t xml:space="preserve">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14:paraId="104EE70A"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lang w:val="pt-BR"/>
        </w:rPr>
        <w:t xml:space="preserve">Giá trị của Hợp đồng</w:t>
      </w:r>
      <w:r>
        <w:rPr>
          <w:rFonts w:cs="Times New Roman"/>
          <w:color w:val="000000" w:themeColor="text1"/>
          <w:szCs w:val="26"/>
          <w:lang w:val="pt-BR"/>
        </w:rPr>
        <w:t xml:space="preserve">: </w:t>
      </w:r>
    </w:p>
    <w:p w14:paraId="3E021E09" w14:textId="0AA893BB" w:rsidR="00DA75E6" w:rsidRPr="00DC3A3F" w:rsidRDefault="00000000" w:rsidP="00DC3A3F">
      <w:pPr>
        <w:pStyle w:val="DoanVBChucaitudong"/>
        <w:numPr>
          <w:ilvl w:val="0"/>
          <w:numId w:val="23"/>
        </w:numPr>
        <w:spacing w:line="276" w:lineRule="auto"/>
        <w:ind w:left="0"/>
        <w:rPr>
          <w:rFonts w:cs="Times New Roman"/>
          <w:b/>
          <w:bCs/>
          <w:i/>
          <w:iCs/>
          <w:color w:val="000000" w:themeColor="text1"/>
          <w:highlight w:val="yellow"/>
          <w:lang w:val="en-US"/>
        </w:rPr>
      </w:pPr>
      <w:r>
        <w:rPr>
          <w:rFonts w:cs="Times New Roman"/>
          <w:b/>
          <w:bCs/>
          <w:color w:val="000000" w:themeColor="text1"/>
          <w:highlight w:val="yellow"/>
        </w:rPr>
        <w:t xml:space="preserve">Giá </w:t>
      </w:r>
      <w:r>
        <w:rPr>
          <w:rFonts w:cs="Times New Roman"/>
          <w:b/>
          <w:bCs/>
          <w:color w:val="000000" w:themeColor="text1"/>
          <w:highlight w:val="yellow"/>
          <w:lang w:val="pt-BR"/>
        </w:rPr>
        <w:t xml:space="preserve">trị</w:t>
      </w:r>
      <w:r>
        <w:rPr>
          <w:rFonts w:cs="Times New Roman"/>
          <w:b/>
          <w:bCs/>
          <w:color w:val="000000" w:themeColor="text1"/>
          <w:highlight w:val="yellow"/>
        </w:rPr>
        <w:t xml:space="preserve"> hợp đồng tạm tính </w:t>
      </w:r>
      <w:r>
        <w:rPr>
          <w:rFonts w:cs="Times New Roman"/>
          <w:b/>
          <w:bCs/>
          <w:color w:val="000000" w:themeColor="text1"/>
          <w:highlight w:val="yellow"/>
          <w:lang w:val="en-US"/>
        </w:rPr>
        <w:t xml:space="preserve">là 22.943.887.060</w:t>
      </w:r>
      <w:r>
        <w:rPr>
          <w:rFonts w:cs="Times New Roman"/>
          <w:b/>
          <w:bCs/>
          <w:color w:val="000000" w:themeColor="text1"/>
          <w:lang w:val="en-US"/>
        </w:rPr>
        <w:t xml:space="preserve"> </w:t>
      </w:r>
      <w:r>
        <w:rPr>
          <w:rFonts w:cs="Times New Roman"/>
          <w:b/>
          <w:bCs/>
          <w:color w:val="000000" w:themeColor="text1"/>
          <w:highlight w:val="yellow"/>
          <w:lang w:val="en-US"/>
        </w:rPr>
        <w:t xml:space="preserve">VNĐ </w:t>
      </w:r>
      <w:r>
        <w:rPr>
          <w:rFonts w:cs="Times New Roman"/>
          <w:b/>
          <w:bCs/>
          <w:i/>
          <w:iCs/>
          <w:color w:val="000000" w:themeColor="text1"/>
          <w:highlight w:val="yellow"/>
          <w:lang w:val="en-US"/>
        </w:rPr>
        <w:t xml:space="preserve">Bẵng chữ: Hai mươi hai tỷ chín trăm bốn mươi ba triệu tám trăm tám mươi bảy nghìn không trăm sáu mươi đồng (chưa bao gồm VAT).</w:t>
      </w:r>
    </w:p>
    <w:p w14:paraId="724709F8" w14:textId="77777777" w:rsidR="00DA75E6" w:rsidRPr="00043E42" w:rsidRDefault="00000000" w:rsidP="00DC3A3F">
      <w:pPr>
        <w:pStyle w:val="DoanVBChucaitudong"/>
        <w:numPr>
          <w:ilvl w:val="0"/>
          <w:numId w:val="0"/>
        </w:numPr>
        <w:spacing w:line="276" w:lineRule="auto"/>
        <w:rPr>
          <w:rFonts w:cs="Times New Roman"/>
          <w:bCs/>
          <w:color w:val="000000" w:themeColor="text1"/>
        </w:rPr>
      </w:pPr>
      <w:r>
        <w:rPr>
          <w:rFonts w:cs="Times New Roman"/>
          <w:bCs/>
          <w:color w:val="000000" w:themeColor="text1"/>
        </w:rPr>
        <w:t xml:space="preserve">Thuế suất GTGT sẽ được áp dụng theo quy định và chính sách của Nhà nước ở từng thời điểm. Trường hợp thuế GTGT được điều chỉnh thì giá trị Hợp đồng sẽ được điều chỉnh tương ứng.</w:t>
      </w:r>
    </w:p>
    <w:p w14:paraId="2A5672F8"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Chi tiết giá Hợp đồng được nêu tại </w:t>
      </w:r>
      <w:del w:id="9025" w:author="Claude" w:date="2026-10-09T00:00:00Z">
        <w:r>
          <w:rPr>
            <w:bCs/>
            <w:i/>
            <w:iCs/>
            <w:color w:val="000000" w:themeColor="text1"/>
            <w:szCs w:val="26"/>
            <w:lang w:val="en-US"/>
          </w:rPr>
          <w:delText xml:space="preserve">Tiểu mục 1</w:delText>
        </w:r>
      </w:del>
      <w:ins w:id="9026" w:author="Claude" w:date="2026-10-09T00:00:00Z">
        <w:r>
          <w:rPr>
            <w:bCs/>
            <w:i/>
            <w:iCs/>
            <w:color w:val="000000" w:themeColor="text1"/>
            <w:szCs w:val="26"/>
            <w:lang w:val="en-US"/>
          </w:rPr>
          <w:t xml:space="preserve">Phụ lục A</w:t>
        </w:r>
      </w:ins>
      <w:r>
        <w:rPr>
          <w:bCs/>
          <w:i/>
          <w:iCs/>
          <w:color w:val="000000" w:themeColor="text1"/>
          <w:szCs w:val="26"/>
        </w:rPr>
        <w:t xml:space="preserve"> [Bảng chi tiết giá Hợp đồng]</w:t>
      </w:r>
    </w:p>
    <w:p w14:paraId="518561F2" w14:textId="77777777" w:rsidR="00DA75E6" w:rsidRPr="00043E42" w:rsidRDefault="00000000" w:rsidP="00DC3A3F">
      <w:pPr>
        <w:pStyle w:val="DoanVBChucaitudong"/>
        <w:numPr>
          <w:ilvl w:val="0"/>
          <w:numId w:val="24"/>
        </w:numPr>
        <w:spacing w:line="276" w:lineRule="auto"/>
        <w:ind w:left="0"/>
        <w:rPr>
          <w:rFonts w:cs="Times New Roman"/>
          <w:color w:val="000000" w:themeColor="text1"/>
        </w:rPr>
      </w:pPr>
      <w:r>
        <w:rPr>
          <w:rFonts w:cs="Times New Roman"/>
          <w:color w:val="000000" w:themeColor="text1"/>
        </w:rPr>
        <w:t xml:space="preserve">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050B5031" w14:textId="77777777" w:rsidR="00DA75E6" w:rsidRPr="00043E42" w:rsidRDefault="00000000" w:rsidP="00DC3A3F">
      <w:pPr>
        <w:pStyle w:val="DoanVBChucaitudong"/>
        <w:numPr>
          <w:ilvl w:val="0"/>
          <w:numId w:val="25"/>
        </w:numPr>
        <w:spacing w:line="276" w:lineRule="auto"/>
        <w:ind w:left="0"/>
        <w:rPr>
          <w:rFonts w:cs="Times New Roman"/>
          <w:i/>
          <w:iCs/>
          <w:color w:val="000000" w:themeColor="text1"/>
        </w:rPr>
      </w:pPr>
      <w:r>
        <w:rPr>
          <w:rFonts w:cs="Times New Roman"/>
          <w:color w:val="000000" w:themeColor="text1"/>
          <w:lang w:val="sv-SE"/>
        </w:rPr>
        <w:t xml:space="preserve">Khối lượng thanh, quyết toán: </w:t>
      </w:r>
      <w:r>
        <w:rPr>
          <w:rFonts w:cs="Times New Roman"/>
          <w:color w:val="000000" w:themeColor="text1"/>
          <w:highlight w:val="yellow"/>
          <w:lang w:val="sv-SE"/>
        </w:rPr>
        <w:t xml:space="preserve">Khối lượng đào, đắp, vận chuyển được tính theo thể tích nguyên thổ (khối chặt, chưa nở rời)</w:t>
      </w:r>
      <w:r>
        <w:rPr>
          <w:rFonts w:cs="Times New Roman"/>
          <w:color w:val="000000" w:themeColor="text1"/>
          <w:lang w:val="sv-SE"/>
        </w:rPr>
        <w:t xml:space="preserve">,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p>
    <w:p w14:paraId="1E102206"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lang w:val="en-US"/>
        </w:rPr>
        <w:t xml:space="preserve">d) </w:t>
      </w:r>
      <w:r>
        <w:rPr>
          <w:rFonts w:cs="Times New Roman"/>
          <w:color w:val="000000" w:themeColor="text1"/>
          <w:szCs w:val="26"/>
        </w:rPr>
        <w:t xml:space="preserve">Quy trình đo đạc, nghiệm thu khối lượng:</w:t>
      </w:r>
    </w:p>
    <w:p w14:paraId="6BF5F8D3"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56579CC7"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14:paraId="7A266E4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14:paraId="2F62BBBF" w14:textId="46A0B265"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(iv) Khối lượng Đất Tái Sử Dụng trung chuyển nội bộ được xác định và thanh toán riêng theo Phụ lục A, không tính trùng với khối lượng vận chuyển đổ thải.</w:t>
      </w:r>
    </w:p>
    <w:p w14:paraId="79C9495A"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(v) Bên A có quyền thuê đơn vị đo đạc độc lập để kiểm tra. Trường hợp số liệu Bên B đề xuất chênh lệch lớn hơn </w:t>
      </w:r>
      <w:r>
        <w:rPr>
          <w:rFonts w:cs="Times New Roman"/>
          <w:color w:val="000000" w:themeColor="text1"/>
          <w:szCs w:val="26"/>
          <w:highlight w:val="yellow"/>
        </w:rPr>
        <w:t xml:space="preserve">[3]%</w:t>
      </w:r>
      <w:r>
        <w:rPr>
          <w:rFonts w:cs="Times New Roman"/>
          <w:color w:val="000000" w:themeColor="text1"/>
          <w:szCs w:val="26"/>
        </w:rPr>
        <w:t xml:space="preserve"> so với kết quả kiểm tra thì Bên B chịu chi phí thuê đơn vị đo đạc và khối lượng được xác định theo kết quả kiểm tra.</w:t>
      </w:r>
    </w:p>
    <w:p w14:paraId="3A100006" w14:textId="77777777" w:rsidR="00DA75E6" w:rsidRPr="00043E42" w:rsidRDefault="00000000" w:rsidP="00DC3A3F">
      <w:pPr>
        <w:widowControl w:val="0"/>
        <w:numPr>
          <w:ilvl w:val="0"/>
          <w:numId w:val="4"/>
        </w:numPr>
        <w:spacing w:line="276" w:lineRule="auto"/>
        <w:ind w:left="0"/>
        <w:rPr>
          <w:rFonts w:cs="Times New Roman"/>
          <w:b/>
          <w:color w:val="000000" w:themeColor="text1"/>
          <w:szCs w:val="26"/>
          <w:lang w:val="pt-BR"/>
        </w:rPr>
      </w:pPr>
      <w:r>
        <w:rPr>
          <w:rFonts w:cs="Times New Roman"/>
          <w:b/>
          <w:color w:val="000000" w:themeColor="text1"/>
          <w:szCs w:val="26"/>
          <w:lang w:val="pt-BR"/>
        </w:rPr>
        <w:t xml:space="preserve">Các trường hợp bổ sung, thay đổi, điều chỉnh giá hợp đồng:</w:t>
      </w:r>
    </w:p>
    <w:p w14:paraId="12DDC99D" w14:textId="77777777" w:rsidR="00DA75E6" w:rsidRPr="00043E42" w:rsidRDefault="00000000" w:rsidP="00DC3A3F">
      <w:pPr>
        <w:pStyle w:val="GchudngVBChuyen"/>
        <w:spacing w:line="276" w:lineRule="auto"/>
        <w:ind w:left="0"/>
        <w:rPr>
          <w:color w:val="000000" w:themeColor="text1"/>
          <w:szCs w:val="26"/>
          <w:lang w:val="pt-BR"/>
        </w:rPr>
      </w:pPr>
      <w:r>
        <w:rPr>
          <w:color w:val="000000" w:themeColor="text1"/>
          <w:szCs w:val="26"/>
          <w:lang w:val="pt-BR"/>
        </w:rPr>
        <w:t xml:space="preserve">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618C40EF" w14:textId="77777777" w:rsidR="00DA75E6" w:rsidRPr="00EC6931" w:rsidRDefault="00000000" w:rsidP="00DC3A3F">
      <w:pPr>
        <w:pStyle w:val="GchudngVBChuyen"/>
        <w:spacing w:line="276" w:lineRule="auto"/>
        <w:ind w:left="0"/>
        <w:rPr>
          <w:color w:val="000000" w:themeColor="text1"/>
          <w:szCs w:val="26"/>
          <w:highlight w:val="yellow"/>
          <w:lang w:val="pt-BR"/>
        </w:rPr>
      </w:pPr>
      <w:r>
        <w:rPr>
          <w:color w:val="000000" w:themeColor="text1"/>
          <w:szCs w:val="26"/>
          <w:highlight w:val="yellow"/>
          <w:lang w:val="pt-BR"/>
        </w:rPr>
        <w:t xml:space="preserve">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5CA3F3CE" w14:textId="77777777" w:rsidR="00DA75E6" w:rsidRPr="00043E42" w:rsidRDefault="00000000" w:rsidP="00DC3A3F">
      <w:pPr>
        <w:widowControl w:val="0"/>
        <w:numPr>
          <w:ilvl w:val="0"/>
          <w:numId w:val="4"/>
        </w:numPr>
        <w:spacing w:line="276" w:lineRule="auto"/>
        <w:ind w:left="0"/>
        <w:rPr>
          <w:rFonts w:cs="Times New Roman"/>
          <w:color w:val="000000" w:themeColor="text1"/>
          <w:szCs w:val="26"/>
        </w:rPr>
      </w:pPr>
      <w:r>
        <w:rPr>
          <w:rFonts w:cs="Times New Roman"/>
          <w:b/>
          <w:color w:val="000000" w:themeColor="text1"/>
          <w:szCs w:val="26"/>
          <w:lang w:val="pt-BR"/>
        </w:rPr>
        <w:t xml:space="preserve">Rủi ro điều kiện địa chất và công trình ngầm:</w:t>
      </w:r>
    </w:p>
    <w:p w14:paraId="18CCFDA8"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0B2BC504"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14:paraId="2931D9A9"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7877EC80"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44" w:name="_Toc108548787"/>
      <w:bookmarkStart w:id="45" w:name="_Toc512322906"/>
      <w:bookmarkStart w:id="46" w:name="_Toc487118113"/>
      <w:bookmarkStart w:id="47" w:name="_Toc480969779"/>
      <w:r>
        <w:rPr>
          <w:rFonts w:ascii="Times New Roman" w:hAnsi="Times New Roman" w:cs="Times New Roman"/>
          <w:b/>
          <w:bCs/>
          <w:color w:val="000000" w:themeColor="text1"/>
          <w:sz w:val="26"/>
          <w:szCs w:val="26"/>
          <w:lang w:val="en-US"/>
        </w:rPr>
        <w:t xml:space="preserve">ĐIỀU 7. TẠM ỨNG, THANH TOÁN, QUYẾT TOÁN VÀ THANH LÝ HỢP ĐỒNG</w:t>
      </w:r>
      <w:bookmarkEnd w:id="44"/>
      <w:bookmarkEnd w:id="45"/>
      <w:bookmarkEnd w:id="46"/>
      <w:bookmarkEnd w:id="47"/>
    </w:p>
    <w:p w14:paraId="2BB8EEFA" w14:textId="77777777" w:rsidR="00DA75E6" w:rsidRPr="00043E42" w:rsidRDefault="00000000" w:rsidP="00DC3A3F">
      <w:pPr>
        <w:widowControl w:val="0"/>
        <w:numPr>
          <w:ilvl w:val="0"/>
          <w:numId w:val="6"/>
        </w:numPr>
        <w:spacing w:line="276" w:lineRule="auto"/>
        <w:rPr>
          <w:rFonts w:cs="Times New Roman"/>
          <w:b/>
          <w:color w:val="000000" w:themeColor="text1"/>
          <w:szCs w:val="26"/>
        </w:rPr>
      </w:pPr>
      <w:r>
        <w:rPr>
          <w:rFonts w:cs="Times New Roman"/>
          <w:b/>
          <w:color w:val="000000" w:themeColor="text1"/>
          <w:szCs w:val="26"/>
        </w:rPr>
        <w:t xml:space="preserve">Tạm ứng và bảo đảm thực hiện Hợp đồng: </w:t>
      </w:r>
    </w:p>
    <w:p w14:paraId="70B4A5B0"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Không áp dụng bảo lãnh tạm ứng và bảo lãnh thực hiện hợp đồng.</w:t>
      </w:r>
    </w:p>
    <w:p w14:paraId="5D454BF8" w14:textId="77777777" w:rsidR="001022DB" w:rsidRDefault="00000000" w:rsidP="00DC3A3F">
      <w:pPr>
        <w:widowControl w:val="0"/>
        <w:tabs>
          <w:tab w:val="left" w:pos="720"/>
        </w:tabs>
        <w:spacing w:line="276" w:lineRule="auto"/>
        <w:rPr>
          <w:rFonts w:cs="Times New Roman"/>
          <w:color w:val="000000" w:themeColor="text1"/>
          <w:szCs w:val="26"/>
          <w:lang w:val="en-GB"/>
        </w:rPr>
      </w:pPr>
      <w:r>
        <w:rPr>
          <w:rFonts w:cs="Times New Roman"/>
          <w:color w:val="000000" w:themeColor="text1"/>
          <w:szCs w:val="26"/>
        </w:rPr>
        <w:t xml:space="preserve">b) Tạm ứng: Bên A tạm ứng cho Bên B 500.000.000 (năm trăm triệu) đồng khi Bên B đáp ứng đủ các điều kiện: </w:t>
      </w:r>
    </w:p>
    <w:p w14:paraId="46804CD3" w14:textId="77777777" w:rsidR="001022DB" w:rsidRPr="008D43BC" w:rsidRDefault="008D43BC" w:rsidP="00DC3A3F">
      <w:pPr>
        <w:widowControl w:val="0"/>
        <w:tabs>
          <w:tab w:val="left" w:pos="720"/>
        </w:tabs>
        <w:spacing w:line="276" w:lineRule="auto"/>
        <w:rPr>
          <w:color w:val="000000" w:themeColor="text1"/>
          <w:szCs w:val="26"/>
          <w:lang w:val="en-GB"/>
        </w:rPr>
      </w:pPr>
      <w:r>
        <w:rPr>
          <w:color w:val="000000" w:themeColor="text1"/>
          <w:szCs w:val="26"/>
          <w:lang w:val="en-US"/>
        </w:rPr>
        <w:t xml:space="preserve">(i) </w:t>
      </w:r>
      <w:r>
        <w:rPr>
          <w:color w:val="000000" w:themeColor="text1"/>
          <w:szCs w:val="26"/>
        </w:rPr>
        <w:t xml:space="preserve">Đã huy động đủ 05 (năm) thiết bị gồm 03 (ba) máy xúc và 02 (hai) xe ben về công trường, được Các Bên xác nhận bằng biên bản; </w:t>
      </w:r>
    </w:p>
    <w:p w14:paraId="43100B6D" w14:textId="77777777" w:rsidR="001022DB" w:rsidRPr="008D43BC" w:rsidRDefault="008D43BC" w:rsidP="00DC3A3F">
      <w:pPr>
        <w:widowControl w:val="0"/>
        <w:tabs>
          <w:tab w:val="left" w:pos="720"/>
        </w:tabs>
        <w:spacing w:line="276" w:lineRule="auto"/>
        <w:rPr>
          <w:color w:val="000000" w:themeColor="text1"/>
          <w:szCs w:val="26"/>
        </w:rPr>
      </w:pPr>
      <w:r>
        <w:rPr>
          <w:color w:val="000000" w:themeColor="text1"/>
          <w:szCs w:val="26"/>
          <w:lang w:val="en-US"/>
        </w:rPr>
        <w:t xml:space="preserve">(ii) </w:t>
      </w:r>
      <w:r>
        <w:rPr>
          <w:color w:val="000000" w:themeColor="text1"/>
          <w:szCs w:val="26"/>
        </w:rPr>
        <w:t xml:space="preserve">Cung cấp hợp đồng</w:t>
      </w:r>
      <w:r>
        <w:rPr>
          <w:color w:val="000000" w:themeColor="text1"/>
          <w:szCs w:val="26"/>
          <w:lang w:val="en-US"/>
        </w:rPr>
        <w:t xml:space="preserve"> </w:t>
      </w:r>
      <w:r>
        <w:rPr>
          <w:color w:val="000000" w:themeColor="text1"/>
          <w:szCs w:val="26"/>
        </w:rPr>
        <w:t xml:space="preserve">với Bãi Đổ Thải Nguyên Khê – Đông Anh (cự ly vận chuyển khoảng 29 km) tiếp nhận toàn bộ khối lượng đất đổ thải theo khoản 8.3 của Hợp đồng. </w:t>
      </w:r>
    </w:p>
    <w:p w14:paraId="59932718" w14:textId="77777777"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Bên A chuyển tiền tạm ứng trong vòng 07 (bảy) ngày làm việc kể từ ngày nhận đủ đề nghị tạm ứng và hồ sơ chứng minh các điều kiện nêu trên.</w:t>
      </w:r>
      <w:del w:id="9006" w:author="Claude" w:date="2026-10-09T00:00:00Z">
        <w:r>
          <w:rPr>
            <w:rFonts w:cs="Times New Roman"/>
            <w:color w:val="000000" w:themeColor="text1"/>
            <w:szCs w:val="26"/>
          </w:rPr>
          <w:delText xml:space="preserve"> Khoản tạm ứng Bên A đã chi theo Hợp Đồng Nguyên Tắc (nếu có) được tính là tạm ứng theo Hợp Đồng này.</w:delText>
        </w:r>
      </w:del>
    </w:p>
    <w:p w14:paraId="7D4F9D08" w14:textId="77777777"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c) Thu hồi tạm ứng: khấu trừ </w:t>
      </w:r>
      <w:r>
        <w:rPr>
          <w:rFonts w:cs="Times New Roman"/>
          <w:color w:val="000000" w:themeColor="text1"/>
          <w:szCs w:val="26"/>
          <w:highlight w:val="yellow"/>
        </w:rPr>
        <w:t xml:space="preserve">[</w:t>
      </w:r>
      <w:r>
        <w:rPr>
          <w:rFonts w:cs="Times New Roman"/>
          <w:color w:val="000000" w:themeColor="text1"/>
          <w:szCs w:val="26"/>
          <w:highlight w:val="yellow"/>
          <w:lang w:val="en-GB"/>
        </w:rPr>
        <w:t xml:space="preserve">2</w:t>
      </w:r>
      <w:r>
        <w:rPr>
          <w:rFonts w:cs="Times New Roman"/>
          <w:color w:val="000000" w:themeColor="text1"/>
          <w:szCs w:val="26"/>
          <w:highlight w:val="yellow"/>
        </w:rPr>
        <w:t xml:space="preserve">0]%</w:t>
      </w:r>
      <w:r>
        <w:rPr>
          <w:rFonts w:cs="Times New Roman"/>
          <w:color w:val="000000" w:themeColor="text1"/>
          <w:szCs w:val="26"/>
        </w:rPr>
        <w:t xml:space="preserve"> giá trị mỗi lần thanh toán định kỳ cho đến khi thu hồi đủ, chậm nhất tại lần thanh toán quyết toán.</w:t>
      </w:r>
    </w:p>
    <w:p w14:paraId="72482986" w14:textId="77777777" w:rsidR="00DA75E6" w:rsidRPr="00043E42" w:rsidRDefault="00000000" w:rsidP="00DC3A3F">
      <w:pPr>
        <w:widowControl w:val="0"/>
        <w:tabs>
          <w:tab w:val="left" w:pos="720"/>
        </w:tabs>
        <w:spacing w:line="276" w:lineRule="auto"/>
        <w:rPr>
          <w:szCs w:val="26"/>
        </w:rPr>
      </w:pPr>
      <w:r>
        <w:rPr>
          <w:rFonts w:cs="Times New Roman"/>
          <w:color w:val="000000" w:themeColor="text1"/>
          <w:szCs w:val="26"/>
        </w:rPr>
        <w:t xml:space="preserve">d) Tạm ứng chỉ được sử dụng cho Công Việc. Trường hợp Hợp Đồng chấm dứt hoặc Bên B giải tán thiết bị trái điểm </w:t>
      </w:r>
      <w:r>
        <w:rPr>
          <w:rFonts w:cs="Times New Roman"/>
          <w:color w:val="000000" w:themeColor="text1"/>
          <w:szCs w:val="26"/>
          <w:lang w:val="en-GB"/>
        </w:rPr>
        <w:t xml:space="preserve">(</w:t>
      </w:r>
      <w:r>
        <w:rPr>
          <w:rFonts w:cs="Times New Roman"/>
          <w:color w:val="000000" w:themeColor="text1"/>
          <w:szCs w:val="26"/>
        </w:rPr>
        <w:t xml:space="preserve">f</w:t>
      </w:r>
      <w:r>
        <w:rPr>
          <w:rFonts w:cs="Times New Roman"/>
          <w:color w:val="000000" w:themeColor="text1"/>
          <w:szCs w:val="26"/>
          <w:lang w:val="en-GB"/>
        </w:rPr>
        <w:t xml:space="preserve">)</w:t>
      </w:r>
      <w:r>
        <w:rPr>
          <w:rFonts w:cs="Times New Roman"/>
          <w:color w:val="000000" w:themeColor="text1"/>
          <w:szCs w:val="26"/>
        </w:rPr>
        <w:t xml:space="preserve"> khoản này khi tạm ứng chưa được thu hồi đủ, Bên B phải hoàn trả toàn bộ phần tạm ứng chưa thu hồi trong vòng 05 (năm) ngày kể từ ngày nhận yêu cầu của Bên A; quá thời hạn này, Bên B phải trả lãi chậm trả theo quy định của pháp luật và Bên A được quyền khấu trừ vào bất kỳ khoản tiền nào phải trả cho Bên B.</w:t>
      </w:r>
    </w:p>
    <w:p w14:paraId="556DEFF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e) Bên B bảo đảm thực hiện Hợp Đồng bằng việc huy động đầy đủ thiết bị, xe máy, phương tiện theo cam kết tại khoản 5.1 đến công trường trong thời hạn </w:t>
      </w:r>
      <w:r>
        <w:rPr>
          <w:rFonts w:cs="Times New Roman"/>
          <w:color w:val="000000" w:themeColor="text1"/>
          <w:szCs w:val="26"/>
          <w:highlight w:val="yellow"/>
        </w:rPr>
        <w:t xml:space="preserve">[</w:t>
      </w:r>
      <w:r>
        <w:rPr>
          <w:rFonts w:cs="Times New Roman"/>
          <w:color w:val="000000" w:themeColor="text1"/>
          <w:szCs w:val="26"/>
          <w:highlight w:val="yellow"/>
          <w:lang w:val="en-GB"/>
        </w:rPr>
        <w:t xml:space="preserve">03</w:t>
      </w:r>
      <w:r>
        <w:rPr>
          <w:rFonts w:cs="Times New Roman"/>
          <w:color w:val="000000" w:themeColor="text1"/>
          <w:szCs w:val="26"/>
          <w:highlight w:val="yellow"/>
        </w:rPr>
        <w:t xml:space="preserve">] ngày</w:t>
      </w:r>
      <w:r>
        <w:rPr>
          <w:rFonts w:cs="Times New Roman"/>
          <w:color w:val="000000" w:themeColor="text1"/>
          <w:szCs w:val="26"/>
        </w:rPr>
        <w:t xml:space="preserve"> kể từ ngày ký Hợp Đồng; việc huy động được xác nhận bằng biên bản giữa Các Bên.</w:t>
      </w:r>
    </w:p>
    <w:p w14:paraId="759CB5EB"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14:paraId="17FBDFA0"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14:paraId="34BEBC4A"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h) Phần giá trị chưa thanh toán theo điểm a khoản 7.2 được Bên A giữ lại để bảo đảm nghĩa vụ của Bên B và được thanh toán sau </w:t>
      </w:r>
      <w:r>
        <w:rPr>
          <w:rFonts w:cs="Times New Roman"/>
          <w:color w:val="000000" w:themeColor="text1"/>
          <w:szCs w:val="26"/>
          <w:lang w:val="en-US"/>
        </w:rPr>
        <w:t xml:space="preserve">60</w:t>
      </w:r>
      <w:r>
        <w:rPr>
          <w:rFonts w:cs="Times New Roman"/>
          <w:color w:val="000000" w:themeColor="text1"/>
          <w:szCs w:val="26"/>
        </w:rPr>
        <w:t xml:space="preserve"> (</w:t>
      </w:r>
      <w:r>
        <w:rPr>
          <w:rFonts w:cs="Times New Roman"/>
          <w:color w:val="000000" w:themeColor="text1"/>
          <w:szCs w:val="26"/>
          <w:lang w:val="en-US"/>
        </w:rPr>
        <w:t xml:space="preserve">sáu</w:t>
      </w:r>
      <w:r>
        <w:rPr>
          <w:rFonts w:cs="Times New Roman"/>
          <w:color w:val="000000" w:themeColor="text1"/>
          <w:szCs w:val="26"/>
        </w:rPr>
        <w:t xml:space="preserve"> mươi) ngày kể từ ngày Bên A xác nhận hoàn thành toàn bộ Công Việc, sau khi đối trừ tiền phạt, bồi thường, chi phí Bên A thực hiện thay (nếu có).</w:t>
      </w:r>
    </w:p>
    <w:p w14:paraId="144A4172" w14:textId="77777777" w:rsidR="00DA75E6" w:rsidRPr="00043E42" w:rsidRDefault="00000000" w:rsidP="00DC3A3F">
      <w:pPr>
        <w:pStyle w:val="ListParagraph"/>
        <w:widowControl w:val="0"/>
        <w:numPr>
          <w:ilvl w:val="0"/>
          <w:numId w:val="6"/>
        </w:numPr>
        <w:spacing w:line="276" w:lineRule="auto"/>
        <w:contextualSpacing w:val="0"/>
        <w:rPr>
          <w:b/>
          <w:color w:val="000000" w:themeColor="text1"/>
          <w:szCs w:val="26"/>
        </w:rPr>
      </w:pPr>
      <w:r>
        <w:rPr>
          <w:b/>
          <w:color w:val="000000" w:themeColor="text1"/>
          <w:szCs w:val="26"/>
          <w:lang w:val="en-US"/>
        </w:rPr>
        <w:t xml:space="preserve">Thanh toán</w:t>
      </w:r>
      <w:bookmarkStart w:id="48" w:name="_Toc487118114"/>
      <w:r>
        <w:rPr>
          <w:b/>
          <w:color w:val="000000" w:themeColor="text1"/>
          <w:szCs w:val="26"/>
          <w:lang w:val="en-US"/>
        </w:rPr>
        <w:t xml:space="preserve">:</w:t>
      </w:r>
    </w:p>
    <w:p w14:paraId="7FBD6EBA" w14:textId="77777777" w:rsidR="00DA75E6" w:rsidRPr="00043E42" w:rsidRDefault="00000000" w:rsidP="00DC3A3F">
      <w:pPr>
        <w:widowControl w:val="0"/>
        <w:numPr>
          <w:ilvl w:val="0"/>
          <w:numId w:val="10"/>
        </w:numPr>
        <w:spacing w:line="276" w:lineRule="auto"/>
        <w:rPr>
          <w:rFonts w:cs="Times New Roman"/>
          <w:color w:val="000000" w:themeColor="text1"/>
          <w:szCs w:val="26"/>
        </w:rPr>
      </w:pPr>
      <w:r>
        <w:rPr>
          <w:rFonts w:cs="Times New Roman"/>
          <w:color w:val="000000" w:themeColor="text1"/>
          <w:szCs w:val="26"/>
          <w:lang w:val="en-US"/>
        </w:rPr>
        <w:t xml:space="preserve">Thanh toán giai đoạn:</w:t>
      </w:r>
    </w:p>
    <w:p w14:paraId="214DDE3E"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Vào các ngày từ 25-30 hàng tháng, Bên B lập 04 bộ hồ sơ thanh toán trình Bên A kiểm tra, phê duyệt. Bên A sẽ thanh toán cho Bên B đến </w:t>
      </w:r>
      <w:del w:id="9047" w:author="Claude" w:date="2026-10-09T00:00:00Z">
        <w:r>
          <w:rPr>
            <w:color w:val="000000" w:themeColor="text1"/>
            <w:szCs w:val="26"/>
            <w:highlight w:val="yellow"/>
            <w:lang w:val="vi-VN"/>
          </w:rPr>
          <w:delText xml:space="preserve">95%</w:delText>
        </w:r>
      </w:del>
      <w:ins w:id="9048" w:author="Claude" w:date="2026-10-09T00:00:00Z">
        <w:r>
          <w:rPr>
            <w:color w:val="000000" w:themeColor="text1"/>
            <w:szCs w:val="26"/>
            <w:highlight w:val="yellow"/>
            <w:lang w:val="vi-VN"/>
          </w:rPr>
          <w:t xml:space="preserve">90%</w:t>
        </w:r>
      </w:ins>
      <w:r>
        <w:rPr>
          <w:color w:val="000000" w:themeColor="text1"/>
          <w:szCs w:val="26"/>
          <w:lang w:val="vi-VN"/>
        </w:rPr>
        <w:t xml:space="preserve"> giá trị được nghiệm thu thanh toán trong tháng sau khi thu hồi tạm ứng theo khoản 7.1 và đối trừ các khoản khác (nếu có)</w:t>
      </w:r>
      <w:r>
        <w:rPr>
          <w:color w:val="000000" w:themeColor="text1"/>
          <w:szCs w:val="26"/>
        </w:rPr>
        <w:t xml:space="preserve">.</w:t>
      </w:r>
    </w:p>
    <w:p w14:paraId="4353AFFD"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hạn kiểm tra và phản hồi hồ sơ thanh toán: Trong vòng </w:t>
      </w:r>
      <w:r>
        <w:rPr>
          <w:color w:val="000000" w:themeColor="text1"/>
          <w:szCs w:val="26"/>
        </w:rPr>
        <w:t xml:space="preserve">07</w:t>
      </w:r>
      <w:r>
        <w:rPr>
          <w:color w:val="000000" w:themeColor="text1"/>
          <w:szCs w:val="26"/>
          <w:lang w:val="vi-VN"/>
        </w:rPr>
        <w:t xml:space="preserve"> ngày làm việc kể từ ngày nhận được hồ sơ thanh toán của Bên B, Bên A sẽ đưa ra ý kiến phản hồi, yêu cầu Bên B chỉnh sửa/bổ sung nếu cần thiết.</w:t>
      </w:r>
    </w:p>
    <w:p w14:paraId="7C9350FA" w14:textId="77777777" w:rsidR="00DA75E6" w:rsidRPr="00043E42" w:rsidRDefault="00000000" w:rsidP="00DC3A3F">
      <w:pPr>
        <w:pStyle w:val="GchudngVBChuyen"/>
        <w:spacing w:line="276" w:lineRule="auto"/>
        <w:ind w:left="0"/>
        <w:rPr>
          <w:color w:val="000000" w:themeColor="text1"/>
          <w:szCs w:val="26"/>
          <w:lang w:val="vi-VN"/>
        </w:rPr>
      </w:pPr>
      <w:r>
        <w:rPr>
          <w:color w:val="000000" w:themeColor="text1"/>
          <w:szCs w:val="26"/>
          <w:lang w:val="vi-VN"/>
        </w:rPr>
        <w:t xml:space="preserve">Thời hạn thanh toán: Bên A sẽ thanh toán cho Bên B trong vòng </w:t>
      </w:r>
      <w:del w:id="9049" w:author="Claude" w:date="2026-10-09T00:00:00Z">
        <w:r>
          <w:rPr>
            <w:color w:val="000000" w:themeColor="text1"/>
            <w:szCs w:val="26"/>
          </w:rPr>
          <w:delText xml:space="preserve">10</w:delText>
        </w:r>
      </w:del>
      <w:ins w:id="9050" w:author="Claude" w:date="2026-10-09T00:00:00Z">
        <w:r>
          <w:rPr>
            <w:color w:val="000000" w:themeColor="text1"/>
            <w:szCs w:val="26"/>
          </w:rPr>
          <w:t xml:space="preserve">15</w:t>
        </w:r>
      </w:ins>
      <w:r>
        <w:rPr>
          <w:color w:val="000000" w:themeColor="text1"/>
          <w:szCs w:val="26"/>
          <w:lang w:val="vi-VN"/>
        </w:rPr>
        <w:t xml:space="preserve"> ngày</w:t>
      </w:r>
      <w:r>
        <w:rPr>
          <w:color w:val="000000" w:themeColor="text1"/>
          <w:szCs w:val="26"/>
          <w:lang w:val="en-GB"/>
        </w:rPr>
        <w:t xml:space="preserve"> làm việc</w:t>
      </w:r>
      <w:r>
        <w:rPr>
          <w:color w:val="000000" w:themeColor="text1"/>
          <w:szCs w:val="26"/>
          <w:lang w:val="vi-VN"/>
        </w:rPr>
        <w:t xml:space="preserve">, kể từ ngày Bên A nhận được hồ sơ thanh toán hợp lệ của Bên B.</w:t>
      </w:r>
    </w:p>
    <w:p w14:paraId="3A967F61" w14:textId="77777777" w:rsidR="00DA75E6" w:rsidRPr="00043E42" w:rsidRDefault="00000000" w:rsidP="00DC3A3F">
      <w:pPr>
        <w:pStyle w:val="Style1"/>
        <w:numPr>
          <w:ilvl w:val="0"/>
          <w:numId w:val="0"/>
        </w:numPr>
        <w:spacing w:before="0" w:after="120" w:line="276" w:lineRule="auto"/>
        <w:rPr>
          <w:color w:val="000000" w:themeColor="text1"/>
          <w:szCs w:val="26"/>
        </w:rPr>
      </w:pPr>
      <w:r>
        <w:rPr>
          <w:color w:val="000000" w:themeColor="text1"/>
          <w:szCs w:val="26"/>
        </w:rPr>
        <w:t xml:space="preserve">Hồ sơ thanh toán bao gồm: </w:t>
      </w:r>
    </w:p>
    <w:p w14:paraId="3AA1901E"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Giấy đề nghị thanh toán;</w:t>
      </w:r>
    </w:p>
    <w:p w14:paraId="6322AD9B"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Bảng xác định giá trị khối lượng công việc hoàn thành </w:t>
      </w:r>
    </w:p>
    <w:p w14:paraId="446B03ED"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Biên bản nghiệm thu khối lượng hoàn thành </w:t>
      </w:r>
    </w:p>
    <w:p w14:paraId="58827529"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Biên bản đo đạc cao độ trước và sau khi đào, bản vẽ/bảng tính khối lượng có xác nhận của Bên A;</w:t>
      </w:r>
    </w:p>
    <w:p w14:paraId="1FD58C79" w14:textId="0B5FCE3D"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Nhật ký vận chuyển </w:t>
      </w:r>
    </w:p>
    <w:p w14:paraId="5E7ACAFB" w14:textId="77777777" w:rsidR="00DA75E6" w:rsidRPr="00043E42" w:rsidRDefault="00000000" w:rsidP="00DC3A3F">
      <w:pPr>
        <w:pStyle w:val="Style1"/>
        <w:spacing w:before="0" w:after="120" w:line="276" w:lineRule="auto"/>
        <w:ind w:left="0"/>
        <w:rPr>
          <w:color w:val="000000" w:themeColor="text1"/>
          <w:szCs w:val="26"/>
        </w:rPr>
      </w:pPr>
      <w:r>
        <w:rPr>
          <w:color w:val="000000" w:themeColor="text1"/>
          <w:szCs w:val="26"/>
        </w:rPr>
        <w:t xml:space="preserve">Hóa đơn hợp lệ (2 bản hóa đơn chuyển đổi có ký và dấu của Bên B).</w:t>
      </w:r>
    </w:p>
    <w:p w14:paraId="27C9F4E6" w14:textId="77777777" w:rsidR="00DA75E6" w:rsidRPr="00043E42" w:rsidRDefault="00000000" w:rsidP="00DC3A3F">
      <w:pPr>
        <w:widowControl w:val="0"/>
        <w:numPr>
          <w:ilvl w:val="0"/>
          <w:numId w:val="10"/>
        </w:numPr>
        <w:tabs>
          <w:tab w:val="left" w:pos="709"/>
          <w:tab w:val="left" w:pos="1620"/>
        </w:tabs>
        <w:spacing w:line="276" w:lineRule="auto"/>
        <w:rPr>
          <w:rFonts w:cs="Times New Roman"/>
          <w:color w:val="000000" w:themeColor="text1"/>
          <w:szCs w:val="26"/>
        </w:rPr>
      </w:pPr>
      <w:r>
        <w:rPr>
          <w:rFonts w:cs="Times New Roman"/>
          <w:color w:val="000000" w:themeColor="text1"/>
          <w:szCs w:val="26"/>
          <w:lang w:val="pt-BR"/>
        </w:rPr>
        <w:t xml:space="preserve">Đồng tiền và hình thức thanh toán:</w:t>
      </w:r>
    </w:p>
    <w:p w14:paraId="09C4DCBF"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Đồng tiền thanh toán: đồng tiền Việt Nam Đồng (VNĐ).</w:t>
      </w:r>
    </w:p>
    <w:p w14:paraId="60553FE9"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Hình thức thanh toán: chuyển khoản.</w:t>
      </w:r>
    </w:p>
    <w:p w14:paraId="4181B426" w14:textId="77777777" w:rsidR="00DA75E6" w:rsidRPr="00043E42" w:rsidRDefault="00000000" w:rsidP="00DC3A3F">
      <w:pPr>
        <w:widowControl w:val="0"/>
        <w:numPr>
          <w:ilvl w:val="0"/>
          <w:numId w:val="6"/>
        </w:numPr>
        <w:spacing w:line="276" w:lineRule="auto"/>
        <w:rPr>
          <w:rFonts w:cs="Times New Roman"/>
          <w:b/>
          <w:color w:val="000000" w:themeColor="text1"/>
          <w:szCs w:val="26"/>
        </w:rPr>
      </w:pPr>
      <w:r>
        <w:rPr>
          <w:rFonts w:cs="Times New Roman"/>
          <w:b/>
          <w:color w:val="000000" w:themeColor="text1"/>
          <w:szCs w:val="26"/>
        </w:rPr>
        <w:t xml:space="preserve">Quyết toán và thanh lý Hợp đồng:</w:t>
      </w:r>
    </w:p>
    <w:p w14:paraId="27E8DBDD" w14:textId="77777777" w:rsidR="00DA75E6" w:rsidRPr="00043E42" w:rsidRDefault="00000000" w:rsidP="00DC3A3F">
      <w:pPr>
        <w:pStyle w:val="GchudngVBChuyen"/>
        <w:widowControl w:val="0"/>
        <w:numPr>
          <w:ilvl w:val="0"/>
          <w:numId w:val="15"/>
        </w:numPr>
        <w:spacing w:line="276" w:lineRule="auto"/>
        <w:rPr>
          <w:color w:val="000000" w:themeColor="text1"/>
          <w:szCs w:val="26"/>
        </w:rPr>
      </w:pPr>
      <w:r>
        <w:rPr>
          <w:color w:val="000000" w:themeColor="text1"/>
          <w:szCs w:val="26"/>
        </w:rPr>
        <w:t xml:space="preserve">Quyết toán hợp đồng</w:t>
      </w:r>
    </w:p>
    <w:p w14:paraId="2B4780C2"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hoàn trả mặt bằng, đường tạm, khắc phục xong các hư hỏng, sụt lún do Bên B gây ra và không còn khiếu nại của bên thứ ba liên quan đến Công Việc.</w:t>
      </w:r>
    </w:p>
    <w:p w14:paraId="71235349" w14:textId="0A61627F"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ngày kể từ ngày nhận đủ hồ sơ. </w:t>
      </w:r>
    </w:p>
    <w:p w14:paraId="733F1C4A" w14:textId="77777777" w:rsidR="00DA75E6" w:rsidRPr="00043E42" w:rsidRDefault="00000000" w:rsidP="00DC3A3F">
      <w:pPr>
        <w:pStyle w:val="GchudngVBChuyen"/>
        <w:widowControl w:val="0"/>
        <w:numPr>
          <w:ilvl w:val="0"/>
          <w:numId w:val="15"/>
        </w:numPr>
        <w:spacing w:line="276" w:lineRule="auto"/>
        <w:rPr>
          <w:rFonts w:eastAsia="Batang"/>
          <w:color w:val="000000" w:themeColor="text1"/>
          <w:szCs w:val="26"/>
          <w:lang w:val="pt-BR"/>
        </w:rPr>
      </w:pPr>
      <w:r>
        <w:rPr>
          <w:rFonts w:eastAsia="Batang"/>
          <w:color w:val="000000" w:themeColor="text1"/>
          <w:szCs w:val="26"/>
          <w:lang w:val="pt-BR"/>
        </w:rPr>
        <w:t xml:space="preserve">Hồ sơ </w:t>
      </w:r>
      <w:r>
        <w:rPr>
          <w:color w:val="000000" w:themeColor="text1"/>
          <w:szCs w:val="26"/>
          <w:lang w:val="pt-BR"/>
        </w:rPr>
        <w:t xml:space="preserve">quyết</w:t>
      </w:r>
      <w:r>
        <w:rPr>
          <w:rFonts w:eastAsia="Batang"/>
          <w:color w:val="000000" w:themeColor="text1"/>
          <w:szCs w:val="26"/>
          <w:lang w:val="pt-BR"/>
        </w:rPr>
        <w:t xml:space="preserve"> toán bao gồm: </w:t>
      </w:r>
    </w:p>
    <w:p w14:paraId="572D3DFD"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Công văn đề nghị quyết toán của bên B.</w:t>
      </w:r>
    </w:p>
    <w:p w14:paraId="7DAFFD88"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softHyphen/>
        <w:t xml:space="preserve">Hóa đơn hợp lệ.</w:t>
      </w:r>
    </w:p>
    <w:p w14:paraId="639E3673"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Biên bản xác nhận khối lượng hoàn thành Công Việc có xác nhận của Bên A</w:t>
      </w:r>
    </w:p>
    <w:p w14:paraId="479BD748" w14:textId="77777777" w:rsidR="00DA75E6" w:rsidRPr="00043E42" w:rsidRDefault="00000000" w:rsidP="00DC3A3F">
      <w:pPr>
        <w:pStyle w:val="GchudngVBChuyen"/>
        <w:widowControl w:val="0"/>
        <w:spacing w:line="276" w:lineRule="auto"/>
        <w:ind w:left="0"/>
        <w:rPr>
          <w:color w:val="000000" w:themeColor="text1"/>
          <w:szCs w:val="26"/>
          <w:lang w:val="pt-BR"/>
        </w:rPr>
      </w:pPr>
      <w:r>
        <w:rPr>
          <w:color w:val="000000" w:themeColor="text1"/>
          <w:szCs w:val="26"/>
          <w:lang w:val="pt-BR"/>
        </w:rPr>
        <w:t xml:space="preserve">Bảng xác định giá trị khối lượng công việc hoàn thành đề nghị quyết toán.</w:t>
      </w:r>
    </w:p>
    <w:p w14:paraId="409EC883" w14:textId="77777777" w:rsidR="00DA75E6" w:rsidRPr="00043E42" w:rsidRDefault="00000000" w:rsidP="00DC3A3F">
      <w:pPr>
        <w:pStyle w:val="GchudngVBChuyen"/>
        <w:widowControl w:val="0"/>
        <w:spacing w:line="276" w:lineRule="auto"/>
        <w:ind w:left="0"/>
        <w:rPr>
          <w:b/>
          <w:color w:val="000000" w:themeColor="text1"/>
          <w:szCs w:val="26"/>
          <w:lang w:val="vi-VN"/>
        </w:rPr>
      </w:pPr>
      <w:r>
        <w:rPr>
          <w:color w:val="000000" w:themeColor="text1"/>
          <w:szCs w:val="26"/>
          <w:lang w:val="vi-VN"/>
        </w:rPr>
        <w:t xml:space="preserve">Số lượng hồ sơ quyết toán: 04 (bốn) bộ gốc</w:t>
      </w:r>
    </w:p>
    <w:p w14:paraId="267F1DE3" w14:textId="77777777" w:rsidR="00DA75E6" w:rsidRPr="00043E42" w:rsidRDefault="00000000" w:rsidP="00DC3A3F">
      <w:pPr>
        <w:pStyle w:val="onVBChuyn"/>
        <w:widowControl w:val="0"/>
        <w:spacing w:line="276" w:lineRule="auto"/>
        <w:ind w:left="0"/>
        <w:rPr>
          <w:color w:val="000000" w:themeColor="text1"/>
          <w:szCs w:val="26"/>
        </w:rPr>
      </w:pPr>
      <w:r>
        <w:rPr>
          <w:color w:val="000000" w:themeColor="text1"/>
          <w:szCs w:val="26"/>
        </w:rPr>
        <w:t xml:space="preserve">Hai Bên thống nhất phương thức thanh, quyết toán trên cơ sở khối lượng thực tế hoàn thành và khối lượng phát sinh (nếu có) được hai Bên xác nhận nhân với Đơn Giá Cố Định.</w:t>
      </w:r>
    </w:p>
    <w:p w14:paraId="75AA4E33" w14:textId="77777777" w:rsidR="00DA75E6" w:rsidRPr="00043E42" w:rsidRDefault="00000000" w:rsidP="00DC3A3F">
      <w:pPr>
        <w:pStyle w:val="GchudngVBChuyen"/>
        <w:widowControl w:val="0"/>
        <w:numPr>
          <w:ilvl w:val="0"/>
          <w:numId w:val="15"/>
        </w:numPr>
        <w:spacing w:line="276" w:lineRule="auto"/>
        <w:rPr>
          <w:color w:val="000000" w:themeColor="text1"/>
          <w:szCs w:val="26"/>
        </w:rPr>
      </w:pPr>
      <w:r>
        <w:rPr>
          <w:color w:val="000000" w:themeColor="text1"/>
          <w:szCs w:val="26"/>
        </w:rPr>
        <w:t xml:space="preserve">Thanh lý Hợp đồng</w:t>
      </w:r>
    </w:p>
    <w:p w14:paraId="2186F856" w14:textId="77777777" w:rsidR="00DA75E6" w:rsidRPr="00043E42" w:rsidRDefault="00000000" w:rsidP="00DC3A3F">
      <w:pPr>
        <w:pStyle w:val="GchudngVBChuyen"/>
        <w:widowControl w:val="0"/>
        <w:numPr>
          <w:ilvl w:val="0"/>
          <w:numId w:val="0"/>
        </w:numPr>
        <w:spacing w:line="276" w:lineRule="auto"/>
        <w:rPr>
          <w:color w:val="000000" w:themeColor="text1"/>
          <w:szCs w:val="26"/>
        </w:rPr>
      </w:pPr>
      <w:r>
        <w:rPr>
          <w:color w:val="000000" w:themeColor="text1"/>
          <w:szCs w:val="26"/>
        </w:rPr>
        <w:t xml:space="preserve">Khi Bên B hoàn thành hết các Công Việc theo quy định tại </w:t>
      </w:r>
      <w:r>
        <w:rPr>
          <w:b/>
          <w:bCs/>
          <w:color w:val="000000" w:themeColor="text1"/>
          <w:szCs w:val="26"/>
        </w:rPr>
        <w:t xml:space="preserve">Điều 4</w:t>
      </w:r>
      <w:del w:id="9052" w:author="Claude" w:date="2026-10-09T00:00:00Z">
        <w:r>
          <w:rPr>
            <w:color w:val="000000" w:themeColor="text1"/>
            <w:szCs w:val="26"/>
          </w:rPr>
          <w:delText xml:space="preserve"> của Hợp đồng. Hai Bên có trách nhiệm phối hợp thực hiện thanh lý Hợp đồng.</w:delText>
        </w:r>
      </w:del>
      <w:ins w:id="9053" w:author="Claude" w:date="2026-10-09T00:00:00Z">
        <w:r>
          <w:rPr>
            <w:color w:val="000000" w:themeColor="text1"/>
            <w:szCs w:val="26"/>
          </w:rPr>
          <w:t xml:space="preserve">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ins>
    </w:p>
    <w:p w14:paraId="51F1ADD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49" w:name="_Toc108548806"/>
      <w:bookmarkStart w:id="50" w:name="_Toc512322910"/>
      <w:bookmarkStart w:id="51" w:name="_Toc487118117"/>
      <w:bookmarkStart w:id="52" w:name="_Toc480969782"/>
      <w:bookmarkEnd w:id="48"/>
      <w:r>
        <w:rPr>
          <w:rFonts w:ascii="Times New Roman" w:hAnsi="Times New Roman" w:cs="Times New Roman"/>
          <w:b/>
          <w:bCs/>
          <w:color w:val="000000" w:themeColor="text1"/>
          <w:sz w:val="26"/>
          <w:szCs w:val="26"/>
          <w:lang w:val="en-US"/>
        </w:rPr>
        <w:t xml:space="preserve">ĐIỀU 8. NGHĨA VỤ CỦA CÁC BÊN</w:t>
      </w:r>
      <w:bookmarkEnd w:id="49"/>
      <w:bookmarkEnd w:id="50"/>
      <w:bookmarkEnd w:id="51"/>
      <w:bookmarkEnd w:id="52"/>
    </w:p>
    <w:p w14:paraId="3FA61C11" w14:textId="77777777" w:rsidR="00DA75E6" w:rsidRPr="00043E42" w:rsidRDefault="00000000" w:rsidP="00DC3A3F">
      <w:pPr>
        <w:widowControl w:val="0"/>
        <w:spacing w:line="276" w:lineRule="auto"/>
        <w:rPr>
          <w:rFonts w:cs="Times New Roman"/>
          <w:b/>
          <w:bCs/>
          <w:iCs/>
          <w:color w:val="000000" w:themeColor="text1"/>
          <w:szCs w:val="26"/>
        </w:rPr>
      </w:pPr>
      <w:r>
        <w:rPr>
          <w:rFonts w:cs="Times New Roman"/>
          <w:b/>
          <w:color w:val="000000" w:themeColor="text1"/>
          <w:szCs w:val="26"/>
          <w:lang w:val="en-US"/>
        </w:rPr>
        <w:t xml:space="preserve">8.1. </w:t>
      </w:r>
      <w:r>
        <w:rPr>
          <w:rFonts w:cs="Times New Roman"/>
          <w:b/>
          <w:color w:val="000000" w:themeColor="text1"/>
          <w:szCs w:val="26"/>
        </w:rPr>
        <w:t xml:space="preserve">Nghĩa vụ </w:t>
      </w:r>
      <w:r>
        <w:rPr>
          <w:rFonts w:cs="Times New Roman"/>
          <w:b/>
          <w:bCs/>
          <w:iCs/>
          <w:color w:val="000000" w:themeColor="text1"/>
          <w:szCs w:val="26"/>
        </w:rPr>
        <w:t xml:space="preserve">của Bên A:</w:t>
      </w:r>
    </w:p>
    <w:p w14:paraId="628F9CA7" w14:textId="77777777" w:rsidR="00DA75E6" w:rsidRPr="00043E42" w:rsidRDefault="00000000" w:rsidP="00DC3A3F">
      <w:pPr>
        <w:pStyle w:val="DoanVBChucaitudong"/>
        <w:numPr>
          <w:ilvl w:val="0"/>
          <w:numId w:val="26"/>
        </w:numPr>
        <w:spacing w:line="276" w:lineRule="auto"/>
        <w:ind w:left="0"/>
        <w:rPr>
          <w:rFonts w:cs="Times New Roman"/>
          <w:color w:val="000000" w:themeColor="text1"/>
        </w:rPr>
      </w:pPr>
      <w:r>
        <w:rPr>
          <w:rFonts w:cs="Times New Roman"/>
          <w:iCs/>
          <w:color w:val="000000" w:themeColor="text1"/>
          <w:lang w:val="en-US"/>
        </w:rPr>
        <w:t xml:space="preserve">C</w:t>
      </w:r>
      <w:r>
        <w:rPr>
          <w:rFonts w:cs="Times New Roman"/>
          <w:iCs/>
          <w:color w:val="000000" w:themeColor="text1"/>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Pr>
          <w:rFonts w:cs="Times New Roman"/>
          <w:iCs/>
          <w:color w:val="000000" w:themeColor="text1"/>
          <w:lang w:val="en-US"/>
        </w:rPr>
        <w:t xml:space="preserve">(</w:t>
      </w:r>
      <w:r>
        <w:rPr>
          <w:rFonts w:cs="Times New Roman"/>
          <w:iCs/>
          <w:color w:val="000000" w:themeColor="text1"/>
        </w:rPr>
        <w:t xml:space="preserve">nếu có</w:t>
      </w:r>
      <w:r>
        <w:rPr>
          <w:rFonts w:cs="Times New Roman"/>
          <w:iCs/>
          <w:color w:val="000000" w:themeColor="text1"/>
          <w:lang w:val="en-US"/>
        </w:rPr>
        <w:t xml:space="preserve">)</w:t>
      </w:r>
      <w:r>
        <w:rPr>
          <w:rFonts w:cs="Times New Roman"/>
          <w:iCs/>
          <w:color w:val="000000" w:themeColor="text1"/>
        </w:rPr>
        <w:t xml:space="preserve">, trừ trường hợp phát sinh do lỗi, vi phạm của Bên B, trong thời gian Bên B thực hiện Công Việc.</w:t>
      </w:r>
    </w:p>
    <w:p w14:paraId="3A79A2C3" w14:textId="77777777" w:rsidR="00DA75E6" w:rsidRPr="00043E42" w:rsidRDefault="00000000" w:rsidP="00DC3A3F">
      <w:pPr>
        <w:pStyle w:val="DoanVBChucaitudong"/>
        <w:numPr>
          <w:ilvl w:val="0"/>
          <w:numId w:val="27"/>
        </w:numPr>
        <w:spacing w:line="276" w:lineRule="auto"/>
        <w:ind w:left="0"/>
        <w:rPr>
          <w:rFonts w:cs="Times New Roman"/>
          <w:color w:val="000000" w:themeColor="text1"/>
        </w:rPr>
      </w:pPr>
      <w:r>
        <w:rPr>
          <w:rFonts w:cs="Times New Roman"/>
          <w:color w:val="000000" w:themeColor="text1"/>
        </w:rPr>
        <w:t xml:space="preserve">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6765E27D" w14:textId="77777777" w:rsidR="00DA75E6" w:rsidRPr="00043E42" w:rsidRDefault="00000000" w:rsidP="00DC3A3F">
      <w:pPr>
        <w:pStyle w:val="DoanVBChucaitudong"/>
        <w:numPr>
          <w:ilvl w:val="0"/>
          <w:numId w:val="28"/>
        </w:numPr>
        <w:spacing w:line="276" w:lineRule="auto"/>
        <w:ind w:left="0"/>
        <w:rPr>
          <w:rFonts w:cs="Times New Roman"/>
          <w:color w:val="000000" w:themeColor="text1"/>
        </w:rPr>
      </w:pPr>
      <w:r>
        <w:rPr>
          <w:rFonts w:cs="Times New Roman"/>
          <w:color w:val="000000" w:themeColor="text1"/>
        </w:rPr>
        <w:t xml:space="preserve">Cung cấp cho Bên B các hồ sơ, tài liệu liên quan: Hồ sơ thiết kế thi công bản vẽ được các cấp có thẩm quyền thẩm tra, phê duyệt;</w:t>
      </w:r>
    </w:p>
    <w:p w14:paraId="4AAEB279" w14:textId="77777777" w:rsidR="00DA75E6" w:rsidRPr="00C568B3" w:rsidRDefault="00000000" w:rsidP="00DC3A3F">
      <w:pPr>
        <w:pStyle w:val="DoanVBChucaitudong"/>
        <w:numPr>
          <w:ilvl w:val="0"/>
          <w:numId w:val="29"/>
        </w:numPr>
        <w:spacing w:line="276" w:lineRule="auto"/>
        <w:ind w:left="0"/>
        <w:rPr>
          <w:rFonts w:cs="Times New Roman"/>
          <w:color w:val="000000" w:themeColor="text1"/>
          <w:highlight w:val="yellow"/>
        </w:rPr>
      </w:pPr>
      <w:r>
        <w:rPr>
          <w:rFonts w:cs="Times New Roman"/>
          <w:color w:val="000000" w:themeColor="text1"/>
          <w:highlight w:val="yellow"/>
        </w:rPr>
        <w:t xml:space="preserve">Bố trí điểm đấu nối điện, nước phục vụ Công Việc của Bên B; chi phí điện, nước sử dụng do Bên B chịu theo thực tế (nếu có). </w:t>
      </w:r>
    </w:p>
    <w:p w14:paraId="2B01965D" w14:textId="77777777" w:rsidR="00DA75E6" w:rsidRPr="00043E42" w:rsidRDefault="00000000" w:rsidP="00DC3A3F">
      <w:pPr>
        <w:pStyle w:val="DoanVBChucaitudong"/>
        <w:numPr>
          <w:ilvl w:val="0"/>
          <w:numId w:val="30"/>
        </w:numPr>
        <w:spacing w:line="276" w:lineRule="auto"/>
        <w:ind w:left="0"/>
        <w:rPr>
          <w:rFonts w:cs="Times New Roman"/>
          <w:color w:val="000000" w:themeColor="text1"/>
        </w:rPr>
      </w:pPr>
      <w:r>
        <w:rPr>
          <w:rFonts w:cs="Times New Roman"/>
          <w:color w:val="000000" w:themeColor="text1"/>
        </w:rPr>
        <w:t xml:space="preserve">Cùng với Bên B thống nhất mẫu biểu hồ sơ nghiệm thu khối lượng, thanh toán, quyết toán Công Việc trước khi Bên B triển khai Công Việc. </w:t>
      </w:r>
    </w:p>
    <w:p w14:paraId="76F22F6B" w14:textId="77777777" w:rsidR="00DA75E6" w:rsidRPr="00043E42" w:rsidRDefault="00000000" w:rsidP="00DC3A3F">
      <w:pPr>
        <w:pStyle w:val="DoanVBChucaitudong"/>
        <w:numPr>
          <w:ilvl w:val="0"/>
          <w:numId w:val="31"/>
        </w:numPr>
        <w:spacing w:line="276" w:lineRule="auto"/>
        <w:ind w:left="0"/>
        <w:rPr>
          <w:rFonts w:cs="Times New Roman"/>
          <w:color w:val="000000" w:themeColor="text1"/>
        </w:rPr>
      </w:pPr>
      <w:r>
        <w:rPr>
          <w:rFonts w:cs="Times New Roman"/>
          <w:color w:val="000000" w:themeColor="text1"/>
        </w:rPr>
        <w:t xml:space="preserve">Bàn giao cho bên B mốc giới công trình, tọa độ định vị công trình và chịu trách nhiệm về tính đúng đắn của mốc giới, tọa độ bàn giao cho bên B.</w:t>
      </w:r>
    </w:p>
    <w:p w14:paraId="44122092" w14:textId="77777777" w:rsidR="00893466" w:rsidRPr="00893466" w:rsidRDefault="00000000" w:rsidP="00DC3A3F">
      <w:pPr>
        <w:pStyle w:val="DoanVBChucaitudong"/>
        <w:numPr>
          <w:ilvl w:val="0"/>
          <w:numId w:val="32"/>
        </w:numPr>
        <w:spacing w:line="276" w:lineRule="auto"/>
        <w:ind w:left="0"/>
        <w:rPr>
          <w:rFonts w:cs="Times New Roman"/>
          <w:color w:val="000000" w:themeColor="text1"/>
        </w:rPr>
      </w:pPr>
      <w:r>
        <w:rPr>
          <w:rFonts w:cs="Times New Roman"/>
          <w:color w:val="000000" w:themeColor="text1"/>
        </w:rPr>
        <w:t xml:space="preserve">Có trách nhiệm cung cấp hàng rào</w:t>
      </w:r>
      <w:r>
        <w:rPr>
          <w:rFonts w:cs="Times New Roman"/>
          <w:color w:val="000000" w:themeColor="text1"/>
          <w:lang w:val="en-US"/>
        </w:rPr>
        <w:t xml:space="preserve"> bao quanh công trường</w:t>
      </w:r>
      <w:r>
        <w:rPr>
          <w:rFonts w:cs="Times New Roman"/>
          <w:color w:val="000000" w:themeColor="text1"/>
        </w:rPr>
        <w:t xml:space="preserve">, </w:t>
      </w:r>
      <w:r>
        <w:rPr>
          <w:rFonts w:cs="Times New Roman"/>
          <w:color w:val="000000" w:themeColor="text1"/>
          <w:lang w:val="en-US"/>
        </w:rPr>
        <w:t xml:space="preserve">theo </w:t>
      </w:r>
      <w:r>
        <w:rPr>
          <w:rFonts w:cs="Times New Roman"/>
          <w:color w:val="000000" w:themeColor="text1"/>
        </w:rPr>
        <w:t xml:space="preserve">điều kiện thực tế, không làm phát sinh quyền gia hạn trừ khi ảnh hưởng trực tiếp.</w:t>
      </w:r>
    </w:p>
    <w:p w14:paraId="06784EE5" w14:textId="77777777" w:rsidR="00893466" w:rsidRPr="00C568B3" w:rsidRDefault="00893466"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w:t>
      </w:r>
      <w:del w:id="9056" w:author="Claude" w:date="2026-10-09T00:00:00Z">
        <w:r>
          <w:rPr>
            <w:rFonts w:cs="Times New Roman"/>
            <w:color w:val="000000" w:themeColor="text1"/>
            <w:highlight w:val="yellow"/>
            <w:lang w:val="en-US"/>
          </w:rPr>
          <w:delText xml:space="preserve">tối đa không quá 50.000.000 đồng/tháng thi công. </w:delText>
        </w:r>
      </w:del>
      <w:ins w:id="9057" w:author="Claude" w:date="2026-10-09T00:00:00Z">
        <w:r>
          <w:rPr>
            <w:rFonts w:cs="Times New Roman"/>
            <w:color w:val="000000" w:themeColor="text1"/>
            <w:highlight w:val="yellow"/>
            <w:lang w:val="en-US"/>
          </w:rPr>
          <w:t xml:space="preserve">tối đa không quá 50.000.000 đồng/tháng/30 ngày thi công (chi phí 01 ngày = 50.000.000 đồng/30 ngày). Ngày nào Bên B không thi công thì Bên B không phải chịu chi phí này. Tổng thời gian Bên B chịu chi phí cho các công việc này tối đa là 06 (sáu) tháng kể từ ngày Bên B bắt đầu thực hiện Hợp Đồng. </w:t>
        </w:r>
      </w:ins>
    </w:p>
    <w:p w14:paraId="5077501A" w14:textId="77777777" w:rsidR="00DA75E6" w:rsidRPr="00043E42" w:rsidRDefault="00000000" w:rsidP="00DC3A3F">
      <w:pPr>
        <w:pStyle w:val="DoanVBChucaitudong"/>
        <w:numPr>
          <w:ilvl w:val="0"/>
          <w:numId w:val="33"/>
        </w:numPr>
        <w:spacing w:line="276" w:lineRule="auto"/>
        <w:ind w:left="0"/>
        <w:rPr>
          <w:rFonts w:eastAsia="Batang" w:cs="Times New Roman"/>
          <w:color w:val="000000" w:themeColor="text1"/>
        </w:rPr>
      </w:pPr>
      <w:r>
        <w:rPr>
          <w:rFonts w:eastAsia="Batang" w:cs="Times New Roman"/>
          <w:color w:val="000000" w:themeColor="text1"/>
        </w:rPr>
        <w:t xml:space="preserve">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0C48D608" w14:textId="77777777" w:rsidR="00DA75E6" w:rsidRPr="00043E42" w:rsidRDefault="00000000" w:rsidP="00DC3A3F">
      <w:pPr>
        <w:pStyle w:val="DoanVBChucaitudong"/>
        <w:numPr>
          <w:ilvl w:val="0"/>
          <w:numId w:val="34"/>
        </w:numPr>
        <w:spacing w:line="276" w:lineRule="auto"/>
        <w:ind w:left="0"/>
        <w:rPr>
          <w:rFonts w:cs="Times New Roman"/>
          <w:color w:val="000000" w:themeColor="text1"/>
        </w:rPr>
      </w:pPr>
      <w:r>
        <w:rPr>
          <w:rFonts w:cs="Times New Roman"/>
          <w:color w:val="000000" w:themeColor="text1"/>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6147A98D" w14:textId="77777777" w:rsidR="00DA75E6" w:rsidRPr="00043E42" w:rsidRDefault="00000000" w:rsidP="00DC3A3F">
      <w:pPr>
        <w:pStyle w:val="DoanVBChucaitudong"/>
        <w:numPr>
          <w:ilvl w:val="0"/>
          <w:numId w:val="35"/>
        </w:numPr>
        <w:spacing w:line="276" w:lineRule="auto"/>
        <w:ind w:left="0"/>
        <w:rPr>
          <w:rFonts w:cs="Times New Roman"/>
          <w:color w:val="000000" w:themeColor="text1"/>
        </w:rPr>
      </w:pPr>
      <w:bookmarkStart w:id="53" w:name="_Toc283736719"/>
      <w:bookmarkStart w:id="54" w:name="_Toc283736600"/>
      <w:bookmarkStart w:id="55" w:name="_Toc283735921"/>
      <w:bookmarkStart w:id="56" w:name="_Toc283298471"/>
      <w:bookmarkStart w:id="57" w:name="_Toc273427229"/>
      <w:bookmarkStart w:id="58" w:name="_Toc273003063"/>
      <w:r>
        <w:rPr>
          <w:rFonts w:cs="Times New Roman"/>
          <w:color w:val="000000" w:themeColor="text1"/>
        </w:rPr>
        <w:t xml:space="preserve">Cử và thông báo bằng văn bản cho Bên B về nhân lực chính tham gia quản lý và thực hiện Hợp đồng.</w:t>
      </w:r>
      <w:bookmarkEnd w:id="53"/>
      <w:bookmarkEnd w:id="54"/>
      <w:bookmarkEnd w:id="55"/>
      <w:bookmarkEnd w:id="56"/>
      <w:bookmarkEnd w:id="57"/>
      <w:bookmarkEnd w:id="58"/>
    </w:p>
    <w:p>
      <w:pPr>
        <w:pStyle w:val="DoanVBChucaitudong"/>
        <w:numPr>
          <w:ilvl w:val="0"/>
          <w:numId w:val="35"/>
        </w:numPr>
        <w:spacing w:line="276" w:lineRule="auto"/>
        <w:ind w:left="0"/>
        <w:rPr>
          <w:ins w:id="9058" w:author="Claude" w:date="2026-10-09T00:00:00Z"/>
        </w:rPr>
      </w:pPr>
      <w:ins w:id="9059" w:author="Claude" w:date="2026-10-09T00:00:00Z">
        <w:r>
          <w:rPr>
            <w:rFonts w:cs="Times New Roman"/>
            <w:color w:val="000000" w:themeColor="text1"/>
          </w:rPr>
          <w:t xml:space="preserve">Bố trí khu vực tập kết máy móc, thiết bị cho Bên B trong phạm vi công trường.</w:t>
        </w:r>
      </w:ins>
    </w:p>
    <w:p>
      <w:pPr>
        <w:pStyle w:val="DoanVBChucaitudong"/>
        <w:numPr>
          <w:ilvl w:val="0"/>
          <w:numId w:val="35"/>
        </w:numPr>
        <w:spacing w:line="276" w:lineRule="auto"/>
        <w:ind w:left="0"/>
        <w:rPr>
          <w:ins w:id="9060" w:author="Claude" w:date="2026-10-09T00:00:00Z"/>
        </w:rPr>
      </w:pPr>
      <w:ins w:id="9061" w:author="Claude" w:date="2026-10-09T00:00:00Z">
        <w:r>
          <w:rPr>
            <w:rFonts w:cs="Times New Roman"/>
            <w:color w:val="000000" w:themeColor="text1"/>
          </w:rPr>
          <w:t xml:space="preserve">Thông báo cho Bên B tiến độ thi công trong từng công việc trước 24 giờ để Bên B có kế hoạch thực hiện.</w:t>
        </w:r>
      </w:ins>
    </w:p>
    <w:p w14:paraId="15406C5A" w14:textId="77777777" w:rsidR="00DA75E6" w:rsidRPr="00043E42" w:rsidRDefault="00000000" w:rsidP="00DC3A3F">
      <w:pPr>
        <w:pStyle w:val="DoanVBChucaitudong"/>
        <w:numPr>
          <w:ilvl w:val="0"/>
          <w:numId w:val="36"/>
        </w:numPr>
        <w:spacing w:line="276" w:lineRule="auto"/>
        <w:ind w:left="0"/>
        <w:rPr>
          <w:rFonts w:cs="Times New Roman"/>
          <w:color w:val="000000" w:themeColor="text1"/>
        </w:rPr>
      </w:pPr>
      <w:r>
        <w:rPr>
          <w:rFonts w:cs="Times New Roman"/>
          <w:color w:val="000000" w:themeColor="text1"/>
          <w:lang w:val="en-US"/>
        </w:rPr>
        <w:t xml:space="preserve">B</w:t>
      </w:r>
      <w:r>
        <w:rPr>
          <w:rFonts w:cs="Times New Roman"/>
          <w:color w:val="000000" w:themeColor="text1"/>
        </w:rPr>
        <w:t xml:space="preserve">ảo đảm an</w:t>
      </w:r>
      <w:r>
        <w:rPr>
          <w:rFonts w:cs="Times New Roman"/>
          <w:color w:val="000000" w:themeColor="text1"/>
          <w:lang w:val="en-US"/>
        </w:rPr>
        <w:t xml:space="preserve"> ninh, an</w:t>
      </w:r>
      <w:r>
        <w:rPr>
          <w:rFonts w:cs="Times New Roman"/>
          <w:color w:val="000000" w:themeColor="text1"/>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63898246" w14:textId="77777777" w:rsidR="00DA75E6" w:rsidRPr="00043E42" w:rsidRDefault="00000000" w:rsidP="00DC3A3F">
      <w:pPr>
        <w:pStyle w:val="DoanVBChucaitudong"/>
        <w:numPr>
          <w:ilvl w:val="0"/>
          <w:numId w:val="37"/>
        </w:numPr>
        <w:spacing w:line="276" w:lineRule="auto"/>
        <w:ind w:left="0"/>
        <w:rPr>
          <w:rFonts w:cs="Times New Roman"/>
          <w:color w:val="000000" w:themeColor="text1"/>
        </w:rPr>
      </w:pPr>
      <w:r>
        <w:rPr>
          <w:rFonts w:cs="Times New Roman"/>
          <w:color w:val="000000" w:themeColor="text1"/>
        </w:rPr>
        <w:t xml:space="preserve">Từ chối thanh toán các sản phẩm không đạt yêu cầu theo Hợp đồng, không được Bên A nghiệm thu</w:t>
      </w:r>
      <w:r>
        <w:rPr>
          <w:rFonts w:cs="Times New Roman"/>
          <w:color w:val="000000" w:themeColor="text1"/>
          <w:lang w:val="en-US"/>
        </w:rPr>
        <w:t xml:space="preserve">.</w:t>
      </w:r>
    </w:p>
    <w:p w14:paraId="2D579F82" w14:textId="77777777" w:rsidR="00DA75E6" w:rsidRPr="00043E42" w:rsidRDefault="00000000" w:rsidP="00DC3A3F">
      <w:pPr>
        <w:pStyle w:val="DoanVBChucaitudong"/>
        <w:numPr>
          <w:ilvl w:val="0"/>
          <w:numId w:val="38"/>
        </w:numPr>
        <w:spacing w:line="276" w:lineRule="auto"/>
        <w:ind w:left="0"/>
        <w:rPr>
          <w:rFonts w:cs="Times New Roman"/>
          <w:color w:val="000000" w:themeColor="text1"/>
        </w:rPr>
      </w:pPr>
      <w:r>
        <w:rPr>
          <w:rFonts w:cs="Times New Roman"/>
          <w:color w:val="000000" w:themeColor="text1"/>
          <w:lang w:val="en-US"/>
        </w:rPr>
        <w:t xml:space="preserve">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158EFD2B" w14:textId="77777777" w:rsidR="00DA75E6" w:rsidRPr="00043E42" w:rsidRDefault="00000000" w:rsidP="00DC3A3F">
      <w:pPr>
        <w:pStyle w:val="DoanVBChucaitudong"/>
        <w:numPr>
          <w:ilvl w:val="0"/>
          <w:numId w:val="39"/>
        </w:numPr>
        <w:spacing w:line="276" w:lineRule="auto"/>
        <w:ind w:left="0"/>
        <w:rPr>
          <w:rFonts w:cs="Times New Roman"/>
          <w:color w:val="000000" w:themeColor="text1"/>
        </w:rPr>
      </w:pPr>
      <w:r>
        <w:rPr>
          <w:rFonts w:cs="Times New Roman"/>
          <w:color w:val="000000" w:themeColor="text1"/>
        </w:rPr>
        <w:t xml:space="preserve">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29932447"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Tạm ngừng việc thực hiện Hợp đồng và yêu cầu khắc phục hậu quả khi phát hiện Bên B thực hiện công việc vi phạm các nội dung đã ký kết trong Hợp đồng hoặc các quy định của Nhà nước</w:t>
      </w:r>
    </w:p>
    <w:p w14:paraId="0CE3807A"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0EC48324"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23E7C61C"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Bên A hoàn toàn chịu trách nhiệm về tính pháp lý, chất lượng, an toàn, môi trường... đối với các công việc do Bên A thực hiện (không bao gồm Công Việc do Bên B thực hiện).</w:t>
      </w:r>
    </w:p>
    <w:p w14:paraId="0DA7E556" w14:textId="076D4484"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Phối hợp với</w:t>
      </w:r>
      <w:r>
        <w:rPr>
          <w:rFonts w:eastAsia="Batang" w:cs="Times New Roman"/>
          <w:color w:val="000000" w:themeColor="text1"/>
          <w:lang w:val="en-US"/>
        </w:rPr>
        <w:t xml:space="preserve"> Bên B và</w:t>
      </w:r>
      <w:r>
        <w:rPr>
          <w:rFonts w:eastAsia="Batang" w:cs="Times New Roman"/>
          <w:color w:val="000000" w:themeColor="text1"/>
        </w:rPr>
        <w:t xml:space="preserve"> các cơ quan kịp thời giải quyết những phát sinh (nếu có) trong quá trình thực hiện Hợp Đồng.</w:t>
      </w:r>
    </w:p>
    <w:p w14:paraId="7D15BA74"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Thanh toán cho Bên B theo đúng quy định trong Hợp đồng.</w:t>
      </w:r>
    </w:p>
    <w:p w14:paraId="459EE668"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Phối hợp với Bên B làm hồ sơ thanh quyết toán của Hợp đồng. </w:t>
      </w:r>
    </w:p>
    <w:p w14:paraId="7BF9FDC4" w14:textId="77777777" w:rsidR="00DA75E6" w:rsidRPr="00043E42" w:rsidRDefault="00000000" w:rsidP="00DC3A3F">
      <w:pPr>
        <w:pStyle w:val="DoanVBChucaitudong"/>
        <w:spacing w:line="276" w:lineRule="auto"/>
        <w:ind w:left="0"/>
        <w:rPr>
          <w:rFonts w:eastAsia="Batang" w:cs="Times New Roman"/>
          <w:color w:val="000000" w:themeColor="text1"/>
        </w:rPr>
      </w:pPr>
      <w:r>
        <w:rPr>
          <w:rFonts w:eastAsia="Batang" w:cs="Times New Roman"/>
          <w:color w:val="000000" w:themeColor="text1"/>
        </w:rPr>
        <w:t xml:space="preserve">Các nghĩa vụ khác theo quy định của pháp luật hiện hành.</w:t>
      </w:r>
    </w:p>
    <w:p w14:paraId="40894E2D"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8.2. </w:t>
      </w:r>
      <w:r>
        <w:rPr>
          <w:rFonts w:cs="Times New Roman"/>
          <w:b/>
          <w:color w:val="000000" w:themeColor="text1"/>
          <w:szCs w:val="26"/>
        </w:rPr>
        <w:t xml:space="preserve">Nghĩa vụ của Bên B:</w:t>
      </w:r>
    </w:p>
    <w:p w14:paraId="6E88E57E" w14:textId="77777777" w:rsidR="00DA75E6" w:rsidRPr="00043E42" w:rsidRDefault="00000000" w:rsidP="00DC3A3F">
      <w:pPr>
        <w:pStyle w:val="DoanVBChucaitudong"/>
        <w:numPr>
          <w:ilvl w:val="0"/>
          <w:numId w:val="40"/>
        </w:numPr>
        <w:spacing w:line="276" w:lineRule="auto"/>
        <w:ind w:left="0"/>
        <w:rPr>
          <w:rFonts w:cs="Times New Roman"/>
          <w:color w:val="000000" w:themeColor="text1"/>
        </w:rPr>
      </w:pPr>
      <w:r>
        <w:rPr>
          <w:rFonts w:cs="Times New Roman"/>
          <w:color w:val="000000" w:themeColor="text1"/>
        </w:rPr>
        <w:t xml:space="preserve">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14D9081D"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Quản lý khu vực tập kết thiết bị, phương tiện do Bên A bố trí và khu vực đang thực hiện Công Việc.</w:t>
      </w:r>
    </w:p>
    <w:p w14:paraId="65190564" w14:textId="77777777" w:rsidR="00DA75E6" w:rsidRPr="00893466"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0BF0CAC3" w14:textId="77777777" w:rsidR="00893466" w:rsidRPr="00043E42" w:rsidRDefault="00893466"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Bên B có trách nhiệm đưa phương tiện qua khu vực rửa xe theo chỉ dẫn của Bên A và </w:t>
      </w:r>
      <w:r>
        <w:rPr>
          <w:rFonts w:cs="Times New Roman"/>
          <w:color w:val="000000" w:themeColor="text1"/>
          <w:lang w:val="en-GB"/>
        </w:rPr>
        <w:t xml:space="preserve">c</w:t>
      </w:r>
      <w:r>
        <w:rPr>
          <w:rFonts w:cs="Times New Roman"/>
          <w:color w:val="000000" w:themeColor="text1"/>
        </w:rPr>
        <w:t xml:space="preserve">hịu khấu trừ chi phí rửa xe, bơm, tiêu thoát nước hố móng theo khoản 8.1</w:t>
      </w:r>
      <w:r>
        <w:rPr>
          <w:rFonts w:cs="Times New Roman"/>
          <w:color w:val="000000" w:themeColor="text1"/>
          <w:lang w:val="en-US"/>
        </w:rPr>
        <w:t xml:space="preserve">; mọi trách nhiệm đối với phương tiện khi ra ngoài phạm vi công trường thuộc về Bên B.</w:t>
      </w:r>
    </w:p>
    <w:p w14:paraId="2F9F50DD"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Lập hồ sơ thanh toán, lập hồ sơ quyết toán Hợp đồng</w:t>
      </w:r>
    </w:p>
    <w:p w14:paraId="0DEE06B4"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lang w:val="en-US"/>
        </w:rPr>
        <w:t xml:space="preserve">Bố trí</w:t>
      </w:r>
      <w:r>
        <w:rPr>
          <w:rFonts w:cs="Times New Roman"/>
          <w:color w:val="000000" w:themeColor="text1"/>
        </w:rPr>
        <w:t xml:space="preserve"> bãi tập kết đất, đất bùn ướt... trong công trường phục vụ Công Việc của Bên B. Vị trí bãi tập kết phải được Bên A chỉ định hoặc chấp thuận.</w:t>
      </w:r>
    </w:p>
    <w:p w14:paraId="7F83E7C0"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Nhân lực của Bên B làm việc tại công trường phải đảm bảo giữ trật tự an ninh trên công trường và khu dân cư lân cận. Tuân thủ nội quy an ninh, an toàn vệ sinh công trường.</w:t>
      </w:r>
    </w:p>
    <w:p w14:paraId="025EB215"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Phối hợp thực hiện công việc với các nhà thầu, đơn vị khác trên công trường để đảm bảo tiến độ.</w:t>
      </w:r>
    </w:p>
    <w:p w14:paraId="05E27087"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14:paraId="5B03948E"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t>
      </w:r>
    </w:p>
    <w:p>
      <w:pPr>
        <w:pStyle w:val="DoanVBChucaitudong"/>
        <w:spacing w:line="276" w:lineRule="auto"/>
        <w:ind w:left="0"/>
        <w:rPr>
          <w:ins w:id="9062" w:author="Claude" w:date="2026-10-09T00:00:00Z"/>
        </w:rPr>
      </w:pPr>
      <w:ins w:id="9063" w:author="Claude" w:date="2026-10-09T00:00:00Z">
        <w:r>
          <w:rPr>
            <w:rFonts w:cs="Times New Roman"/>
            <w:color w:val="000000" w:themeColor="text1"/>
          </w:rPr>
          <w:t xml:space="preserve">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ins>
    </w:p>
    <w:p w14:paraId="3366EE2F"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Bên B phải thường xuyên vệ sinh trong phạm vi mặt bằng công trường do mình quản lý để đảm bảo vệ sinh chung của dự án. </w:t>
      </w:r>
    </w:p>
    <w:p w14:paraId="0ECC4D21"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Phát hành hoá đơn tài chính cho Bên A (theo quy định hiện hành của Nhà nước) đảm bảo cho quá trình thanh toán, đối trừ nghĩa vụ tài chính giữa hai Bên.</w:t>
      </w:r>
    </w:p>
    <w:p w14:paraId="4EB7AC7A"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Phối hợp với Ban Điều Hành Bên A để lập phương án, trình tự thi công và hoàn tất các điều kiện cần thiết trước khi triển khai Công Việc theo yêu cầu của Dự án và quy định hiện hành.</w:t>
      </w:r>
    </w:p>
    <w:p w14:paraId="776094B7"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14:paraId="4F362CDC" w14:textId="77777777" w:rsidR="00960BBE" w:rsidRPr="00C568B3" w:rsidRDefault="00000000" w:rsidP="00DC3A3F">
      <w:pPr>
        <w:pStyle w:val="DoanVBChucaitudong"/>
        <w:spacing w:line="276" w:lineRule="auto"/>
        <w:ind w:left="0"/>
        <w:rPr>
          <w:rFonts w:cs="Times New Roman"/>
          <w:color w:val="000000" w:themeColor="text1"/>
          <w:highlight w:val="yellow"/>
        </w:rPr>
      </w:pPr>
      <w:r>
        <w:rPr>
          <w:rFonts w:cs="Times New Roman"/>
          <w:color w:val="000000" w:themeColor="text1"/>
          <w:highlight w:val="yellow"/>
        </w:rPr>
        <w:t xml:space="preserve">Công tác vận chuyển và đổ thải ra khỏi phạm vi công trường thuộc trách nhiệm của Bên B; Bên B chịu trách nhiệm trước Tổng thầu và trước pháp luật về công tác này.</w:t>
      </w:r>
    </w:p>
    <w:p w14:paraId="6C63E1D7"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Thực hiện đầy đủ nghĩa vụ theo Hợp đồng này.</w:t>
      </w:r>
    </w:p>
    <w:p w14:paraId="4EDBE0DA"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Thực hiện các nghĩa vụ khác theo quy định của Pháp luật hiện hành.</w:t>
      </w:r>
    </w:p>
    <w:p w14:paraId="6E1FD749" w14:textId="77777777" w:rsidR="00C568B3" w:rsidRDefault="00000000" w:rsidP="00DC3A3F">
      <w:pPr>
        <w:widowControl w:val="0"/>
        <w:spacing w:line="276" w:lineRule="auto"/>
        <w:rPr>
          <w:rFonts w:cs="Times New Roman"/>
          <w:color w:val="000000" w:themeColor="text1"/>
          <w:szCs w:val="26"/>
          <w:lang w:val="en-US"/>
        </w:rPr>
      </w:pPr>
      <w:r>
        <w:rPr>
          <w:rFonts w:cs="Times New Roman"/>
          <w:b/>
          <w:bCs/>
          <w:color w:val="000000" w:themeColor="text1"/>
          <w:szCs w:val="26"/>
        </w:rPr>
        <w:t xml:space="preserve">8.3</w:t>
      </w:r>
      <w:r>
        <w:rPr>
          <w:rFonts w:cs="Times New Roman"/>
          <w:b/>
          <w:bCs/>
          <w:color w:val="000000" w:themeColor="text1"/>
          <w:szCs w:val="26"/>
          <w:lang w:val="en-US"/>
        </w:rPr>
        <w:t xml:space="preserve">. </w:t>
      </w:r>
      <w:r>
        <w:rPr>
          <w:rFonts w:cs="Times New Roman"/>
          <w:b/>
          <w:bCs/>
          <w:color w:val="000000" w:themeColor="text1"/>
          <w:szCs w:val="26"/>
        </w:rPr>
        <w:t xml:space="preserve">Hồ sơ pháp lý Bãi Đổ Thải</w:t>
      </w:r>
      <w:r>
        <w:rPr>
          <w:rFonts w:cs="Times New Roman"/>
          <w:b/>
          <w:bCs/>
          <w:color w:val="000000" w:themeColor="text1"/>
          <w:szCs w:val="26"/>
          <w:lang w:val="en-US"/>
        </w:rPr>
        <w:t xml:space="preserve"> Nguyên tắc chung:</w:t>
      </w:r>
      <w:r>
        <w:rPr>
          <w:rFonts w:cs="Times New Roman"/>
          <w:color w:val="000000" w:themeColor="text1"/>
          <w:szCs w:val="26"/>
          <w:lang w:val="en-US"/>
        </w:rPr>
        <w:t xml:space="preserve"> </w:t>
      </w:r>
    </w:p>
    <w:p w14:paraId="644DECD3" w14:textId="51F7360C"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highlight w:val="yellow"/>
          <w:lang w:val="en-US"/>
        </w:rPr>
        <w:t xml:space="preserve">100% khối lượng đất thải, mùn khoan, vật liệu san lấp và bê tông đầu cọc khoan nhồi</w:t>
      </w:r>
      <w:r>
        <w:rPr>
          <w:rFonts w:cs="Times New Roman"/>
          <w:color w:val="000000" w:themeColor="text1"/>
          <w:szCs w:val="26"/>
          <w:lang w:val="en-US"/>
        </w:rPr>
        <w:t xml:space="preserve">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p>
    <w:p w14:paraId="1C834E7E"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Bãi Đổ Thải dự kiến: bãi đổ Nguyên Khê – Đông Anh, cự ly vận chuyển khoảng 29 km. Đơn Giá Cố Định đã bao gồm chi phí vận chuyển theo cự ly này; việc thay đổi Bãi Đổ Thải hoặc cự ly thực tế khác không làm thay đổi Đơn giá.</w:t>
      </w:r>
    </w:p>
    <w:p w14:paraId="74670A91"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a) Tối thiểu 05 (năm) ngày trước ngày dự kiến vận chuyển chuyến đất thải đầu tiên, Bên B phải trình Bên A phê duyệt Hồ sơ Bãi Đổ Thải, gồm tối thiểu:</w:t>
      </w:r>
    </w:p>
    <w:p w14:paraId="300D51DD"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0A0A686D" w14:textId="7C62584F"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highlight w:val="yellow"/>
          <w:lang w:val="en-US"/>
        </w:rPr>
        <w:t xml:space="preserve">(ii) Hợp đồng tiếp nhận, xử lý đất thải, mùn khoan, vật liệu san lấp và bê tông đầu cọc khoan nhồi</w:t>
      </w:r>
      <w:r>
        <w:rPr>
          <w:rFonts w:cs="Times New Roman"/>
          <w:color w:val="000000" w:themeColor="text1"/>
          <w:szCs w:val="26"/>
          <w:lang w:val="en-US"/>
        </w:rPr>
        <w:t xml:space="preserve"> </w:t>
      </w:r>
      <w:r>
        <w:rPr>
          <w:rFonts w:cs="Times New Roman"/>
          <w:color w:val="000000" w:themeColor="text1"/>
          <w:szCs w:val="26"/>
          <w:highlight w:val="yellow"/>
          <w:lang w:val="en-US"/>
        </w:rPr>
        <w:t xml:space="preserve">còn hiệu lực giữa Bên B (hoặc đơn vị vận chuyển của Bên B) với chủ Bãi Đổ Thải, thể hiện chủng loại (đất, đất thải, mùn khoan, bê tông đầu cọc) và khối lượng tiếp nhận không nhỏ hơn khối lượng đổ thải dự kiến;</w:t>
      </w:r>
    </w:p>
    <w:p w14:paraId="4C54C89B"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(iii) Sơ đồ tuyến đường, cự ly vận chuyển, khung giờ hoạt động phù hợp quy định của Thành phố Hà Nội;</w:t>
      </w:r>
    </w:p>
    <w:p w14:paraId="6BA0C630"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(iv) Danh sách phương tiện vận chuyển kèm hồ sơ theo khoản 8.4.</w:t>
      </w:r>
    </w:p>
    <w:p w14:paraId="11DFFE26" w14:textId="1F448BC6"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b) </w:t>
      </w:r>
      <w:r>
        <w:rPr>
          <w:rFonts w:cs="Times New Roman"/>
          <w:color w:val="000000" w:themeColor="text1"/>
          <w:szCs w:val="26"/>
          <w:highlight w:val="yellow"/>
          <w:lang w:val="en-US"/>
        </w:rPr>
        <w:t xml:space="preserve">Bên B chỉ được vận chuyển đất thải, mùn khoan, vật liệu san lấp và bê tông đầu cọc</w:t>
      </w:r>
      <w:r>
        <w:rPr>
          <w:rFonts w:cs="Times New Roman"/>
          <w:color w:val="000000" w:themeColor="text1"/>
          <w:szCs w:val="26"/>
          <w:lang w:val="en-US"/>
        </w:rPr>
        <w:t xml:space="preserve">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5925C20F"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c) Hàng tuần, và kèm theo mỗi bộ hồ sơ thanh toán, Bên B nộp cho Bên A bộ chứng từ chứng minh 100% khối lượng trong kỳ đã được đổ đúng quy định, gồm:</w:t>
      </w:r>
    </w:p>
    <w:p w14:paraId="18929384"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phiếu hoặc biên nhận tiếp nhận của Bãi Đổ Thải cho từng chuyến xe;</w:t>
      </w:r>
    </w:p>
    <w:p w14:paraId="4A31EF2B"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 biên bản xác nhận khối lượng tiếp nhận trong kỳ có ký, đóng dấu của chủ Bãi Đổ Thải;</w:t>
      </w:r>
    </w:p>
    <w:p w14:paraId="78B111A5"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(iii) bản sao hóa đơn giá trị gia tăng hợp pháp do chủ Bãi Đổ Thải hoặc đơn vị xử lý xuất cho Bên B (hoặc đơn vị vận chuyển của Bên B) đối với khối lượng tiếp nhận trong kỳ, kèm chứng từ thanh toán;</w:t>
      </w:r>
    </w:p>
    <w:p w14:paraId="3B63DA4B"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d) Khối lượng đổ thải ghi trên chứng từ được đối chiếu với khối lượng đào đã được nghiệm thu theo khoản 6.2(c), quy đổi theo hệ số chuyển đổi do Hai Bên thống nhất. Phần khối lượng không có đủ chứng từ theo điểm c, hoặc có chứng từ không hợp pháp, không hợp lệ, không khớp số liệu, thì </w:t>
      </w:r>
      <w:r>
        <w:rPr>
          <w:rFonts w:cs="Times New Roman"/>
          <w:b/>
          <w:bCs/>
          <w:color w:val="000000" w:themeColor="text1"/>
          <w:szCs w:val="26"/>
          <w:lang w:val="en-US"/>
        </w:rPr>
        <w:t xml:space="preserve">không được nghiệm thu, thanh toán</w:t>
      </w:r>
      <w:r>
        <w:rPr>
          <w:rFonts w:cs="Times New Roman"/>
          <w:color w:val="000000" w:themeColor="text1"/>
          <w:szCs w:val="26"/>
          <w:lang w:val="en-US"/>
        </w:rPr>
        <w:t xml:space="preserve"> phần vận chuyển và đổ thải cho đến khi Bên B bổ sung đủ chứng từ hợp lệ. Bên A có quyền tạm giữ giá trị thanh toán tương ứng.</w:t>
      </w:r>
    </w:p>
    <w:p w14:paraId="00BA511B"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 Trường hợp Bên A và/hoặc Chủ đầu tư bị cơ quan có thẩm quyền xử lý, yêu cầu khắc phục do vi phạm của Bên B, Bên B phải hoàn trả toàn bộ các khoản tiền, chi phí mà Bên A và/hoặc Chủ đầu tư phải chịu.</w:t>
      </w:r>
    </w:p>
    <w:p w14:paraId="06C634D4"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p>
    <w:p w14:paraId="7CE56F72" w14:textId="77777777" w:rsidR="00DA75E6" w:rsidRPr="00043E42" w:rsidRDefault="00000000" w:rsidP="00DC3A3F">
      <w:pPr>
        <w:widowControl w:val="0"/>
        <w:spacing w:line="276" w:lineRule="auto"/>
        <w:rPr>
          <w:szCs w:val="26"/>
        </w:rPr>
      </w:pPr>
      <w:r>
        <w:rPr>
          <w:rFonts w:cs="Times New Roman"/>
          <w:color w:val="000000" w:themeColor="text1"/>
          <w:szCs w:val="26"/>
          <w:lang w:val="en-US"/>
        </w:rPr>
        <w:t xml:space="preserve">g) Tiền đặt cọc, phí tiếp nhận và các nghĩa vụ tài chính khác với chủ Bãi Đổ Thải do Bên B tự chi trả và đã bao gồm trong Đơn Giá Cố Định; Bên A không hoàn trả các khoản này.</w:t>
      </w:r>
    </w:p>
    <w:p w14:paraId="08F16A3B"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8.4</w:t>
      </w:r>
      <w:r>
        <w:rPr>
          <w:rFonts w:cs="Times New Roman"/>
          <w:b/>
          <w:bCs/>
          <w:color w:val="000000" w:themeColor="text1"/>
          <w:szCs w:val="26"/>
          <w:lang w:val="en-US"/>
        </w:rPr>
        <w:t xml:space="preserve">. </w:t>
      </w:r>
      <w:r>
        <w:rPr>
          <w:rFonts w:cs="Times New Roman"/>
          <w:b/>
          <w:bCs/>
          <w:color w:val="000000" w:themeColor="text1"/>
          <w:szCs w:val="26"/>
        </w:rPr>
        <w:t xml:space="preserve">Vệ sinh môi trường và an toàn giao thông</w:t>
      </w:r>
    </w:p>
    <w:p w14:paraId="30851467"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định;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7C6C8B6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6B2C11E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14:paraId="14B6D881" w14:textId="3DC8137D"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459C98C4" w14:textId="46C56300"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e) Bên B tuân thủ quy định về thời gian hoạt động, tuyến đường, tiếng ồn, bụi của Thành phố Hà Nội và nội quy công trường</w:t>
      </w:r>
      <w:r>
        <w:rPr>
          <w:rFonts w:cs="Times New Roman"/>
          <w:color w:val="000000" w:themeColor="text1"/>
          <w:szCs w:val="26"/>
          <w:lang w:val="en-US"/>
        </w:rPr>
        <w:t xml:space="preserve">.</w:t>
      </w:r>
    </w:p>
    <w:p w14:paraId="239D711E"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8.5</w:t>
      </w:r>
      <w:r>
        <w:rPr>
          <w:rFonts w:cs="Times New Roman"/>
          <w:b/>
          <w:bCs/>
          <w:color w:val="000000" w:themeColor="text1"/>
          <w:szCs w:val="26"/>
          <w:lang w:val="en-US"/>
        </w:rPr>
        <w:t xml:space="preserve">. </w:t>
      </w:r>
      <w:r>
        <w:rPr>
          <w:rFonts w:cs="Times New Roman"/>
          <w:b/>
          <w:bCs/>
          <w:color w:val="000000" w:themeColor="text1"/>
          <w:szCs w:val="26"/>
        </w:rPr>
        <w:t xml:space="preserve">Khảo sát hiện trạng và biện pháp phụ trợ</w:t>
      </w:r>
    </w:p>
    <w:p w14:paraId="6A096489"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0562D768" w14:textId="77777777" w:rsidR="00DA75E6" w:rsidRPr="001F124F" w:rsidRDefault="00000000" w:rsidP="00DC3A3F">
      <w:pPr>
        <w:widowControl w:val="0"/>
        <w:tabs>
          <w:tab w:val="left" w:pos="720"/>
        </w:tabs>
        <w:spacing w:line="276" w:lineRule="auto"/>
        <w:rPr>
          <w:rFonts w:cs="Times New Roman"/>
          <w:color w:val="000000" w:themeColor="text1"/>
          <w:szCs w:val="26"/>
          <w:lang w:val="en-GB"/>
        </w:rPr>
      </w:pPr>
      <w:r>
        <w:rPr>
          <w:rFonts w:cs="Times New Roman"/>
          <w:color w:val="000000" w:themeColor="text1"/>
          <w:szCs w:val="26"/>
        </w:rPr>
        <w:t xml:space="preserve">b) Bên B tự chịu toàn bộ chi phí và chủ động thực hiện các biện pháp phụ trợ phục vụ Công Việc của mình, bao gồm nhưng không giới hạn: làm mới, bổ sung, gia cố</w:t>
      </w:r>
      <w:r>
        <w:rPr>
          <w:rFonts w:cs="Times New Roman"/>
          <w:color w:val="000000" w:themeColor="text1"/>
          <w:szCs w:val="26"/>
          <w:lang w:val="en-GB"/>
        </w:rPr>
        <w:t xml:space="preserve"> </w:t>
      </w:r>
      <w:r>
        <w:rPr>
          <w:rFonts w:cs="Times New Roman"/>
          <w:color w:val="000000" w:themeColor="text1"/>
          <w:szCs w:val="26"/>
        </w:rPr>
        <w:t xml:space="preserve">đường tạm, đường công vụ</w:t>
      </w:r>
      <w:r>
        <w:rPr>
          <w:rFonts w:cs="Times New Roman"/>
          <w:color w:val="000000" w:themeColor="text1"/>
          <w:szCs w:val="26"/>
          <w:lang w:val="en-GB"/>
        </w:rPr>
        <w:t xml:space="preserve"> phục vụ công việc của bên B</w:t>
      </w:r>
      <w:r>
        <w:rPr>
          <w:rFonts w:cs="Times New Roman"/>
          <w:color w:val="000000" w:themeColor="text1"/>
          <w:szCs w:val="26"/>
        </w:rPr>
        <w:t xml:space="preserve">, dốc lên xuống hố đào, sàn thao tác cho máy (rải đá, tấm thép…); ổn định mái dốc tạm, xử lý sạt lở do biện pháp của Bên B</w:t>
      </w:r>
    </w:p>
    <w:p w14:paraId="3BEE5905"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Các chi phí nêu tại điểm b đã được tính trong Đơn giá. Bên A không thanh toán bất kỳ khoản phát sinh nào cho các biện pháp phụ trợ này, kể cả khi khối lượng thực tế lớn hơn dự kiến của Bên B.</w:t>
      </w:r>
    </w:p>
    <w:p w14:paraId="41D9DD0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14:paraId="5E01F318"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8.6</w:t>
      </w:r>
      <w:r>
        <w:rPr>
          <w:rFonts w:cs="Times New Roman"/>
          <w:b/>
          <w:bCs/>
          <w:color w:val="000000" w:themeColor="text1"/>
          <w:szCs w:val="26"/>
          <w:lang w:val="en-US"/>
        </w:rPr>
        <w:t xml:space="preserve">. </w:t>
      </w:r>
      <w:r>
        <w:rPr>
          <w:rFonts w:cs="Times New Roman"/>
          <w:b/>
          <w:bCs/>
          <w:color w:val="000000" w:themeColor="text1"/>
          <w:szCs w:val="26"/>
        </w:rPr>
        <w:t xml:space="preserve">Quản lý Đất Tái Sử Dụng</w:t>
      </w:r>
    </w:p>
    <w:p w14:paraId="0BD7C27A"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Ban Điều Hành Bên A xác định khu vực, khối lượng, chủng loại Đất Tái Sử Dụng. </w:t>
      </w:r>
    </w:p>
    <w:p w14:paraId="6F4C853B"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65A00A23"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47B1DB86"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Bên A có quyền kiểm soát cổng, kiểm tra phiếu, chuyến xe bất kỳ lúc nào; Bên B có nghĩa vụ phối hợp.</w:t>
      </w:r>
    </w:p>
    <w:p w14:paraId="0D3F725C" w14:textId="77777777" w:rsidR="00DA75E6" w:rsidRPr="00043E42" w:rsidRDefault="00000000" w:rsidP="00DC3A3F">
      <w:pPr>
        <w:widowControl w:val="0"/>
        <w:spacing w:line="276" w:lineRule="auto"/>
        <w:rPr>
          <w:rFonts w:cs="Times New Roman"/>
          <w:color w:val="000000" w:themeColor="text1"/>
          <w:szCs w:val="26"/>
        </w:rPr>
      </w:pPr>
      <w:r>
        <w:rPr>
          <w:rFonts w:cs="Times New Roman"/>
          <w:b/>
          <w:bCs/>
          <w:color w:val="000000" w:themeColor="text1"/>
          <w:szCs w:val="26"/>
        </w:rPr>
        <w:t xml:space="preserve">8.7</w:t>
      </w:r>
      <w:r>
        <w:rPr>
          <w:rFonts w:cs="Times New Roman"/>
          <w:b/>
          <w:bCs/>
          <w:color w:val="000000" w:themeColor="text1"/>
          <w:szCs w:val="26"/>
          <w:lang w:val="en-US"/>
        </w:rPr>
        <w:t xml:space="preserve">. </w:t>
      </w:r>
      <w:r>
        <w:rPr>
          <w:rFonts w:cs="Times New Roman"/>
          <w:b/>
          <w:bCs/>
          <w:color w:val="000000" w:themeColor="text1"/>
          <w:szCs w:val="26"/>
        </w:rPr>
        <w:t xml:space="preserve">Trách nhiệm đối với công trình lân cận, công trình ngầm và bảo hiểm</w:t>
      </w:r>
    </w:p>
    <w:p w14:paraId="5612DC42"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2C98A998"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77AEE8F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0C2CF14E" w14:textId="1D73C00F"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color w:val="000000" w:themeColor="text1"/>
          <w:szCs w:val="26"/>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[5.000.000.00]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3331E43A" w14:textId="77777777" w:rsidR="00DA75E6" w:rsidRPr="00043E42" w:rsidRDefault="00000000" w:rsidP="00DC3A3F">
      <w:pPr>
        <w:widowControl w:val="0"/>
        <w:spacing w:line="276" w:lineRule="auto"/>
        <w:rPr>
          <w:rFonts w:cs="Times New Roman"/>
          <w:szCs w:val="26"/>
        </w:rPr>
      </w:pPr>
      <w:r>
        <w:rPr>
          <w:rFonts w:cs="Times New Roman"/>
          <w:b/>
          <w:bCs/>
          <w:color w:val="000000" w:themeColor="text1"/>
          <w:szCs w:val="26"/>
        </w:rPr>
        <w:t xml:space="preserve">8.8</w:t>
      </w:r>
      <w:r>
        <w:rPr>
          <w:rFonts w:cs="Times New Roman"/>
          <w:b/>
          <w:bCs/>
          <w:color w:val="000000" w:themeColor="text1"/>
          <w:szCs w:val="26"/>
          <w:lang w:val="en-US"/>
        </w:rPr>
        <w:t xml:space="preserve">. </w:t>
      </w:r>
      <w:r>
        <w:rPr>
          <w:rFonts w:cs="Times New Roman"/>
          <w:b/>
          <w:bCs/>
          <w:color w:val="000000" w:themeColor="text1"/>
          <w:szCs w:val="26"/>
        </w:rPr>
        <w:t xml:space="preserve">Cam kết khác của Bên B</w:t>
      </w:r>
    </w:p>
    <w:p w14:paraId="1C0D42F7"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p>
    <w:p w14:paraId="43CEB28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14:paraId="6BA4CD98"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c) Cử đại diện có thẩm quyền thường trực tại công trường; lập nhật ký thiết bị, nhân lực, khối lượng thực hiện hằng ngày gửi Ban Điều Hành Bên A.</w:t>
      </w:r>
    </w:p>
    <w:p w14:paraId="2C704285"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59" w:name="_Toc108548828"/>
      <w:bookmarkStart w:id="60" w:name="_Toc512322913"/>
      <w:r>
        <w:rPr>
          <w:rFonts w:ascii="Times New Roman" w:hAnsi="Times New Roman" w:cs="Times New Roman"/>
          <w:b/>
          <w:bCs/>
          <w:color w:val="000000" w:themeColor="text1"/>
          <w:sz w:val="26"/>
          <w:szCs w:val="26"/>
          <w:lang w:val="en-US"/>
        </w:rPr>
        <w:t xml:space="preserve">ĐIỀU 9. THAY ĐỔI, BỔ SUNG, ĐIỀU CHỈNH HỢP ĐỒNG</w:t>
      </w:r>
      <w:bookmarkStart w:id="61" w:name="_Toc487118121"/>
      <w:bookmarkStart w:id="62" w:name="_Toc480969784"/>
      <w:bookmarkEnd w:id="59"/>
      <w:bookmarkEnd w:id="60"/>
      <w:r>
        <w:rPr>
          <w:rFonts w:ascii="Times New Roman" w:hAnsi="Times New Roman" w:cs="Times New Roman"/>
          <w:b/>
          <w:bCs/>
          <w:color w:val="000000" w:themeColor="text1"/>
          <w:sz w:val="26"/>
          <w:szCs w:val="26"/>
          <w:lang w:val="en-US"/>
        </w:rPr>
        <w:t xml:space="preserve"> </w:t>
      </w:r>
      <w:bookmarkEnd w:id="61"/>
      <w:bookmarkEnd w:id="62"/>
    </w:p>
    <w:p w14:paraId="69B4BD5C" w14:textId="77777777" w:rsidR="00DA75E6" w:rsidRPr="00043E42" w:rsidRDefault="00000000" w:rsidP="00DC3A3F">
      <w:pPr>
        <w:spacing w:line="276" w:lineRule="auto"/>
        <w:rPr>
          <w:rFonts w:eastAsia="Batang" w:cs="Times New Roman"/>
          <w:color w:val="000000" w:themeColor="text1"/>
          <w:szCs w:val="26"/>
        </w:rPr>
      </w:pPr>
      <w:bookmarkStart w:id="63" w:name="_Toc107909087"/>
      <w:r>
        <w:rPr>
          <w:rFonts w:eastAsia="Batang" w:cs="Times New Roman"/>
          <w:color w:val="000000" w:themeColor="text1"/>
          <w:szCs w:val="26"/>
        </w:rPr>
        <w:t xml:space="preserve">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3"/>
    </w:p>
    <w:p w14:paraId="55D1527B"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9.1. </w:t>
      </w:r>
      <w:r>
        <w:rPr>
          <w:rFonts w:cs="Times New Roman"/>
          <w:b/>
          <w:color w:val="000000" w:themeColor="text1"/>
          <w:szCs w:val="26"/>
        </w:rPr>
        <w:t xml:space="preserve">Điều chỉnh khối lượng Công Việc trong Hợp đồng.</w:t>
      </w:r>
    </w:p>
    <w:p w14:paraId="5A560D47" w14:textId="77777777" w:rsidR="00DA75E6" w:rsidRPr="00043E42" w:rsidRDefault="00000000" w:rsidP="00DC3A3F">
      <w:pPr>
        <w:pStyle w:val="DoanVBChucaitudong"/>
        <w:numPr>
          <w:ilvl w:val="0"/>
          <w:numId w:val="41"/>
        </w:numPr>
        <w:spacing w:line="276" w:lineRule="auto"/>
        <w:ind w:left="0"/>
        <w:rPr>
          <w:rFonts w:cs="Times New Roman"/>
          <w:color w:val="000000" w:themeColor="text1"/>
        </w:rPr>
      </w:pPr>
      <w:r>
        <w:rPr>
          <w:rFonts w:cs="Times New Roman"/>
          <w:color w:val="000000" w:themeColor="text1"/>
        </w:rPr>
        <w:t xml:space="preserve">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14:paraId="32483968" w14:textId="77777777" w:rsidR="00DA75E6" w:rsidRPr="00043E42" w:rsidRDefault="00000000" w:rsidP="00DC3A3F">
      <w:pPr>
        <w:pStyle w:val="DoanVBChucaitudong"/>
        <w:spacing w:line="276" w:lineRule="auto"/>
        <w:ind w:left="0"/>
        <w:rPr>
          <w:rFonts w:cs="Times New Roman"/>
          <w:color w:val="000000" w:themeColor="text1"/>
        </w:rPr>
      </w:pPr>
      <w:r>
        <w:rPr>
          <w:rFonts w:cs="Times New Roman"/>
          <w:color w:val="000000" w:themeColor="text1"/>
        </w:rPr>
        <w:t xml:space="preserve">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17CF11BE" w14:textId="77777777" w:rsidR="00DA75E6" w:rsidRPr="00043E42" w:rsidRDefault="00000000" w:rsidP="00DC3A3F">
      <w:pPr>
        <w:widowControl w:val="0"/>
        <w:spacing w:line="276" w:lineRule="auto"/>
        <w:rPr>
          <w:rFonts w:cs="Times New Roman"/>
          <w:b/>
          <w:color w:val="000000" w:themeColor="text1"/>
          <w:szCs w:val="26"/>
        </w:rPr>
      </w:pPr>
      <w:r>
        <w:rPr>
          <w:rFonts w:cs="Times New Roman"/>
          <w:b/>
          <w:color w:val="000000" w:themeColor="text1"/>
          <w:szCs w:val="26"/>
          <w:lang w:val="en-US"/>
        </w:rPr>
        <w:t xml:space="preserve">9.2. </w:t>
      </w:r>
      <w:r>
        <w:rPr>
          <w:rFonts w:cs="Times New Roman"/>
          <w:b/>
          <w:color w:val="000000" w:themeColor="text1"/>
          <w:szCs w:val="26"/>
        </w:rPr>
        <w:t xml:space="preserve">Điều chỉnh tiến độ thực hiện Hợp Đồng</w:t>
      </w:r>
    </w:p>
    <w:p w14:paraId="7DE85A05" w14:textId="77777777" w:rsidR="00DA75E6" w:rsidRPr="00043E42" w:rsidRDefault="00000000" w:rsidP="00DC3A3F">
      <w:pPr>
        <w:pStyle w:val="DoanVBChucaitudong"/>
        <w:numPr>
          <w:ilvl w:val="0"/>
          <w:numId w:val="0"/>
        </w:numPr>
        <w:spacing w:line="276" w:lineRule="auto"/>
        <w:rPr>
          <w:rFonts w:cs="Times New Roman"/>
          <w:color w:val="000000" w:themeColor="text1"/>
        </w:rPr>
      </w:pPr>
      <w:r>
        <w:rPr>
          <w:rFonts w:cs="Times New Roman"/>
          <w:color w:val="000000" w:themeColor="text1"/>
          <w:lang w:val="en-US"/>
        </w:rPr>
        <w:t xml:space="preserve">a) </w:t>
      </w:r>
      <w:r>
        <w:rPr>
          <w:rFonts w:cs="Times New Roman"/>
          <w:color w:val="000000" w:themeColor="text1"/>
        </w:rPr>
        <w:t xml:space="preserve">Quá trình thực hiện Hợp Đồng gặp bất khả kháng làm thay đổi tiến độ thực hiện </w:t>
      </w:r>
      <w:r>
        <w:rPr>
          <w:rFonts w:cs="Times New Roman"/>
          <w:color w:val="000000" w:themeColor="text1"/>
          <w:shd w:val="clear" w:color="auto" w:fill="FFFFFF"/>
        </w:rPr>
        <w:t xml:space="preserve">hợp đồng</w:t>
      </w:r>
      <w:r>
        <w:rPr>
          <w:rFonts w:cs="Times New Roman"/>
          <w:color w:val="000000" w:themeColor="text1"/>
        </w:rPr>
        <w:t xml:space="preserve"> thì các bên cùng xác định thời gian và tiến độ thực hiện do bất khả kháng làm cơ sở để điều chỉnh tiến độ thực hiện hợp đồng. </w:t>
      </w:r>
      <w:r>
        <w:rPr>
          <w:rFonts w:cs="Times New Roman"/>
          <w:color w:val="000000" w:themeColor="text1"/>
          <w:lang w:val="en-US"/>
        </w:rPr>
        <w:t xml:space="preserve">Các trường hợp bất khả kháng</w:t>
      </w:r>
    </w:p>
    <w:p w14:paraId="55D27444"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Do ảnh hưởng của động đất, bão, lũ, lụt, sóng thần, hỏa hoạn, địch họa hoặc các sự kiện bất khả kháng khác.</w:t>
      </w:r>
    </w:p>
    <w:p w14:paraId="05C337B0"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Thay đổi, điều chỉnh dự án, phạm vi công việc, thiết kế, biện pháp thi công theo yêu cầu của Bên A làm ảnh hưởng đến tiến độ thực hiện hợp đồng.</w:t>
      </w:r>
    </w:p>
    <w:p w14:paraId="2D3C0C64"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73B42DAB" w14:textId="77777777" w:rsidR="00DA75E6" w:rsidRPr="00043E42" w:rsidRDefault="00000000" w:rsidP="00DC3A3F">
      <w:pPr>
        <w:pStyle w:val="GchudngVBChuyen"/>
        <w:widowControl w:val="0"/>
        <w:spacing w:line="276" w:lineRule="auto"/>
        <w:ind w:left="0"/>
        <w:rPr>
          <w:color w:val="000000" w:themeColor="text1"/>
          <w:szCs w:val="26"/>
          <w:lang w:val="vi-VN"/>
        </w:rPr>
      </w:pPr>
      <w:r>
        <w:rPr>
          <w:color w:val="000000" w:themeColor="text1"/>
          <w:szCs w:val="26"/>
          <w:lang w:val="vi-VN"/>
        </w:rPr>
        <w:t xml:space="preserve">Tạm dừng thực hiện công việc theo yêu cầu của cơ quan nhà nước có thẩm quyền mà không do lỗi của Bên A gây ra.</w:t>
      </w:r>
    </w:p>
    <w:p w14:paraId="6248F50D" w14:textId="77777777" w:rsidR="00DA75E6" w:rsidRPr="00043E42" w:rsidRDefault="00000000" w:rsidP="00DC3A3F">
      <w:pPr>
        <w:pStyle w:val="DoanVBChucaitudong"/>
        <w:numPr>
          <w:ilvl w:val="0"/>
          <w:numId w:val="0"/>
        </w:numPr>
        <w:spacing w:line="276" w:lineRule="auto"/>
        <w:rPr>
          <w:rFonts w:cs="Times New Roman"/>
          <w:color w:val="000000" w:themeColor="text1"/>
        </w:rPr>
      </w:pPr>
      <w:r>
        <w:rPr>
          <w:rFonts w:cs="Times New Roman"/>
          <w:color w:val="000000" w:themeColor="text1"/>
          <w:lang w:val="en-US"/>
        </w:rPr>
        <w:t xml:space="preserve">b) </w:t>
      </w:r>
      <w:r>
        <w:rPr>
          <w:rFonts w:cs="Times New Roman"/>
          <w:color w:val="000000" w:themeColor="text1"/>
        </w:rPr>
        <w:t xml:space="preserve">Bên B được phép điều chỉnh tiến độ chi tiết (theo tuần, tháng, ...) khi được Bên A chấp thuận bằng văn bản và nhưng phải </w:t>
      </w:r>
      <w:r>
        <w:rPr>
          <w:rFonts w:cs="Times New Roman"/>
          <w:color w:val="000000" w:themeColor="text1"/>
          <w:shd w:val="clear" w:color="auto" w:fill="FFFFFF"/>
        </w:rPr>
        <w:t xml:space="preserve">phù hợp</w:t>
      </w:r>
      <w:r>
        <w:rPr>
          <w:rFonts w:cs="Times New Roman"/>
          <w:color w:val="000000" w:themeColor="text1"/>
        </w:rPr>
        <w:t xml:space="preserve"> với tiến độ tổng thể của </w:t>
      </w:r>
      <w:r>
        <w:rPr>
          <w:rFonts w:cs="Times New Roman"/>
          <w:color w:val="000000" w:themeColor="text1"/>
          <w:shd w:val="clear" w:color="auto" w:fill="FFFFFF"/>
        </w:rPr>
        <w:t xml:space="preserve">hợp đồng</w:t>
      </w:r>
      <w:r>
        <w:rPr>
          <w:rFonts w:cs="Times New Roman"/>
          <w:color w:val="000000" w:themeColor="text1"/>
        </w:rPr>
        <w:t xml:space="preserve">;</w:t>
      </w:r>
    </w:p>
    <w:p w14:paraId="23EDDE59"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64" w:name="_Toc108548829"/>
      <w:bookmarkStart w:id="65" w:name="_Toc512322914"/>
      <w:bookmarkStart w:id="66" w:name="_Toc487118122"/>
      <w:r>
        <w:rPr>
          <w:rFonts w:ascii="Times New Roman" w:hAnsi="Times New Roman" w:cs="Times New Roman"/>
          <w:b/>
          <w:bCs/>
          <w:color w:val="000000" w:themeColor="text1"/>
          <w:sz w:val="26"/>
          <w:szCs w:val="26"/>
          <w:lang w:val="en-US"/>
        </w:rPr>
        <w:t xml:space="preserve">ĐIỀU 10. TẠM DỪNG VÀ CHẤM DỨT HỢP ĐỒNG BỞI BÊN A</w:t>
      </w:r>
      <w:bookmarkEnd w:id="64"/>
      <w:bookmarkEnd w:id="65"/>
      <w:bookmarkEnd w:id="66"/>
    </w:p>
    <w:p w14:paraId="7777C203" w14:textId="77777777" w:rsidR="00DA75E6" w:rsidRPr="00043E42" w:rsidRDefault="00000000" w:rsidP="00DC3A3F">
      <w:pPr>
        <w:widowControl w:val="0"/>
        <w:spacing w:line="276" w:lineRule="auto"/>
        <w:rPr>
          <w:rFonts w:cs="Times New Roman"/>
          <w:b/>
          <w:color w:val="000000" w:themeColor="text1"/>
          <w:szCs w:val="26"/>
          <w:lang w:val="en-US"/>
        </w:rPr>
      </w:pPr>
      <w:bookmarkStart w:id="67" w:name="_Toc108548830"/>
      <w:bookmarkStart w:id="68" w:name="_Toc107909089"/>
      <w:r>
        <w:rPr>
          <w:rFonts w:cs="Times New Roman"/>
          <w:b/>
          <w:color w:val="000000" w:themeColor="text1"/>
          <w:szCs w:val="26"/>
          <w:lang w:val="en-US"/>
        </w:rPr>
        <w:t xml:space="preserve">10.1. Tạm dừng thực hiện Công Việc bởi Bên A</w:t>
      </w:r>
      <w:bookmarkEnd w:id="67"/>
      <w:bookmarkEnd w:id="68"/>
    </w:p>
    <w:p w14:paraId="485AEA72" w14:textId="77777777" w:rsidR="00DA75E6" w:rsidRPr="00043E42" w:rsidRDefault="00000000" w:rsidP="00DC3A3F">
      <w:pPr>
        <w:pStyle w:val="GchudngVBChuyen"/>
        <w:widowControl w:val="0"/>
        <w:numPr>
          <w:ilvl w:val="0"/>
          <w:numId w:val="0"/>
        </w:numPr>
        <w:spacing w:line="276" w:lineRule="auto"/>
        <w:rPr>
          <w:color w:val="000000" w:themeColor="text1"/>
          <w:szCs w:val="26"/>
        </w:rPr>
      </w:pPr>
      <w:bookmarkStart w:id="69" w:name="_Toc108548831"/>
      <w:bookmarkStart w:id="70" w:name="_Toc107909090"/>
      <w:bookmarkStart w:id="71" w:name="_Toc283736751"/>
      <w:bookmarkStart w:id="72" w:name="_Toc283736632"/>
      <w:bookmarkStart w:id="73" w:name="_Toc283735953"/>
      <w:bookmarkStart w:id="74" w:name="_Toc283298503"/>
      <w:r>
        <w:rPr>
          <w:color w:val="000000" w:themeColor="text1"/>
          <w:szCs w:val="26"/>
        </w:rPr>
        <w:t xml:space="preserve">a) </w:t>
      </w:r>
      <w:r>
        <w:rPr>
          <w:color w:val="000000" w:themeColor="text1"/>
          <w:szCs w:val="26"/>
          <w:lang w:val="vi-VN"/>
        </w:rPr>
        <w:t xml:space="preserve">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5" w:name="_Toc108548832"/>
      <w:bookmarkStart w:id="76" w:name="_Toc107909091"/>
      <w:bookmarkStart w:id="77" w:name="_Toc283736752"/>
      <w:bookmarkStart w:id="78" w:name="_Toc283736633"/>
      <w:bookmarkStart w:id="79" w:name="_Toc283735954"/>
      <w:bookmarkStart w:id="80" w:name="_Toc283298504"/>
      <w:bookmarkEnd w:id="69"/>
      <w:bookmarkEnd w:id="70"/>
      <w:bookmarkEnd w:id="71"/>
      <w:bookmarkEnd w:id="72"/>
      <w:bookmarkEnd w:id="73"/>
      <w:bookmarkEnd w:id="74"/>
    </w:p>
    <w:p w14:paraId="62E0ECE8"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rPr>
        <w:t xml:space="preserve">b) </w:t>
      </w:r>
      <w:r>
        <w:rPr>
          <w:color w:val="000000" w:themeColor="text1"/>
          <w:szCs w:val="26"/>
          <w:lang w:val="vi-VN"/>
        </w:rPr>
        <w:t xml:space="preserve">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5"/>
      <w:bookmarkEnd w:id="76"/>
      <w:bookmarkEnd w:id="77"/>
      <w:bookmarkEnd w:id="78"/>
      <w:bookmarkEnd w:id="79"/>
      <w:bookmarkEnd w:id="80"/>
    </w:p>
    <w:p w14:paraId="69ED63C9"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rPr>
        <w:t xml:space="preserve">c) </w:t>
      </w:r>
      <w:r>
        <w:rPr>
          <w:color w:val="000000" w:themeColor="text1"/>
          <w:szCs w:val="26"/>
          <w:lang w:val="vi-VN"/>
        </w:rPr>
        <w:t xml:space="preserve">Khi chấm dứt Hợp Đồng do lỗi của Bên B, Bên A được quyền khấu trừ phần tạm ứng chưa thu hồi, tiền phạt, bồi thường, chi phí thực hiện thay vào các khoản thanh toán và giá trị giữ lại của Bên B.</w:t>
      </w:r>
    </w:p>
    <w:p w14:paraId="5319F840" w14:textId="77777777" w:rsidR="00DA75E6" w:rsidRPr="00043E42" w:rsidRDefault="00000000" w:rsidP="00DC3A3F">
      <w:pPr>
        <w:widowControl w:val="0"/>
        <w:spacing w:line="276" w:lineRule="auto"/>
        <w:rPr>
          <w:rFonts w:cs="Times New Roman"/>
          <w:b/>
          <w:color w:val="000000" w:themeColor="text1"/>
          <w:szCs w:val="26"/>
          <w:lang w:val="en-US"/>
        </w:rPr>
      </w:pPr>
      <w:bookmarkStart w:id="81" w:name="_Toc108548833"/>
      <w:bookmarkStart w:id="82" w:name="_Toc107909092"/>
      <w:r>
        <w:rPr>
          <w:rFonts w:cs="Times New Roman"/>
          <w:b/>
          <w:color w:val="000000" w:themeColor="text1"/>
          <w:szCs w:val="26"/>
          <w:lang w:val="en-US"/>
        </w:rPr>
        <w:t xml:space="preserve">10.2. Đơn phương chấm dứt Hợp Đồng bởi Bên A</w:t>
      </w:r>
      <w:bookmarkEnd w:id="81"/>
      <w:bookmarkEnd w:id="82"/>
    </w:p>
    <w:p w14:paraId="26558E1C" w14:textId="77777777" w:rsidR="00DA75E6" w:rsidRPr="00043E42" w:rsidRDefault="00000000" w:rsidP="00DC3A3F">
      <w:pPr>
        <w:widowControl w:val="0"/>
        <w:numPr>
          <w:ilvl w:val="0"/>
          <w:numId w:val="42"/>
        </w:numPr>
        <w:spacing w:line="276" w:lineRule="auto"/>
        <w:ind w:left="0"/>
        <w:rPr>
          <w:rFonts w:cs="Times New Roman"/>
          <w:color w:val="000000" w:themeColor="text1"/>
          <w:szCs w:val="26"/>
        </w:rPr>
      </w:pPr>
      <w:r>
        <w:rPr>
          <w:rFonts w:cs="Times New Roman"/>
          <w:color w:val="000000" w:themeColor="text1"/>
          <w:szCs w:val="26"/>
        </w:rPr>
        <w:t xml:space="preserve">Bên A sẽ được quyền chấm dứt Hợp Đồng khi xảy ra một trong các trường hợp sau đây:</w:t>
      </w:r>
    </w:p>
    <w:p w14:paraId="3B39A05D"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2CC9E19C"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(ii) </w:t>
      </w:r>
      <w:r>
        <w:rPr>
          <w:rFonts w:cs="Times New Roman"/>
          <w:color w:val="000000" w:themeColor="text1"/>
          <w:szCs w:val="26"/>
        </w:rPr>
        <w:t xml:space="preserve">Bên B chậm tiến độ hoàn thành Công Việc quá 30 ngày so với thời hạn đã cam kết tại Hợp Đồng mà không được Bên A chấp thuận gia hạn;</w:t>
      </w:r>
    </w:p>
    <w:p w14:paraId="57E0DEA2"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(iii) </w:t>
      </w:r>
      <w:r>
        <w:rPr>
          <w:rFonts w:cs="Times New Roman"/>
          <w:color w:val="000000" w:themeColor="text1"/>
          <w:szCs w:val="26"/>
        </w:rPr>
        <w:t xml:space="preserve">Sau khi nhận được thông báo tạm dừng Công Việc từ Bên A mà Bên B không hoàn thành việc khắc phục vi phạm trong vòng 05</w:t>
      </w:r>
      <w:r>
        <w:rPr>
          <w:rFonts w:cs="Times New Roman"/>
          <w:color w:val="000000" w:themeColor="text1"/>
          <w:szCs w:val="26"/>
          <w:lang w:val="en-US"/>
        </w:rPr>
        <w:t xml:space="preserve">( năm)</w:t>
      </w:r>
      <w:r>
        <w:rPr>
          <w:rFonts w:cs="Times New Roman"/>
          <w:color w:val="000000" w:themeColor="text1"/>
          <w:szCs w:val="26"/>
        </w:rPr>
        <w:t xml:space="preserve"> ngày kể từ ngày nhận thông báo của Bên A;</w:t>
      </w:r>
    </w:p>
    <w:p w14:paraId="68C9D932"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(iv) </w:t>
      </w:r>
      <w:r>
        <w:rPr>
          <w:rFonts w:cs="Times New Roman"/>
          <w:color w:val="000000" w:themeColor="text1"/>
          <w:szCs w:val="26"/>
        </w:rPr>
        <w:t xml:space="preserve">Bên B vi phạm an toàn nghiêm trọng trong quá trình thực hiện Công Việc.</w:t>
      </w:r>
    </w:p>
    <w:p w14:paraId="229E4608"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Bên B đổ thải không đúng Bãi Đổ Thải đã phê duyệt, hoặc tự ý chở Đất Tái Sử Dụng ra ngoài công trường từ 02 (hai) lần trở lên;</w:t>
      </w:r>
    </w:p>
    <w:p w14:paraId="2CF165D7"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lang w:val="en-US"/>
        </w:rPr>
      </w:pPr>
      <w:r>
        <w:rPr>
          <w:rFonts w:cs="Times New Roman"/>
          <w:color w:val="000000" w:themeColor="text1"/>
          <w:szCs w:val="26"/>
          <w:lang w:val="en-US"/>
        </w:rPr>
        <w:t xml:space="preserve">(vi) </w:t>
      </w:r>
      <w:r>
        <w:rPr>
          <w:rFonts w:cs="Times New Roman"/>
          <w:color w:val="000000" w:themeColor="text1"/>
          <w:szCs w:val="26"/>
        </w:rPr>
        <w:t xml:space="preserve">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43DCC724" w14:textId="77777777" w:rsidR="00DA75E6" w:rsidRPr="00043E42" w:rsidRDefault="00000000" w:rsidP="00DC3A3F">
      <w:pPr>
        <w:pStyle w:val="DoanVBchutudongcap2"/>
        <w:widowControl w:val="0"/>
        <w:numPr>
          <w:ilvl w:val="0"/>
          <w:numId w:val="0"/>
        </w:numPr>
        <w:spacing w:line="276" w:lineRule="auto"/>
        <w:rPr>
          <w:rFonts w:cs="Times New Roman"/>
          <w:color w:val="000000" w:themeColor="text1"/>
          <w:szCs w:val="26"/>
        </w:rPr>
      </w:pPr>
      <w:r>
        <w:rPr>
          <w:rFonts w:cs="Times New Roman"/>
          <w:color w:val="000000" w:themeColor="text1"/>
          <w:szCs w:val="26"/>
          <w:lang w:val="en-US"/>
        </w:rPr>
        <w:t xml:space="preserve">(vii) </w:t>
      </w:r>
      <w:r>
        <w:rPr>
          <w:rFonts w:cs="Times New Roman"/>
          <w:color w:val="000000" w:themeColor="text1"/>
          <w:szCs w:val="26"/>
        </w:rPr>
        <w:t xml:space="preserve">Các trường hợp khác theo quy định của Hợp Đồng này và quy định pháp luật.</w:t>
      </w:r>
    </w:p>
    <w:p w14:paraId="07D08859"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(viii) </w:t>
      </w:r>
      <w:r>
        <w:rPr>
          <w:rFonts w:cs="Times New Roman"/>
          <w:color w:val="000000" w:themeColor="text1"/>
          <w:szCs w:val="26"/>
        </w:rPr>
        <w:t xml:space="preserve">Nếu xảy ra một trong những trường hợp quy định tại </w:t>
      </w:r>
      <w:r>
        <w:rPr>
          <w:rFonts w:cs="Times New Roman"/>
          <w:b/>
          <w:bCs/>
          <w:color w:val="000000" w:themeColor="text1"/>
          <w:szCs w:val="26"/>
        </w:rPr>
        <w:t xml:space="preserve">Khoản 10.2 (a)</w:t>
      </w:r>
      <w:r>
        <w:rPr>
          <w:rFonts w:cs="Times New Roman"/>
          <w:color w:val="000000" w:themeColor="text1"/>
          <w:szCs w:val="26"/>
        </w:rPr>
        <w:t xml:space="preserve"> ở trên, Bên A có thể, bằng cách thông báo trước cho Bên B ít nhất 03 </w:t>
      </w:r>
      <w:r>
        <w:rPr>
          <w:rFonts w:cs="Times New Roman"/>
          <w:i/>
          <w:color w:val="000000" w:themeColor="text1"/>
          <w:szCs w:val="26"/>
        </w:rPr>
        <w:t xml:space="preserve">(ba)</w:t>
      </w:r>
      <w:r>
        <w:rPr>
          <w:rFonts w:cs="Times New Roman"/>
          <w:color w:val="000000" w:themeColor="text1"/>
          <w:szCs w:val="26"/>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Cs w:val="26"/>
        </w:rPr>
        <w:t xml:space="preserve">Khoản</w:t>
      </w:r>
      <w:r>
        <w:rPr>
          <w:rFonts w:cs="Times New Roman"/>
          <w:color w:val="000000" w:themeColor="text1"/>
          <w:szCs w:val="26"/>
        </w:rPr>
        <w:t xml:space="preserve"> </w:t>
      </w:r>
      <w:r>
        <w:rPr>
          <w:rFonts w:cs="Times New Roman"/>
          <w:b/>
          <w:bCs/>
          <w:color w:val="000000" w:themeColor="text1"/>
          <w:szCs w:val="26"/>
        </w:rPr>
        <w:t xml:space="preserve">10.2 (a)</w:t>
      </w:r>
      <w:r>
        <w:rPr>
          <w:rFonts w:cs="Times New Roman"/>
          <w:color w:val="000000" w:themeColor="text1"/>
          <w:szCs w:val="26"/>
        </w:rPr>
        <w:t xml:space="preserve"> Hợp Đồng, Bên A có thể thông báo cho Bên B để chấm dứt Hợp Đồng ngay lập tức.</w:t>
      </w:r>
    </w:p>
    <w:p w14:paraId="660B70C2"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b) </w:t>
      </w:r>
      <w:r>
        <w:rPr>
          <w:rFonts w:cs="Times New Roman"/>
          <w:color w:val="000000" w:themeColor="text1"/>
          <w:szCs w:val="26"/>
        </w:rPr>
        <w:t xml:space="preserve">Hậu quả của việc chấm dứt Hợp Đồng:</w:t>
      </w:r>
    </w:p>
    <w:p w14:paraId="5FF1A5AE"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 </w:t>
      </w:r>
      <w:r>
        <w:rPr>
          <w:rFonts w:cs="Times New Roman"/>
          <w:color w:val="000000" w:themeColor="text1"/>
          <w:szCs w:val="26"/>
        </w:rPr>
        <w:t xml:space="preserve">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546DF0EE" w14:textId="77777777" w:rsidR="00DA75E6" w:rsidRPr="00043E42" w:rsidRDefault="00000000" w:rsidP="00DC3A3F">
      <w:pPr>
        <w:widowControl w:val="0"/>
        <w:spacing w:line="276" w:lineRule="auto"/>
        <w:rPr>
          <w:rFonts w:cs="Times New Roman"/>
          <w:color w:val="000000" w:themeColor="text1"/>
          <w:szCs w:val="26"/>
          <w:lang w:val="en-US"/>
        </w:rPr>
      </w:pPr>
      <w:r>
        <w:rPr>
          <w:rFonts w:cs="Times New Roman"/>
          <w:color w:val="000000" w:themeColor="text1"/>
          <w:szCs w:val="26"/>
          <w:lang w:val="en-US"/>
        </w:rPr>
        <w:t xml:space="preserve">(ii) </w:t>
      </w:r>
      <w:r>
        <w:rPr>
          <w:rFonts w:cs="Times New Roman"/>
          <w:color w:val="000000" w:themeColor="text1"/>
          <w:szCs w:val="26"/>
        </w:rPr>
        <w:t xml:space="preserve">Bên B phải bàn giao cho Bên A các Vật Tư đã được Bên A thanh toán, hoàn trả cho Bên A những tài liệu, phương tiện được Bên A giao để thực hiện Công Việc;</w:t>
      </w:r>
    </w:p>
    <w:p w14:paraId="18C0C9CF"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(iii) </w:t>
      </w:r>
      <w:r>
        <w:rPr>
          <w:rFonts w:cs="Times New Roman"/>
          <w:color w:val="000000" w:themeColor="text1"/>
          <w:szCs w:val="26"/>
        </w:rPr>
        <w:t xml:space="preserve">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370ABA87"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(iv) </w:t>
      </w:r>
      <w:r>
        <w:rPr>
          <w:rFonts w:cs="Times New Roman"/>
          <w:color w:val="000000" w:themeColor="text1"/>
          <w:szCs w:val="26"/>
        </w:rPr>
        <w:t xml:space="preserve">Bên A có quyền tự mình hoàn thành Công Việc hoặc cho các đơn vị khác vào thực hiện. Bên A và các đơn vị này có thể sử dụng bất cứ vật tư, vật liệu, tài liệu nào của Bên B;</w:t>
      </w:r>
    </w:p>
    <w:p w14:paraId="31A2ACF4"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(v) </w:t>
      </w:r>
      <w:r>
        <w:rPr>
          <w:rFonts w:cs="Times New Roman"/>
          <w:color w:val="000000" w:themeColor="text1"/>
          <w:szCs w:val="26"/>
        </w:rPr>
        <w:t xml:space="preserve">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48D1D34C"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(vi) </w:t>
      </w:r>
      <w:r>
        <w:rPr>
          <w:rFonts w:cs="Times New Roman"/>
          <w:color w:val="000000" w:themeColor="text1"/>
          <w:szCs w:val="26"/>
        </w:rPr>
        <w:t xml:space="preserve">Bên A có thể không thanh toán thêm cho Bên B cho đến khi Bên B hoàn thành, sửa chữa các sai sót và hư hỏng do chậm trễ trong thời gian hoàn thành Công Việc (nếu có).</w:t>
      </w:r>
      <w:bookmarkStart w:id="83" w:name="_Toc108548834"/>
      <w:bookmarkStart w:id="84" w:name="_Toc107909093"/>
    </w:p>
    <w:p w14:paraId="34A3EF77" w14:textId="77777777" w:rsidR="00DA75E6" w:rsidRPr="00043E42" w:rsidRDefault="00000000" w:rsidP="00DC3A3F">
      <w:pPr>
        <w:widowControl w:val="0"/>
        <w:spacing w:line="276" w:lineRule="auto"/>
        <w:rPr>
          <w:rFonts w:cs="Times New Roman"/>
          <w:color w:val="000000" w:themeColor="text1"/>
          <w:szCs w:val="26"/>
        </w:rPr>
      </w:pPr>
      <w:r>
        <w:rPr>
          <w:rFonts w:cs="Times New Roman"/>
          <w:color w:val="000000" w:themeColor="text1"/>
          <w:szCs w:val="26"/>
          <w:lang w:val="en-US"/>
        </w:rPr>
        <w:t xml:space="preserve">d) </w:t>
      </w:r>
      <w:r>
        <w:rPr>
          <w:rFonts w:cs="Times New Roman"/>
          <w:color w:val="000000" w:themeColor="text1"/>
          <w:szCs w:val="26"/>
        </w:rPr>
        <w:t xml:space="preserve">Các Bên thống nhất rằng, việc đơn phương chấm dứt Hợp Đồng bởi Bên A sẽ không làm ảnh hưởng đến các quyền lợi khác của Bên A theo Hợp Đồng.</w:t>
      </w:r>
      <w:bookmarkEnd w:id="83"/>
      <w:bookmarkEnd w:id="84"/>
    </w:p>
    <w:p w14:paraId="10266E7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85" w:name="_Toc108548836"/>
      <w:bookmarkStart w:id="86" w:name="_Toc512322915"/>
      <w:bookmarkStart w:id="87" w:name="_Toc487118123"/>
      <w:r>
        <w:rPr>
          <w:rFonts w:ascii="Times New Roman" w:hAnsi="Times New Roman" w:cs="Times New Roman"/>
          <w:b/>
          <w:bCs/>
          <w:color w:val="000000" w:themeColor="text1"/>
          <w:sz w:val="26"/>
          <w:szCs w:val="26"/>
          <w:lang w:val="en-US"/>
        </w:rPr>
        <w:t xml:space="preserve">ĐIỀU 11. TẠM DỪNG VÀ CHẤM DỨT HỢP ĐỒNG BỞI BÊN B</w:t>
      </w:r>
      <w:bookmarkEnd w:id="85"/>
      <w:bookmarkEnd w:id="86"/>
      <w:bookmarkEnd w:id="87"/>
    </w:p>
    <w:p w14:paraId="2D67A019" w14:textId="77777777" w:rsidR="00DA75E6" w:rsidRPr="00043E42" w:rsidRDefault="00000000" w:rsidP="00DC3A3F">
      <w:pPr>
        <w:widowControl w:val="0"/>
        <w:spacing w:line="276" w:lineRule="auto"/>
        <w:rPr>
          <w:rFonts w:cs="Times New Roman"/>
          <w:b/>
          <w:color w:val="000000" w:themeColor="text1"/>
          <w:szCs w:val="26"/>
          <w:lang w:val="en-US"/>
        </w:rPr>
      </w:pPr>
      <w:bookmarkStart w:id="88" w:name="_Toc108548837"/>
      <w:bookmarkStart w:id="89" w:name="_Toc107909096"/>
      <w:r>
        <w:rPr>
          <w:rFonts w:cs="Times New Roman"/>
          <w:b/>
          <w:color w:val="000000" w:themeColor="text1"/>
          <w:szCs w:val="26"/>
          <w:lang w:val="en-US"/>
        </w:rPr>
        <w:t xml:space="preserve">11.1. Quyền tạm dừng Công Việc của Bên B</w:t>
      </w:r>
      <w:bookmarkEnd w:id="88"/>
      <w:bookmarkEnd w:id="89"/>
      <w:r>
        <w:rPr>
          <w:rFonts w:cs="Times New Roman"/>
          <w:b/>
          <w:color w:val="000000" w:themeColor="text1"/>
          <w:szCs w:val="26"/>
          <w:lang w:val="en-US"/>
        </w:rPr>
        <w:tab/>
      </w:r>
    </w:p>
    <w:p w14:paraId="7B7597A6" w14:textId="77777777" w:rsidR="00DA75E6" w:rsidRPr="00043E42" w:rsidRDefault="00000000" w:rsidP="00DC3A3F">
      <w:pPr>
        <w:widowControl w:val="0"/>
        <w:numPr>
          <w:ilvl w:val="0"/>
          <w:numId w:val="43"/>
        </w:numPr>
        <w:spacing w:line="276" w:lineRule="auto"/>
        <w:ind w:left="0"/>
        <w:rPr>
          <w:rFonts w:cs="Times New Roman"/>
          <w:i/>
          <w:color w:val="000000" w:themeColor="text1"/>
          <w:szCs w:val="26"/>
        </w:rPr>
      </w:pPr>
      <w:r>
        <w:rPr>
          <w:rFonts w:cs="Times New Roman"/>
          <w:color w:val="000000" w:themeColor="text1"/>
          <w:szCs w:val="26"/>
        </w:rPr>
        <w:t xml:space="preserve">Bên B được phép tạm dừng Công Việc của mình theo những trường hợp được quy định tại </w:t>
      </w:r>
      <w:r>
        <w:rPr>
          <w:rFonts w:cs="Times New Roman"/>
          <w:b/>
          <w:bCs/>
          <w:color w:val="000000" w:themeColor="text1"/>
          <w:szCs w:val="26"/>
        </w:rPr>
        <w:t xml:space="preserve">Khoản 12.1</w:t>
      </w:r>
      <w:r>
        <w:rPr>
          <w:rFonts w:cs="Times New Roman"/>
          <w:color w:val="000000" w:themeColor="text1"/>
          <w:szCs w:val="26"/>
        </w:rPr>
        <w:t xml:space="preserve"> Hợp Đồng (Sự Kiện Bất Khả Kháng) hoặc Bên A không thực hiện các nghĩa vụ thanh toán theo Hợp Đồng quá </w:t>
      </w:r>
      <w:r>
        <w:rPr>
          <w:rFonts w:cs="Times New Roman"/>
          <w:color w:val="000000" w:themeColor="text1"/>
          <w:szCs w:val="26"/>
          <w:highlight w:val="yellow"/>
          <w:lang w:val="en-US"/>
        </w:rPr>
        <w:t xml:space="preserve">30 ngày</w:t>
      </w:r>
      <w:del w:id="9051" w:author="Claude" w:date="2026-10-09T00:00:00Z">
        <w:r>
          <w:rPr>
            <w:rFonts w:cs="Times New Roman"/>
            <w:color w:val="000000" w:themeColor="text1"/>
            <w:szCs w:val="26"/>
          </w:rPr>
          <w:delText xml:space="preserve"> Làm Việc</w:delText>
        </w:r>
      </w:del>
      <w:r>
        <w:rPr>
          <w:rFonts w:cs="Times New Roman"/>
          <w:color w:val="000000" w:themeColor="text1"/>
          <w:szCs w:val="26"/>
        </w:rPr>
        <w:t xml:space="preserve"> kể từ ngày đến hạn phải thanh toán với điều kiện Bên B đã cung cấp đủ hồ sơ thanh toán phù hợp với quy định tại Hợp Đồng này.</w:t>
      </w:r>
    </w:p>
    <w:p w14:paraId="6947C0D3" w14:textId="77777777" w:rsidR="00DA75E6" w:rsidRPr="00043E42" w:rsidRDefault="00000000" w:rsidP="00DC3A3F">
      <w:pPr>
        <w:widowControl w:val="0"/>
        <w:numPr>
          <w:ilvl w:val="0"/>
          <w:numId w:val="12"/>
        </w:numPr>
        <w:spacing w:line="276" w:lineRule="auto"/>
        <w:ind w:left="0"/>
        <w:rPr>
          <w:rFonts w:cs="Times New Roman"/>
          <w:i/>
          <w:color w:val="000000" w:themeColor="text1"/>
          <w:szCs w:val="26"/>
        </w:rPr>
      </w:pPr>
      <w:r>
        <w:rPr>
          <w:rFonts w:cs="Times New Roman"/>
          <w:color w:val="000000" w:themeColor="text1"/>
          <w:szCs w:val="26"/>
        </w:rPr>
        <w:t xml:space="preserve">Bên B sẽ thông báo bằng văn bản cho Bên A ít nhất 03 </w:t>
      </w:r>
      <w:r>
        <w:rPr>
          <w:rFonts w:cs="Times New Roman"/>
          <w:i/>
          <w:color w:val="000000" w:themeColor="text1"/>
          <w:szCs w:val="26"/>
        </w:rPr>
        <w:t xml:space="preserve">(ba)</w:t>
      </w:r>
      <w:r>
        <w:rPr>
          <w:rFonts w:cs="Times New Roman"/>
          <w:color w:val="000000" w:themeColor="text1"/>
          <w:szCs w:val="26"/>
        </w:rPr>
        <w:t xml:space="preserve"> Ngày Làm Việc trước khi tạm dừng (hoặc giảm tỷ lệ công việc) và trong thông báo sẽ nêu rõ lý do tạm dừng và các yêu cầu khác (nếu có).</w:t>
      </w:r>
    </w:p>
    <w:p w14:paraId="00BD52DF" w14:textId="77777777" w:rsidR="00DA75E6" w:rsidRPr="00043E42" w:rsidRDefault="00000000" w:rsidP="00DC3A3F">
      <w:pPr>
        <w:widowControl w:val="0"/>
        <w:numPr>
          <w:ilvl w:val="0"/>
          <w:numId w:val="12"/>
        </w:numPr>
        <w:spacing w:line="276" w:lineRule="auto"/>
        <w:ind w:left="0"/>
        <w:rPr>
          <w:rFonts w:cs="Times New Roman"/>
          <w:i/>
          <w:color w:val="000000" w:themeColor="text1"/>
          <w:szCs w:val="26"/>
        </w:rPr>
      </w:pPr>
      <w:r>
        <w:rPr>
          <w:rFonts w:cs="Times New Roman"/>
          <w:color w:val="000000" w:themeColor="text1"/>
          <w:szCs w:val="26"/>
        </w:rPr>
        <w:t xml:space="preserve">Việc tạm ngừng công việc của Bên B theo khoản này không làm ảnh hưởng đến quyền lợi của Bên B </w:t>
      </w:r>
      <w:r>
        <w:rPr>
          <w:rFonts w:cs="Times New Roman"/>
          <w:color w:val="000000" w:themeColor="text1"/>
          <w:szCs w:val="26"/>
          <w:lang w:val="en-US"/>
        </w:rPr>
        <w:t xml:space="preserve">theo hợp đồng.</w:t>
      </w:r>
    </w:p>
    <w:p w14:paraId="7A20DDEB" w14:textId="77777777" w:rsidR="00DA75E6" w:rsidRPr="00043E42" w:rsidRDefault="00000000" w:rsidP="00DC3A3F">
      <w:pPr>
        <w:widowControl w:val="0"/>
        <w:spacing w:line="276" w:lineRule="auto"/>
        <w:rPr>
          <w:rFonts w:cs="Times New Roman"/>
          <w:b/>
          <w:color w:val="000000" w:themeColor="text1"/>
          <w:szCs w:val="26"/>
          <w:lang w:val="en-US"/>
        </w:rPr>
      </w:pPr>
      <w:bookmarkStart w:id="90" w:name="_Toc108548838"/>
      <w:bookmarkStart w:id="91" w:name="_Toc107909097"/>
      <w:r>
        <w:rPr>
          <w:rFonts w:cs="Times New Roman"/>
          <w:b/>
          <w:color w:val="000000" w:themeColor="text1"/>
          <w:szCs w:val="26"/>
          <w:lang w:val="en-US"/>
        </w:rPr>
        <w:t xml:space="preserve">11.2. Đơn phương chấm dứt Hợp Đồng bởi Bên B</w:t>
      </w:r>
      <w:bookmarkEnd w:id="90"/>
      <w:bookmarkEnd w:id="91"/>
    </w:p>
    <w:p w14:paraId="59EE8751" w14:textId="77777777" w:rsidR="00DA75E6" w:rsidRPr="00043E42" w:rsidRDefault="00000000" w:rsidP="00DC3A3F">
      <w:pPr>
        <w:widowControl w:val="0"/>
        <w:numPr>
          <w:ilvl w:val="0"/>
          <w:numId w:val="44"/>
        </w:numPr>
        <w:spacing w:line="276" w:lineRule="auto"/>
        <w:ind w:left="0"/>
        <w:rPr>
          <w:rFonts w:cs="Times New Roman"/>
          <w:color w:val="000000" w:themeColor="text1"/>
          <w:szCs w:val="26"/>
        </w:rPr>
      </w:pPr>
      <w:r>
        <w:rPr>
          <w:rFonts w:cs="Times New Roman"/>
          <w:color w:val="000000" w:themeColor="text1"/>
          <w:szCs w:val="26"/>
        </w:rPr>
        <w:t xml:space="preserve">Bên B được quyền đơn phương chấm dứt Hợp Đồng nếu: </w:t>
      </w:r>
    </w:p>
    <w:p w14:paraId="2ECA190D" w14:textId="77777777" w:rsidR="00DA75E6" w:rsidRPr="00043E42" w:rsidRDefault="00000000" w:rsidP="00DC3A3F">
      <w:pPr>
        <w:widowControl w:val="0"/>
        <w:tabs>
          <w:tab w:val="left" w:pos="1260"/>
        </w:tabs>
        <w:spacing w:line="276" w:lineRule="auto"/>
        <w:rPr>
          <w:rFonts w:cs="Times New Roman"/>
          <w:color w:val="000000" w:themeColor="text1"/>
          <w:szCs w:val="26"/>
        </w:rPr>
      </w:pPr>
      <w:r>
        <w:rPr>
          <w:rFonts w:cs="Times New Roman"/>
          <w:color w:val="000000" w:themeColor="text1"/>
          <w:szCs w:val="26"/>
          <w:lang w:val="en-US"/>
        </w:rPr>
        <w:t xml:space="preserve">(i) </w:t>
      </w:r>
      <w:r>
        <w:rPr>
          <w:rFonts w:cs="Times New Roman"/>
          <w:color w:val="000000" w:themeColor="text1"/>
          <w:szCs w:val="26"/>
        </w:rPr>
        <w:t xml:space="preserve">Việc tạm dừng Công Việc bị kéo dài quá </w:t>
      </w:r>
      <w:r>
        <w:rPr>
          <w:rFonts w:cs="Times New Roman"/>
          <w:color w:val="000000" w:themeColor="text1"/>
          <w:szCs w:val="26"/>
          <w:highlight w:val="yellow"/>
          <w:lang w:val="en-US"/>
        </w:rPr>
        <w:t xml:space="preserve">20 ngà</w:t>
      </w:r>
      <w:r>
        <w:rPr>
          <w:rFonts w:cs="Times New Roman"/>
          <w:color w:val="000000" w:themeColor="text1"/>
          <w:szCs w:val="26"/>
          <w:highlight w:val="yellow"/>
        </w:rPr>
        <w:t xml:space="preserve">y</w:t>
      </w:r>
      <w:r>
        <w:rPr>
          <w:rFonts w:cs="Times New Roman"/>
          <w:color w:val="000000" w:themeColor="text1"/>
          <w:szCs w:val="26"/>
        </w:rPr>
        <w:t xml:space="preserve"> không phải do lỗi của bên B gây ra;</w:t>
      </w:r>
    </w:p>
    <w:p w14:paraId="1A2FCD69" w14:textId="77777777" w:rsidR="00DA75E6" w:rsidRPr="00043E42" w:rsidRDefault="00000000" w:rsidP="00DC3A3F">
      <w:pPr>
        <w:widowControl w:val="0"/>
        <w:tabs>
          <w:tab w:val="left" w:pos="1260"/>
        </w:tabs>
        <w:spacing w:line="276" w:lineRule="auto"/>
        <w:rPr>
          <w:rFonts w:cs="Times New Roman"/>
          <w:color w:val="000000" w:themeColor="text1"/>
          <w:szCs w:val="26"/>
          <w:lang w:val="en-US"/>
        </w:rPr>
      </w:pPr>
      <w:r>
        <w:rPr>
          <w:rFonts w:cs="Times New Roman"/>
          <w:color w:val="000000" w:themeColor="text1"/>
          <w:szCs w:val="26"/>
          <w:lang w:val="en-US"/>
        </w:rPr>
        <w:t xml:space="preserve">(ii) </w:t>
      </w:r>
      <w:r>
        <w:rPr>
          <w:rFonts w:cs="Times New Roman"/>
          <w:color w:val="000000" w:themeColor="text1"/>
          <w:szCs w:val="26"/>
        </w:rPr>
        <w:t xml:space="preserve">Bên A vi phạm nghĩa vụ thanh toán Hợp đồng Bên B không nhận được số tiền được thanh toán trong vòng </w:t>
      </w:r>
      <w:r>
        <w:rPr>
          <w:rFonts w:cs="Times New Roman"/>
          <w:color w:val="000000" w:themeColor="text1"/>
          <w:szCs w:val="26"/>
          <w:highlight w:val="yellow"/>
          <w:lang w:val="en-US"/>
        </w:rPr>
        <w:t xml:space="preserve">20 ngày</w:t>
      </w:r>
      <w:r>
        <w:rPr>
          <w:rFonts w:cs="Times New Roman"/>
          <w:color w:val="000000" w:themeColor="text1"/>
          <w:szCs w:val="26"/>
        </w:rPr>
        <w:t xml:space="preserve"> kể từ ngày Bên A nhận đủ hồ sơ thanh toán hợp lệ mà không có lý do chính đáng;</w:t>
      </w:r>
    </w:p>
    <w:p w14:paraId="36E7E5C6" w14:textId="77777777" w:rsidR="00DA75E6" w:rsidRPr="00043E42" w:rsidRDefault="00000000" w:rsidP="00DC3A3F">
      <w:pPr>
        <w:widowControl w:val="0"/>
        <w:tabs>
          <w:tab w:val="left" w:pos="1260"/>
        </w:tabs>
        <w:spacing w:line="276" w:lineRule="auto"/>
        <w:rPr>
          <w:rFonts w:cs="Times New Roman"/>
          <w:color w:val="000000" w:themeColor="text1"/>
          <w:szCs w:val="26"/>
        </w:rPr>
      </w:pPr>
      <w:r>
        <w:rPr>
          <w:rFonts w:cs="Times New Roman"/>
          <w:color w:val="000000" w:themeColor="text1"/>
          <w:szCs w:val="26"/>
          <w:lang w:val="en-US"/>
        </w:rPr>
        <w:t xml:space="preserve">(iii) </w:t>
      </w:r>
      <w:r>
        <w:rPr>
          <w:rFonts w:cs="Times New Roman"/>
          <w:color w:val="000000" w:themeColor="text1"/>
          <w:szCs w:val="26"/>
        </w:rPr>
        <w:t xml:space="preserve">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7966B258"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Trong bất cứ trường hợp nào được quy định tại </w:t>
      </w:r>
      <w:r>
        <w:rPr>
          <w:rFonts w:cs="Times New Roman"/>
          <w:b/>
          <w:bCs/>
          <w:color w:val="000000" w:themeColor="text1"/>
          <w:szCs w:val="26"/>
        </w:rPr>
        <w:t xml:space="preserve">Điều 1</w:t>
      </w:r>
      <w:r>
        <w:rPr>
          <w:rFonts w:cs="Times New Roman"/>
          <w:b/>
          <w:bCs/>
          <w:color w:val="000000" w:themeColor="text1"/>
          <w:szCs w:val="26"/>
          <w:lang w:val="en-US"/>
        </w:rPr>
        <w:t xml:space="preserve">1</w:t>
      </w:r>
      <w:r>
        <w:rPr>
          <w:rFonts w:cs="Times New Roman"/>
          <w:b/>
          <w:bCs/>
          <w:color w:val="000000" w:themeColor="text1"/>
          <w:szCs w:val="26"/>
        </w:rPr>
        <w:t xml:space="preserve">.2 (a)</w:t>
      </w:r>
      <w:r>
        <w:rPr>
          <w:rFonts w:cs="Times New Roman"/>
          <w:color w:val="000000" w:themeColor="text1"/>
          <w:szCs w:val="26"/>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Cs w:val="26"/>
        </w:rPr>
        <w:t xml:space="preserve">Khoản 1</w:t>
      </w:r>
      <w:r>
        <w:rPr>
          <w:rFonts w:cs="Times New Roman"/>
          <w:b/>
          <w:bCs/>
          <w:color w:val="000000" w:themeColor="text1"/>
          <w:szCs w:val="26"/>
          <w:lang w:val="en-US"/>
        </w:rPr>
        <w:t xml:space="preserve">1</w:t>
      </w:r>
      <w:r>
        <w:rPr>
          <w:rFonts w:cs="Times New Roman"/>
          <w:b/>
          <w:bCs/>
          <w:color w:val="000000" w:themeColor="text1"/>
          <w:szCs w:val="26"/>
        </w:rPr>
        <w:t xml:space="preserve">.2 (a)</w:t>
      </w:r>
      <w:r>
        <w:rPr>
          <w:rFonts w:cs="Times New Roman"/>
          <w:color w:val="000000" w:themeColor="text1"/>
          <w:szCs w:val="26"/>
        </w:rPr>
        <w:t xml:space="preserve"> Bên B có thể thông báo cho Bên A để chấm dứt Hợp Đồng ngay lập tức. </w:t>
      </w:r>
    </w:p>
    <w:p w14:paraId="73D4DCDE"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Hậu quả của việc chấm dứt Hợp Đồng theo quy định tại </w:t>
      </w:r>
      <w:r>
        <w:rPr>
          <w:rFonts w:cs="Times New Roman"/>
          <w:b/>
          <w:bCs/>
          <w:color w:val="000000" w:themeColor="text1"/>
          <w:szCs w:val="26"/>
        </w:rPr>
        <w:t xml:space="preserve">Khoản 10.2 (c)</w:t>
      </w:r>
      <w:r>
        <w:rPr>
          <w:rFonts w:cs="Times New Roman"/>
          <w:color w:val="000000" w:themeColor="text1"/>
          <w:szCs w:val="26"/>
        </w:rPr>
        <w:t xml:space="preserve"> Hợp Đồng.</w:t>
      </w:r>
    </w:p>
    <w:p w14:paraId="482A1713" w14:textId="77777777" w:rsidR="00DA75E6" w:rsidRPr="00043E42" w:rsidRDefault="00000000" w:rsidP="00DC3A3F">
      <w:pPr>
        <w:widowControl w:val="0"/>
        <w:numPr>
          <w:ilvl w:val="0"/>
          <w:numId w:val="13"/>
        </w:numPr>
        <w:spacing w:line="276" w:lineRule="auto"/>
        <w:ind w:left="0"/>
        <w:rPr>
          <w:rFonts w:cs="Times New Roman"/>
          <w:color w:val="000000" w:themeColor="text1"/>
          <w:szCs w:val="26"/>
        </w:rPr>
      </w:pPr>
      <w:r>
        <w:rPr>
          <w:rFonts w:cs="Times New Roman"/>
          <w:color w:val="000000" w:themeColor="text1"/>
          <w:szCs w:val="26"/>
        </w:rPr>
        <w:t xml:space="preserve">Ngừng công việc và di dời thiết bị Bên B: Sau khi nhận được thông báo chấm dứt Hợp đồng, Bên B sẽ ngay lập tức: </w:t>
      </w:r>
    </w:p>
    <w:p w14:paraId="11C4196F" w14:textId="77777777" w:rsidR="00DA75E6" w:rsidRPr="00043E42" w:rsidRDefault="00000000" w:rsidP="00DC3A3F">
      <w:pPr>
        <w:pStyle w:val="Luidoancap2"/>
        <w:numPr>
          <w:ilvl w:val="0"/>
          <w:numId w:val="0"/>
        </w:numPr>
        <w:spacing w:line="276" w:lineRule="auto"/>
        <w:rPr>
          <w:color w:val="000000" w:themeColor="text1"/>
          <w:lang w:val="en-US"/>
        </w:rPr>
      </w:pPr>
      <w:r>
        <w:rPr>
          <w:color w:val="000000" w:themeColor="text1"/>
          <w:lang w:val="en-US"/>
        </w:rPr>
        <w:t xml:space="preserve">(i) </w:t>
      </w:r>
      <w:r>
        <w:rPr>
          <w:color w:val="000000" w:themeColor="text1"/>
          <w:lang w:val="vi-VN"/>
        </w:rPr>
        <w:t xml:space="preserve">Ngừng tất cả các công việc thêm, ngoại trừ các công việc đã được Bên A hướng dẫn để bảo vệ con người và tài sản hoặc an toàn của công trình;</w:t>
      </w:r>
    </w:p>
    <w:p w14:paraId="2B106F86" w14:textId="77777777" w:rsidR="00DA75E6" w:rsidRPr="00043E42" w:rsidRDefault="00000000" w:rsidP="00DC3A3F">
      <w:pPr>
        <w:pStyle w:val="Luidoancap2"/>
        <w:numPr>
          <w:ilvl w:val="0"/>
          <w:numId w:val="0"/>
        </w:numPr>
        <w:spacing w:line="276" w:lineRule="auto"/>
        <w:rPr>
          <w:color w:val="000000" w:themeColor="text1"/>
          <w:lang w:val="vi-VN"/>
        </w:rPr>
      </w:pPr>
      <w:r>
        <w:rPr>
          <w:color w:val="000000" w:themeColor="text1"/>
          <w:lang w:val="en-US"/>
        </w:rPr>
        <w:t xml:space="preserve">(ii) </w:t>
      </w:r>
      <w:r>
        <w:rPr>
          <w:color w:val="000000" w:themeColor="text1"/>
          <w:lang w:val="vi-VN"/>
        </w:rPr>
        <w:t xml:space="preserve">Chuyển giao cho Bên A toàn bộ tài liệu của Bên B, thiết bị, các vật liệu và các công việc khác mà Bên B đã được thanh toán;</w:t>
      </w:r>
    </w:p>
    <w:p w14:paraId="30932400" w14:textId="77777777" w:rsidR="00DA75E6" w:rsidRPr="00043E42" w:rsidRDefault="00000000" w:rsidP="00DC3A3F">
      <w:pPr>
        <w:pStyle w:val="Luidoancap2"/>
        <w:numPr>
          <w:ilvl w:val="0"/>
          <w:numId w:val="0"/>
        </w:numPr>
        <w:spacing w:line="276" w:lineRule="auto"/>
        <w:rPr>
          <w:color w:val="000000" w:themeColor="text1"/>
          <w:lang w:val="vi-VN"/>
        </w:rPr>
      </w:pPr>
      <w:r>
        <w:rPr>
          <w:color w:val="000000" w:themeColor="text1"/>
          <w:lang w:val="en-US"/>
        </w:rPr>
        <w:t xml:space="preserve">(iii) </w:t>
      </w:r>
      <w:r>
        <w:rPr>
          <w:color w:val="000000" w:themeColor="text1"/>
          <w:lang w:val="vi-VN"/>
        </w:rPr>
        <w:t xml:space="preserve">Di dời thiết bị, phương tiện khỏi công trường sau khi lập biên bản bàn giao hiện trường với Bên A.</w:t>
      </w:r>
    </w:p>
    <w:p w14:paraId="17D8CFF2"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92" w:name="_Toc108548840"/>
      <w:bookmarkStart w:id="93" w:name="_Toc512322917"/>
      <w:bookmarkStart w:id="94" w:name="_Toc487118125"/>
      <w:r>
        <w:rPr>
          <w:rFonts w:ascii="Times New Roman" w:hAnsi="Times New Roman" w:cs="Times New Roman"/>
          <w:b/>
          <w:bCs/>
          <w:color w:val="000000" w:themeColor="text1"/>
          <w:sz w:val="26"/>
          <w:szCs w:val="26"/>
          <w:lang w:val="en-US"/>
        </w:rPr>
        <w:t xml:space="preserve">ĐIỀU 12. BẤT KHẢ KHÁNG</w:t>
      </w:r>
      <w:bookmarkEnd w:id="92"/>
      <w:bookmarkEnd w:id="93"/>
      <w:bookmarkEnd w:id="94"/>
    </w:p>
    <w:p w14:paraId="73AE3660"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95" w:name="_Toc358380410"/>
      <w:r>
        <w:rPr>
          <w:rFonts w:cs="Times New Roman"/>
          <w:b/>
          <w:bCs/>
          <w:color w:val="000000" w:themeColor="text1"/>
          <w:szCs w:val="26"/>
          <w:lang w:val="en-US"/>
        </w:rPr>
        <w:t xml:space="preserve">12.1.</w:t>
      </w:r>
      <w:r>
        <w:rPr>
          <w:rFonts w:cs="Times New Roman"/>
          <w:color w:val="000000" w:themeColor="text1"/>
          <w:szCs w:val="26"/>
          <w:lang w:val="en-US"/>
        </w:rPr>
        <w:t xml:space="preserve"> </w:t>
      </w:r>
      <w:r>
        <w:rPr>
          <w:rFonts w:cs="Times New Roman"/>
          <w:color w:val="000000" w:themeColor="text1"/>
          <w:szCs w:val="26"/>
        </w:rPr>
        <w:t xml:space="preserve">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 làm gián đoạn, gây trở ngại hoặc ngăn cản việc thực hiện nghĩa vụ của Một Bên và/hoặc Các Bên phát sinh từ Hợp Đồng này cũng như việc thực hiện Hợp Đồng.</w:t>
      </w:r>
      <w:bookmarkEnd w:id="95"/>
    </w:p>
    <w:p w14:paraId="7D68FB4E"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96" w:name="_Toc358380411"/>
      <w:r>
        <w:rPr>
          <w:rFonts w:cs="Times New Roman"/>
          <w:b/>
          <w:bCs/>
          <w:color w:val="000000" w:themeColor="text1"/>
          <w:szCs w:val="26"/>
          <w:lang w:val="en-US"/>
        </w:rPr>
        <w:t xml:space="preserve">12.2.</w:t>
      </w:r>
      <w:r>
        <w:rPr>
          <w:rFonts w:cs="Times New Roman"/>
          <w:color w:val="000000" w:themeColor="text1"/>
          <w:szCs w:val="26"/>
          <w:lang w:val="en-US"/>
        </w:rPr>
        <w:t xml:space="preserve"> </w:t>
      </w:r>
      <w:r>
        <w:rPr>
          <w:rFonts w:cs="Times New Roman"/>
          <w:color w:val="000000" w:themeColor="text1"/>
          <w:szCs w:val="26"/>
        </w:rPr>
        <w:t xml:space="preserve">Các Bên thỏa thuận rằng cả Hai Bên với nỗ lực cao nhất của mình sẽ tiến hành các biện pháp phù hợp để ngăn chặn hoặc khắc phục hậu quả của Sự Kiện Bất Khả Kháng.</w:t>
      </w:r>
      <w:bookmarkEnd w:id="96"/>
    </w:p>
    <w:p w14:paraId="3F7DD80C" w14:textId="77777777" w:rsidR="00DA75E6" w:rsidRPr="00043E42" w:rsidRDefault="00000000" w:rsidP="00DC3A3F">
      <w:pPr>
        <w:widowControl w:val="0"/>
        <w:tabs>
          <w:tab w:val="left" w:pos="720"/>
        </w:tabs>
        <w:spacing w:line="276" w:lineRule="auto"/>
        <w:rPr>
          <w:rFonts w:cs="Times New Roman"/>
          <w:color w:val="000000" w:themeColor="text1"/>
          <w:szCs w:val="26"/>
        </w:rPr>
      </w:pPr>
      <w:bookmarkStart w:id="97" w:name="_Toc358380412"/>
      <w:r>
        <w:rPr>
          <w:rFonts w:cs="Times New Roman"/>
          <w:b/>
          <w:bCs/>
          <w:color w:val="000000" w:themeColor="text1"/>
          <w:szCs w:val="26"/>
          <w:lang w:val="en-US"/>
        </w:rPr>
        <w:t xml:space="preserve">12.3.</w:t>
      </w:r>
      <w:r>
        <w:rPr>
          <w:rFonts w:cs="Times New Roman"/>
          <w:color w:val="000000" w:themeColor="text1"/>
          <w:szCs w:val="26"/>
          <w:lang w:val="en-US"/>
        </w:rPr>
        <w:t xml:space="preserve"> </w:t>
      </w:r>
      <w:r>
        <w:rPr>
          <w:rFonts w:cs="Times New Roman"/>
          <w:color w:val="000000" w:themeColor="text1"/>
          <w:szCs w:val="26"/>
        </w:rPr>
        <w:t xml:space="preserve">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7"/>
    </w:p>
    <w:p w14:paraId="59D60FD0" w14:textId="77777777" w:rsidR="00DA75E6" w:rsidRPr="00043E42" w:rsidRDefault="00000000" w:rsidP="00DC3A3F">
      <w:pPr>
        <w:widowControl w:val="0"/>
        <w:numPr>
          <w:ilvl w:val="0"/>
          <w:numId w:val="45"/>
        </w:numPr>
        <w:spacing w:line="276" w:lineRule="auto"/>
        <w:ind w:left="0"/>
        <w:rPr>
          <w:rFonts w:cs="Times New Roman"/>
          <w:b/>
          <w:color w:val="000000" w:themeColor="text1"/>
          <w:szCs w:val="26"/>
        </w:rPr>
      </w:pPr>
      <w:r>
        <w:rPr>
          <w:rFonts w:cs="Times New Roman"/>
          <w:color w:val="000000" w:themeColor="text1"/>
          <w:szCs w:val="26"/>
        </w:rPr>
        <w:t xml:space="preserve">Sự Kiện Bất Khả Kháng là nguyên nhân trực tiếp và gần nhất làm cho Bên đó bị cản trở hoặc chậm trễ trong việc thực hiện Hợp Đồng.</w:t>
      </w:r>
    </w:p>
    <w:p w14:paraId="04297509" w14:textId="77777777" w:rsidR="00DA75E6" w:rsidRPr="00043E42" w:rsidRDefault="00000000" w:rsidP="00DC3A3F">
      <w:pPr>
        <w:widowControl w:val="0"/>
        <w:numPr>
          <w:ilvl w:val="0"/>
          <w:numId w:val="14"/>
        </w:numPr>
        <w:spacing w:line="276" w:lineRule="auto"/>
        <w:ind w:left="0"/>
        <w:rPr>
          <w:rFonts w:cs="Times New Roman"/>
          <w:b/>
          <w:color w:val="000000" w:themeColor="text1"/>
          <w:szCs w:val="26"/>
        </w:rPr>
      </w:pPr>
      <w:r>
        <w:rPr>
          <w:rFonts w:cs="Times New Roman"/>
          <w:color w:val="000000" w:themeColor="text1"/>
          <w:szCs w:val="26"/>
        </w:rPr>
        <w:t xml:space="preserve">Bên bị ảnh hưởng thông báo bằng văn bản cho Bên kia biết về việc xảy ra Sự Kiện Bất Khả Kháng đó trong thời hạn 15 </w:t>
      </w:r>
      <w:r>
        <w:rPr>
          <w:rFonts w:cs="Times New Roman"/>
          <w:i/>
          <w:color w:val="000000" w:themeColor="text1"/>
          <w:szCs w:val="26"/>
        </w:rPr>
        <w:t xml:space="preserve">(mười lăm) </w:t>
      </w:r>
      <w:r>
        <w:rPr>
          <w:rFonts w:cs="Times New Roman"/>
          <w:color w:val="000000" w:themeColor="text1"/>
          <w:szCs w:val="26"/>
        </w:rPr>
        <w:t xml:space="preserve">ngày kể từ ngày biết việc xảy ra Sự Kiện Bất Khả Kháng,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457B7EE9" w14:textId="77777777" w:rsidR="00DA75E6" w:rsidRPr="00043E42" w:rsidRDefault="00000000" w:rsidP="00DC3A3F">
      <w:pPr>
        <w:widowControl w:val="0"/>
        <w:numPr>
          <w:ilvl w:val="0"/>
          <w:numId w:val="14"/>
        </w:numPr>
        <w:spacing w:line="276" w:lineRule="auto"/>
        <w:ind w:left="0"/>
        <w:rPr>
          <w:rFonts w:cs="Times New Roman"/>
          <w:b/>
          <w:color w:val="000000" w:themeColor="text1"/>
          <w:szCs w:val="26"/>
        </w:rPr>
      </w:pPr>
      <w:r>
        <w:rPr>
          <w:rFonts w:cs="Times New Roman"/>
          <w:color w:val="000000" w:themeColor="text1"/>
          <w:szCs w:val="26"/>
        </w:rPr>
        <w:t xml:space="preserve">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2DC083AB"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12.4.</w:t>
      </w:r>
      <w:r>
        <w:rPr>
          <w:rFonts w:cs="Times New Roman"/>
          <w:color w:val="000000" w:themeColor="text1"/>
          <w:szCs w:val="26"/>
          <w:lang w:val="en-US"/>
        </w:rPr>
        <w:t xml:space="preserve"> </w:t>
      </w:r>
      <w:r>
        <w:rPr>
          <w:rFonts w:cs="Times New Roman"/>
          <w:color w:val="000000" w:themeColor="text1"/>
          <w:szCs w:val="26"/>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Cs w:val="26"/>
        </w:rPr>
        <w:t xml:space="preserve">(ba mươi) </w:t>
      </w:r>
      <w:r>
        <w:rPr>
          <w:rFonts w:cs="Times New Roman"/>
          <w:color w:val="000000" w:themeColor="text1"/>
          <w:szCs w:val="26"/>
        </w:rPr>
        <w:t xml:space="preserve">ngày kể từ ngày xảy ra Sự Kiện Bất Khả Kháng thì Các Bên sẽ cùng nhau bàn bạc về việc chấm dứt hoặc tiếp tục thực hiện Hợp Đồng và giải quyết các hậu quả phát sinh.</w:t>
      </w:r>
    </w:p>
    <w:p w14:paraId="4D87F47D"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98" w:name="_Toc108548843"/>
      <w:bookmarkStart w:id="99" w:name="_Toc512322921"/>
      <w:bookmarkStart w:id="100" w:name="_Toc487118130"/>
      <w:bookmarkStart w:id="101" w:name="_Toc480969788"/>
      <w:r>
        <w:rPr>
          <w:rFonts w:ascii="Times New Roman" w:hAnsi="Times New Roman" w:cs="Times New Roman"/>
          <w:b/>
          <w:bCs/>
          <w:color w:val="000000" w:themeColor="text1"/>
          <w:sz w:val="26"/>
          <w:szCs w:val="26"/>
          <w:lang w:val="en-US"/>
        </w:rPr>
        <w:t xml:space="preserve">ĐIỀU 13. GIẢI QUYẾT TRANH CHẤP</w:t>
      </w:r>
      <w:bookmarkEnd w:id="98"/>
      <w:bookmarkEnd w:id="99"/>
      <w:bookmarkEnd w:id="100"/>
      <w:bookmarkEnd w:id="101"/>
    </w:p>
    <w:p w14:paraId="73BB302E"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13.1.</w:t>
      </w:r>
      <w:r>
        <w:rPr>
          <w:rFonts w:cs="Times New Roman"/>
          <w:color w:val="000000" w:themeColor="text1"/>
          <w:szCs w:val="26"/>
          <w:lang w:val="en-US"/>
        </w:rPr>
        <w:t xml:space="preserve"> </w:t>
      </w:r>
      <w:r>
        <w:rPr>
          <w:rFonts w:cs="Times New Roman"/>
          <w:color w:val="000000" w:themeColor="text1"/>
          <w:szCs w:val="26"/>
        </w:rPr>
        <w:t xml:space="preserve">Khi có tranh chấp phát sinh trong quá trình thực hiện Hợp Đồng, Các Bên sẽ cố gắng thương lượng, đối thoại để giải quyết trên tinh thần thiện chí và xây dựng.</w:t>
      </w:r>
    </w:p>
    <w:p w14:paraId="6F344D9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lang w:val="en-US"/>
        </w:rPr>
        <w:t xml:space="preserve">13.2.</w:t>
      </w:r>
      <w:r>
        <w:rPr>
          <w:rFonts w:cs="Times New Roman"/>
          <w:color w:val="000000" w:themeColor="text1"/>
          <w:szCs w:val="26"/>
          <w:lang w:val="en-US"/>
        </w:rPr>
        <w:t xml:space="preserve"> </w:t>
      </w:r>
      <w:r>
        <w:rPr>
          <w:rFonts w:cs="Times New Roman"/>
          <w:color w:val="000000" w:themeColor="text1"/>
          <w:szCs w:val="26"/>
        </w:rPr>
        <w:t xml:space="preserve">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14:paraId="4490B36E" w14:textId="77777777" w:rsidR="00DA75E6" w:rsidRPr="00043E42" w:rsidRDefault="00000000" w:rsidP="00DC3A3F">
      <w:pPr>
        <w:pStyle w:val="GchudngVBChuyen"/>
        <w:widowControl w:val="0"/>
        <w:numPr>
          <w:ilvl w:val="0"/>
          <w:numId w:val="0"/>
        </w:numPr>
        <w:spacing w:line="276" w:lineRule="auto"/>
        <w:rPr>
          <w:color w:val="000000" w:themeColor="text1"/>
          <w:szCs w:val="26"/>
          <w:lang w:val="vi-VN"/>
        </w:rPr>
      </w:pPr>
      <w:r>
        <w:rPr>
          <w:color w:val="000000" w:themeColor="text1"/>
          <w:szCs w:val="26"/>
          <w:lang w:val="vi-VN"/>
        </w:rPr>
        <w:t xml:space="preserve">Bản án, quyết định có hiệu lực pháp luật của Tòa án là căn cứ buộc các bên phải thực hiện. Mọi án phí và các chi phí liên quan khác do bên thua kiện chịu.</w:t>
      </w:r>
    </w:p>
    <w:p w14:paraId="7E405142"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bookmarkStart w:id="102" w:name="_Toc108548844"/>
      <w:bookmarkStart w:id="103" w:name="_Toc512322922"/>
      <w:bookmarkStart w:id="104" w:name="_Toc487118131"/>
      <w:bookmarkStart w:id="105" w:name="_Toc480969789"/>
      <w:r>
        <w:rPr>
          <w:rFonts w:ascii="Times New Roman" w:hAnsi="Times New Roman" w:cs="Times New Roman"/>
          <w:b/>
          <w:bCs/>
          <w:color w:val="000000" w:themeColor="text1"/>
          <w:sz w:val="26"/>
          <w:szCs w:val="26"/>
          <w:lang w:val="en-US"/>
        </w:rPr>
        <w:t xml:space="preserve">ĐIỀU 14. ĐIỀU KHOẢN CHUNG</w:t>
      </w:r>
      <w:bookmarkEnd w:id="102"/>
      <w:bookmarkEnd w:id="103"/>
      <w:bookmarkEnd w:id="104"/>
      <w:bookmarkEnd w:id="105"/>
    </w:p>
    <w:p w14:paraId="047A4A11"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color w:val="000000" w:themeColor="text1"/>
          <w:szCs w:val="26"/>
          <w:lang w:val="en-US"/>
        </w:rPr>
        <w:t xml:space="preserve">14.1. </w:t>
      </w:r>
      <w:r>
        <w:rPr>
          <w:rFonts w:cs="Times New Roman"/>
          <w:color w:val="000000" w:themeColor="text1"/>
          <w:szCs w:val="26"/>
        </w:rPr>
        <w:t xml:space="preserve">Hai bên cùng cam kết thực hiện nghiêm chỉnh các điều khoản ghi trong Hợp đồng, không bên nào được tự ý đơn phương ngừng việc thực hiện Hợp đồng.</w:t>
      </w:r>
    </w:p>
    <w:p w14:paraId="62780FAB"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14.2.</w:t>
      </w:r>
      <w:r>
        <w:rPr>
          <w:rFonts w:cs="Times New Roman"/>
          <w:bCs/>
          <w:color w:val="000000" w:themeColor="text1"/>
          <w:szCs w:val="26"/>
          <w:lang w:val="en-US"/>
        </w:rPr>
        <w:t xml:space="preserve"> </w:t>
      </w:r>
      <w:r>
        <w:rPr>
          <w:rFonts w:cs="Times New Roman"/>
          <w:bCs/>
          <w:color w:val="000000" w:themeColor="text1"/>
          <w:szCs w:val="26"/>
        </w:rPr>
        <w:t xml:space="preserve">Hợp đồng này cũng như tất cả các tài liệu, thông tin liên quan đến Hợp đồng sẽ được các bên quản lý theo quy định hiện hành của nhà nước về bảo mật.</w:t>
      </w:r>
    </w:p>
    <w:p w14:paraId="32FDF461" w14:textId="77777777" w:rsidR="00DA75E6" w:rsidRPr="00043E42" w:rsidRDefault="00000000" w:rsidP="00DC3A3F">
      <w:pPr>
        <w:widowControl w:val="0"/>
        <w:spacing w:line="276" w:lineRule="auto"/>
        <w:rPr>
          <w:rFonts w:cs="Times New Roman"/>
          <w:bCs/>
          <w:color w:val="000000" w:themeColor="text1"/>
          <w:szCs w:val="26"/>
        </w:rPr>
      </w:pPr>
      <w:r>
        <w:rPr>
          <w:rFonts w:cs="Times New Roman"/>
          <w:b/>
          <w:color w:val="000000" w:themeColor="text1"/>
          <w:szCs w:val="26"/>
          <w:lang w:val="en-US"/>
        </w:rPr>
        <w:t xml:space="preserve">14.3.</w:t>
      </w:r>
      <w:r>
        <w:rPr>
          <w:rFonts w:cs="Times New Roman"/>
          <w:bCs/>
          <w:color w:val="000000" w:themeColor="text1"/>
          <w:szCs w:val="26"/>
          <w:lang w:val="en-US"/>
        </w:rPr>
        <w:t xml:space="preserve"> </w:t>
      </w:r>
      <w:r>
        <w:rPr>
          <w:rFonts w:cs="Times New Roman"/>
          <w:bCs/>
          <w:color w:val="000000" w:themeColor="text1"/>
          <w:szCs w:val="26"/>
        </w:rPr>
        <w:t xml:space="preserve">Hơp đồng và phụ lục là toàn bộ thỏa thuận giữa các bên.</w:t>
      </w:r>
    </w:p>
    <w:p w14:paraId="5394FE3C"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14.4</w:t>
      </w:r>
      <w:r>
        <w:rPr>
          <w:rFonts w:cs="Times New Roman"/>
          <w:bCs/>
          <w:color w:val="000000" w:themeColor="text1"/>
          <w:szCs w:val="26"/>
          <w:lang w:val="en-US"/>
        </w:rPr>
        <w:t xml:space="preserve">. </w:t>
      </w:r>
      <w:r>
        <w:rPr>
          <w:rFonts w:cs="Times New Roman"/>
          <w:bCs/>
          <w:color w:val="000000" w:themeColor="text1"/>
          <w:szCs w:val="26"/>
        </w:rPr>
        <w:t xml:space="preserve">Hợp đồng này được lập thành 04 bản bằng Tiếng Việt có giá trị pháp lý như nhau. Mỗi bên giữ 2 (hai) bản.</w:t>
      </w:r>
    </w:p>
    <w:p w14:paraId="15EA2B33" w14:textId="77777777" w:rsidR="00DA75E6" w:rsidRPr="00043E42" w:rsidRDefault="00000000" w:rsidP="00DC3A3F">
      <w:pPr>
        <w:widowControl w:val="0"/>
        <w:spacing w:line="276" w:lineRule="auto"/>
        <w:rPr>
          <w:rFonts w:cs="Times New Roman"/>
          <w:bCs/>
          <w:color w:val="000000" w:themeColor="text1"/>
          <w:szCs w:val="26"/>
        </w:rPr>
      </w:pPr>
      <w:r>
        <w:rPr>
          <w:rFonts w:cs="Times New Roman"/>
          <w:b/>
          <w:bCs/>
          <w:color w:val="000000" w:themeColor="text1"/>
          <w:szCs w:val="26"/>
          <w:lang w:val="en-US"/>
        </w:rPr>
        <w:t xml:space="preserve">14.5.</w:t>
      </w:r>
      <w:r>
        <w:rPr>
          <w:rFonts w:cs="Times New Roman"/>
          <w:bCs/>
          <w:color w:val="000000" w:themeColor="text1"/>
          <w:szCs w:val="26"/>
          <w:lang w:val="en-US"/>
        </w:rPr>
        <w:t xml:space="preserve"> </w:t>
      </w:r>
      <w:del w:id="9054" w:author="Claude" w:date="2026-10-09T00:00:00Z">
        <w:r>
          <w:rPr>
            <w:rFonts w:cs="Times New Roman"/>
            <w:bCs/>
            <w:color w:val="000000" w:themeColor="text1"/>
            <w:szCs w:val="26"/>
          </w:rPr>
          <w:delText xml:space="preserve">Hợp đồng có hiệu lực kể từ ngày ký.</w:delText>
        </w:r>
      </w:del>
      <w:ins w:id="9055" w:author="Claude" w:date="2026-10-09T00:00:00Z">
        <w:r>
          <w:rPr>
            <w:rFonts w:cs="Times New Roman"/>
            <w:bCs/>
            <w:color w:val="000000" w:themeColor="text1"/>
            <w:szCs w:val="26"/>
          </w:rPr>
          <w:t xml:space="preserve">Hợp đồng có hiệu lực kể từ ngày ký cho đến khi kết thúc toàn bộ Công Việc được Hai Bên ký quyết toán và thanh lý Hợp đồng.</w:t>
        </w:r>
      </w:ins>
      <w:r>
        <w:rPr>
          <w:rFonts w:cs="Times New Roman"/>
          <w:bCs/>
          <w:color w:val="000000" w:themeColor="text1"/>
          <w:szCs w:val="26"/>
        </w:rPr>
        <w:t xml:space="preserve"> Các nội dung chưa thoả thuận trong Hợp đồng này sẽ được áp dụng theo các quy định của pháp luật hiện hành.</w:t>
      </w:r>
    </w:p>
    <w:p w14:paraId="5388107A" w14:textId="77777777" w:rsidR="00DA75E6" w:rsidRPr="00043E42" w:rsidRDefault="00000000" w:rsidP="00DC3A3F">
      <w:pPr>
        <w:widowControl w:val="0"/>
        <w:spacing w:line="276" w:lineRule="auto"/>
        <w:rPr>
          <w:del w:id="9008" w:author="Claude" w:date="2026-10-09T00:00:00Z"/>
          <w:szCs w:val="26"/>
        </w:rPr>
      </w:pPr>
      <w:del w:id="9007" w:author="Claude" w:date="2026-10-09T00:00:00Z">
        <w:r>
          <w:rPr>
            <w:rFonts w:cs="Times New Roman"/>
            <w:bCs/>
            <w:color w:val="000000" w:themeColor="text1"/>
            <w:szCs w:val="26"/>
          </w:rPr>
          <w:delText xml:space="preserve">14.6. Hợp Đồng này thay thế Hợp Đồng Nguyên Tắc kể từ ngày có hiệu lực; Hợp Đồng Nguyên Tắc chấm dứt hiệu lực kể từ thời điểm đó. Khối lượng Bên B đã thực hiện, các khoản Bên A đã tạm ứng, thanh toán theo Hợp Đồng Nguyên Tắc (nếu có) được chuyển tiếp và xác định lại theo Đơn Giá Cố Định và các điều khoản của Hợp Đồng này. Bên B không được yêu cầu hoàn trả tiền đặt cọc Bãi Đổ Thải hoặc bất kỳ khoản thanh toán nào khác theo Hợp Đồng Nguyên Tắc./.</w:delText>
        </w:r>
      </w:del>
    </w:p>
    <w:p w14:paraId="25ED0711" w14:textId="77777777" w:rsidR="00DA75E6" w:rsidRPr="00043E42" w:rsidRDefault="00000000" w:rsidP="00DC3A3F">
      <w:pPr>
        <w:pStyle w:val="Heading3"/>
        <w:spacing w:before="0" w:after="120" w:line="276" w:lineRule="auto"/>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 xml:space="preserve">ĐIỀU 15. PHẠT VI PHẠM VÀ BỒI THƯỜNG THIỆT HẠI</w:t>
      </w:r>
    </w:p>
    <w:p w14:paraId="1134DC7D"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w:t>
      </w:r>
      <w:r>
        <w:rPr>
          <w:rFonts w:cs="Times New Roman"/>
          <w:b/>
          <w:bCs/>
          <w:color w:val="000000" w:themeColor="text1"/>
          <w:szCs w:val="26"/>
          <w:lang w:val="en-US"/>
        </w:rPr>
        <w:t xml:space="preserve">1. </w:t>
      </w:r>
      <w:r>
        <w:rPr>
          <w:rFonts w:cs="Times New Roman"/>
          <w:color w:val="000000" w:themeColor="text1"/>
          <w:szCs w:val="26"/>
        </w:rPr>
        <w:t xml:space="preserve">Mức phạt vi phạm: Khi Bên B vi phạm nghĩa vụ theo Hợp Đồng, Bên B bị phạt vi phạm cho mỗi hành vi vi phạm với mức phạt bằng mức phạt tối đa theo quy định của pháp luật hiện hành về thương mại tại thời điểm xảy ra vi phạm, tính trên giá trị phần nghĩa vụ hợp đồng bị vi phạm xác định theo khoản 15.2.</w:t>
      </w:r>
    </w:p>
    <w:p w14:paraId="33FB5B90"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w:t>
      </w:r>
      <w:r>
        <w:rPr>
          <w:rFonts w:cs="Times New Roman"/>
          <w:b/>
          <w:bCs/>
          <w:color w:val="000000" w:themeColor="text1"/>
          <w:szCs w:val="26"/>
          <w:lang w:val="en-US"/>
        </w:rPr>
        <w:t xml:space="preserve">2.</w:t>
      </w:r>
      <w:r>
        <w:rPr>
          <w:rFonts w:cs="Times New Roman"/>
          <w:b/>
          <w:bCs/>
          <w:color w:val="000000" w:themeColor="text1"/>
          <w:szCs w:val="26"/>
        </w:rPr>
        <w:t xml:space="preserve"> </w:t>
      </w:r>
      <w:r>
        <w:rPr>
          <w:rFonts w:cs="Times New Roman"/>
          <w:color w:val="000000" w:themeColor="text1"/>
          <w:szCs w:val="26"/>
        </w:rPr>
        <w:t xml:space="preserve">Các hành vi bị phạt vi phạm (được xác lập bằng biên bản, hình ảnh, video hoặc văn bản thông báo của Bên A), gồm:</w:t>
      </w:r>
    </w:p>
    <w:p w14:paraId="4CF466F9"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a) Chậm mốc tiến độ chi tiết hoặc thời hạn hoàn thành;</w:t>
      </w:r>
    </w:p>
    <w:p w14:paraId="571F391F"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b) Không huy động đủ thiết bị, nhân lực theo cam kết; tự ý giải tán thiết bị trái khoản 7.1;</w:t>
      </w:r>
    </w:p>
    <w:p w14:paraId="63DF2BDB"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c) Vận chuyển đất ra khỏi công trường khi Hồ sơ Bãi Đổ Thải chưa được phê duyệt; đổ thải không đúng Bãi Đổ Thải đã phê duyệt hoặc không có chứng từ hợp lệ;</w:t>
      </w:r>
    </w:p>
    <w:p w14:paraId="03A26959"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d) Tự ý chở Đất Tái Sử Dụng ra khỏi công trường;</w:t>
      </w:r>
    </w:p>
    <w:p w14:paraId="08B02752"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e) Phương tiện không qua khu vực rửa xe, không che phủ kín thùng; để rơi vãi đất, bùn; chở quá tải, cơi nới thùng hoặc không đủ điều kiện lưu hành;</w:t>
      </w:r>
    </w:p>
    <w:p w14:paraId="68E119CD"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f) Vi phạm an toàn lao động, vệ sinh môi trường, nội quy công trường;</w:t>
      </w:r>
    </w:p>
    <w:p w14:paraId="1EA7C356"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 Không khắc phục vi phạm trong thời hạn Bên A yêu cầu.</w:t>
      </w:r>
    </w:p>
    <w:p w14:paraId="24FD895E" w14:textId="77777777" w:rsidR="00DA75E6" w:rsidRPr="00043E42" w:rsidRDefault="00000000" w:rsidP="00DC3A3F">
      <w:pPr>
        <w:widowControl w:val="0"/>
        <w:tabs>
          <w:tab w:val="left" w:pos="720"/>
        </w:tabs>
        <w:spacing w:line="276" w:lineRule="auto"/>
        <w:rPr>
          <w:rFonts w:cs="Times New Roman"/>
          <w:szCs w:val="26"/>
        </w:rPr>
      </w:pPr>
      <w:r>
        <w:rPr>
          <w:rFonts w:cs="Times New Roman"/>
          <w:color w:val="000000" w:themeColor="text1"/>
          <w:szCs w:val="26"/>
        </w:rPr>
        <w:t xml:space="preserve">Giá trị phần nghĩa vụ bị vi phạm do Bên A xác định trên cơ sở khối lượng và Đơn Giá Cố Định của phần Công Việc liên quan. Mỗi ngày không khắc phục vi phạm sau thời hạn Bên A yêu cầu được tính là một vi phạm riêng.</w:t>
      </w:r>
    </w:p>
    <w:p w14:paraId="2D8BADCC"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15.3</w:t>
      </w:r>
      <w:r>
        <w:rPr>
          <w:rFonts w:cs="Times New Roman"/>
          <w:b/>
          <w:bCs/>
          <w:color w:val="000000" w:themeColor="text1"/>
          <w:szCs w:val="26"/>
          <w:lang w:val="en-US"/>
        </w:rPr>
        <w:t xml:space="preserve">. </w:t>
      </w:r>
      <w:r>
        <w:rPr>
          <w:rFonts w:cs="Times New Roman"/>
          <w:color w:val="000000" w:themeColor="text1"/>
          <w:szCs w:val="26"/>
        </w:rPr>
        <w:t xml:space="preserve">Bồi thường thiệt hại: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p>
    <w:p w14:paraId="62972BFF" w14:textId="77777777" w:rsidR="00DA75E6" w:rsidRPr="00043E42" w:rsidRDefault="00000000" w:rsidP="00DC3A3F">
      <w:pPr>
        <w:widowControl w:val="0"/>
        <w:tabs>
          <w:tab w:val="left" w:pos="720"/>
        </w:tabs>
        <w:spacing w:line="276" w:lineRule="auto"/>
        <w:rPr>
          <w:rFonts w:cs="Times New Roman"/>
          <w:color w:val="000000" w:themeColor="text1"/>
          <w:szCs w:val="26"/>
        </w:rPr>
      </w:pPr>
      <w:r>
        <w:rPr>
          <w:rFonts w:cs="Times New Roman"/>
          <w:b/>
          <w:bCs/>
          <w:color w:val="000000" w:themeColor="text1"/>
          <w:szCs w:val="26"/>
        </w:rPr>
        <w:t xml:space="preserve">15.4</w:t>
      </w:r>
      <w:r>
        <w:rPr>
          <w:rFonts w:cs="Times New Roman"/>
          <w:b/>
          <w:bCs/>
          <w:color w:val="000000" w:themeColor="text1"/>
          <w:szCs w:val="26"/>
          <w:lang w:val="en-US"/>
        </w:rPr>
        <w:t xml:space="preserve">. </w:t>
      </w:r>
      <w:r>
        <w:rPr>
          <w:rFonts w:cs="Times New Roman"/>
          <w:color w:val="000000" w:themeColor="text1"/>
          <w:szCs w:val="26"/>
        </w:rPr>
        <w:t xml:space="preserve">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2B365914" w14:textId="23B2E719" w:rsidR="00DA75E6" w:rsidRPr="00043E42" w:rsidRDefault="00000000" w:rsidP="00DC3A3F">
      <w:pPr>
        <w:widowControl w:val="0"/>
        <w:tabs>
          <w:tab w:val="left" w:pos="720"/>
        </w:tabs>
        <w:spacing w:line="276" w:lineRule="auto"/>
        <w:rPr>
          <w:rFonts w:cs="Times New Roman"/>
          <w:color w:val="000000" w:themeColor="text1"/>
          <w:szCs w:val="26"/>
          <w:lang w:val="en-US"/>
        </w:rPr>
      </w:pPr>
      <w:r>
        <w:rPr>
          <w:rFonts w:cs="Times New Roman"/>
          <w:b/>
          <w:bCs/>
          <w:color w:val="000000" w:themeColor="text1"/>
          <w:szCs w:val="26"/>
        </w:rPr>
        <w:t xml:space="preserve">15.5</w:t>
      </w:r>
      <w:r>
        <w:rPr>
          <w:rFonts w:cs="Times New Roman"/>
          <w:b/>
          <w:bCs/>
          <w:color w:val="000000" w:themeColor="text1"/>
          <w:szCs w:val="26"/>
          <w:lang w:val="en-US"/>
        </w:rPr>
        <w:t xml:space="preserve">. </w:t>
      </w:r>
      <w:r>
        <w:rPr>
          <w:rFonts w:cs="Times New Roman"/>
          <w:color w:val="000000" w:themeColor="text1"/>
          <w:szCs w:val="26"/>
        </w:rPr>
        <w:t xml:space="preserve">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043E42" w14:paraId="1D2E3621" w14:textId="77777777">
        <w:trPr>
          <w:trHeight w:val="80"/>
          <w:jc w:val="center"/>
        </w:trPr>
        <w:tc>
          <w:tcPr>
            <w:tcW w:w="4330" w:type="dxa"/>
          </w:tcPr>
          <w:p w14:paraId="5F0418D3" w14:textId="77777777" w:rsidR="00DA75E6" w:rsidRPr="00043E42" w:rsidRDefault="00000000" w:rsidP="00DC3A3F">
            <w:pPr>
              <w:spacing w:line="276" w:lineRule="auto"/>
              <w:jc w:val="center"/>
              <w:rPr>
                <w:rFonts w:cs="Times New Roman"/>
                <w:b/>
                <w:color w:val="000000" w:themeColor="text1"/>
                <w:szCs w:val="26"/>
              </w:rPr>
            </w:pPr>
            <w:r>
              <w:rPr>
                <w:rFonts w:cs="Times New Roman"/>
                <w:b/>
                <w:color w:val="000000" w:themeColor="text1"/>
                <w:szCs w:val="26"/>
              </w:rPr>
              <w:t xml:space="preserve">ĐẠI DIỆN BÊN A</w:t>
            </w:r>
          </w:p>
        </w:tc>
        <w:tc>
          <w:tcPr>
            <w:tcW w:w="4860" w:type="dxa"/>
          </w:tcPr>
          <w:p w14:paraId="3B393836" w14:textId="77777777" w:rsidR="00DA75E6" w:rsidRPr="00043E42" w:rsidRDefault="00000000" w:rsidP="00DC3A3F">
            <w:pPr>
              <w:spacing w:line="276" w:lineRule="auto"/>
              <w:jc w:val="center"/>
              <w:rPr>
                <w:rFonts w:cs="Times New Roman"/>
                <w:b/>
                <w:color w:val="000000" w:themeColor="text1"/>
                <w:szCs w:val="26"/>
              </w:rPr>
            </w:pPr>
            <w:r>
              <w:rPr>
                <w:rFonts w:cs="Times New Roman"/>
                <w:b/>
                <w:color w:val="000000" w:themeColor="text1"/>
                <w:szCs w:val="26"/>
              </w:rPr>
              <w:t xml:space="preserve">ĐẠI DIỆN BÊN B</w:t>
            </w:r>
          </w:p>
        </w:tc>
      </w:tr>
    </w:tbl>
    <w:p w14:paraId="10DF408C" w14:textId="77777777" w:rsidR="00DA75E6" w:rsidRPr="00043E42" w:rsidRDefault="00DA75E6" w:rsidP="00DC3A3F">
      <w:pPr>
        <w:keepNext/>
        <w:widowControl w:val="0"/>
        <w:spacing w:line="276" w:lineRule="auto"/>
        <w:rPr>
          <w:rFonts w:cs="Times New Roman"/>
          <w:b/>
          <w:bCs/>
          <w:color w:val="000000" w:themeColor="text1"/>
          <w:szCs w:val="26"/>
        </w:rPr>
      </w:pPr>
    </w:p>
    <w:sectPr w:rsidR="00DA75E6" w:rsidRPr="00043E42" w:rsidSect="00043E42">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FD12" w14:textId="77777777" w:rsidR="00357B8E" w:rsidRDefault="00357B8E">
      <w:pPr>
        <w:spacing w:after="0"/>
      </w:pPr>
      <w:r>
        <w:separator/>
      </w:r>
    </w:p>
  </w:endnote>
  <w:endnote w:type="continuationSeparator" w:id="0">
    <w:p w14:paraId="04193C4D" w14:textId="77777777" w:rsidR="00357B8E" w:rsidRDefault="00357B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264996"/>
      <w:docPartObj>
        <w:docPartGallery w:val="Page Numbers (Bottom of Page)"/>
        <w:docPartUnique/>
      </w:docPartObj>
    </w:sdtPr>
    <w:sdtEndPr>
      <w:rPr>
        <w:noProof/>
      </w:rPr>
    </w:sdtEndPr>
    <w:sdtContent>
      <w:p w14:paraId="0D523E10" w14:textId="77777777" w:rsidR="00B65649" w:rsidRDefault="00B656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23A728" w14:textId="77777777"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AE7E" w14:textId="77777777" w:rsidR="00DA75E6" w:rsidRDefault="00000000">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7C29" w14:textId="77777777" w:rsidR="00357B8E" w:rsidRDefault="00357B8E">
      <w:pPr>
        <w:spacing w:after="0"/>
      </w:pPr>
      <w:r>
        <w:separator/>
      </w:r>
    </w:p>
  </w:footnote>
  <w:footnote w:type="continuationSeparator" w:id="0">
    <w:p w14:paraId="732E2CE6" w14:textId="77777777" w:rsidR="00357B8E" w:rsidRDefault="00357B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0"/>
        </w:tabs>
        <w:ind w:left="71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16cid:durableId="248999893">
    <w:abstractNumId w:val="5"/>
  </w:num>
  <w:num w:numId="2" w16cid:durableId="2047177003">
    <w:abstractNumId w:val="15"/>
  </w:num>
  <w:num w:numId="3" w16cid:durableId="943267485">
    <w:abstractNumId w:val="13"/>
  </w:num>
  <w:num w:numId="4" w16cid:durableId="324019744">
    <w:abstractNumId w:val="1"/>
  </w:num>
  <w:num w:numId="5" w16cid:durableId="724571002">
    <w:abstractNumId w:val="17"/>
  </w:num>
  <w:num w:numId="6" w16cid:durableId="552157925">
    <w:abstractNumId w:val="14"/>
  </w:num>
  <w:num w:numId="7" w16cid:durableId="200943109">
    <w:abstractNumId w:val="11"/>
  </w:num>
  <w:num w:numId="8" w16cid:durableId="19479588">
    <w:abstractNumId w:val="2"/>
  </w:num>
  <w:num w:numId="9" w16cid:durableId="1933320649">
    <w:abstractNumId w:val="6"/>
  </w:num>
  <w:num w:numId="10" w16cid:durableId="1509247408">
    <w:abstractNumId w:val="18"/>
  </w:num>
  <w:num w:numId="11" w16cid:durableId="453254509">
    <w:abstractNumId w:val="4"/>
  </w:num>
  <w:num w:numId="12" w16cid:durableId="1894191362">
    <w:abstractNumId w:val="7"/>
  </w:num>
  <w:num w:numId="13" w16cid:durableId="204949072">
    <w:abstractNumId w:val="10"/>
  </w:num>
  <w:num w:numId="14" w16cid:durableId="948974436">
    <w:abstractNumId w:val="19"/>
  </w:num>
  <w:num w:numId="15" w16cid:durableId="2112122685">
    <w:abstractNumId w:val="8"/>
  </w:num>
  <w:num w:numId="16" w16cid:durableId="1530334963">
    <w:abstractNumId w:val="9"/>
  </w:num>
  <w:num w:numId="17" w16cid:durableId="1851604324">
    <w:abstractNumId w:val="12"/>
  </w:num>
  <w:num w:numId="18" w16cid:durableId="928737755">
    <w:abstractNumId w:val="11"/>
    <w:lvlOverride w:ilvl="0">
      <w:startOverride w:val="1"/>
    </w:lvlOverride>
  </w:num>
  <w:num w:numId="19" w16cid:durableId="691151181">
    <w:abstractNumId w:val="11"/>
  </w:num>
  <w:num w:numId="20" w16cid:durableId="1581136257">
    <w:abstractNumId w:val="11"/>
    <w:lvlOverride w:ilvl="0">
      <w:startOverride w:val="1"/>
    </w:lvlOverride>
  </w:num>
  <w:num w:numId="21" w16cid:durableId="1365516518">
    <w:abstractNumId w:val="11"/>
  </w:num>
  <w:num w:numId="22" w16cid:durableId="320040489">
    <w:abstractNumId w:val="11"/>
    <w:lvlOverride w:ilvl="0">
      <w:startOverride w:val="1"/>
    </w:lvlOverride>
  </w:num>
  <w:num w:numId="23" w16cid:durableId="1687051485">
    <w:abstractNumId w:val="11"/>
    <w:lvlOverride w:ilvl="0">
      <w:startOverride w:val="1"/>
    </w:lvlOverride>
  </w:num>
  <w:num w:numId="24" w16cid:durableId="721907800">
    <w:abstractNumId w:val="11"/>
  </w:num>
  <w:num w:numId="25" w16cid:durableId="1990984506">
    <w:abstractNumId w:val="11"/>
  </w:num>
  <w:num w:numId="26" w16cid:durableId="588660558">
    <w:abstractNumId w:val="11"/>
    <w:lvlOverride w:ilvl="0">
      <w:startOverride w:val="1"/>
    </w:lvlOverride>
  </w:num>
  <w:num w:numId="27" w16cid:durableId="475798349">
    <w:abstractNumId w:val="11"/>
  </w:num>
  <w:num w:numId="28" w16cid:durableId="1455565180">
    <w:abstractNumId w:val="11"/>
  </w:num>
  <w:num w:numId="29" w16cid:durableId="785540298">
    <w:abstractNumId w:val="11"/>
  </w:num>
  <w:num w:numId="30" w16cid:durableId="44260489">
    <w:abstractNumId w:val="11"/>
  </w:num>
  <w:num w:numId="31" w16cid:durableId="932669837">
    <w:abstractNumId w:val="11"/>
  </w:num>
  <w:num w:numId="32" w16cid:durableId="929122725">
    <w:abstractNumId w:val="11"/>
  </w:num>
  <w:num w:numId="33" w16cid:durableId="498236747">
    <w:abstractNumId w:val="11"/>
  </w:num>
  <w:num w:numId="34" w16cid:durableId="188838046">
    <w:abstractNumId w:val="11"/>
  </w:num>
  <w:num w:numId="35" w16cid:durableId="743069995">
    <w:abstractNumId w:val="11"/>
  </w:num>
  <w:num w:numId="36" w16cid:durableId="1106198599">
    <w:abstractNumId w:val="11"/>
  </w:num>
  <w:num w:numId="37" w16cid:durableId="379280042">
    <w:abstractNumId w:val="11"/>
  </w:num>
  <w:num w:numId="38" w16cid:durableId="1579899051">
    <w:abstractNumId w:val="11"/>
  </w:num>
  <w:num w:numId="39" w16cid:durableId="1832022453">
    <w:abstractNumId w:val="11"/>
  </w:num>
  <w:num w:numId="40" w16cid:durableId="1833832413">
    <w:abstractNumId w:val="11"/>
    <w:lvlOverride w:ilvl="0">
      <w:startOverride w:val="1"/>
    </w:lvlOverride>
  </w:num>
  <w:num w:numId="41" w16cid:durableId="538054143">
    <w:abstractNumId w:val="11"/>
    <w:lvlOverride w:ilvl="0">
      <w:startOverride w:val="1"/>
    </w:lvlOverride>
  </w:num>
  <w:num w:numId="42" w16cid:durableId="295725374">
    <w:abstractNumId w:val="16"/>
    <w:lvlOverride w:ilvl="0">
      <w:startOverride w:val="1"/>
    </w:lvlOverride>
  </w:num>
  <w:num w:numId="43" w16cid:durableId="1523587535">
    <w:abstractNumId w:val="7"/>
    <w:lvlOverride w:ilvl="0">
      <w:startOverride w:val="1"/>
    </w:lvlOverride>
  </w:num>
  <w:num w:numId="44" w16cid:durableId="2005929715">
    <w:abstractNumId w:val="10"/>
    <w:lvlOverride w:ilvl="0">
      <w:startOverride w:val="1"/>
    </w:lvlOverride>
  </w:num>
  <w:num w:numId="45" w16cid:durableId="1083793479">
    <w:abstractNumId w:val="19"/>
    <w:lvlOverride w:ilvl="0">
      <w:startOverride w:val="1"/>
    </w:lvlOverride>
  </w:num>
  <w:num w:numId="46" w16cid:durableId="486211814">
    <w:abstractNumId w:val="3"/>
  </w:num>
  <w:num w:numId="47" w16cid:durableId="864443647">
    <w:abstractNumId w:val="0"/>
  </w:num>
  <w:num w:numId="48" w16cid:durableId="1506090833">
    <w:abstractNumId w:val="17"/>
  </w:num>
  <w:num w:numId="49" w16cid:durableId="744649729">
    <w:abstractNumId w:val="17"/>
  </w:num>
  <w:num w:numId="50" w16cid:durableId="1895119528">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E6"/>
    <w:rsid w:val="00043E42"/>
    <w:rsid w:val="000C4375"/>
    <w:rsid w:val="001022DB"/>
    <w:rsid w:val="001F124F"/>
    <w:rsid w:val="00292049"/>
    <w:rsid w:val="002E5C30"/>
    <w:rsid w:val="00313BF0"/>
    <w:rsid w:val="00357B8E"/>
    <w:rsid w:val="003C1A73"/>
    <w:rsid w:val="003D6EDC"/>
    <w:rsid w:val="004B2CDB"/>
    <w:rsid w:val="00590671"/>
    <w:rsid w:val="007E5AF3"/>
    <w:rsid w:val="00893466"/>
    <w:rsid w:val="008D43BC"/>
    <w:rsid w:val="00960BBE"/>
    <w:rsid w:val="00963406"/>
    <w:rsid w:val="009B0DBF"/>
    <w:rsid w:val="009F64D6"/>
    <w:rsid w:val="00A32672"/>
    <w:rsid w:val="00B65649"/>
    <w:rsid w:val="00B82222"/>
    <w:rsid w:val="00B86B72"/>
    <w:rsid w:val="00C568B3"/>
    <w:rsid w:val="00CB2493"/>
    <w:rsid w:val="00D84516"/>
    <w:rsid w:val="00DA75E6"/>
    <w:rsid w:val="00DC3A3F"/>
    <w:rsid w:val="00EC6931"/>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7082C"/>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77DCA-3627-481B-92FB-B308795A8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9191</Words>
  <Characters>52391</Characters>
  <Application>Microsoft Office Word</Application>
  <DocSecurity>0</DocSecurity>
  <Lines>436</Lines>
  <Paragraphs>122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2</cp:revision>
  <dcterms:created xsi:type="dcterms:W3CDTF">2026-10-02T08:34:00Z</dcterms:created>
  <dcterms:modified xsi:type="dcterms:W3CDTF">2026-10-02T08:34:00Z</dcterms:modified>
  <dc:language>en-US</dc:language>
</cp:coreProperties>
</file>