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302315" w:rsidRDefault="00D94D6D" w:rsidP="007A44B1">
      <w:pPr>
        <w:pageBreakBefore/>
        <w:spacing w:after="120" w:line="276" w:lineRule="auto"/>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14:paraId="0602B434" w14:textId="75C7764C" w:rsidR="00D94D6D" w:rsidRPr="00302315" w:rsidRDefault="00D107CC" w:rsidP="007A44B1">
      <w:pPr>
        <w:spacing w:after="120" w:line="276" w:lineRule="auto"/>
        <w:jc w:val="center"/>
        <w:rPr>
          <w:rFonts w:ascii="Times New Roman" w:hAnsi="Times New Roman"/>
          <w:b/>
          <w:sz w:val="26"/>
          <w:szCs w:val="26"/>
          <w:lang w:val="pt-BR"/>
        </w:rPr>
      </w:pPr>
      <w:r>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Pr>
          <w:rFonts w:ascii="Times New Roman" w:hAnsi="Times New Roman"/>
          <w:b/>
          <w:sz w:val="26"/>
          <w:szCs w:val="26"/>
          <w:lang w:val="pt-BR"/>
        </w:rPr>
        <w:t>Độc lập – Tự do – Hạnh phúc</w:t>
      </w:r>
    </w:p>
    <w:p w14:paraId="30C7E73D" w14:textId="60612F1A" w:rsidR="00D94D6D" w:rsidRPr="00302315" w:rsidRDefault="00D94D6D" w:rsidP="007A44B1">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 xml:space="preserve">Hà Nội, </w:t>
      </w:r>
      <w:del w:id="9001" w:author="VNCN E&amp;C" w:date="2026-10-06T08:00:00Z">
        <w:r>
          <w:rPr>
            <w:rFonts w:ascii="Times New Roman" w:hAnsi="Times New Roman"/>
            <w:i/>
            <w:sz w:val="26"/>
            <w:szCs w:val="26"/>
            <w:highlight w:val="yellow"/>
            <w:lang w:val="pt-BR"/>
          </w:rPr>
          <w:delText>ngày .... tháng ...</w:delText>
        </w:r>
        <w:r>
          <w:rPr>
            <w:rFonts w:ascii="Times New Roman" w:hAnsi="Times New Roman"/>
            <w:i/>
            <w:sz w:val="26"/>
            <w:szCs w:val="26"/>
            <w:lang w:val="pt-BR"/>
          </w:rPr>
          <w:delText xml:space="preserve"> năm</w:delText>
        </w:r>
      </w:del>
      <w:ins w:id="9002" w:author="VNCN E&amp;C" w:date="2026-10-06T08:00:00Z">
        <w:r>
          <w:rPr>
            <w:rFonts w:ascii="Times New Roman" w:hAnsi="Times New Roman"/>
            <w:i/>
            <w:sz w:val="26"/>
            <w:szCs w:val="26"/>
            <w:lang w:val="pt-BR"/>
          </w:rPr>
          <w:t xml:space="preserve">ngày </w:t>
        </w:r>
        <w:r>
          <w:rPr>
            <w:rFonts w:ascii="Times New Roman" w:hAnsi="Times New Roman"/>
            <w:i/>
            <w:sz w:val="26"/>
            <w:szCs w:val="26"/>
            <w:highlight w:val="yellow"/>
            <w:lang w:val="pt-BR"/>
          </w:rPr>
          <w:t xml:space="preserve">……</w:t>
        </w:r>
        <w:r>
          <w:rPr>
            <w:rFonts w:ascii="Times New Roman" w:hAnsi="Times New Roman"/>
            <w:i/>
            <w:sz w:val="26"/>
            <w:szCs w:val="26"/>
            <w:lang w:val="pt-BR"/>
          </w:rPr>
          <w:t xml:space="preserve"> tháng 10 năm</w:t>
        </w:r>
      </w:ins>
      <w:r>
        <w:rPr>
          <w:rFonts w:ascii="Times New Roman" w:hAnsi="Times New Roman"/>
          <w:i/>
          <w:sz w:val="26"/>
          <w:szCs w:val="26"/>
          <w:lang w:val="pt-BR"/>
        </w:rPr>
        <w:t xml:space="preserve"> 2026</w:t>
      </w:r>
    </w:p>
    <w:p w14:paraId="7FFED969" w14:textId="77777777" w:rsidR="00D94D6D" w:rsidRPr="00302315" w:rsidRDefault="00D94D6D" w:rsidP="007A44B1">
      <w:pPr>
        <w:spacing w:after="120" w:line="276" w:lineRule="auto"/>
        <w:rPr>
          <w:rFonts w:ascii="Times New Roman" w:hAnsi="Times New Roman"/>
          <w:sz w:val="26"/>
          <w:szCs w:val="26"/>
          <w:u w:val="single"/>
          <w:lang w:val="pt-BR"/>
        </w:rPr>
      </w:pPr>
    </w:p>
    <w:p w14:paraId="6EE79192" w14:textId="77777777" w:rsidR="00D94D6D" w:rsidRPr="00302315" w:rsidRDefault="00D94D6D" w:rsidP="007A44B1">
      <w:pPr>
        <w:spacing w:after="120" w:line="276" w:lineRule="auto"/>
        <w:rPr>
          <w:rFonts w:ascii="Times New Roman" w:hAnsi="Times New Roman"/>
          <w:sz w:val="26"/>
          <w:szCs w:val="26"/>
          <w:u w:val="single"/>
          <w:lang w:val="pt-BR"/>
        </w:rPr>
      </w:pPr>
    </w:p>
    <w:p w14:paraId="44C874C4" w14:textId="77777777" w:rsidR="00D94D6D" w:rsidRPr="00302315" w:rsidRDefault="00D94D6D" w:rsidP="007A44B1">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9345E3D" w14:textId="00123B13" w:rsidR="00D94D6D" w:rsidRPr="00302315" w:rsidRDefault="00D94D6D" w:rsidP="007A44B1">
      <w:pPr>
        <w:spacing w:after="120" w:line="276" w:lineRule="auto"/>
        <w:jc w:val="center"/>
        <w:rPr>
          <w:rFonts w:ascii="Times New Roman" w:hAnsi="Times New Roman"/>
          <w:i/>
          <w:sz w:val="26"/>
          <w:szCs w:val="26"/>
          <w:lang w:val="pt-BR"/>
        </w:rPr>
      </w:pPr>
      <w:r>
        <w:rPr>
          <w:rFonts w:ascii="Times New Roman" w:hAnsi="Times New Roman"/>
          <w:i/>
          <w:sz w:val="26"/>
          <w:szCs w:val="26"/>
          <w:lang w:val="pt-BR"/>
        </w:rPr>
        <w:t xml:space="preserve">Số:     </w:t>
      </w:r>
      <w:del w:id="9003" w:author="VNCN E&amp;C" w:date="2026-10-06T08:00:00Z">
        <w:r>
          <w:rPr>
            <w:rFonts w:ascii="Times New Roman" w:hAnsi="Times New Roman"/>
            <w:i/>
            <w:sz w:val="26"/>
            <w:szCs w:val="26"/>
            <w:highlight w:val="yellow"/>
            <w:lang w:val="pt-BR"/>
          </w:rPr>
          <w:delText>......</w:delText>
        </w:r>
        <w:r>
          <w:rPr>
            <w:rFonts w:ascii="Times New Roman" w:hAnsi="Times New Roman"/>
            <w:i/>
            <w:sz w:val="26"/>
            <w:szCs w:val="26"/>
            <w:lang w:val="pt-BR"/>
          </w:rPr>
          <w:delText xml:space="preserve">   /2026-HĐXD/</w:delText>
        </w:r>
        <w:r>
          <w:rPr>
            <w:rFonts w:ascii="Times New Roman" w:hAnsi="Times New Roman"/>
            <w:i/>
            <w:sz w:val="26"/>
            <w:szCs w:val="26"/>
            <w:highlight w:val="yellow"/>
            <w:lang w:val="pt-BR"/>
          </w:rPr>
          <w:delText>VNCNEC</w:delText>
        </w:r>
        <w:r>
          <w:rPr>
            <w:rFonts w:ascii="Times New Roman" w:hAnsi="Times New Roman"/>
            <w:i/>
            <w:sz w:val="26"/>
            <w:szCs w:val="26"/>
            <w:lang w:val="pt-BR"/>
          </w:rPr>
          <w:delText>-......</w:delText>
        </w:r>
      </w:del>
      <w:ins w:id="9004" w:author="VNCN E&amp;C" w:date="2026-10-06T08:00:00Z">
        <w:r>
          <w:rPr>
            <w:rFonts w:ascii="Times New Roman" w:hAnsi="Times New Roman"/>
            <w:i/>
            <w:sz w:val="26"/>
            <w:szCs w:val="26"/>
            <w:highlight w:val="yellow"/>
            <w:lang w:val="pt-BR"/>
          </w:rPr>
          <w:t xml:space="preserve">……</w:t>
        </w:r>
        <w:r>
          <w:rPr>
            <w:rFonts w:ascii="Times New Roman" w:hAnsi="Times New Roman"/>
            <w:i/>
            <w:sz w:val="26"/>
            <w:szCs w:val="26"/>
            <w:lang w:val="pt-BR"/>
          </w:rPr>
          <w:t xml:space="preserve">/2026/HĐXD/VNCNEC-PH</w:t>
        </w:r>
      </w:ins>
    </w:p>
    <w:p w14:paraId="49103E99" w14:textId="77777777" w:rsidR="00D94D6D" w:rsidRPr="00302315" w:rsidRDefault="00D94D6D" w:rsidP="007A44B1">
      <w:pPr>
        <w:spacing w:after="120" w:line="276" w:lineRule="auto"/>
        <w:jc w:val="center"/>
        <w:rPr>
          <w:rFonts w:ascii="Times New Roman" w:hAnsi="Times New Roman"/>
          <w:i/>
          <w:sz w:val="26"/>
          <w:szCs w:val="26"/>
          <w:lang w:val="pt-BR"/>
        </w:rPr>
      </w:pPr>
    </w:p>
    <w:p w14:paraId="0F3E57C4" w14:textId="77777777" w:rsidR="00D94D6D" w:rsidRPr="00302315" w:rsidRDefault="00D94D6D" w:rsidP="007A44B1">
      <w:pPr>
        <w:spacing w:after="120" w:line="276" w:lineRule="auto"/>
        <w:rPr>
          <w:rFonts w:ascii="Times New Roman" w:hAnsi="Times New Roman"/>
          <w:sz w:val="26"/>
          <w:szCs w:val="26"/>
          <w:lang w:val="pt-BR"/>
        </w:rPr>
      </w:pPr>
    </w:p>
    <w:p w14:paraId="65B9A80F" w14:textId="77777777" w:rsidR="00D94D6D" w:rsidRPr="00302315" w:rsidRDefault="00D94D6D" w:rsidP="007A44B1">
      <w:pPr>
        <w:pStyle w:val="Style"/>
        <w:spacing w:after="120" w:line="276" w:lineRule="auto"/>
        <w:jc w:val="both"/>
        <w:rPr>
          <w:sz w:val="26"/>
          <w:szCs w:val="26"/>
          <w:lang w:val="pt-BR"/>
        </w:rPr>
      </w:pPr>
    </w:p>
    <w:p w14:paraId="1E712796" w14:textId="5670E5F3" w:rsidR="00D94D6D" w:rsidRPr="00302315" w:rsidRDefault="00D94D6D" w:rsidP="007A44B1">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Gói thầu P</w:t>
      </w:r>
      <w:r>
        <w:rPr>
          <w:rFonts w:ascii="Times New Roman" w:hAnsi="Times New Roman"/>
          <w:b/>
          <w:bCs/>
          <w:sz w:val="26"/>
          <w:szCs w:val="26"/>
          <w:lang w:val="vi-VN"/>
        </w:rPr>
        <w:t>.001</w:t>
      </w:r>
      <w:r>
        <w:rPr>
          <w:rFonts w:ascii="Times New Roman" w:hAnsi="Times New Roman"/>
          <w:b/>
          <w:bCs/>
          <w:sz w:val="26"/>
          <w:szCs w:val="26"/>
          <w:lang w:val="pt-BR"/>
        </w:rPr>
        <w:t xml:space="preserve">: </w:t>
      </w:r>
      <w:r>
        <w:rPr>
          <w:rFonts w:ascii="Times New Roman" w:hAnsi="Times New Roman"/>
          <w:b/>
          <w:bCs/>
          <w:sz w:val="26"/>
          <w:szCs w:val="26"/>
          <w:lang w:val="pt-BR"/>
        </w:rPr>
        <w:tab/>
      </w:r>
      <w:r>
        <w:rPr>
          <w:rFonts w:ascii="Times New Roman" w:hAnsi="Times New Roman"/>
          <w:b/>
          <w:bCs/>
          <w:sz w:val="26"/>
          <w:szCs w:val="26"/>
          <w:lang w:val="pt-BR"/>
        </w:rPr>
        <w:tab/>
      </w:r>
      <w:del w:id="9005" w:author="VNCN E&amp;C" w:date="2026-10-06T08:00:00Z">
        <w:r>
          <w:rPr>
            <w:rFonts w:ascii="Times New Roman" w:hAnsi="Times New Roman"/>
            <w:b/>
            <w:bCs/>
            <w:sz w:val="26"/>
            <w:szCs w:val="26"/>
            <w:lang w:val="pt-BR"/>
          </w:rPr>
          <w:delText xml:space="preserve">Thi công công tác đất, cừ, văng chống, thi công kết cấu phần ngầm, hoàn thiện ướt phần ngầm (chống mối, chống thấm, xây, trát, ốp, lát, sơn, bả,..)</w:delText>
        </w:r>
      </w:del>
      <w:ins w:id="9006" w:author="VNCN E&amp;C" w:date="2026-10-06T08:00:00Z">
        <w:r>
          <w:rPr>
            <w:rFonts w:ascii="Times New Roman" w:hAnsi="Times New Roman"/>
            <w:b/>
            <w:bCs/>
            <w:sz w:val="26"/>
            <w:szCs w:val="26"/>
            <w:lang w:val="pt-BR"/>
          </w:rPr>
          <w:t xml:space="preserve">Thi công công tác đất, cừ, văng chống và biện pháp thi công phục vụ; thi công toàn bộ kết cấu phần ngầm (bao gồm các bể nước sinh hoạt, bể PCCC, bể XLNT) và chống thấm phần ngầm, từ móng đến cốt ±0,000</w:t>
        </w:r>
      </w:ins>
      <w:r>
        <w:rPr>
          <w:rFonts w:ascii="Times New Roman" w:hAnsi="Times New Roman"/>
          <w:b/>
          <w:bCs/>
          <w:sz w:val="26"/>
          <w:szCs w:val="26"/>
          <w:lang w:val="pt-BR"/>
        </w:rPr>
        <w:t xml:space="preserve"> cho khối nhà ở xã hội CT1.2 và CT2 (CT2.1, CT2.2, CT2.3) </w:t>
      </w:r>
    </w:p>
    <w:p w14:paraId="76085AB0" w14:textId="77777777" w:rsidR="00D94D6D" w:rsidRPr="00302315" w:rsidRDefault="00D94D6D" w:rsidP="007A44B1">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14:paraId="398C10CB" w14:textId="77777777" w:rsidR="00D94D6D" w:rsidRPr="00302315" w:rsidRDefault="00D94D6D" w:rsidP="007A44B1">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14:paraId="4D6D0327" w14:textId="77777777" w:rsidR="00D94D6D" w:rsidRPr="00302315" w:rsidRDefault="00D94D6D" w:rsidP="007A44B1">
      <w:pPr>
        <w:spacing w:after="120" w:line="276" w:lineRule="auto"/>
        <w:rPr>
          <w:rFonts w:ascii="Times New Roman" w:hAnsi="Times New Roman"/>
          <w:b/>
          <w:bCs/>
          <w:sz w:val="26"/>
          <w:szCs w:val="26"/>
          <w:lang w:val="es-ES"/>
        </w:rPr>
      </w:pPr>
    </w:p>
    <w:p w14:paraId="6A1ECCFA" w14:textId="77777777" w:rsidR="00D94D6D" w:rsidRPr="00302315" w:rsidRDefault="00D94D6D" w:rsidP="007A44B1">
      <w:pPr>
        <w:spacing w:after="120" w:line="276" w:lineRule="auto"/>
        <w:jc w:val="center"/>
        <w:rPr>
          <w:rFonts w:ascii="Times New Roman" w:hAnsi="Times New Roman"/>
          <w:sz w:val="26"/>
          <w:szCs w:val="26"/>
          <w:lang w:val="pt-BR"/>
        </w:rPr>
      </w:pPr>
    </w:p>
    <w:p w14:paraId="3AAA7C8B" w14:textId="77777777" w:rsidR="00D94D6D" w:rsidRPr="00302315" w:rsidRDefault="00D94D6D" w:rsidP="007A44B1">
      <w:pPr>
        <w:spacing w:after="120" w:line="276" w:lineRule="auto"/>
        <w:jc w:val="center"/>
        <w:rPr>
          <w:rFonts w:ascii="Times New Roman" w:hAnsi="Times New Roman"/>
          <w:sz w:val="26"/>
          <w:szCs w:val="26"/>
          <w:lang w:val="pt-BR"/>
        </w:rPr>
      </w:pPr>
    </w:p>
    <w:p w14:paraId="3978C5A6"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69435362" w14:textId="77777777" w:rsidR="00D94D6D" w:rsidRPr="00302315" w:rsidRDefault="00D94D6D" w:rsidP="007A44B1">
      <w:pPr>
        <w:spacing w:after="120" w:line="276" w:lineRule="auto"/>
        <w:rPr>
          <w:rFonts w:ascii="Times New Roman" w:hAnsi="Times New Roman"/>
          <w:sz w:val="26"/>
          <w:szCs w:val="26"/>
          <w:lang w:val="pt-BR"/>
        </w:rPr>
      </w:pPr>
    </w:p>
    <w:p w14:paraId="56E2CDE3"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015DE6" w14:textId="77777777" w:rsidR="00D94D6D" w:rsidRPr="00302315" w:rsidRDefault="00D94D6D" w:rsidP="007A44B1">
      <w:pPr>
        <w:spacing w:after="120" w:line="276" w:lineRule="auto"/>
        <w:jc w:val="center"/>
        <w:rPr>
          <w:rFonts w:ascii="Times New Roman" w:hAnsi="Times New Roman"/>
          <w:sz w:val="26"/>
          <w:szCs w:val="26"/>
          <w:lang w:val="pt-BR"/>
        </w:rPr>
      </w:pPr>
    </w:p>
    <w:p w14:paraId="0D7C11A1"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0996FFDA" w14:textId="77777777" w:rsidR="00D94D6D" w:rsidRPr="00302315" w:rsidRDefault="00D94D6D" w:rsidP="007A44B1">
      <w:pPr>
        <w:spacing w:after="120" w:line="276" w:lineRule="auto"/>
        <w:jc w:val="center"/>
        <w:rPr>
          <w:rFonts w:ascii="Times New Roman" w:hAnsi="Times New Roman"/>
          <w:sz w:val="26"/>
          <w:szCs w:val="26"/>
          <w:lang w:val="vi-VN"/>
        </w:rPr>
      </w:pPr>
      <w:r>
        <w:rPr>
          <w:rFonts w:ascii="Times New Roman" w:hAnsi="Times New Roman"/>
          <w:b/>
          <w:sz w:val="26"/>
          <w:szCs w:val="26"/>
          <w:highlight w:val="yellow"/>
          <w:lang w:val="pt-BR"/>
        </w:rPr>
        <w:t xml:space="preserve">CÔNG TY </w:t>
      </w:r>
      <w:del w:id="9007" w:author="VNCN E&amp;C" w:date="2026-10-06T08:00:00Z">
        <w:r>
          <w:rPr>
            <w:rFonts w:ascii="Times New Roman" w:hAnsi="Times New Roman"/>
            <w:b/>
            <w:sz w:val="26"/>
            <w:szCs w:val="26"/>
            <w:highlight w:val="yellow"/>
            <w:lang w:val="vi-VN"/>
          </w:rPr>
          <w:delText>......</w:delText>
        </w:r>
      </w:del>
      <w:ins w:id="9008" w:author="VNCN E&amp;C" w:date="2026-10-06T08:00:00Z">
        <w:r>
          <w:rPr>
            <w:rFonts w:ascii="Times New Roman" w:hAnsi="Times New Roman"/>
            <w:b/>
            <w:sz w:val="26"/>
            <w:szCs w:val="26"/>
            <w:lang w:val="vi-VN"/>
          </w:rPr>
          <w:t xml:space="preserve">CỔ PHẦN XÂY DỰNG PHỤC HƯNG HOLDINGS</w:t>
        </w:r>
      </w:ins>
    </w:p>
    <w:p w14:paraId="00E20FFD" w14:textId="77777777" w:rsidR="00D94D6D" w:rsidRPr="00302315" w:rsidRDefault="00D94D6D" w:rsidP="007A44B1">
      <w:pPr>
        <w:spacing w:after="120" w:line="276" w:lineRule="auto"/>
        <w:jc w:val="center"/>
        <w:rPr>
          <w:sz w:val="26"/>
          <w:szCs w:val="26"/>
          <w:lang w:val="es-ES"/>
        </w:rPr>
      </w:pPr>
    </w:p>
    <w:p w14:paraId="1F5F56EF" w14:textId="77777777" w:rsidR="00BB3CBC" w:rsidRPr="00302315" w:rsidRDefault="00BB3CBC" w:rsidP="007A44B1">
      <w:pPr>
        <w:spacing w:after="120" w:line="276" w:lineRule="auto"/>
        <w:jc w:val="center"/>
        <w:rPr>
          <w:sz w:val="26"/>
          <w:szCs w:val="26"/>
          <w:lang w:val="es-ES"/>
        </w:rPr>
      </w:pPr>
    </w:p>
    <w:p w14:paraId="5DF39248" w14:textId="77777777" w:rsidR="00BB3CBC" w:rsidRPr="00302315" w:rsidRDefault="00BB3CBC" w:rsidP="007A44B1">
      <w:pPr>
        <w:spacing w:after="120" w:line="276" w:lineRule="auto"/>
        <w:jc w:val="center"/>
        <w:rPr>
          <w:sz w:val="26"/>
          <w:szCs w:val="26"/>
          <w:lang w:val="es-ES"/>
        </w:rPr>
      </w:pPr>
    </w:p>
    <w:p w14:paraId="7B22545F" w14:textId="77777777" w:rsidR="00BB3CBC" w:rsidRPr="00302315" w:rsidRDefault="00BB3CBC" w:rsidP="007A44B1">
      <w:pPr>
        <w:spacing w:after="120" w:line="276" w:lineRule="auto"/>
        <w:jc w:val="center"/>
        <w:rPr>
          <w:sz w:val="26"/>
          <w:szCs w:val="26"/>
          <w:lang w:val="es-ES"/>
        </w:rPr>
      </w:pPr>
    </w:p>
    <w:p w14:paraId="32572DEF" w14:textId="77777777" w:rsidR="00BB3CBC" w:rsidRPr="00302315" w:rsidRDefault="00BB3CBC" w:rsidP="007A44B1">
      <w:pPr>
        <w:spacing w:after="120" w:line="276" w:lineRule="auto"/>
        <w:jc w:val="center"/>
        <w:rPr>
          <w:sz w:val="26"/>
          <w:szCs w:val="26"/>
          <w:lang w:val="es-ES"/>
        </w:rPr>
      </w:pPr>
    </w:p>
    <w:p w14:paraId="28A4BA7C" w14:textId="77777777" w:rsidR="00BB3CBC" w:rsidRPr="00302315" w:rsidRDefault="00BB3CBC" w:rsidP="007A44B1">
      <w:pPr>
        <w:spacing w:after="120" w:line="276" w:lineRule="auto"/>
        <w:jc w:val="center"/>
        <w:rPr>
          <w:sz w:val="26"/>
          <w:szCs w:val="26"/>
          <w:lang w:val="es-ES"/>
        </w:rPr>
      </w:pPr>
    </w:p>
    <w:p w14:paraId="761194DD" w14:textId="77777777" w:rsidR="00BB3CBC" w:rsidRPr="00302315" w:rsidRDefault="00BB3CBC" w:rsidP="007A44B1">
      <w:pPr>
        <w:spacing w:after="120" w:line="276" w:lineRule="auto"/>
        <w:jc w:val="center"/>
        <w:rPr>
          <w:sz w:val="26"/>
          <w:szCs w:val="26"/>
          <w:lang w:val="es-ES"/>
        </w:rPr>
      </w:pPr>
    </w:p>
    <w:p w14:paraId="4460DA0A" w14:textId="78F123E8" w:rsidR="00096978" w:rsidRPr="00302315" w:rsidRDefault="00096978" w:rsidP="007A44B1">
      <w:pPr>
        <w:spacing w:after="120" w:line="276" w:lineRule="auto"/>
        <w:jc w:val="center"/>
        <w:rPr>
          <w:b/>
          <w:sz w:val="26"/>
          <w:szCs w:val="26"/>
          <w:lang w:val="pt-BR"/>
        </w:rPr>
      </w:pPr>
      <w:r>
        <w:rPr>
          <w:rFonts w:ascii="Times New Roman" w:hAnsi="Times New Roman"/>
          <w:b/>
          <w:bCs/>
          <w:sz w:val="26"/>
          <w:szCs w:val="26"/>
        </w:rPr>
        <w:lastRenderedPageBreak/>
        <w:t>CỘNG HOÀ XÃ HỘI CHỦ NGHĨA VIỆT NAM</w:t>
      </w:r>
    </w:p>
    <w:p w14:paraId="5299863A" w14:textId="4A67A099" w:rsidR="00096978" w:rsidRPr="00302315" w:rsidRDefault="00D107CC" w:rsidP="007A44B1">
      <w:pPr>
        <w:widowControl w:val="0"/>
        <w:spacing w:after="120" w:line="276" w:lineRule="auto"/>
        <w:jc w:val="center"/>
        <w:rPr>
          <w:rFonts w:ascii="Times New Roman" w:hAnsi="Times New Roman"/>
          <w:b/>
          <w:sz w:val="26"/>
          <w:szCs w:val="26"/>
        </w:rPr>
      </w:pPr>
      <w:r>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28E416DF" w14:textId="77777777" w:rsidR="00302315" w:rsidRPr="00302315" w:rsidRDefault="00302315" w:rsidP="007A44B1">
      <w:pPr>
        <w:pStyle w:val="Heading1"/>
        <w:spacing w:after="120" w:line="276" w:lineRule="auto"/>
        <w:rPr>
          <w:rFonts w:ascii="Times New Roman" w:hAnsi="Times New Roman"/>
          <w:sz w:val="30"/>
          <w:szCs w:val="30"/>
        </w:rPr>
      </w:pPr>
    </w:p>
    <w:p w14:paraId="66BF3BAE" w14:textId="40F2423E" w:rsidR="00096978" w:rsidRPr="00302315" w:rsidRDefault="00096978" w:rsidP="007A44B1">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51616F88" w14:textId="77777777" w:rsidR="00096978" w:rsidRPr="00302315" w:rsidRDefault="00096978" w:rsidP="007A44B1">
      <w:pPr>
        <w:widowControl w:val="0"/>
        <w:spacing w:after="120" w:line="276" w:lineRule="auto"/>
        <w:jc w:val="center"/>
        <w:rPr>
          <w:rFonts w:ascii="Times New Roman" w:hAnsi="Times New Roman"/>
          <w:b/>
          <w:sz w:val="26"/>
          <w:szCs w:val="26"/>
          <w:lang w:val="vi-VN"/>
        </w:rPr>
      </w:pPr>
      <w:r>
        <w:rPr>
          <w:rFonts w:ascii="Times New Roman" w:hAnsi="Times New Roman"/>
          <w:b/>
          <w:sz w:val="26"/>
          <w:szCs w:val="26"/>
          <w:highlight w:val="yellow"/>
        </w:rPr>
        <w:t xml:space="preserve">Số:</w:t>
      </w:r>
      <w:del w:id="9009" w:author="VNCN E&amp;C" w:date="2026-10-06T08:00:00Z">
        <w:r>
          <w:rPr>
            <w:rFonts w:ascii="Times New Roman" w:hAnsi="Times New Roman"/>
            <w:b/>
            <w:sz w:val="26"/>
            <w:szCs w:val="26"/>
            <w:highlight w:val="yellow"/>
          </w:rPr>
          <w:delText xml:space="preserve">            /2026/HĐ/VNCNEC</w:delText>
        </w:r>
        <w:r>
          <w:rPr>
            <w:rFonts w:ascii="Times New Roman" w:hAnsi="Times New Roman"/>
            <w:b/>
            <w:sz w:val="26"/>
            <w:szCs w:val="26"/>
            <w:highlight w:val="yellow"/>
            <w:lang w:val="vi-VN"/>
          </w:rPr>
          <w:delText>-</w:delText>
        </w:r>
      </w:del>
      <w:ins w:id="9010" w:author="VNCN E&amp;C" w:date="2026-10-06T08:00:00Z">
        <w:r>
          <w:rPr>
            <w:rFonts w:ascii="Times New Roman" w:hAnsi="Times New Roman"/>
            <w:b/>
            <w:sz w:val="26"/>
            <w:szCs w:val="26"/>
          </w:rPr>
          <w:t xml:space="preserve"> </w:t>
        </w:r>
        <w:r>
          <w:rPr>
            <w:rFonts w:ascii="Times New Roman" w:hAnsi="Times New Roman"/>
            <w:b/>
            <w:sz w:val="26"/>
            <w:szCs w:val="26"/>
            <w:highlight w:val="yellow"/>
          </w:rPr>
          <w:t xml:space="preserve">……</w:t>
        </w:r>
        <w:r>
          <w:rPr>
            <w:rFonts w:ascii="Times New Roman" w:hAnsi="Times New Roman"/>
            <w:b/>
            <w:sz w:val="26"/>
            <w:szCs w:val="26"/>
          </w:rPr>
          <w:t xml:space="preserve">/2026/HĐXD/VNCNEC-PH</w:t>
        </w:r>
      </w:ins>
    </w:p>
    <w:p w14:paraId="33AE4DFA" w14:textId="77777777" w:rsidR="00302315" w:rsidRPr="00302315" w:rsidRDefault="00302315" w:rsidP="007A44B1">
      <w:pPr>
        <w:widowControl w:val="0"/>
        <w:spacing w:after="120" w:line="276" w:lineRule="auto"/>
        <w:rPr>
          <w:rFonts w:ascii="Times New Roman" w:hAnsi="Times New Roman"/>
          <w:b/>
          <w:sz w:val="26"/>
          <w:szCs w:val="26"/>
          <w:u w:val="single"/>
        </w:rPr>
      </w:pPr>
    </w:p>
    <w:p w14:paraId="22008EC6" w14:textId="3F2CC5D5" w:rsidR="00096978" w:rsidRPr="00302315" w:rsidRDefault="00096978" w:rsidP="007A44B1">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w:t>
      </w:r>
      <w:r>
        <w:rPr>
          <w:rFonts w:ascii="Times New Roman" w:hAnsi="Times New Roman"/>
          <w:b/>
          <w:sz w:val="26"/>
          <w:szCs w:val="26"/>
          <w:lang w:val="vi-VN"/>
        </w:rPr>
        <w:t xml:space="preserve"> Gói thầu P.001</w:t>
      </w:r>
      <w:r>
        <w:rPr>
          <w:rFonts w:ascii="Times New Roman" w:hAnsi="Times New Roman"/>
          <w:b/>
          <w:sz w:val="26"/>
          <w:szCs w:val="26"/>
        </w:rPr>
        <w:t xml:space="preserve"> </w:t>
      </w:r>
      <w:del w:id="9011" w:author="VNCN E&amp;C" w:date="2026-10-06T08:00:00Z">
        <w:r>
          <w:rPr>
            <w:rFonts w:ascii="Times New Roman" w:hAnsi="Times New Roman"/>
            <w:b/>
            <w:sz w:val="26"/>
            <w:szCs w:val="26"/>
          </w:rPr>
          <w:delText xml:space="preserve">Thi công công tác đất, cừ, văng chống, thi công kết cấu phần ngầm, hoàn thiện ướt phần ngầm (</w:delText>
        </w:r>
        <w:r>
          <w:rPr>
            <w:rFonts w:ascii="Times New Roman" w:hAnsi="Times New Roman"/>
            <w:b/>
            <w:bCs/>
            <w:sz w:val="26"/>
            <w:szCs w:val="26"/>
            <w:lang w:val="nl-NL"/>
          </w:rPr>
          <w:delText>chống mối, chống thấm</w:delText>
        </w:r>
        <w:r>
          <w:rPr>
            <w:rFonts w:ascii="Times New Roman" w:hAnsi="Times New Roman"/>
            <w:b/>
            <w:sz w:val="26"/>
            <w:szCs w:val="26"/>
          </w:rPr>
          <w:delText xml:space="preserve">, xây, trát, ốp, lát, sơn, bả,..)</w:delText>
        </w:r>
      </w:del>
      <w:ins w:id="9012" w:author="VNCN E&amp;C" w:date="2026-10-06T08:00:00Z">
        <w:r>
          <w:rPr>
            <w:rFonts w:ascii="Times New Roman" w:hAnsi="Times New Roman"/>
            <w:b/>
            <w:sz w:val="26"/>
            <w:szCs w:val="26"/>
          </w:rPr>
          <w:t xml:space="preserve">Thi công công tác đất, cừ, văng chống và biện pháp thi công phục vụ; thi công toàn bộ kết cấu phần ngầm (bao gồm các bể nước sinh hoạt, bể PCCC, bể XLNT) và chống thấm phần ngầm, từ móng đến cốt ±0,000</w:t>
        </w:r>
      </w:ins>
      <w:r>
        <w:rPr>
          <w:rFonts w:ascii="Times New Roman" w:hAnsi="Times New Roman"/>
          <w:b/>
          <w:sz w:val="26"/>
          <w:szCs w:val="26"/>
        </w:rPr>
        <w:t xml:space="preserve">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 </w:t>
      </w:r>
    </w:p>
    <w:p w14:paraId="0A71F7A8" w14:textId="77777777" w:rsidR="00BC1678" w:rsidRPr="00302315" w:rsidRDefault="00BC1678" w:rsidP="007A44B1">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Bộ luật Dân sự số 91/2015/QH13 ngày 24/11/2015 của Quốc hội n</w:t>
      </w:r>
      <w:r>
        <w:rPr>
          <w:rFonts w:ascii="Times New Roman" w:hAnsi="Times New Roman" w:hint="eastAsia"/>
          <w:i/>
          <w:sz w:val="26"/>
          <w:szCs w:val="26"/>
          <w:lang w:val="nl-NL"/>
        </w:rPr>
        <w:t>ư</w:t>
      </w:r>
      <w:r>
        <w:rPr>
          <w:rFonts w:ascii="Times New Roman" w:hAnsi="Times New Roman"/>
          <w:i/>
          <w:sz w:val="26"/>
          <w:szCs w:val="26"/>
          <w:lang w:val="nl-NL"/>
        </w:rPr>
        <w:t>ớc Cộng hòa xã hội chủ nghĩa Việt Nam;</w:t>
      </w:r>
    </w:p>
    <w:p w14:paraId="38546C40" w14:textId="4F6D7AEB"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Luật Xây dựng số 135/2025/QH15 ngày 10/12/2025 của Quốc hội nước Cộng hòa xã hội chủ nghĩa Việt Nam;</w:t>
      </w:r>
    </w:p>
    <w:p w14:paraId="19C9ACB8" w14:textId="77777777" w:rsidR="00CD1550" w:rsidRPr="00302315" w:rsidRDefault="00000000" w:rsidP="007A44B1">
      <w:pPr>
        <w:spacing w:after="120" w:line="276" w:lineRule="auto"/>
        <w:contextualSpacing/>
        <w:jc w:val="both"/>
        <w:rPr>
          <w:rFonts w:ascii="Times New Roman" w:hAnsi="Times New Roman"/>
          <w:i/>
          <w:sz w:val="26"/>
          <w:szCs w:val="26"/>
          <w:lang w:val="nl-NL"/>
        </w:rPr>
      </w:pPr>
      <w:ins w:id="9013" w:author="VNCN E&amp;C" w:date="2026-10-06T08:00:00Z">
        <w:r>
          <w:rPr>
            <w:rFonts w:ascii="Times New Roman" w:hAnsi="Times New Roman"/>
            <w:i/>
            <w:sz w:val="26"/>
            <w:szCs w:val="26"/>
            <w:lang w:val="nl-NL"/>
          </w:rPr>
          <w:t xml:space="preserve">- </w:t>
        </w:r>
      </w:ins>
      <w:r>
        <w:rPr>
          <w:rFonts w:ascii="Times New Roman" w:hAnsi="Times New Roman"/>
          <w:i/>
          <w:sz w:val="26"/>
          <w:szCs w:val="26"/>
          <w:lang w:val="nl-NL"/>
        </w:rPr>
        <w:t>Căn cứ Luật Thương mại số 36/2005/QH11 ngày 14/6/2005 và các văn bản sửa đổi, bổ sung;</w:t>
      </w:r>
    </w:p>
    <w:p w14:paraId="68F3BDAC" w14:textId="573CBC14"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Nghị định số 210/2026/NĐ-CP ngày 15/6/2026 của Chính phủ quy định chi tiết và hướng dẫn thi hành một số điều của Luật Xây dựng về hợp đồng xây dựng;</w:t>
      </w:r>
    </w:p>
    <w:p w14:paraId="13CF040A" w14:textId="04DDA3CE"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Thông báo giao thầu số 0608/CV/2025/IFT-TP ngày 06/08/2025 V/v thực hiện gói thầu “Tổng thầu thiết kế và thi công” Dự án Xây dựng nhà ở cho lực l</w:t>
      </w:r>
      <w:r>
        <w:rPr>
          <w:rFonts w:ascii="Times New Roman" w:hAnsi="Times New Roman" w:hint="eastAsia"/>
          <w:i/>
          <w:sz w:val="26"/>
          <w:szCs w:val="26"/>
          <w:lang w:val="nl-NL"/>
        </w:rPr>
        <w:t>ư</w:t>
      </w:r>
      <w:r>
        <w:rPr>
          <w:rFonts w:ascii="Times New Roman" w:hAnsi="Times New Roman"/>
          <w:i/>
          <w:sz w:val="26"/>
          <w:szCs w:val="26"/>
          <w:lang w:val="nl-NL"/>
        </w:rPr>
        <w:t xml:space="preserve">ợng vũ trang Công an nhân dân tại ô </w:t>
      </w:r>
      <w:r>
        <w:rPr>
          <w:rFonts w:ascii="Times New Roman" w:hAnsi="Times New Roman" w:hint="eastAsia"/>
          <w:i/>
          <w:sz w:val="26"/>
          <w:szCs w:val="26"/>
          <w:lang w:val="nl-NL"/>
        </w:rPr>
        <w:t>đ</w:t>
      </w:r>
      <w:r>
        <w:rPr>
          <w:rFonts w:ascii="Times New Roman" w:hAnsi="Times New Roman"/>
          <w:i/>
          <w:sz w:val="26"/>
          <w:szCs w:val="26"/>
          <w:lang w:val="nl-NL"/>
        </w:rPr>
        <w:t xml:space="preserve">ất C3-ODK3 và C3-ODK4 thuộc phân khu </w:t>
      </w:r>
      <w:r>
        <w:rPr>
          <w:rFonts w:ascii="Times New Roman" w:hAnsi="Times New Roman" w:hint="eastAsia"/>
          <w:i/>
          <w:sz w:val="26"/>
          <w:szCs w:val="26"/>
          <w:lang w:val="nl-NL"/>
        </w:rPr>
        <w:t>đô</w:t>
      </w:r>
      <w:r>
        <w:rPr>
          <w:rFonts w:ascii="Times New Roman" w:hAnsi="Times New Roman"/>
          <w:i/>
          <w:sz w:val="26"/>
          <w:szCs w:val="26"/>
          <w:lang w:val="nl-NL"/>
        </w:rPr>
        <w:t xml:space="preserve"> thị H2- 4, P. Yên Sở, TP. Hà Nội.</w:t>
      </w:r>
    </w:p>
    <w:p w14:paraId="07DAAAA2" w14:textId="58AD9DC3" w:rsidR="00CD1550" w:rsidRPr="00302315" w:rsidRDefault="00302315"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w:t>
      </w:r>
      <w:del w:id="9014" w:author="VNCN E&amp;C" w:date="2026-10-06T08:00:00Z">
        <w:r>
          <w:rPr>
            <w:rFonts w:ascii="Times New Roman" w:hAnsi="Times New Roman"/>
            <w:i/>
            <w:sz w:val="26"/>
            <w:szCs w:val="26"/>
            <w:lang w:val="nl-NL"/>
          </w:rPr>
          <w:delText xml:space="preserve">Hợp đồng thầu chính số </w:delText>
        </w:r>
        <w:r>
          <w:rPr>
            <w:rFonts w:ascii="Times New Roman" w:hAnsi="Times New Roman"/>
            <w:i/>
            <w:sz w:val="26"/>
            <w:szCs w:val="26"/>
            <w:highlight w:val="yellow"/>
            <w:lang w:val="nl-NL"/>
          </w:rPr>
          <w:delText>……………</w:delText>
        </w:r>
        <w:r>
          <w:rPr>
            <w:rFonts w:ascii="Times New Roman" w:hAnsi="Times New Roman"/>
            <w:i/>
            <w:sz w:val="26"/>
            <w:szCs w:val="26"/>
            <w:lang w:val="nl-NL"/>
          </w:rPr>
          <w:delText xml:space="preserve"> ngày </w:delText>
        </w:r>
        <w:r>
          <w:rPr>
            <w:rFonts w:ascii="Times New Roman" w:hAnsi="Times New Roman"/>
            <w:i/>
            <w:sz w:val="26"/>
            <w:szCs w:val="26"/>
            <w:highlight w:val="yellow"/>
            <w:lang w:val="nl-NL"/>
          </w:rPr>
          <w:delText>……/……/……</w:delText>
        </w:r>
        <w:r>
          <w:rPr>
            <w:rFonts w:ascii="Times New Roman" w:hAnsi="Times New Roman"/>
            <w:i/>
            <w:sz w:val="26"/>
            <w:szCs w:val="26"/>
            <w:lang w:val="nl-NL"/>
          </w:rPr>
          <w:delText xml:space="preserve"> giữa Chủ đầu tư và Bên A</w:delText>
        </w:r>
      </w:del>
      <w:ins w:id="9015" w:author="VNCN E&amp;C" w:date="2026-10-06T08:00:00Z">
        <w:r>
          <w:rPr>
            <w:rFonts w:ascii="Times New Roman" w:hAnsi="Times New Roman"/>
            <w:i/>
            <w:sz w:val="26"/>
            <w:szCs w:val="26"/>
            <w:lang w:val="nl-NL"/>
          </w:rPr>
          <w:t xml:space="preserve">Hợp đồng Tổng thầu thi công xây dựng số 01/2026/HĐTTXL/LDIFT-TP &amp; LD VNCNEC-VH ngày 16/7/2026 giữa Chủ đầu tư và Liên danh Công ty CP Đầu tư Xây dựng và Kỹ thuật VNCN E&amp;C – Công ty CP Xây dựng Hạ tầng và Thương mại Việt Hưng, các phụ lục kèm theo</w:t>
        </w:r>
      </w:ins>
      <w:r>
        <w:rPr>
          <w:rFonts w:ascii="Times New Roman" w:hAnsi="Times New Roman"/>
          <w:i/>
          <w:sz w:val="26"/>
          <w:szCs w:val="26"/>
          <w:lang w:val="nl-NL"/>
        </w:rPr>
        <w:t xml:space="preserve">;</w:t>
      </w:r>
    </w:p>
    <w:p w14:paraId="6AD0C8C3" w14:textId="01201D4F"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hồ s</w:t>
      </w:r>
      <w:r>
        <w:rPr>
          <w:rFonts w:ascii="Times New Roman" w:hAnsi="Times New Roman" w:hint="eastAsia"/>
          <w:i/>
          <w:sz w:val="26"/>
          <w:szCs w:val="26"/>
          <w:lang w:val="nl-NL"/>
        </w:rPr>
        <w:t>ơ</w:t>
      </w:r>
      <w:r>
        <w:rPr>
          <w:rFonts w:ascii="Times New Roman" w:hAnsi="Times New Roman"/>
          <w:i/>
          <w:sz w:val="26"/>
          <w:szCs w:val="26"/>
          <w:lang w:val="nl-NL"/>
        </w:rPr>
        <w:t xml:space="preserve"> thiết kế, </w:t>
      </w:r>
      <w:del w:id="9016" w:author="VNCN E&amp;C" w:date="2026-10-06T08:00:00Z">
        <w:r>
          <w:rPr>
            <w:rFonts w:ascii="Times New Roman" w:hAnsi="Times New Roman"/>
            <w:i/>
            <w:sz w:val="26"/>
            <w:szCs w:val="26"/>
            <w:lang w:val="nl-NL"/>
          </w:rPr>
          <w:delText xml:space="preserve">hồ s</w:delText>
        </w:r>
        <w:r>
          <w:rPr>
            <w:rFonts w:ascii="Times New Roman" w:hAnsi="Times New Roman" w:hint="eastAsia"/>
            <w:i/>
            <w:sz w:val="26"/>
            <w:szCs w:val="26"/>
            <w:lang w:val="nl-NL"/>
          </w:rPr>
          <w:delText>ơ</w:delText>
        </w:r>
        <w:r>
          <w:rPr>
            <w:rFonts w:ascii="Times New Roman" w:hAnsi="Times New Roman"/>
            <w:i/>
            <w:sz w:val="26"/>
            <w:szCs w:val="26"/>
            <w:lang w:val="nl-NL"/>
          </w:rPr>
          <w:delText xml:space="preserve"> mời thầu (hoặc hồ s</w:delText>
        </w:r>
        <w:r>
          <w:rPr>
            <w:rFonts w:ascii="Times New Roman" w:hAnsi="Times New Roman" w:hint="eastAsia"/>
            <w:i/>
            <w:sz w:val="26"/>
            <w:szCs w:val="26"/>
            <w:lang w:val="nl-NL"/>
          </w:rPr>
          <w:delText>ơ</w:delText>
        </w:r>
        <w:r>
          <w:rPr>
            <w:rFonts w:ascii="Times New Roman" w:hAnsi="Times New Roman"/>
            <w:i/>
            <w:sz w:val="26"/>
            <w:szCs w:val="26"/>
            <w:lang w:val="nl-NL"/>
          </w:rPr>
          <w:delText xml:space="preserve"> yêu cầu), hồ s</w:delText>
        </w:r>
        <w:r>
          <w:rPr>
            <w:rFonts w:ascii="Times New Roman" w:hAnsi="Times New Roman" w:hint="eastAsia"/>
            <w:i/>
            <w:sz w:val="26"/>
            <w:szCs w:val="26"/>
            <w:lang w:val="nl-NL"/>
          </w:rPr>
          <w:delText>ơ</w:delText>
        </w:r>
        <w:r>
          <w:rPr>
            <w:rFonts w:ascii="Times New Roman" w:hAnsi="Times New Roman"/>
            <w:i/>
            <w:sz w:val="26"/>
            <w:szCs w:val="26"/>
            <w:lang w:val="nl-NL"/>
          </w:rPr>
          <w:delText xml:space="preserve"> dự thầu (hoặc hồ s</w:delText>
        </w:r>
        <w:r>
          <w:rPr>
            <w:rFonts w:ascii="Times New Roman" w:hAnsi="Times New Roman" w:hint="eastAsia"/>
            <w:i/>
            <w:sz w:val="26"/>
            <w:szCs w:val="26"/>
            <w:lang w:val="nl-NL"/>
          </w:rPr>
          <w:delText>ơ</w:delText>
        </w:r>
        <w:r>
          <w:rPr>
            <w:rFonts w:ascii="Times New Roman" w:hAnsi="Times New Roman"/>
            <w:i/>
            <w:sz w:val="26"/>
            <w:szCs w:val="26"/>
            <w:lang w:val="nl-NL"/>
          </w:rPr>
          <w:delText xml:space="preserve"> </w:delText>
        </w:r>
        <w:r>
          <w:rPr>
            <w:rFonts w:ascii="Times New Roman" w:hAnsi="Times New Roman" w:hint="eastAsia"/>
            <w:i/>
            <w:sz w:val="26"/>
            <w:szCs w:val="26"/>
            <w:lang w:val="nl-NL"/>
          </w:rPr>
          <w:delText>đ</w:delText>
        </w:r>
        <w:r>
          <w:rPr>
            <w:rFonts w:ascii="Times New Roman" w:hAnsi="Times New Roman"/>
            <w:i/>
            <w:sz w:val="26"/>
            <w:szCs w:val="26"/>
            <w:lang w:val="nl-NL"/>
          </w:rPr>
          <w:delText xml:space="preserve">ề xuất) và kết quả lựa chọn nhà thầu (nếu có)</w:delText>
        </w:r>
      </w:del>
      <w:ins w:id="9017" w:author="VNCN E&amp;C" w:date="2026-10-06T08:00:00Z">
        <w:r>
          <w:rPr>
            <w:rFonts w:ascii="Times New Roman" w:hAnsi="Times New Roman"/>
            <w:i/>
            <w:sz w:val="26"/>
            <w:szCs w:val="26"/>
            <w:lang w:val="nl-NL"/>
          </w:rPr>
          <w:t xml:space="preserve">hồ sơ đề xuất và Thư giảm giá ngày 05/10/2026 của Bên B, Biên bản thương thảo Hợp đồng ngày </w:t>
        </w:r>
        <w:r>
          <w:rPr>
            <w:rFonts w:ascii="Times New Roman" w:hAnsi="Times New Roman"/>
            <w:i/>
            <w:sz w:val="26"/>
            <w:szCs w:val="26"/>
            <w:highlight w:val="yellow"/>
            <w:lang w:val="nl-NL"/>
          </w:rPr>
          <w:t xml:space="preserve">……</w:t>
        </w:r>
        <w:r>
          <w:rPr>
            <w:rFonts w:ascii="Times New Roman" w:hAnsi="Times New Roman"/>
            <w:i/>
            <w:sz w:val="26"/>
            <w:szCs w:val="26"/>
            <w:lang w:val="nl-NL"/>
          </w:rPr>
          <w:t xml:space="preserve">/10/2026 giữa hai Bên</w:t>
        </w:r>
      </w:ins>
      <w:r>
        <w:rPr>
          <w:rFonts w:ascii="Times New Roman" w:hAnsi="Times New Roman"/>
          <w:i/>
          <w:sz w:val="26"/>
          <w:szCs w:val="26"/>
          <w:lang w:val="nl-NL"/>
        </w:rPr>
        <w:t xml:space="preserve">;</w:t>
      </w:r>
    </w:p>
    <w:p w14:paraId="66B2DEB8" w14:textId="00AC338F" w:rsidR="00096978"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nhu cầu của Bên A và n</w:t>
      </w:r>
      <w:r>
        <w:rPr>
          <w:rFonts w:ascii="Times New Roman" w:hAnsi="Times New Roman" w:hint="eastAsia"/>
          <w:i/>
          <w:sz w:val="26"/>
          <w:szCs w:val="26"/>
          <w:lang w:val="nl-NL"/>
        </w:rPr>
        <w:t>ă</w:t>
      </w:r>
      <w:r>
        <w:rPr>
          <w:rFonts w:ascii="Times New Roman" w:hAnsi="Times New Roman"/>
          <w:i/>
          <w:sz w:val="26"/>
          <w:szCs w:val="26"/>
          <w:lang w:val="nl-NL"/>
        </w:rPr>
        <w:t>ng lực của Bên B.</w:t>
      </w:r>
    </w:p>
    <w:p w14:paraId="3A365273"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68942C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6CCC662"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3E57E319"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1A7C359B"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5814EF48"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5FFE23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425B2F27"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71718AD" w14:textId="77777777" w:rsidR="00D94D6D" w:rsidRPr="00302315" w:rsidRDefault="00D94D6D" w:rsidP="007A44B1">
      <w:pPr>
        <w:spacing w:after="120" w:line="276" w:lineRule="auto"/>
        <w:contextualSpacing/>
        <w:jc w:val="both"/>
        <w:rPr>
          <w:rFonts w:ascii="Times New Roman" w:hAnsi="Times New Roman"/>
          <w:i/>
          <w:sz w:val="26"/>
          <w:szCs w:val="26"/>
          <w:lang w:val="nl-NL"/>
        </w:rPr>
      </w:pPr>
    </w:p>
    <w:p w14:paraId="4C1A8AE6" w14:textId="77777777" w:rsidR="00096978" w:rsidRPr="00302315" w:rsidRDefault="00096978" w:rsidP="007A44B1">
      <w:pPr>
        <w:spacing w:after="120" w:line="276" w:lineRule="auto"/>
        <w:jc w:val="both"/>
        <w:rPr>
          <w:rFonts w:ascii="Times New Roman" w:hAnsi="Times New Roman"/>
          <w:sz w:val="26"/>
          <w:szCs w:val="26"/>
          <w:lang w:val="nl-NL"/>
        </w:rPr>
      </w:pPr>
      <w:r>
        <w:rPr>
          <w:rFonts w:ascii="Times New Roman" w:hAnsi="Times New Roman"/>
          <w:sz w:val="26"/>
          <w:szCs w:val="26"/>
          <w:lang w:val="nl-NL"/>
        </w:rPr>
        <w:t xml:space="preserve">Hôm nay, </w:t>
      </w:r>
      <w:del w:id="9018" w:author="VNCN E&amp;C" w:date="2026-10-06T08:00:00Z">
        <w:r>
          <w:rPr>
            <w:rFonts w:ascii="Times New Roman" w:hAnsi="Times New Roman"/>
            <w:sz w:val="26"/>
            <w:szCs w:val="26"/>
            <w:highlight w:val="yellow"/>
            <w:lang w:val="nl-NL"/>
          </w:rPr>
          <w:delText>ngày        tháng</w:delText>
        </w:r>
        <w:r>
          <w:rPr>
            <w:rFonts w:ascii="Times New Roman" w:hAnsi="Times New Roman"/>
            <w:sz w:val="26"/>
            <w:szCs w:val="26"/>
            <w:lang w:val="nl-NL"/>
          </w:rPr>
          <w:delText xml:space="preserve">       năm 2026</w:delText>
        </w:r>
      </w:del>
      <w:ins w:id="9019" w:author="VNCN E&amp;C" w:date="2026-10-06T08:00:00Z">
        <w:r>
          <w:rPr>
            <w:rFonts w:ascii="Times New Roman" w:hAnsi="Times New Roman"/>
            <w:sz w:val="26"/>
            <w:szCs w:val="26"/>
            <w:lang w:val="nl-NL"/>
          </w:rPr>
          <w:t xml:space="preserve">ngày </w:t>
        </w:r>
        <w:r>
          <w:rPr>
            <w:rFonts w:ascii="Times New Roman" w:hAnsi="Times New Roman"/>
            <w:sz w:val="26"/>
            <w:szCs w:val="26"/>
            <w:highlight w:val="yellow"/>
            <w:lang w:val="nl-NL"/>
          </w:rPr>
          <w:t xml:space="preserve">……</w:t>
        </w:r>
        <w:r>
          <w:rPr>
            <w:rFonts w:ascii="Times New Roman" w:hAnsi="Times New Roman"/>
            <w:sz w:val="26"/>
            <w:szCs w:val="26"/>
            <w:lang w:val="nl-NL"/>
          </w:rPr>
          <w:t xml:space="preserve"> tháng 10 năm 2026</w:t>
        </w:r>
      </w:ins>
      <w:r>
        <w:rPr>
          <w:rFonts w:ascii="Times New Roman" w:hAnsi="Times New Roman"/>
          <w:sz w:val="26"/>
          <w:szCs w:val="26"/>
          <w:lang w:val="nl-NL"/>
        </w:rPr>
        <w:t xml:space="preserve">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302315" w14:paraId="5B366982" w14:textId="77777777" w:rsidTr="00D107CC">
        <w:trPr>
          <w:trHeight w:val="3235"/>
        </w:trPr>
        <w:tc>
          <w:tcPr>
            <w:tcW w:w="1554" w:type="dxa"/>
          </w:tcPr>
          <w:p w14:paraId="24CBFFE8" w14:textId="77777777" w:rsidR="00D107CC" w:rsidRPr="00302315" w:rsidRDefault="00D107CC" w:rsidP="007A44B1">
            <w:pPr>
              <w:spacing w:after="120" w:line="276" w:lineRule="auto"/>
              <w:jc w:val="both"/>
              <w:rPr>
                <w:rFonts w:ascii="Times New Roman" w:hAnsi="Times New Roman"/>
                <w:b/>
                <w:bCs/>
                <w:sz w:val="26"/>
                <w:szCs w:val="26"/>
              </w:rPr>
            </w:pPr>
            <w:r>
              <w:rPr>
                <w:rFonts w:ascii="Times New Roman" w:hAnsi="Times New Roman"/>
                <w:b/>
                <w:bCs/>
                <w:sz w:val="26"/>
                <w:szCs w:val="26"/>
              </w:rPr>
              <w:t>BÊN A</w:t>
            </w:r>
          </w:p>
          <w:p w14:paraId="50BDBCD8"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Địa chỉ</w:t>
            </w:r>
          </w:p>
          <w:p w14:paraId="6E811254"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Điện thoại</w:t>
            </w:r>
          </w:p>
          <w:p w14:paraId="16CB1BD9"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Mã số thuế</w:t>
            </w:r>
          </w:p>
          <w:p w14:paraId="6D9DE4FF"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Số tài khoản</w:t>
            </w:r>
          </w:p>
          <w:p w14:paraId="65D4201B" w14:textId="7C2BCAA5"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89" w:type="dxa"/>
          </w:tcPr>
          <w:p w14:paraId="20D6FD0C"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5CC4CBB4"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br/>
              <w:t>:</w:t>
            </w:r>
          </w:p>
          <w:p w14:paraId="65181E29"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723310FE"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15E0A9C4" w14:textId="1AE74B1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tc>
        <w:tc>
          <w:tcPr>
            <w:tcW w:w="7650" w:type="dxa"/>
          </w:tcPr>
          <w:p w14:paraId="630FD923" w14:textId="77777777" w:rsidR="00D107CC" w:rsidRPr="00302315" w:rsidRDefault="00D107CC" w:rsidP="007A44B1">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p w14:paraId="768BB530"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p w14:paraId="24E5AABC"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024 37765888                                               Fax: 024 37765999</w:t>
            </w:r>
          </w:p>
          <w:p w14:paraId="3657EF01"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0102261441</w:t>
            </w:r>
          </w:p>
          <w:p w14:paraId="6678D586"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0491001572401 tại ngân hàng Vietcombank - Chi nhánh Th</w:t>
            </w:r>
            <w:r>
              <w:rPr>
                <w:rFonts w:ascii="Times New Roman" w:hAnsi="Times New Roman" w:hint="eastAsia"/>
                <w:sz w:val="26"/>
                <w:szCs w:val="26"/>
                <w:lang w:val="vi-VN"/>
              </w:rPr>
              <w:t>ă</w:t>
            </w:r>
            <w:r>
              <w:rPr>
                <w:rFonts w:ascii="Times New Roman" w:hAnsi="Times New Roman"/>
                <w:sz w:val="26"/>
                <w:szCs w:val="26"/>
                <w:lang w:val="vi-VN"/>
              </w:rPr>
              <w:t>ng Long</w:t>
            </w:r>
          </w:p>
          <w:p w14:paraId="66DD84A4" w14:textId="4CAAFD06"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Ông</w:t>
              <w:tab/>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lang w:val="vi-VN"/>
              </w:rPr>
              <w:t xml:space="preserve">Tổng Giám </w:t>
            </w:r>
            <w:r>
              <w:rPr>
                <w:rFonts w:ascii="Times New Roman" w:hAnsi="Times New Roman" w:hint="eastAsia"/>
                <w:b/>
                <w:bCs/>
                <w:sz w:val="26"/>
                <w:szCs w:val="26"/>
                <w:lang w:val="vi-VN"/>
              </w:rPr>
              <w:t>Đ</w:t>
            </w:r>
            <w:r>
              <w:rPr>
                <w:rFonts w:ascii="Times New Roman" w:hAnsi="Times New Roman"/>
                <w:b/>
                <w:bCs/>
                <w:sz w:val="26"/>
                <w:szCs w:val="26"/>
                <w:lang w:val="vi-VN"/>
              </w:rPr>
              <w:t>ốc</w:t>
            </w:r>
          </w:p>
        </w:tc>
      </w:tr>
      <w:tr w:rsidR="00D107CC" w:rsidRPr="00302315" w14:paraId="2FA6BFE8" w14:textId="77777777" w:rsidTr="00D107CC">
        <w:tc>
          <w:tcPr>
            <w:tcW w:w="1554" w:type="dxa"/>
          </w:tcPr>
          <w:p w14:paraId="7001018B" w14:textId="69D1EFC8"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BÊN B</w:t>
            </w:r>
          </w:p>
          <w:p w14:paraId="71A5330B"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Địa chỉ</w:t>
            </w:r>
          </w:p>
          <w:p w14:paraId="69A42F72"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Điện thoại</w:t>
            </w:r>
          </w:p>
          <w:p w14:paraId="5ABD0B65"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Mã số thuế</w:t>
            </w:r>
          </w:p>
          <w:p w14:paraId="216AF982"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Số tài khoản</w:t>
            </w:r>
          </w:p>
          <w:p w14:paraId="517A8993" w14:textId="1FF2C592"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Đại diện</w:t>
            </w:r>
          </w:p>
        </w:tc>
        <w:tc>
          <w:tcPr>
            <w:tcW w:w="289" w:type="dxa"/>
          </w:tcPr>
          <w:p w14:paraId="0DB442A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576E3CBD"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br/>
              <w:t>:</w:t>
            </w:r>
          </w:p>
          <w:p w14:paraId="3B1CF55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0FD5D9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4FCB513" w14:textId="72FCC9F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highlight w:val="yellow"/>
              </w:rPr>
              <w:t>:</w:t>
            </w:r>
          </w:p>
        </w:tc>
        <w:tc>
          <w:tcPr>
            <w:tcW w:w="7650" w:type="dxa"/>
          </w:tcPr>
          <w:p w14:paraId="4DBB9097" w14:textId="77777777" w:rsidR="00D107CC" w:rsidRPr="00302315" w:rsidRDefault="00D107CC" w:rsidP="007A44B1">
            <w:pPr>
              <w:spacing w:after="120" w:line="276" w:lineRule="auto"/>
              <w:jc w:val="both"/>
              <w:rPr>
                <w:rFonts w:ascii="Times New Roman" w:hAnsi="Times New Roman"/>
                <w:sz w:val="26"/>
                <w:szCs w:val="26"/>
                <w:lang w:val="vi-VN"/>
              </w:rPr>
            </w:pPr>
            <w:ins w:id="9020" w:author="VNCN E&amp;C" w:date="2026-10-06T08:00:00Z">
              <w:r>
                <w:rPr>
                  <w:rFonts w:ascii="Times New Roman" w:hAnsi="Times New Roman"/>
                  <w:b/>
                  <w:bCs/>
                  <w:sz w:val="26"/>
                  <w:szCs w:val="26"/>
                  <w:lang w:val="vi-VN"/>
                </w:rPr>
                <w:t xml:space="preserve">CÔNG TY CỔ PHẦN XÂY DỰNG PHỤC HƯNG HOLDINGS</w:t>
              </w:r>
            </w:ins>
          </w:p>
          <w:p>
            <w:pPr>
              <w:spacing w:after="120" w:line="276" w:lineRule="auto"/>
              <w:jc w:val="both"/>
              <w:rPr>
                <w:ins w:id="9021" w:author="VNCN E&amp;C" w:date="2026-10-06T08:00:00Z"/>
                <w:rFonts w:ascii="Times New Roman" w:hAnsi="Times New Roman"/>
                <w:sz w:val="26"/>
                <w:szCs w:val="26"/>
              </w:rPr>
            </w:pPr>
            <w:ins w:id="9022" w:author="VNCN E&amp;C" w:date="2026-10-06T08:00:00Z">
              <w:r>
                <w:rPr>
                  <w:rFonts w:ascii="Times New Roman" w:hAnsi="Times New Roman"/>
                  <w:sz w:val="26"/>
                  <w:szCs w:val="26"/>
                  <w:highlight w:val="yellow"/>
                  <w:lang w:val="vi-VN"/>
                </w:rPr>
                <w:t xml:space="preserve">……</w:t>
              </w:r>
            </w:ins>
          </w:p>
          <w:p>
            <w:pPr>
              <w:spacing w:after="120" w:line="276" w:lineRule="auto"/>
              <w:jc w:val="both"/>
              <w:rPr>
                <w:ins w:id="9023" w:author="VNCN E&amp;C" w:date="2026-10-06T08:00:00Z"/>
                <w:rFonts w:ascii="Times New Roman" w:hAnsi="Times New Roman"/>
                <w:sz w:val="26"/>
                <w:szCs w:val="26"/>
              </w:rPr>
            </w:pPr>
            <w:ins w:id="9024" w:author="VNCN E&amp;C" w:date="2026-10-06T08:00:00Z">
              <w:r>
                <w:rPr>
                  <w:rFonts w:ascii="Times New Roman" w:hAnsi="Times New Roman"/>
                  <w:sz w:val="26"/>
                  <w:szCs w:val="26"/>
                  <w:highlight w:val="yellow"/>
                  <w:lang w:val="vi-VN"/>
                </w:rPr>
                <w:t xml:space="preserve">……</w:t>
              </w:r>
              <w:r>
                <w:rPr>
                  <w:rFonts w:ascii="Times New Roman" w:hAnsi="Times New Roman"/>
                  <w:sz w:val="26"/>
                  <w:szCs w:val="26"/>
                  <w:lang w:val="vi-VN"/>
                </w:rPr>
                <w:t xml:space="preserve">                                               Fax: </w:t>
              </w:r>
              <w:r>
                <w:rPr>
                  <w:rFonts w:ascii="Times New Roman" w:hAnsi="Times New Roman"/>
                  <w:sz w:val="26"/>
                  <w:szCs w:val="26"/>
                  <w:highlight w:val="yellow"/>
                  <w:lang w:val="vi-VN"/>
                </w:rPr>
                <w:t xml:space="preserve">……</w:t>
              </w:r>
            </w:ins>
          </w:p>
          <w:p>
            <w:pPr>
              <w:spacing w:after="120" w:line="276" w:lineRule="auto"/>
              <w:jc w:val="both"/>
              <w:rPr>
                <w:ins w:id="9025" w:author="VNCN E&amp;C" w:date="2026-10-06T08:00:00Z"/>
                <w:rFonts w:ascii="Times New Roman" w:hAnsi="Times New Roman"/>
                <w:sz w:val="26"/>
                <w:szCs w:val="26"/>
              </w:rPr>
            </w:pPr>
            <w:ins w:id="9026" w:author="VNCN E&amp;C" w:date="2026-10-06T08:00:00Z">
              <w:r>
                <w:rPr>
                  <w:rFonts w:ascii="Times New Roman" w:hAnsi="Times New Roman"/>
                  <w:sz w:val="26"/>
                  <w:szCs w:val="26"/>
                  <w:highlight w:val="yellow"/>
                  <w:lang w:val="vi-VN"/>
                </w:rPr>
                <w:t xml:space="preserve">……</w:t>
              </w:r>
            </w:ins>
          </w:p>
          <w:p>
            <w:pPr>
              <w:spacing w:after="120" w:line="276" w:lineRule="auto"/>
              <w:jc w:val="both"/>
              <w:rPr>
                <w:ins w:id="9027" w:author="VNCN E&amp;C" w:date="2026-10-06T08:00:00Z"/>
                <w:rFonts w:ascii="Times New Roman" w:hAnsi="Times New Roman"/>
                <w:sz w:val="26"/>
                <w:szCs w:val="26"/>
              </w:rPr>
            </w:pPr>
            <w:ins w:id="9028" w:author="VNCN E&amp;C" w:date="2026-10-06T08:00:00Z">
              <w:r>
                <w:rPr>
                  <w:rFonts w:ascii="Times New Roman" w:hAnsi="Times New Roman"/>
                  <w:sz w:val="26"/>
                  <w:szCs w:val="26"/>
                  <w:highlight w:val="yellow"/>
                  <w:lang w:val="vi-VN"/>
                </w:rPr>
                <w:t xml:space="preserve">……</w:t>
              </w:r>
              <w:r>
                <w:rPr>
                  <w:rFonts w:ascii="Times New Roman" w:hAnsi="Times New Roman"/>
                  <w:sz w:val="26"/>
                  <w:szCs w:val="26"/>
                  <w:lang w:val="vi-VN"/>
                </w:rPr>
                <w:t xml:space="preserve"> tại Ngân hàng </w:t>
              </w:r>
              <w:r>
                <w:rPr>
                  <w:rFonts w:ascii="Times New Roman" w:hAnsi="Times New Roman"/>
                  <w:sz w:val="26"/>
                  <w:szCs w:val="26"/>
                  <w:highlight w:val="yellow"/>
                  <w:lang w:val="vi-VN"/>
                </w:rPr>
                <w:t xml:space="preserve">……</w:t>
              </w:r>
            </w:ins>
          </w:p>
          <w:p>
            <w:pPr>
              <w:spacing w:after="120" w:line="276" w:lineRule="auto"/>
              <w:jc w:val="both"/>
              <w:rPr>
                <w:ins w:id="9029" w:author="VNCN E&amp;C" w:date="2026-10-06T08:00:00Z"/>
                <w:rFonts w:ascii="Times New Roman" w:hAnsi="Times New Roman"/>
                <w:sz w:val="26"/>
                <w:szCs w:val="26"/>
              </w:rPr>
            </w:pPr>
            <w:ins w:id="9030" w:author="VNCN E&amp;C" w:date="2026-10-06T08:00:00Z">
              <w:r>
                <w:rPr>
                  <w:rFonts w:ascii="Times New Roman" w:hAnsi="Times New Roman"/>
                  <w:sz w:val="26"/>
                  <w:szCs w:val="26"/>
                  <w:lang w:val="vi-VN"/>
                </w:rPr>
                <w:t xml:space="preserve">Ông </w:t>
              </w:r>
              <w:r>
                <w:rPr>
                  <w:rFonts w:ascii="Times New Roman" w:hAnsi="Times New Roman"/>
                  <w:sz w:val="26"/>
                  <w:szCs w:val="26"/>
                  <w:highlight w:val="yellow"/>
                  <w:lang w:val="vi-VN"/>
                </w:rPr>
                <w:t xml:space="preserve">……</w:t>
              </w:r>
              <w:r>
                <w:rPr>
                  <w:rFonts w:ascii="Times New Roman" w:hAnsi="Times New Roman"/>
                  <w:sz w:val="26"/>
                  <w:szCs w:val="26"/>
                  <w:lang w:val="vi-VN"/>
                </w:rPr>
                <w:t xml:space="preserve">                    Chức vụ: </w:t>
              </w:r>
              <w:r>
                <w:rPr>
                  <w:rFonts w:ascii="Times New Roman" w:hAnsi="Times New Roman"/>
                  <w:sz w:val="26"/>
                  <w:szCs w:val="26"/>
                  <w:highlight w:val="yellow"/>
                  <w:lang w:val="vi-VN"/>
                </w:rPr>
                <w:t xml:space="preserve">……</w:t>
              </w:r>
            </w:ins>
          </w:p>
        </w:tc>
      </w:tr>
    </w:tbl>
    <w:p w14:paraId="1DB74655" w14:textId="77777777" w:rsidR="00D107CC" w:rsidRPr="00302315" w:rsidRDefault="00D107CC" w:rsidP="007A44B1">
      <w:pPr>
        <w:pStyle w:val="BodyText2"/>
        <w:widowControl w:val="0"/>
        <w:spacing w:line="276" w:lineRule="auto"/>
        <w:jc w:val="both"/>
        <w:rPr>
          <w:rFonts w:ascii="Times New Roman" w:hAnsi="Times New Roman"/>
          <w:b/>
          <w:sz w:val="26"/>
          <w:szCs w:val="26"/>
        </w:rPr>
      </w:pPr>
    </w:p>
    <w:p w14:paraId="5830847A" w14:textId="6BB87040" w:rsidR="00096978" w:rsidRPr="00302315" w:rsidRDefault="00096978" w:rsidP="007A44B1">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58571509" w14:textId="77777777" w:rsidR="00096978" w:rsidRPr="00302315" w:rsidRDefault="00096978" w:rsidP="007A44B1">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6"/>
          <w:szCs w:val="26"/>
        </w:rPr>
        <w:t xml:space="preserve">Điều 1. </w:t>
      </w:r>
      <w:r>
        <w:rPr>
          <w:rFonts w:ascii="Times New Roman" w:hAnsi="Times New Roman"/>
          <w:w w:val="90"/>
          <w:sz w:val="26"/>
          <w:szCs w:val="26"/>
        </w:rPr>
        <w:t>GIẢI THÍCH TỪ NGỮ</w:t>
      </w:r>
    </w:p>
    <w:p w14:paraId="1FCED682" w14:textId="77777777" w:rsidR="00096978" w:rsidRPr="00302315" w:rsidRDefault="00096978" w:rsidP="007A44B1">
      <w:pPr>
        <w:spacing w:after="120" w:line="276" w:lineRule="auto"/>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5D0803B4" w14:textId="5D115BFA" w:rsidR="00096978" w:rsidRPr="00302315" w:rsidRDefault="00F12103" w:rsidP="007A44B1">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Pr>
          <w:rStyle w:val="StyleHeading3BoldCharCharCharCharCharCharCharCharCharCharCharCharCharCharChar"/>
          <w:rFonts w:ascii="Times New Roman" w:hAnsi="Times New Roman"/>
          <w:sz w:val="26"/>
          <w:szCs w:val="26"/>
          <w:lang w:val="nl-NL"/>
        </w:rPr>
        <w:t xml:space="preserve">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302315" w:rsidRDefault="00F12103" w:rsidP="007A44B1">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1.2. Bên A</w:t>
      </w:r>
      <w:bookmarkEnd w:id="18"/>
      <w:bookmarkEnd w:id="19"/>
      <w:r>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Pr>
          <w:rFonts w:ascii="Times New Roman" w:hAnsi="Times New Roman"/>
          <w:sz w:val="26"/>
          <w:szCs w:val="26"/>
          <w:lang w:val="nl-NL"/>
        </w:rPr>
        <w:t>là Công ty Cổ phần Đầu tư Xây dựng và Kỹ thuật VNCN E&amp;C.</w:t>
      </w:r>
    </w:p>
    <w:p w14:paraId="178B46A3" w14:textId="23741C7D" w:rsidR="00096978" w:rsidRPr="00302315" w:rsidRDefault="00F12103" w:rsidP="007A44B1">
      <w:pPr>
        <w:spacing w:after="120" w:line="276" w:lineRule="auto"/>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highlight w:val="yellow"/>
          <w:lang w:val="nl-NL"/>
        </w:rPr>
        <w:t xml:space="preserve">1.3. Bên B là</w:t>
      </w:r>
      <w:r>
        <w:rPr>
          <w:rStyle w:val="StyleHeading3BoldCharCharCharCharCharCharCharCharCharCharCharCharCharCharChar"/>
          <w:rFonts w:ascii="Times New Roman" w:hAnsi="Times New Roman"/>
          <w:sz w:val="26"/>
          <w:szCs w:val="26"/>
          <w:highlight w:val="yellow"/>
        </w:rPr>
        <w:t xml:space="preserve"> </w:t>
      </w:r>
      <w:del w:id="9031" w:author="VNCN E&amp;C" w:date="2026-10-06T08:00:00Z">
        <w:r>
          <w:rPr>
            <w:rStyle w:val="StyleHeading3BoldCharCharCharCharCharCharCharCharCharCharCharCharCharCharChar"/>
            <w:rFonts w:ascii="Times New Roman" w:hAnsi="Times New Roman"/>
            <w:sz w:val="26"/>
            <w:szCs w:val="26"/>
            <w:highlight w:val="yellow"/>
            <w:lang w:val="nl-NL"/>
          </w:rPr>
          <w:delText xml:space="preserve">Công ty </w:delText>
        </w:r>
        <w:r>
          <w:rPr>
            <w:rStyle w:val="StyleHeading3BoldCharCharCharCharCharCharCharCharCharCharCharCharCharCharChar"/>
            <w:rFonts w:ascii="Times New Roman" w:hAnsi="Times New Roman"/>
            <w:sz w:val="26"/>
            <w:szCs w:val="26"/>
            <w:highlight w:val="yellow"/>
            <w:lang w:val="vi-VN"/>
          </w:rPr>
          <w:delText>........................................</w:delText>
        </w:r>
        <w:r>
          <w:rPr>
            <w:rStyle w:val="StyleHeading3BoldCharCharCharCharCharCharCharCharCharCharCharCharCharCharChar"/>
            <w:rFonts w:ascii="Times New Roman" w:hAnsi="Times New Roman"/>
            <w:sz w:val="26"/>
            <w:szCs w:val="26"/>
            <w:highlight w:val="yellow"/>
            <w:lang w:val="nl-NL"/>
          </w:rPr>
          <w:delText>.</w:delText>
        </w:r>
      </w:del>
      <w:ins w:id="9032" w:author="VNCN E&amp;C" w:date="2026-10-06T08:00:00Z">
        <w:r>
          <w:rPr>
            <w:rStyle w:val="StyleHeading3BoldCharCharCharCharCharCharCharCharCharCharCharCharCharCharChar"/>
            <w:rFonts w:ascii="Times New Roman" w:hAnsi="Times New Roman"/>
            <w:sz w:val="26"/>
            <w:szCs w:val="26"/>
            <w:lang w:val="nl-NL"/>
          </w:rPr>
          <w:t xml:space="preserve">Công ty Cổ phần Xây dựng Phục Hưng Holdings.</w:t>
        </w:r>
      </w:ins>
    </w:p>
    <w:p w14:paraId="5521A95D" w14:textId="5E930F89"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 xml:space="preserve">1.4. Đại diện Chủ đầu tư</w:t>
      </w:r>
      <w:bookmarkEnd w:id="23"/>
      <w:bookmarkEnd w:id="24"/>
      <w:bookmarkEnd w:id="25"/>
      <w:bookmarkEnd w:id="2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Chủ đầu tư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Chủ đầu tư.</w:t>
      </w:r>
    </w:p>
    <w:p w14:paraId="076B3FF0" w14:textId="6951BB7B" w:rsidR="00096978" w:rsidRPr="00302315" w:rsidRDefault="00F12103" w:rsidP="007A44B1">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Pr>
          <w:rStyle w:val="StyleHeading3BoldCharCharCharCharCharCharCharCharCharCharCharCharCharCharChar"/>
          <w:rFonts w:ascii="Times New Roman" w:hAnsi="Times New Roman"/>
          <w:sz w:val="26"/>
          <w:szCs w:val="26"/>
          <w:lang w:val="nl-NL" w:eastAsia="en-US"/>
        </w:rPr>
        <w:t xml:space="preserve">1.5. Đại diện Bên A</w:t>
      </w:r>
      <w:bookmarkEnd w:id="27"/>
      <w:bookmarkEnd w:id="28"/>
      <w:bookmarkEnd w:id="29"/>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388083EC" w14:textId="4F9CCF8A"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3551D53E" w14:textId="616FE9E7" w:rsidR="00096978" w:rsidRPr="00302315" w:rsidRDefault="00F12103" w:rsidP="007A44B1">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Pr>
          <w:rStyle w:val="StyleHeading3BoldCharCharCharCharCharCharCharCharCharCharCharCharCharCharChar"/>
          <w:rFonts w:ascii="Times New Roman" w:hAnsi="Times New Roman"/>
          <w:sz w:val="26"/>
          <w:szCs w:val="26"/>
          <w:lang w:val="nl-NL" w:eastAsia="en-US"/>
        </w:rPr>
        <w:t xml:space="preserve">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0"/>
          <w:bCs w:val="0"/>
          <w:sz w:val="26"/>
          <w:szCs w:val="26"/>
          <w:lang w:val="nl-NL"/>
        </w:rPr>
        <w:t xml:space="preserve"> thực hiện việc thiết kế xây dựng công trình.</w:t>
      </w:r>
      <w:bookmarkEnd w:id="30"/>
    </w:p>
    <w:p w14:paraId="1F6E8391" w14:textId="246B34D6" w:rsidR="00096978" w:rsidRPr="00302315" w:rsidRDefault="00F12103" w:rsidP="007A44B1">
      <w:pPr>
        <w:spacing w:after="120" w:line="276" w:lineRule="auto"/>
        <w:rPr>
          <w:rFonts w:ascii="Times New Roman" w:hAnsi="Times New Roman"/>
          <w:b/>
          <w:sz w:val="26"/>
          <w:szCs w:val="26"/>
          <w:lang w:val="nl-NL"/>
        </w:rPr>
      </w:pPr>
      <w:bookmarkStart w:id="32" w:name="_Toc273427109"/>
      <w:bookmarkEnd w:id="31"/>
      <w:r>
        <w:rPr>
          <w:rStyle w:val="StyleHeading3BoldCharCharCharCharCharCharCharCharCharCharCharCharCharCharChar"/>
          <w:rFonts w:ascii="Times New Roman" w:hAnsi="Times New Roman"/>
          <w:sz w:val="26"/>
          <w:szCs w:val="26"/>
          <w:lang w:val="nl-NL" w:eastAsia="en-US"/>
        </w:rPr>
        <w:lastRenderedPageBreak/>
        <w:t xml:space="preserve">1.8. Dự án: </w:t>
      </w:r>
      <w:bookmarkEnd w:id="32"/>
      <w:r>
        <w:rPr>
          <w:rStyle w:val="StyleHeading3BoldCharCharCharCharCharCharCharCharCharCharCharCharCharCharChar"/>
          <w:rFonts w:ascii="Times New Roman" w:hAnsi="Times New Roman"/>
          <w:sz w:val="26"/>
          <w:szCs w:val="26"/>
          <w:lang w:val="nl-NL" w:eastAsia="en-US"/>
        </w:rPr>
        <w:t>là</w:t>
      </w:r>
      <w:r>
        <w:rPr>
          <w:rStyle w:val="StyleHeading3BoldCharCharCharCharCharCharCharCharCharCharCharCharCharCharChar"/>
          <w:rFonts w:ascii="Times New Roman" w:hAnsi="Times New Roman"/>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6DBA158F" w14:textId="2E8C02F0"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1.9. Hợp đồng</w:t>
      </w:r>
      <w:bookmarkEnd w:id="22"/>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16D9FE85" w14:textId="152C3BBF" w:rsidR="00096978" w:rsidRPr="00302315" w:rsidRDefault="00F12103" w:rsidP="007A44B1">
      <w:pPr>
        <w:spacing w:after="120" w:line="276" w:lineRule="auto"/>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 xml:space="preserve">1.10.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7BE06D12"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1.11.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1CE8E391"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1.12. Hợp đồng Chủ đầu tư:</w:t>
      </w:r>
      <w:r>
        <w:rPr>
          <w:rFonts w:ascii="Times New Roman" w:hAnsi="Times New Roman"/>
          <w:sz w:val="26"/>
          <w:szCs w:val="26"/>
          <w:lang w:val="nl-NL"/>
        </w:rPr>
        <w:t xml:space="preserve"> </w:t>
      </w:r>
      <w:del w:id="9033" w:author="VNCN E&amp;C" w:date="2026-10-06T08:00:00Z">
        <w:r>
          <w:rPr>
            <w:rFonts w:ascii="Times New Roman" w:hAnsi="Times New Roman"/>
            <w:sz w:val="26"/>
            <w:szCs w:val="26"/>
            <w:lang w:val="nl-NL"/>
          </w:rPr>
          <w:delText xml:space="preserve">là hợp đồng giữa Bên A và Liên danh</w:delText>
        </w:r>
        <w:r>
          <w:rPr>
            <w:rFonts w:ascii="Times New Roman" w:hAnsi="Times New Roman"/>
            <w:sz w:val="26"/>
            <w:szCs w:val="26"/>
            <w:lang w:val="vi-VN"/>
          </w:rPr>
          <w:delText xml:space="preserve"> Chủ đầu tư</w:delText>
        </w:r>
        <w:r>
          <w:rPr>
            <w:rFonts w:ascii="Times New Roman" w:hAnsi="Times New Roman"/>
            <w:sz w:val="26"/>
            <w:szCs w:val="26"/>
            <w:lang w:val="nl-NL"/>
          </w:rPr>
          <w:delText xml:space="preserve"> Công ty CP Đầu tư Tài chính và An ninh Công nghệ IFT và Công ty TNHH Phát triển Tiền Phong</w:delText>
        </w:r>
      </w:del>
      <w:ins w:id="9034" w:author="VNCN E&amp;C" w:date="2026-10-06T08:00:00Z">
        <w:r>
          <w:rPr>
            <w:rFonts w:ascii="Times New Roman" w:hAnsi="Times New Roman"/>
            <w:sz w:val="26"/>
            <w:szCs w:val="26"/>
            <w:lang w:val="nl-NL"/>
          </w:rPr>
          <w:t xml:space="preserve">là Hợp đồng Tổng thầu thi công xây dựng số 01/2026/HĐTTXL/LDIFT-TP &amp; LD VNCNEC-VH ngày 16/7/2026 giữa Chủ đầu tư và Liên danh Tổng thầu, trong đó Bên A là thành viên, cùng các phụ lục, sửa đổi, bổ sung của hợp đồng đó</w:t>
        </w:r>
      </w:ins>
      <w:r>
        <w:rPr>
          <w:rFonts w:ascii="Times New Roman" w:hAnsi="Times New Roman"/>
          <w:sz w:val="26"/>
          <w:szCs w:val="26"/>
          <w:lang w:val="nl-NL"/>
        </w:rPr>
        <w:t xml:space="preserve"> (sau đây gọi là “Hợp đồng thầu chính”).</w:t>
      </w:r>
    </w:p>
    <w:p w14:paraId="0783DC3E" w14:textId="75CC4473" w:rsidR="00096978" w:rsidRPr="00302315" w:rsidRDefault="00F12103" w:rsidP="007A44B1">
      <w:pPr>
        <w:spacing w:after="120" w:line="276" w:lineRule="auto"/>
        <w:rPr>
          <w:rFonts w:ascii="Times New Roman" w:hAnsi="Times New Roman"/>
          <w:b/>
          <w:sz w:val="26"/>
          <w:szCs w:val="26"/>
          <w:lang w:val="nl-NL"/>
        </w:rPr>
      </w:pPr>
      <w:r>
        <w:rPr>
          <w:rFonts w:ascii="Times New Roman" w:hAnsi="Times New Roman"/>
          <w:b/>
          <w:bCs/>
          <w:sz w:val="26"/>
          <w:szCs w:val="26"/>
          <w:lang w:val="nl-NL"/>
        </w:rPr>
        <w:t>1.13.</w:t>
      </w:r>
      <w:r>
        <w:rPr>
          <w:rFonts w:ascii="Times New Roman" w:hAnsi="Times New Roman"/>
          <w:sz w:val="26"/>
          <w:szCs w:val="26"/>
          <w:lang w:val="nl-NL"/>
        </w:rPr>
        <w:t xml:space="preserve"> Bảng tiên lượng: là bảng kê chi tiết khối lượng và giá các công việc trong hợp đồng.</w:t>
      </w:r>
    </w:p>
    <w:p w14:paraId="68A4EAD2" w14:textId="551F0CA9" w:rsidR="00096978" w:rsidRPr="00302315" w:rsidRDefault="00F12103" w:rsidP="007A44B1">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Pr>
          <w:rStyle w:val="StyleHeading3BoldCharCharCharCharCharCharCharCharCharCharCharCharCharCharChar"/>
          <w:rFonts w:ascii="Times New Roman" w:hAnsi="Times New Roman"/>
          <w:sz w:val="26"/>
          <w:szCs w:val="26"/>
          <w:lang w:val="nl-NL"/>
        </w:rPr>
        <w:t xml:space="preserve">1.14. Biên bản nghiệm thu</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19D17240" w14:textId="2E9CBD25"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 xml:space="preserve">1.15. Ngày: được hiểu là ngày dương lịch và tháng được hiểu là tháng dương lịch.</w:t>
      </w:r>
    </w:p>
    <w:p w14:paraId="1318D3AD" w14:textId="1DCA09B2" w:rsidR="00096978" w:rsidRPr="00302315" w:rsidRDefault="00F12103" w:rsidP="007A44B1">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Pr>
          <w:rStyle w:val="StyleHeading3BoldCharCharCharCharCharCharCharCharCharCharCharCharCharCharChar"/>
          <w:rFonts w:ascii="Times New Roman" w:hAnsi="Times New Roman"/>
          <w:sz w:val="26"/>
          <w:szCs w:val="26"/>
          <w:lang w:val="nl-NL"/>
        </w:rPr>
        <w:t xml:space="preserve">1.16. Thiết bị của </w:t>
      </w:r>
      <w:bookmarkEnd w:id="37"/>
      <w:bookmarkEnd w:id="38"/>
      <w:bookmarkEnd w:id="39"/>
      <w:bookmarkEnd w:id="40"/>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73780A61" w:rsidR="00096978" w:rsidRPr="00302315" w:rsidRDefault="00F12103" w:rsidP="007A44B1">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Pr>
          <w:rStyle w:val="StyleHeading3BoldCharCharCharCharCharCharCharCharCharCharCharCharCharCharChar"/>
          <w:rFonts w:ascii="Times New Roman" w:hAnsi="Times New Roman"/>
          <w:sz w:val="26"/>
          <w:szCs w:val="26"/>
          <w:lang w:val="nl-NL"/>
        </w:rPr>
        <w:t xml:space="preserve">1.17. Công trình: </w:t>
      </w:r>
      <w:bookmarkEnd w:id="42"/>
      <w:bookmarkEnd w:id="43"/>
      <w:bookmarkEnd w:id="44"/>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720699C1" w14:textId="23359599"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highlight w:val="yellow"/>
        </w:rPr>
        <w:t xml:space="preserve">1.18. Hạng</w:t>
      </w:r>
      <w:r>
        <w:rPr>
          <w:rFonts w:ascii="Times New Roman" w:hAnsi="Times New Roman"/>
          <w:sz w:val="26"/>
          <w:szCs w:val="26"/>
          <w:highlight w:val="yellow"/>
          <w:lang w:val="nl-NL"/>
        </w:rPr>
        <w:t xml:space="preserve"> </w:t>
      </w:r>
      <w:r>
        <w:rPr>
          <w:rFonts w:ascii="Times New Roman" w:hAnsi="Times New Roman"/>
          <w:b/>
          <w:bCs/>
          <w:sz w:val="26"/>
          <w:szCs w:val="26"/>
          <w:highlight w:val="yellow"/>
          <w:lang w:val="nl-NL"/>
        </w:rPr>
        <w:t>mục công trình:</w:t>
      </w:r>
      <w:r>
        <w:rPr>
          <w:rFonts w:ascii="Times New Roman" w:hAnsi="Times New Roman"/>
          <w:b/>
          <w:bCs/>
          <w:sz w:val="26"/>
          <w:szCs w:val="26"/>
          <w:highlight w:val="yellow"/>
        </w:rPr>
        <w:t xml:space="preserve"> </w:t>
      </w:r>
      <w:r>
        <w:rPr>
          <w:rFonts w:ascii="Times New Roman" w:hAnsi="Times New Roman"/>
          <w:sz w:val="26"/>
          <w:szCs w:val="26"/>
          <w:highlight w:val="yellow"/>
          <w:lang w:val="nl-NL"/>
        </w:rPr>
        <w:t>Thi công Gói thầu P.001</w:t>
      </w:r>
      <w:r>
        <w:rPr>
          <w:rFonts w:ascii="Times New Roman" w:hAnsi="Times New Roman"/>
          <w:sz w:val="26"/>
          <w:szCs w:val="26"/>
          <w:highlight w:val="yellow"/>
          <w:lang w:val="vi-VN"/>
        </w:rPr>
        <w:t>:</w:t>
      </w:r>
      <w:r>
        <w:rPr>
          <w:rFonts w:ascii="Times New Roman" w:hAnsi="Times New Roman"/>
          <w:sz w:val="26"/>
          <w:szCs w:val="26"/>
          <w:highlight w:val="yellow"/>
          <w:lang w:val="nl-NL"/>
        </w:rPr>
        <w:t xml:space="preserve"> </w:t>
      </w:r>
      <w:del w:id="9035" w:author="VNCN E&amp;C" w:date="2026-10-06T08:00:00Z">
        <w:r>
          <w:rPr>
            <w:rFonts w:ascii="Times New Roman" w:hAnsi="Times New Roman"/>
            <w:sz w:val="26"/>
            <w:szCs w:val="26"/>
            <w:highlight w:val="yellow"/>
            <w:lang w:val="nl-NL"/>
          </w:rPr>
          <w:delText xml:space="preserve">Thi công công tác đất, cừ, văng chống, thi công kết cấu phần ngầm, hoàn thiện ướt phần ngầm (chống mối, chống thấm, xây, trát, ốp, lát, sơn, bả,..)</w:delText>
        </w:r>
      </w:del>
      <w:ins w:id="9036" w:author="VNCN E&amp;C" w:date="2026-10-06T08:00:00Z">
        <w:r>
          <w:rPr>
            <w:rFonts w:ascii="Times New Roman" w:hAnsi="Times New Roman"/>
            <w:sz w:val="26"/>
            <w:szCs w:val="26"/>
            <w:lang w:val="nl-NL"/>
          </w:rPr>
          <w:t xml:space="preserve">Thi công công tác đất, cừ, văng chống và biện pháp thi công phục vụ; thi công toàn bộ kết cấu phần ngầm (bao gồm các bể nước sinh hoạt, bể PCCC, bể XLNT) và chống thấm phần ngầm, từ móng đến cốt ±0,000</w:t>
        </w:r>
      </w:ins>
      <w:r>
        <w:rPr>
          <w:rFonts w:ascii="Times New Roman" w:hAnsi="Times New Roman"/>
          <w:sz w:val="26"/>
          <w:szCs w:val="26"/>
          <w:highlight w:val="yellow"/>
          <w:lang w:val="nl-NL"/>
        </w:rPr>
        <w:t xml:space="preserve"> cho khối nhà ở xã hội CT1.2 và CT2 (CT2.1, CT2.2</w:t>
      </w:r>
      <w:r>
        <w:rPr>
          <w:rFonts w:ascii="Times New Roman" w:hAnsi="Times New Roman"/>
          <w:sz w:val="26"/>
          <w:szCs w:val="26"/>
          <w:highlight w:val="yellow"/>
          <w:lang w:val="vi-VN"/>
        </w:rPr>
        <w:t xml:space="preserve"> và</w:t>
      </w:r>
      <w:r>
        <w:rPr>
          <w:rFonts w:ascii="Times New Roman" w:hAnsi="Times New Roman"/>
          <w:sz w:val="26"/>
          <w:szCs w:val="26"/>
          <w:highlight w:val="yellow"/>
          <w:lang w:val="nl-NL"/>
        </w:rPr>
        <w:t xml:space="preserve"> CT2.3).</w:t>
      </w:r>
    </w:p>
    <w:p w14:paraId="024576FB" w14:textId="0CCED0B9" w:rsidR="00CD1550" w:rsidRPr="00302315" w:rsidRDefault="00382A1C" w:rsidP="007A44B1">
      <w:pPr>
        <w:spacing w:after="120" w:line="276" w:lineRule="auto"/>
        <w:rPr>
          <w:rFonts w:ascii="Times New Roman" w:hAnsi="Times New Roman"/>
          <w:b/>
          <w:sz w:val="26"/>
          <w:szCs w:val="26"/>
          <w:lang w:val="nl-NL"/>
        </w:rPr>
      </w:pPr>
      <w:r>
        <w:rPr>
          <w:rFonts w:ascii="Times New Roman" w:hAnsi="Times New Roman"/>
          <w:b/>
          <w:sz w:val="26"/>
          <w:szCs w:val="26"/>
          <w:lang w:val="nl-NL"/>
        </w:rPr>
        <w:t>1.19. Phần ngầm:</w:t>
      </w:r>
      <w:r>
        <w:rPr>
          <w:rFonts w:ascii="Times New Roman" w:hAnsi="Times New Roman"/>
          <w:sz w:val="26"/>
          <w:szCs w:val="26"/>
          <w:lang w:val="nl-NL"/>
        </w:rPr>
        <w:t xml:space="preserve"> </w:t>
      </w:r>
      <w:del w:id="9037" w:author="VNCN E&amp;C" w:date="2026-10-06T08:00:00Z">
        <w:r>
          <w:rPr>
            <w:rFonts w:ascii="Times New Roman" w:hAnsi="Times New Roman"/>
            <w:sz w:val="26"/>
            <w:szCs w:val="26"/>
            <w:lang w:val="nl-NL"/>
          </w:rPr>
          <w:delText xml:space="preserve">là toàn bộ các công việc từ công tác đất, cừ, văng chống, kết cấu tầng hầm đến hết cao độ </w:delText>
        </w:r>
        <w:r>
          <w:rPr>
            <w:rFonts w:ascii="Times New Roman" w:hAnsi="Times New Roman"/>
            <w:sz w:val="26"/>
            <w:szCs w:val="26"/>
            <w:highlight w:val="yellow"/>
            <w:lang w:val="nl-NL"/>
          </w:rPr>
          <w:delText>±0.00 (hoàn thành bê tông sàn tầng 1)</w:delText>
        </w:r>
        <w:r>
          <w:rPr>
            <w:rFonts w:ascii="Times New Roman" w:hAnsi="Times New Roman"/>
            <w:sz w:val="26"/>
            <w:szCs w:val="26"/>
            <w:lang w:val="nl-NL"/>
          </w:rPr>
          <w:delText xml:space="preserve"> và công tác hoàn thiện ướt các khu vực nằm dưới cao độ này (chống mối, chống thấm, xây, trát, ốp, lát, sơn, bả…) theo Hồ sơ thiết kế được duyệt. Ranh giới chi tiết theo Biểu 02 và Biểu 03. Kết cấu phần thân và hoàn thiện phần thân không thuộc phạm vi Hợp đồng này.</w:delText>
        </w:r>
      </w:del>
      <w:ins w:id="9038" w:author="VNCN E&amp;C" w:date="2026-10-06T08:00:00Z">
        <w:r>
          <w:rPr>
            <w:rFonts w:ascii="Times New Roman" w:hAnsi="Times New Roman"/>
            <w:sz w:val="26"/>
            <w:szCs w:val="26"/>
            <w:lang w:val="nl-NL"/>
          </w:rPr>
          <w:t xml:space="preserve">là toàn bộ công việc từ móng đến cốt ±0,000 (hoàn thành bê tông sàn tầng 1), gồm: (i) công tác đất, cừ, văng chống và biện pháp thi công phục vụ; (ii) toàn bộ kết cấu phần ngầm, bao gồm các bể nước sinh hoạt, bể PCCC, bể XLNT; (iii) chống thấm phần ngầm, theo Hồ sơ thiết kế được duyệt. Ranh giới chi tiết theo Biểu 02 và Biểu 03. Kết cấu, hoàn thiện phần thân và công tác hoàn thiện (xây, trát, ốp, lát, sơn, bả) không thuộc phạm vi Hợp đồng này.</w:t>
        </w:r>
      </w:ins>
    </w:p>
    <w:p w14:paraId="3DF22405" w14:textId="5170F7FD" w:rsidR="00096978" w:rsidRPr="00302315" w:rsidRDefault="00382A1C"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 xml:space="preserve">1.20.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644E55CA" w:rsidR="00096978" w:rsidRPr="00302315" w:rsidRDefault="00382A1C" w:rsidP="007A44B1">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Pr>
          <w:rStyle w:val="StyleHeading3BoldCharCharCharCharCharCharCharCharCharCharCharCharCharCharChar"/>
          <w:rFonts w:ascii="Times New Roman" w:hAnsi="Times New Roman"/>
          <w:sz w:val="26"/>
          <w:szCs w:val="26"/>
          <w:lang w:val="nl-NL"/>
        </w:rPr>
        <w:lastRenderedPageBreak/>
      </w:r>
      <w:r>
        <w:rPr>
          <w:rStyle w:val="StyleHeading3BoldCharCharCharCharCharCharCharCharCharCharCharCharCharCharChar"/>
          <w:rFonts w:ascii="Times New Roman" w:hAnsi="Times New Roman"/>
          <w:sz w:val="26"/>
          <w:szCs w:val="26"/>
          <w:lang w:val="nl-NL"/>
        </w:rPr>
        <w:t xml:space="preserve">1.21. Rủi ro và bất khả kháng</w:t>
      </w:r>
      <w:bookmarkEnd w:id="46"/>
      <w:bookmarkEnd w:id="47"/>
      <w:bookmarkEnd w:id="48"/>
      <w:bookmarkEnd w:id="4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w:t>
      </w:r>
      <w:del w:id="9039" w:author="VNCN E&amp;C" w:date="2026-10-06T08:00:00Z">
        <w:r>
          <w:rPr>
            <w:rFonts w:ascii="Times New Roman" w:hAnsi="Times New Roman"/>
            <w:sz w:val="26"/>
            <w:szCs w:val="26"/>
            <w:lang w:val="nl-NL"/>
          </w:rPr>
          <w:delText xml:space="preserve">[Rủi ro và bất khả kháng]</w:delText>
        </w:r>
      </w:del>
      <w:ins w:id="9040" w:author="VNCN E&amp;C" w:date="2026-10-06T08:00:00Z">
        <w:r>
          <w:rPr>
            <w:rFonts w:ascii="Times New Roman" w:hAnsi="Times New Roman"/>
            <w:sz w:val="26"/>
            <w:szCs w:val="26"/>
            <w:lang w:val="nl-NL"/>
          </w:rPr>
          <w:t xml:space="preserve">[Bất khả kháng]</w:t>
        </w:r>
      </w:ins>
    </w:p>
    <w:p w14:paraId="37764F18" w14:textId="0CA04924" w:rsidR="00096978" w:rsidRPr="00302315" w:rsidRDefault="00382A1C" w:rsidP="007A44B1">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Pr>
          <w:rStyle w:val="StyleHeading3BoldCharCharCharCharCharCharCharCharCharCharCharCharCharCharChar"/>
          <w:rFonts w:ascii="Times New Roman" w:hAnsi="Times New Roman"/>
          <w:sz w:val="26"/>
          <w:szCs w:val="26"/>
          <w:lang w:val="nl-NL"/>
        </w:rPr>
        <w:t xml:space="preserve">1.22. Luật</w:t>
      </w:r>
      <w:bookmarkEnd w:id="50"/>
      <w:bookmarkEnd w:id="51"/>
      <w:bookmarkEnd w:id="52"/>
      <w:bookmarkEnd w:id="5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50C52868" w14:textId="574013C5" w:rsidR="00096978" w:rsidRPr="00302315" w:rsidRDefault="00382A1C" w:rsidP="007A44B1">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Pr>
          <w:rStyle w:val="StyleHeading3BoldCharCharCharCharCharCharCharCharCharCharCharCharCharCharChar"/>
          <w:rFonts w:ascii="Times New Roman" w:hAnsi="Times New Roman"/>
          <w:sz w:val="26"/>
          <w:szCs w:val="26"/>
          <w:lang w:val="nl-NL"/>
        </w:rPr>
        <w:t xml:space="preserve">1.23. Công trường</w:t>
      </w:r>
      <w:bookmarkEnd w:id="54"/>
      <w:bookmarkEnd w:id="55"/>
      <w:bookmarkEnd w:id="56"/>
      <w:bookmarkEnd w:id="5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940265B" w:rsidR="00096978" w:rsidRPr="00302315" w:rsidRDefault="00382A1C" w:rsidP="007A44B1">
      <w:pPr>
        <w:spacing w:after="120" w:line="276" w:lineRule="auto"/>
        <w:rPr>
          <w:rFonts w:ascii="Times New Roman" w:hAnsi="Times New Roman"/>
          <w:b/>
          <w:sz w:val="26"/>
          <w:szCs w:val="26"/>
          <w:lang w:val="nl-NL"/>
        </w:rPr>
      </w:pPr>
      <w:r>
        <w:rPr>
          <w:rFonts w:ascii="Times New Roman" w:hAnsi="Times New Roman"/>
          <w:sz w:val="26"/>
          <w:szCs w:val="26"/>
          <w:lang w:val="nl-NL"/>
        </w:rPr>
        <w:t xml:space="preserve">1.24.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302315" w:rsidRDefault="00096978" w:rsidP="007A44B1">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Pr>
          <w:rFonts w:ascii="Times New Roman" w:hAnsi="Times New Roman"/>
          <w:sz w:val="26"/>
          <w:szCs w:val="26"/>
        </w:rPr>
        <w:t>Điều 2. HỒ SƠ HỢP ĐỒNG VÀ THỨ TỰ ƯU TIÊN</w:t>
      </w:r>
    </w:p>
    <w:p w14:paraId="158F971A"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40A4799E" w14:textId="682C9332"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a) Hợp đồng;</w:t>
      </w:r>
    </w:p>
    <w:p w14:paraId="00DA6C95" w14:textId="78912D2C"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b) Các Biểu chi tiết kèm theo </w:t>
      </w:r>
      <w:del w:id="9041" w:author="VNCN E&amp;C" w:date="2026-10-06T08:00:00Z">
        <w:r>
          <w:rPr>
            <w:rFonts w:ascii="Times New Roman" w:hAnsi="Times New Roman"/>
            <w:sz w:val="26"/>
            <w:szCs w:val="26"/>
          </w:rPr>
          <w:delText xml:space="preserve">Hợp đồng; </w:delText>
        </w:r>
      </w:del>
      <w:ins w:id="9042" w:author="VNCN E&amp;C" w:date="2026-10-06T08:00:00Z">
        <w:r>
          <w:rPr>
            <w:rFonts w:ascii="Times New Roman" w:hAnsi="Times New Roman"/>
            <w:sz w:val="26"/>
            <w:szCs w:val="26"/>
          </w:rPr>
          <w:t xml:space="preserve">Hợp đồng, trong đó Biểu 01 lập theo đơn giá tại Thư giảm giá ngày 05/10/2026 của Bên B;</w:t>
        </w:r>
      </w:ins>
    </w:p>
    <w:p w14:paraId="56843CDC" w14:textId="5926DDB3"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c) Phần Hồ sơ thiết kế có liên quan;</w:t>
      </w:r>
    </w:p>
    <w:p w14:paraId="2A1FAE9F" w14:textId="0AC69A03"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d) Phần Chỉ dẫn kỹ thuật có liên quan;</w:t>
      </w:r>
    </w:p>
    <w:p w14:paraId="1C7AE1E1" w14:textId="49F19B9F"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e) Các tài liệu khác có liên quan</w:t>
      </w:r>
      <w:del w:id="9043" w:author="VNCN E&amp;C" w:date="2026-10-06T08:00:00Z">
        <w:r>
          <w:rPr>
            <w:rFonts w:ascii="Times New Roman" w:hAnsi="Times New Roman"/>
            <w:sz w:val="26"/>
            <w:szCs w:val="26"/>
          </w:rPr>
          <w:delText xml:space="preserve"> (nếu có).</w:delText>
        </w:r>
      </w:del>
      <w:ins w:id="9044" w:author="VNCN E&amp;C" w:date="2026-10-06T08:00:00Z">
        <w:r>
          <w:rPr>
            <w:rFonts w:ascii="Times New Roman" w:hAnsi="Times New Roman"/>
            <w:sz w:val="26"/>
            <w:szCs w:val="26"/>
          </w:rPr>
          <w:t xml:space="preserve">, gồm Biên bản thương thảo Hợp đồng ngày </w:t>
        </w:r>
        <w:r>
          <w:rPr>
            <w:rFonts w:ascii="Times New Roman" w:hAnsi="Times New Roman"/>
            <w:sz w:val="26"/>
            <w:szCs w:val="26"/>
            <w:highlight w:val="yellow"/>
          </w:rPr>
          <w:t xml:space="preserve">……</w:t>
        </w:r>
        <w:r>
          <w:rPr>
            <w:rFonts w:ascii="Times New Roman" w:hAnsi="Times New Roman"/>
            <w:sz w:val="26"/>
            <w:szCs w:val="26"/>
          </w:rPr>
          <w:t xml:space="preserve">/10/2026 (nếu có).</w:t>
        </w:r>
      </w:ins>
    </w:p>
    <w:p w14:paraId="31383F98" w14:textId="77777777" w:rsidR="00CD1550" w:rsidRPr="00302315" w:rsidRDefault="00000000" w:rsidP="007A44B1">
      <w:pPr>
        <w:spacing w:after="120" w:line="276" w:lineRule="auto"/>
        <w:rPr>
          <w:rFonts w:ascii="Times New Roman" w:hAnsi="Times New Roman"/>
          <w:b/>
          <w:bCs/>
          <w:sz w:val="26"/>
          <w:szCs w:val="26"/>
        </w:rPr>
      </w:pPr>
      <w:r>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Quyết định của Bên A về việc giải thích tài liệu là căn cứ để Bên B thực hiện.</w:t>
      </w:r>
    </w:p>
    <w:p w14:paraId="55EC6F4D"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6A76C8F1"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6A07BBEF"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b) Ngôn ngữ áp dụng và giao dịch Hợp đồng là tiếng Việt.</w:t>
      </w:r>
    </w:p>
    <w:p w14:paraId="34E51EBC"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3.2. Chuyển nhượng hợp đồng</w:t>
      </w:r>
    </w:p>
    <w:p w14:paraId="54D8D5CE" w14:textId="59B8DF21"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Trừ quy định tại khoản này, không bên nào được chuyển nhượng toàn bộ hoặc một phần Hợp đồng hoặc bất cứ phần lợi ích hoặc quyền lợi theo Hợp đồng.  Bên B không được giao thầu lại toàn bộ hoặc một phần công việc của Hợp đồng khi chưa có chấp thuận bằng văn bản của Bên A và chịu trách nhiệm toàn bộ đối với phần việc do nhà thầu phụ của mình thực hiện. Bên A được quyền chuyển giao quyền và nghĩa vụ theo Hợp đồng cho Chủ đầu tư hoặc đơn vị do Chủ đầu tư chỉ định sau khi thông báo bằng văn bản cho Bên B.</w:t>
      </w:r>
    </w:p>
    <w:p w14:paraId="1D8F32EE"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3.3. Việc bảo mật</w:t>
      </w:r>
    </w:p>
    <w:p w14:paraId="19A187F0"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w:t>
        <w:lastRenderedPageBreak/>
        <w:t xml:space="preserve">mục công trình cho bên thứ ba khi chưa có sự chấp thuận trước bằng văn bản của Bên A. </w:t>
      </w:r>
    </w:p>
    <w:p w14:paraId="64E8D3DB"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b) Bên nào làm tiết lộ bí mật thông tin gây ra thiệt hại cho bên kia phải có trách nhiệm đền bù mọi thiệt hại do việc làm tiết lộ bí mật thông tin của mình gây ra.</w:t>
      </w:r>
    </w:p>
    <w:p w14:paraId="5314784F"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3.4. Tuân thủ pháp luật</w:t>
      </w:r>
    </w:p>
    <w:p w14:paraId="53586349"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2454D8F2"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kể cả trong thời gian sửa chữa sai sót.</w:t>
      </w:r>
    </w:p>
    <w:p w14:paraId="0CDB0E32"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c) Bên B phải bồi thường và gánh chịu mọi thiệt hại phát sinh cho Bên A do việc không tuân thủ pháp luật của mình gây ra.</w:t>
      </w:r>
    </w:p>
    <w:p w14:paraId="4ABC4EAF"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3.5. Tuân thủ khấu trừ Hợp đồng</w:t>
      </w:r>
    </w:p>
    <w:p w14:paraId="35236F99"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2B7CFE79"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3.6. Cách thông tin</w:t>
      </w:r>
    </w:p>
    <w:p w14:paraId="753B4324"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Bất kỳ thông báo hoặc yêu cầu nào của một bên cho bên kia sẽ được gửi tới các địa chỉ tương ứng của các bên đã được nêu trong Hợp đồng. Thông báo gửi qua thư điện tử của người đại diện được các Bên chỉ định có giá trị như văn bản, trừ thông báo tạm dừng, chấm dứt Hợp đồng phải gửi bằng văn bản có chữ ký, đóng dấu.</w:t>
      </w:r>
    </w:p>
    <w:p w14:paraId="7D8BBE73"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3.7. Tài liệu tham chiếu</w:t>
      </w:r>
    </w:p>
    <w:p w14:paraId="75164413"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64001ED5" w14:textId="66137B3A"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highlight w:val="yellow"/>
        </w:rPr>
        <w:t>4.1.</w:t>
      </w:r>
      <w:r>
        <w:rPr>
          <w:rFonts w:ascii="Times New Roman" w:hAnsi="Times New Roman"/>
          <w:sz w:val="26"/>
          <w:szCs w:val="26"/>
          <w:highlight w:val="yellow"/>
        </w:rPr>
        <w:t xml:space="preserve"> Bên A giao và Bên B đồng ý nhận thi công Gói thầu P.001: </w:t>
      </w:r>
      <w:del w:id="9045" w:author="VNCN E&amp;C" w:date="2026-10-06T08:00:00Z">
        <w:r>
          <w:rPr>
            <w:rFonts w:ascii="Times New Roman" w:hAnsi="Times New Roman"/>
            <w:sz w:val="26"/>
            <w:szCs w:val="26"/>
            <w:highlight w:val="yellow"/>
          </w:rPr>
          <w:delText xml:space="preserve">Thi công công tác đất, cừ, văng chống, thi công kết cấu phần ngầm, hoàn thiện ướt phần ngầm (chống mối, chống thấm, xây, trát, ốp, lát, sơn, bả,..)</w:delText>
        </w:r>
      </w:del>
      <w:ins w:id="9046" w:author="VNCN E&amp;C" w:date="2026-10-06T08:00:00Z">
        <w:r>
          <w:rPr>
            <w:rFonts w:ascii="Times New Roman" w:hAnsi="Times New Roman"/>
            <w:sz w:val="26"/>
            <w:szCs w:val="26"/>
          </w:rPr>
          <w:t xml:space="preserve">Thi công công tác đất, cừ, văng chống và biện pháp thi công phục vụ; thi công toàn bộ kết cấu phần ngầm (bao gồm các bể nước sinh hoạt, bể PCCC, bể XLNT) và chống thấm phần ngầm, từ móng đến cốt ±0,000</w:t>
        </w:r>
      </w:ins>
      <w:r>
        <w:rPr>
          <w:rFonts w:ascii="Times New Roman" w:hAnsi="Times New Roman"/>
          <w:sz w:val="26"/>
          <w:szCs w:val="26"/>
          <w:highlight w:val="yellow"/>
        </w:rPr>
        <w:t xml:space="preserve"> cho khối nhà ở xã hội CT1.2 và CT2 (CT2.1, </w:t>
      </w:r>
      <w:r>
        <w:rPr>
          <w:rFonts w:ascii="Times New Roman" w:hAnsi="Times New Roman"/>
          <w:sz w:val="26"/>
          <w:szCs w:val="26"/>
          <w:highlight w:val="yellow"/>
        </w:rPr>
        <w:lastRenderedPageBreak/>
      </w:r>
      <w:r>
        <w:rPr>
          <w:rFonts w:ascii="Times New Roman" w:hAnsi="Times New Roman"/>
          <w:sz w:val="26"/>
          <w:szCs w:val="26"/>
          <w:highlight w:val="yellow"/>
        </w:rPr>
        <w:t>CT2.2 và CT2.3), dự án: Xây dựng nhà ở cho lực lượng vũ trang Công an nhân dân tại ô đất C3-ODK3 và C3-ODK4 thuộc phân khu đô thị H2-4, Phường Yên Sở, Thành phố Hà Nội.</w:t>
      </w:r>
      <w:r>
        <w:rPr>
          <w:rFonts w:ascii="Times New Roman" w:hAnsi="Times New Roman"/>
          <w:sz w:val="26"/>
          <w:szCs w:val="26"/>
        </w:rPr>
        <w:t xml:space="preserve"> </w:t>
      </w:r>
    </w:p>
    <w:p w14:paraId="73ABAD03" w14:textId="77777777" w:rsidR="00096978" w:rsidRPr="00302315" w:rsidRDefault="00096978" w:rsidP="007A44B1">
      <w:pPr>
        <w:spacing w:after="120" w:line="276" w:lineRule="auto"/>
        <w:jc w:val="both"/>
        <w:rPr>
          <w:rFonts w:ascii="Times New Roman" w:hAnsi="Times New Roman"/>
          <w:i/>
          <w:iCs/>
          <w:sz w:val="26"/>
          <w:szCs w:val="26"/>
        </w:rPr>
      </w:pPr>
      <w:r>
        <w:rPr>
          <w:rFonts w:ascii="Times New Roman" w:hAnsi="Times New Roman"/>
          <w:i/>
          <w:iCs/>
          <w:sz w:val="26"/>
          <w:szCs w:val="26"/>
        </w:rPr>
        <w:t>(Chi tiết khối l</w:t>
      </w:r>
      <w:r>
        <w:rPr>
          <w:rFonts w:ascii="Times New Roman" w:hAnsi="Times New Roman" w:hint="eastAsia"/>
          <w:i/>
          <w:iCs/>
          <w:sz w:val="26"/>
          <w:szCs w:val="26"/>
        </w:rPr>
        <w:t>ư</w:t>
      </w:r>
      <w:r>
        <w:rPr>
          <w:rFonts w:ascii="Times New Roman" w:hAnsi="Times New Roman"/>
          <w:i/>
          <w:iCs/>
          <w:sz w:val="26"/>
          <w:szCs w:val="26"/>
        </w:rPr>
        <w:t xml:space="preserve">ợng và phạm vi công việc tại Biểu 01[Chi tiết giá hợp </w:t>
      </w:r>
      <w:r>
        <w:rPr>
          <w:rFonts w:ascii="Times New Roman" w:hAnsi="Times New Roman" w:hint="eastAsia"/>
          <w:i/>
          <w:iCs/>
          <w:sz w:val="26"/>
          <w:szCs w:val="26"/>
        </w:rPr>
        <w:t>đ</w:t>
      </w:r>
      <w:r>
        <w:rPr>
          <w:rFonts w:ascii="Times New Roman" w:hAnsi="Times New Roman"/>
          <w:i/>
          <w:iCs/>
          <w:sz w:val="26"/>
          <w:szCs w:val="26"/>
        </w:rPr>
        <w:t xml:space="preserve">ồng], Biểu 02[Phạm vi công việc] và Biểu 03[Ma trận phân chia phạm vi công việc và trách nhiệm] kèm theo Hợp </w:t>
      </w:r>
      <w:r>
        <w:rPr>
          <w:rFonts w:ascii="Times New Roman" w:hAnsi="Times New Roman" w:hint="eastAsia"/>
          <w:i/>
          <w:iCs/>
          <w:sz w:val="26"/>
          <w:szCs w:val="26"/>
        </w:rPr>
        <w:t>đ</w:t>
      </w:r>
      <w:r>
        <w:rPr>
          <w:rFonts w:ascii="Times New Roman" w:hAnsi="Times New Roman"/>
          <w:i/>
          <w:iCs/>
          <w:sz w:val="26"/>
          <w:szCs w:val="26"/>
        </w:rPr>
        <w:t>ồng này)</w:t>
      </w:r>
    </w:p>
    <w:p w14:paraId="1C1951EA" w14:textId="77777777" w:rsidR="00CD1550" w:rsidRPr="00302315" w:rsidRDefault="00000000" w:rsidP="007A44B1">
      <w:pPr>
        <w:spacing w:after="120" w:line="276" w:lineRule="auto"/>
        <w:jc w:val="both"/>
        <w:rPr>
          <w:rFonts w:ascii="Times New Roman" w:hAnsi="Times New Roman"/>
          <w:sz w:val="26"/>
          <w:szCs w:val="26"/>
        </w:rPr>
      </w:pPr>
      <w:r>
        <w:rPr>
          <w:rFonts w:ascii="Times New Roman" w:hAnsi="Times New Roman"/>
          <w:b/>
          <w:bCs/>
          <w:sz w:val="26"/>
          <w:szCs w:val="26"/>
        </w:rPr>
        <w:t>4.1a.</w:t>
      </w:r>
      <w:r>
        <w:rPr>
          <w:rFonts w:ascii="Times New Roman" w:hAnsi="Times New Roman"/>
          <w:sz w:val="26"/>
          <w:szCs w:val="26"/>
        </w:rPr>
        <w:t xml:space="preserve"> Phạm vi Hợp đồng này chỉ bao gồm Phần ngầm theo định nghĩa tại Điều 1. Bên A có quyền điều chỉnh tăng, giảm khối lượng, phạm vi công việc hoặc giao một phần công việc cho đơn vị khác theo yêu cầu của Chủ đầu tư hoặc khi Bên B không đáp ứng yêu cầu của Hợp đồng; Bên B không được yêu cầu điều chỉnh đơn giá, bồi thường hay lợi nhuận đối với phần công việc bị điều chỉnh giảm.</w:t>
      </w:r>
    </w:p>
    <w:p w14:paraId="1268415F"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bCs/>
          <w:sz w:val="26"/>
          <w:szCs w:val="26"/>
        </w:rPr>
        <w:t>4.2.</w:t>
      </w:r>
      <w:r>
        <w:rPr>
          <w:rFonts w:ascii="Times New Roman" w:hAnsi="Times New Roman"/>
          <w:sz w:val="26"/>
          <w:szCs w:val="26"/>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44A0984D" w14:textId="77777777" w:rsidR="003B0A74" w:rsidRPr="00302315" w:rsidRDefault="004A1E7E" w:rsidP="007A44B1">
      <w:pPr>
        <w:spacing w:after="120" w:line="276" w:lineRule="auto"/>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Trong phạm vi công việc theo Hợp đồng này, Bên B có trách nhiệm tuân thủ các yêu cầu có liên quan của Hợp đồng Chủ đầu tư (trừ các điều khoản tài chính), Hồ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5FFFA40D" w14:textId="77777777" w:rsidR="00096978" w:rsidRPr="00302315" w:rsidRDefault="00096978" w:rsidP="007A44B1">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t xml:space="preserve">4.4.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xml:space="preserve">. Tiến độ huy động theo yêu cầu của Bên A, phù hợp với tiến </w:t>
      </w:r>
      <w:r>
        <w:rPr>
          <w:rFonts w:ascii="Times New Roman" w:hAnsi="Times New Roman" w:hint="eastAsia"/>
          <w:sz w:val="26"/>
          <w:szCs w:val="26"/>
        </w:rPr>
        <w:t>đ</w:t>
      </w:r>
      <w:r>
        <w:rPr>
          <w:rFonts w:ascii="Times New Roman" w:hAnsi="Times New Roman"/>
          <w:sz w:val="26"/>
          <w:szCs w:val="26"/>
        </w:rPr>
        <w:t xml:space="preserve">ộ huy động của Dự án và yêu cầu của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w:t>
      </w:r>
    </w:p>
    <w:p>
      <w:pPr>
        <w:tabs>
          <w:tab w:val="left" w:pos="720"/>
        </w:tabs>
        <w:spacing w:after="120" w:line="276" w:lineRule="auto"/>
        <w:jc w:val="both"/>
        <w:rPr>
          <w:ins w:id="9047" w:author="VNCN E&amp;C" w:date="2026-10-06T08:00:00Z"/>
          <w:rFonts w:ascii="Times New Roman" w:hAnsi="Times New Roman"/>
          <w:sz w:val="26"/>
          <w:szCs w:val="26"/>
        </w:rPr>
      </w:pPr>
      <w:ins w:id="9048" w:author="VNCN E&amp;C" w:date="2026-10-06T08:00:00Z">
        <w:r>
          <w:rPr>
            <w:rFonts w:ascii="Times New Roman" w:hAnsi="Times New Roman"/>
            <w:b/>
            <w:bCs/>
            <w:sz w:val="26"/>
            <w:szCs w:val="26"/>
          </w:rPr>
          <w:t xml:space="preserve">4.5. Bên B đã huy động nhân lực, thiết bị và triển khai công tác chuẩn bị song song với việc thương thảo, ký kết Hợp đồng và tham gia họp khởi động (kick-off) ngày 08/10/2026 theo yêu cầu của Bên A. Các công việc Bên B thực hiện trước ngày ký Hợp đồng thuộc phạm vi và chịu sự điều chỉnh của Hợp đồng này; không làm phát sinh chi phí, đơn giá hay thời gian thực hiện riêng ngoài quy định của Hợp đồng.</w:t>
        </w:r>
      </w:ins>
    </w:p>
    <w:p w14:paraId="6D457E02"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5. YÊU CẦU VỀ CHẤT LƯỢNG, KỸ THUẬT</w:t>
      </w:r>
    </w:p>
    <w:p w14:paraId="1DFFF32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đảm bảo thực hiện đúng theo các quy chuẩn kỹ thuật, tiêu chuẩn, quy trình được áp dụng và tuân thủ các quy định của pháp luật có liên quan.</w:t>
      </w:r>
    </w:p>
    <w:p w14:paraId="7F203D0A"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xml:space="preserve">. 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12D29DF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35031E51"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có quy trình và biện pháp để tự kiểm tra, kiểm soát chất lượng Hạng mục công trình (bao gồm cả vật liệu, sản phẩm, cấu kiện, thiết bị được sử dụng cho Hạng mục công trình), đảm bảo thực hiện đúng theo quy định của pháp luật; tự kiểm </w:t>
        <w:lastRenderedPageBreak/>
        <w:t>soát chất lượng thi công xây dựng Hạng mục công trình theo yêu cầu của Hồ sơ thiết kế, Chỉ dẫn kỹ thuật, quy chuẩn kỹ thuật, tiêu chuẩn có liên quan do Bên A cung cấp và quy định của Hợp đồng.</w:t>
      </w:r>
    </w:p>
    <w:p w14:paraId="53AEE07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76E71E28"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1B7CE35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5.7.</w:t>
      </w:r>
      <w:r>
        <w:rPr>
          <w:rFonts w:ascii="Times New Roman" w:hAnsi="Times New Roman"/>
          <w:sz w:val="26"/>
          <w:szCs w:val="26"/>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2129346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5.8.</w:t>
      </w:r>
      <w:r>
        <w:rPr>
          <w:rFonts w:ascii="Times New Roman" w:hAnsi="Times New Roman"/>
          <w:sz w:val="26"/>
          <w:szCs w:val="26"/>
        </w:rPr>
        <w:t xml:space="preserve"> Bên B chịu trách nhiệm và thực hiện bằng chi phí của mình để hoàn thành công việc của hợp đồng đến khi bàn giao, bảo hành Hạng mục công trình với Bên A.</w:t>
      </w:r>
    </w:p>
    <w:p w14:paraId="44CD149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5.9.</w:t>
      </w:r>
      <w:r>
        <w:rPr>
          <w:rFonts w:ascii="Times New Roman" w:hAnsi="Times New Roman"/>
          <w:sz w:val="26"/>
          <w:szCs w:val="26"/>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A9A9F6C"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68E2B42B" w14:textId="07901F10"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5C26CFD4"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được hoàn thành; đáp ứng yêu cầu về chất lượng, kỹ thuật và có đầy đủ hồ sơ theo quy định của Hợp đồng;</w:t>
      </w:r>
    </w:p>
    <w:p w14:paraId="57FFDBAB"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Sau khi công việc xây dựng, bộ phận, Hạng mục công trình do Bên B thực hiện theo Hợp đồng này đã được Bên A nghiệm thu thì Bên A sẽ cấp biên bản nghiệm thu cho Bên B.</w:t>
      </w:r>
    </w:p>
    <w:p w14:paraId="0D9B1F4B"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Thành phần tham gia nghiệm thu của Bên A bao gồm đại diện Bên A, đại diện của Bên B cùng với đại diện Chủ đầu tư, Tư vấn Giám sát (nếu Chủ đầu tư, Tư vấn Giám sát yêu cầu).</w:t>
      </w:r>
    </w:p>
    <w:p w14:paraId="130C3081"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c) Tổ chức nghiệm thu: Bên A 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55AD7770"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lastRenderedPageBreak/>
        <w:t>d) Việc kiểm tra, nghiệm thu của Bên A sẽ không thay thế hoặc làm giảm bất kỳ nghĩa vụ nào của Bên B theo Hợp đồng.</w:t>
      </w:r>
    </w:p>
    <w:p w14:paraId="7ACBF4D3"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7D7C4D7E"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24B5CAF1"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chấp thuận nghiệm thu bàn giao Hạng mục công trình.</w:t>
      </w:r>
    </w:p>
    <w:p w14:paraId="7EF4686E"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015730FC" w14:textId="77777777" w:rsidR="002F2C35"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08FEF21E" w14:textId="77777777" w:rsidR="00096978"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379B0FB7"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52B6A1E7" w14:textId="146B4C92"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Mỗi danh mục vật liệu, kết cấu, bộ phận, hạng mục công trình trong phạm vi của Hợp đồng này sẽ trở thành tài sản của Bên A kể từ thời điểm được đưa vào, lắp đặt tại Công trình hoặc khi Bên B được thanh toán giá trị tương ứng, tùy thời điểm nào đến trước, nhưng không làm giảm trách nhiệm của Bên B với các danh mục nêu trên theo điều kiện của Hợp đồng.</w:t>
      </w:r>
    </w:p>
    <w:p w14:paraId="436E08EA"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7. TIẾN ĐỘ THỰC HIỆN HỢP ĐỒNG</w:t>
      </w:r>
    </w:p>
    <w:p w14:paraId="6F58C55B" w14:textId="77777777" w:rsidR="00FE1FAE" w:rsidRPr="00302315" w:rsidRDefault="00FE1FAE"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B9837C8" w14:textId="7365311D" w:rsidR="00FE1FAE" w:rsidRPr="00302315" w:rsidRDefault="00FE1FAE"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a) Tiến độ thực hiện Hợp đồng như sau (các mốc dưới đây là mốc tiến độ bắt buộc, làm căn cứ xác định vi phạm và phạt chậm tiến độ):</w:t>
      </w:r>
    </w:p>
    <w:p>
      <w:pPr>
        <w:spacing w:after="120" w:line="276" w:lineRule="auto"/>
        <w:jc w:val="both"/>
        <w:rPr>
          <w:ins w:id="9049" w:author="VNCN E&amp;C" w:date="2026-10-06T08:00:00Z"/>
          <w:rFonts w:ascii="Times New Roman" w:hAnsi="Times New Roman"/>
          <w:sz w:val="26"/>
          <w:szCs w:val="26"/>
          <w:highlight w:val="yellow"/>
        </w:rPr>
      </w:pPr>
      <w:ins w:id="9050" w:author="VNCN E&amp;C" w:date="2026-10-06T08:00:00Z">
        <w:r>
          <w:rPr>
            <w:rFonts w:ascii="Times New Roman" w:hAnsi="Times New Roman"/>
            <w:sz w:val="26"/>
            <w:szCs w:val="26"/>
          </w:rPr>
          <w:t xml:space="preserve">- Thời gian thực hiện toàn bộ Hợp đồng: 268 (hai trăm sáu mươi tám) ngày kể từ ngày ký Hợp đồng, đã bao gồm ngày nghỉ, lễ, Tết và ảnh hưởng của thời tiết thông thường;</w:t>
        </w:r>
      </w:ins>
    </w:p>
    <w:p w14:paraId="59A0DA15" w14:textId="00E58131" w:rsidR="00FE1FAE"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Bắt đầu đào đất phần ngầm:</w:t>
      </w:r>
      <w:ins w:id="9051" w:author="VNCN E&amp;C" w:date="2026-10-06T08:00:00Z">
        <w:r>
          <w:rPr>
            <w:rFonts w:ascii="Times New Roman" w:hAnsi="Times New Roman"/>
            <w:sz w:val="26"/>
            <w:szCs w:val="26"/>
          </w:rPr>
          <w:t xml:space="preserve"> </w:t>
        </w:r>
        <w:r>
          <w:rPr>
            <w:rFonts w:ascii="Times New Roman" w:hAnsi="Times New Roman"/>
            <w:sz w:val="26"/>
            <w:szCs w:val="26"/>
            <w:highlight w:val="yellow"/>
          </w:rPr>
          <w:t xml:space="preserve">……/……/2026</w:t>
        </w:r>
        <w:r>
          <w:rPr>
            <w:rFonts w:ascii="Times New Roman" w:hAnsi="Times New Roman"/>
            <w:sz w:val="26"/>
            <w:szCs w:val="26"/>
          </w:rPr>
          <w:t xml:space="preserve">;</w:t>
        </w:r>
      </w:ins>
    </w:p>
    <w:p w14:paraId="0ADB3D16" w14:textId="0C1A0898" w:rsidR="00FE1FAE"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Hoàn thành kết cấu phần ngầm đến cao độ ±0.00:</w:t>
      </w:r>
      <w:ins w:id="9052" w:author="VNCN E&amp;C" w:date="2026-10-06T08:00:00Z">
        <w:r>
          <w:rPr>
            <w:rFonts w:ascii="Times New Roman" w:hAnsi="Times New Roman"/>
            <w:sz w:val="26"/>
            <w:szCs w:val="26"/>
          </w:rPr>
          <w:t xml:space="preserve"> </w:t>
        </w:r>
        <w:r>
          <w:rPr>
            <w:rFonts w:ascii="Times New Roman" w:hAnsi="Times New Roman"/>
            <w:sz w:val="26"/>
            <w:szCs w:val="26"/>
            <w:highlight w:val="yellow"/>
          </w:rPr>
          <w:t xml:space="preserve">……/……/202…</w:t>
        </w:r>
        <w:r>
          <w:rPr>
            <w:rFonts w:ascii="Times New Roman" w:hAnsi="Times New Roman"/>
            <w:sz w:val="26"/>
            <w:szCs w:val="26"/>
          </w:rPr>
          <w:t xml:space="preserve">;</w:t>
        </w:r>
      </w:ins>
    </w:p>
    <w:p w14:paraId="17C32639" w14:textId="5DC867CA" w:rsidR="00FE1FAE"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highlight w:val="yellow"/>
        </w:rPr>
        <w:t xml:space="preserve">- </w:t>
      </w:r>
      <w:del w:id="9053" w:author="VNCN E&amp;C" w:date="2026-10-06T08:00:00Z">
        <w:r>
          <w:rPr>
            <w:rFonts w:ascii="Times New Roman" w:hAnsi="Times New Roman"/>
            <w:sz w:val="26"/>
            <w:szCs w:val="26"/>
            <w:highlight w:val="yellow"/>
          </w:rPr>
          <w:delText xml:space="preserve">Hoàn thành hoàn thiện ướt phần ngầm và bàn giao Hạng mục công trình:</w:delText>
        </w:r>
      </w:del>
      <w:ins w:id="9054" w:author="VNCN E&amp;C" w:date="2026-10-06T08:00:00Z">
        <w:r>
          <w:rPr>
            <w:rFonts w:ascii="Times New Roman" w:hAnsi="Times New Roman"/>
            <w:sz w:val="26"/>
            <w:szCs w:val="26"/>
          </w:rPr>
          <w:t xml:space="preserve">Hoàn thành chống thấm phần ngầm, toàn bộ công việc của Hợp đồng và bàn giao Hạng mục công trình: không muộn hơn ngày thứ 268 kể từ ngày ký Hợp đồng (</w:t>
        </w:r>
        <w:r>
          <w:rPr>
            <w:rFonts w:ascii="Times New Roman" w:hAnsi="Times New Roman"/>
            <w:sz w:val="26"/>
            <w:szCs w:val="26"/>
            <w:highlight w:val="yellow"/>
          </w:rPr>
          <w:t xml:space="preserve">……/……/2027</w:t>
        </w:r>
        <w:r>
          <w:rPr>
            <w:rFonts w:ascii="Times New Roman" w:hAnsi="Times New Roman"/>
            <w:sz w:val="26"/>
            <w:szCs w:val="26"/>
          </w:rPr>
          <w:t xml:space="preserve">).</w:t>
        </w:r>
      </w:ins>
    </w:p>
    <w:p>
      <w:pPr>
        <w:tabs>
          <w:tab w:val="left" w:pos="709"/>
        </w:tabs>
        <w:spacing w:after="120" w:line="276" w:lineRule="auto"/>
        <w:jc w:val="both"/>
        <w:rPr>
          <w:ins w:id="9055" w:author="VNCN E&amp;C" w:date="2026-10-06T08:00:00Z"/>
          <w:rFonts w:ascii="Times New Roman" w:hAnsi="Times New Roman"/>
          <w:sz w:val="26"/>
          <w:szCs w:val="26"/>
          <w:highlight w:val="yellow"/>
        </w:rPr>
      </w:pPr>
      <w:ins w:id="9056" w:author="VNCN E&amp;C" w:date="2026-10-06T08:00:00Z">
        <w:r>
          <w:rPr>
            <w:rFonts w:ascii="Times New Roman" w:hAnsi="Times New Roman"/>
            <w:sz w:val="26"/>
            <w:szCs w:val="26"/>
          </w:rPr>
          <w:t xml:space="preserve">Các mốc trung gian (bàn giao mặt bằng từng phần, hoàn thành từng khối CT1.2, CT2.1, CT2.2, CT2.3) do hai Bên thống nhất tại Biểu 08 và là mốc tiến độ bắt buộc.</w:t>
        </w:r>
      </w:ins>
    </w:p>
    <w:p w14:paraId="349E1925" w14:textId="77777777" w:rsidR="00096978" w:rsidRPr="00302315" w:rsidRDefault="00FE1FAE" w:rsidP="007A44B1">
      <w:pPr>
        <w:spacing w:after="120" w:line="276" w:lineRule="auto"/>
        <w:jc w:val="both"/>
        <w:rPr>
          <w:rFonts w:ascii="Times New Roman" w:hAnsi="Times New Roman"/>
          <w:b/>
          <w:bCs/>
          <w:sz w:val="26"/>
          <w:szCs w:val="26"/>
        </w:rPr>
      </w:pPr>
      <w:r>
        <w:rPr>
          <w:rFonts w:ascii="Times New Roman" w:hAnsi="Times New Roman"/>
          <w:b/>
          <w:bCs/>
          <w:sz w:val="26"/>
          <w:szCs w:val="26"/>
          <w:highlight w:val="yellow"/>
        </w:rPr>
        <w:t>7.2. Ngày bắt đầu và hoàn thành</w:t>
      </w:r>
      <w:r>
        <w:rPr>
          <w:rFonts w:ascii="Times New Roman" w:hAnsi="Times New Roman"/>
          <w:b/>
          <w:bCs/>
          <w:sz w:val="26"/>
          <w:szCs w:val="26"/>
        </w:rPr>
        <w:t xml:space="preserve"> </w:t>
      </w:r>
    </w:p>
    <w:p w14:paraId="30378260" w14:textId="6C428F8A"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del w:id="9057" w:author="VNCN E&amp;C" w:date="2026-10-06T08:00:00Z">
        <w:r>
          <w:rPr>
            <w:rFonts w:ascii="Times New Roman" w:hAnsi="Times New Roman"/>
            <w:sz w:val="26"/>
            <w:szCs w:val="26"/>
          </w:rPr>
          <w:delText xml:space="preserve">Bắt đầu kể từ khi ký hợp đồng và Theo tiến độ thỏa thuận giữa hai bên. Bên B sẽ trình tiến độ chi tiết cho Bên A trong vòng 05 ngày kể từ ngày ký Hợp đồng hoặc 05 ngày kể </w:delText>
        </w:r>
        <w:r>
          <w:rPr>
            <w:rFonts w:ascii="Times New Roman" w:hAnsi="Times New Roman"/>
            <w:sz w:val="26"/>
            <w:szCs w:val="26"/>
          </w:rPr>
          <w:lastRenderedPageBreak/>
        </w:r>
        <w:r>
          <w:rPr>
            <w:rFonts w:ascii="Times New Roman" w:hAnsi="Times New Roman"/>
            <w:sz w:val="26"/>
            <w:szCs w:val="26"/>
          </w:rPr>
          <w:delText>từ khi Bên A thông báo bàn giao mặt bằng cho Bên B; Tiến độ thi công phải được Bên A chấp thuận.</w:delText>
        </w:r>
      </w:del>
      <w:ins w:id="9058" w:author="VNCN E&amp;C" w:date="2026-10-06T08:00:00Z">
        <w:r>
          <w:rPr>
            <w:rFonts w:ascii="Times New Roman" w:hAnsi="Times New Roman"/>
            <w:sz w:val="26"/>
            <w:szCs w:val="26"/>
          </w:rPr>
          <w:t xml:space="preserve">Thời gian thực hiện Hợp đồng được tính từ ngày ký Hợp đồng. Bên A bàn giao mặt bằng toàn bộ hoặc từng phần, kèm hồ sơ thiết kế của phần việc được bàn giao, theo mốc cụ thể tại Biểu 08. Bên B trình tiến độ thi công chi tiết phù hợp các mốc tại Điều 7.1 trong vòng 05 ngày kể từ ngày ký Hợp đồng để Bên A chấp thuận. Việc Bên A chậm tạm ứng, chậm thanh toán không là căn cứ để Bên B kéo dài thời gian thực hiện Hợp đồng.</w:t>
        </w:r>
      </w:ins>
    </w:p>
    <w:p w14:paraId="5C915FDC" w14:textId="77777777" w:rsidR="00FE1FAE" w:rsidRPr="00302315" w:rsidRDefault="00FE1FAE" w:rsidP="007A44B1">
      <w:pPr>
        <w:tabs>
          <w:tab w:val="left" w:pos="709"/>
        </w:tabs>
        <w:spacing w:after="120" w:line="276" w:lineRule="auto"/>
        <w:jc w:val="both"/>
        <w:rPr>
          <w:rFonts w:ascii="Times New Roman" w:hAnsi="Times New Roman"/>
          <w:sz w:val="26"/>
          <w:szCs w:val="26"/>
        </w:rPr>
      </w:pPr>
      <w:del w:id="9059" w:author="VNCN E&amp;C" w:date="2026-10-06T08:00:00Z">
        <w:r>
          <w:rPr>
            <w:rFonts w:ascii="Times New Roman" w:hAnsi="Times New Roman"/>
            <w:sz w:val="26"/>
            <w:szCs w:val="26"/>
          </w:rPr>
          <w:delText xml:space="preserve">b) </w:delText>
        </w:r>
      </w:del>
      <w:r>
        <w:rPr>
          <w:rFonts w:ascii="Times New Roman" w:hAnsi="Times New Roman"/>
          <w:sz w:val="26"/>
          <w:szCs w:val="26"/>
        </w:rPr>
        <w:t xml:space="preserve">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176399"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Khi Bên A có yêu cầu về tiến độ thi công theo từng đợt, hai bên cùng nhau xác nhận khối lượng công việc làm cơ sở để Bên A bàn giao mặt bằng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duyệt và sẽ thực hiện công việc một cách liên tục cho đến khi hoàn thành công việc.</w:t>
      </w:r>
    </w:p>
    <w:p w14:paraId="2C54B4E8"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48ACF755"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2E99438F"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e) 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48C189F5"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f) Nếu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43D66102" w14:textId="77777777" w:rsidR="00096978" w:rsidRPr="00302315" w:rsidRDefault="00D05036" w:rsidP="007A44B1">
      <w:pPr>
        <w:tabs>
          <w:tab w:val="left" w:pos="6750"/>
        </w:tabs>
        <w:spacing w:after="120" w:line="276" w:lineRule="auto"/>
        <w:jc w:val="both"/>
        <w:rPr>
          <w:rFonts w:ascii="Times New Roman" w:hAnsi="Times New Roman"/>
          <w:sz w:val="26"/>
          <w:szCs w:val="26"/>
        </w:rPr>
      </w:pPr>
      <w:r>
        <w:rPr>
          <w:rFonts w:ascii="Times New Roman" w:hAnsi="Times New Roman"/>
          <w:sz w:val="26"/>
          <w:szCs w:val="26"/>
        </w:rPr>
        <w:t>g) Bên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12545DE0"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h) Thời gian hoàn thành bàn giao: Theo quy định tại Hợp đồng này và Tiến độ đã hai Bên thống nhất.</w:t>
      </w:r>
    </w:p>
    <w:p w14:paraId="49A20D2D"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14:paraId="68E057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w:t>
        <w:lastRenderedPageBreak/>
        <w:t>bộ các chi phí mà Bên A bị thiệt hại và bị Chủ đầu tư phạt chậm tiến độ do việc chậm tiến độ của Bên B gây ra.</w:t>
      </w:r>
    </w:p>
    <w:p w14:paraId="0177A6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628FF08"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và các thiệt hại liên quan sẽ được Bên A trừ vào giá trị thanh toán cho Bên B.</w:t>
      </w:r>
    </w:p>
    <w:p w14:paraId="4DCCC15B"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43229122"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20268D5C"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0209CB42"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Bên B phải nộp cho Bên A bản sao hợp đồng/giấy chứng nhận bảo hiểm còn hiệu lực trước khi huy động thiết bị, nhân lực vào Công trường.</w:t>
      </w:r>
    </w:p>
    <w:p w14:paraId="4CC7455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cung cấp dịch vụ bảo hiểm.</w:t>
      </w:r>
    </w:p>
    <w:p w14:paraId="13BD0F4E" w14:textId="77777777" w:rsidR="00FA2683" w:rsidRPr="00302315" w:rsidRDefault="00935744" w:rsidP="007A44B1">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highlight w:val="yellow"/>
        </w:rPr>
        <w:t>8.2. Bảo hành:</w:t>
      </w:r>
    </w:p>
    <w:p w14:paraId="5700D9E2" w14:textId="50899532"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Thời hạn bảo hành: 24 tháng </w:t>
      </w:r>
      <w:del w:id="9060" w:author="VNCN E&amp;C" w:date="2026-10-06T08:00:00Z">
        <w:r>
          <w:rPr>
            <w:rFonts w:ascii="Times New Roman" w:hAnsi="Times New Roman"/>
            <w:sz w:val="26"/>
            <w:szCs w:val="26"/>
            <w:highlight w:val="yellow"/>
          </w:rPr>
          <w:delText xml:space="preserve">(riêng công tác chống thấm: …… tháng) kể từ ngày Chủ đầu tư nghiệm thu</w:delText>
        </w:r>
      </w:del>
      <w:ins w:id="9061" w:author="VNCN E&amp;C" w:date="2026-10-06T08:00:00Z">
        <w:r>
          <w:rPr>
            <w:rFonts w:ascii="Times New Roman" w:hAnsi="Times New Roman"/>
            <w:sz w:val="26"/>
            <w:szCs w:val="26"/>
          </w:rPr>
          <w:t xml:space="preserve">(riêng công tác chống thấm: </w:t>
        </w:r>
        <w:r>
          <w:rPr>
            <w:rFonts w:ascii="Times New Roman" w:hAnsi="Times New Roman"/>
            <w:sz w:val="26"/>
            <w:szCs w:val="26"/>
            <w:highlight w:val="yellow"/>
          </w:rPr>
          <w:t xml:space="preserve">……</w:t>
        </w:r>
        <w:r>
          <w:rPr>
            <w:rFonts w:ascii="Times New Roman" w:hAnsi="Times New Roman"/>
            <w:sz w:val="26"/>
            <w:szCs w:val="26"/>
          </w:rPr>
          <w:t xml:space="preserve"> tháng theo Hợp đồng thầu chính) kể từ ngày Chủ đầu tư ký biên bản nghiệm thu</w:t>
        </w:r>
      </w:ins>
      <w:r>
        <w:rPr>
          <w:rFonts w:ascii="Times New Roman" w:hAnsi="Times New Roman"/>
          <w:sz w:val="26"/>
          <w:szCs w:val="26"/>
          <w:highlight w:val="yellow"/>
        </w:rPr>
        <w:t xml:space="preserve"> hoàn thành toàn bộ Công trình đưa vào sử dụng, nhưng không ngắn hơn thời hạn bảo hành tương ứng mà Bên A phải chịu theo Hợp đồng thầu chính.</w:t>
      </w:r>
      <w:ins w:id="9062" w:author="VNCN E&amp;C" w:date="2026-10-06T08:00:00Z">
        <w:r>
          <w:rPr>
            <w:rFonts w:ascii="Times New Roman" w:hAnsi="Times New Roman"/>
            <w:sz w:val="26"/>
            <w:szCs w:val="26"/>
          </w:rPr>
          <w:t xml:space="preserve"> Phạm vi, điều kiện và trách nhiệm bảo hành áp dụng tương ứng với Hợp đồng thầu chính đối với phần việc của Bên B.</w:t>
        </w:r>
      </w:ins>
    </w:p>
    <w:p w14:paraId="56B395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highlight w:val="yellow"/>
        </w:rPr>
        <w:t>Tiền giữ lại bảo hành và giữ lại chờ quyết toán: 5% giá trị hoàn thành.</w:t>
      </w:r>
    </w:p>
    <w:p w14:paraId="428BBBB4"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05ACC5FB" w14:textId="492D86F1"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nếu sai sót, khiếm khuyết, hư hỏng, sự cố xảy ra do lỗi của Bên B, Bên B phải tiến hành sửa chữa, khắc phục theo yêu cầu của Bên A và chịu mọi chi phí liên quan. Trong vòng 07 ngày (đối với sự cố khẩn cấp, thấm dột: 24 giờ) kể từ khi có yêu cầu sửa chữa, khắc phục của Bên A, nếu Bên B không triển khai công việc </w:t>
        <w:lastRenderedPageBreak/>
        <w:t>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5033DCA3" w14:textId="77777777" w:rsidR="00C56B5A"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gian bảo hành, Bên B lập báo cáo hoàn thành công tác bảo hành gửi Bên A để được xác nhận hoàn thành bảo hành Hạng mục công trình.</w:t>
      </w:r>
    </w:p>
    <w:p w14:paraId="69D3C8E3" w14:textId="729E94FA" w:rsidR="000068E8" w:rsidRPr="00302315" w:rsidRDefault="00C56B5A"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Bên B sẽ được hoàn trả khoản tiền giữ lại bảo hành sau khi kết thúc thời hạn bảo hành và được Bên A xác nhận đã hoàn thành công việc bảo hành. Trường hợp Bên B phát hành bảo lãnh bảo hành có giá trị tương đương số tiền bảo hành như quy định tại Điều 20 thì Bên A hoàn trả khoản tiền giữ lại bảo hành </w:t>
      </w:r>
      <w:del w:id="9063" w:author="VNCN E&amp;C" w:date="2026-10-06T08:00:00Z">
        <w:r>
          <w:rPr>
            <w:rFonts w:ascii="Times New Roman" w:hAnsi="Times New Roman"/>
            <w:sz w:val="26"/>
            <w:szCs w:val="26"/>
          </w:rPr>
          <w:delText xml:space="preserve">theo Điều 10.3.2 </w:delText>
        </w:r>
      </w:del>
      <w:ins w:id="9064" w:author="VNCN E&amp;C" w:date="2026-10-06T08:00:00Z">
        <w:r>
          <w:rPr>
            <w:rFonts w:ascii="Times New Roman" w:hAnsi="Times New Roman"/>
            <w:sz w:val="26"/>
            <w:szCs w:val="26"/>
          </w:rPr>
          <w:t xml:space="preserve">theo Điều 10.3.2(c) </w:t>
        </w:r>
      </w:ins>
      <w:r>
        <w:rPr>
          <w:rFonts w:ascii="Times New Roman" w:hAnsi="Times New Roman"/>
          <w:sz w:val="26"/>
          <w:szCs w:val="26"/>
        </w:rPr>
        <w:t xml:space="preserve">sau khi nhận được bản gốc thư bảo lãnh bảo hành hợp lệ.</w:t>
      </w:r>
    </w:p>
    <w:p w14:paraId="7CCEAE76"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72573E31" w14:textId="77777777" w:rsidR="00382A1C"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2007EAB1" w14:textId="4F5105C5" w:rsidR="00096978" w:rsidRPr="00302315" w:rsidRDefault="00935744"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theo đơn giá cố định. Đơn giá không điều chỉnh trong suốt thời gian thực hiện Hợp đồng, kể cả khi có biến động giá vật liệu, nhân công, nhiên liệu, </w:t>
      </w:r>
      <w:del w:id="9065" w:author="VNCN E&amp;C" w:date="2026-10-06T08:00:00Z">
        <w:r>
          <w:rPr>
            <w:rFonts w:ascii="Times New Roman" w:hAnsi="Times New Roman"/>
            <w:sz w:val="26"/>
            <w:szCs w:val="26"/>
          </w:rPr>
          <w:delText xml:space="preserve">trừ trường hợp Bên A được Chủ đầu tư chấp thuận điều chỉnh tương ứng theo Hợp đồng thầu chính.</w:delText>
        </w:r>
      </w:del>
      <w:ins w:id="9066" w:author="VNCN E&amp;C" w:date="2026-10-06T08:00:00Z">
        <w:r>
          <w:rPr>
            <w:rFonts w:ascii="Times New Roman" w:hAnsi="Times New Roman"/>
            <w:sz w:val="26"/>
            <w:szCs w:val="26"/>
          </w:rPr>
          <w:t xml:space="preserve">trừ trường hợp pháp luật bắt buộc điều chỉnh và Chủ đầu tư chấp thuận điều chỉnh tương ứng cho Bên A theo Hợp đồng thầu chính; giá trị điều chỉnh cho Bên B không vượt quá giá trị Bên A được điều chỉnh tương ứng. Giá trị quyết toán bằng khối lượng thực tế hoàn thành được nghiệm thu nhân với đơn giá cố định tại Biểu 01 (theo Thư giảm giá ngày 05/10/2026 của Bên B).</w:t>
        </w:r>
      </w:ins>
    </w:p>
    <w:p w14:paraId="6AC34BA9"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613A778C"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này, Bên B đã có được và hiểu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1B0917F1"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6E84979"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highlight w:val="yellow"/>
        </w:rPr>
        <w:t xml:space="preserve">a) Giá hợp đồng (tạm tính): </w:t>
      </w:r>
      <w:del w:id="9067" w:author="VNCN E&amp;C" w:date="2026-10-06T08:00:00Z">
        <w:r>
          <w:rPr>
            <w:rFonts w:ascii="Times New Roman" w:hAnsi="Times New Roman"/>
            <w:sz w:val="26"/>
            <w:szCs w:val="26"/>
            <w:highlight w:val="yellow"/>
          </w:rPr>
          <w:delText xml:space="preserve">........................đồng đã bao gồm VAT (Bằng chữ: ......................)</w:delText>
        </w:r>
        <w:r>
          <w:rPr>
            <w:rFonts w:ascii="Times New Roman" w:hAnsi="Times New Roman"/>
            <w:sz w:val="26"/>
            <w:szCs w:val="26"/>
          </w:rPr>
          <w:delText xml:space="preserve"> </w:delText>
        </w:r>
      </w:del>
      <w:ins w:id="9068" w:author="VNCN E&amp;C" w:date="2026-10-06T08:00:00Z">
        <w:r>
          <w:rPr>
            <w:rFonts w:ascii="Times New Roman" w:hAnsi="Times New Roman"/>
            <w:sz w:val="26"/>
            <w:szCs w:val="26"/>
          </w:rPr>
          <w:t xml:space="preserve">214.000.000.000 đồng (Bằng chữ: Hai trăm mười bốn tỷ đồng chẵn), chưa bao gồm thuế GTGT. Thuế GTGT áp dụng theo quy định pháp luật tại thời điểm xuất hóa đơn (giá trị sau thuế: </w:t>
        </w:r>
        <w:r>
          <w:rPr>
            <w:rFonts w:ascii="Times New Roman" w:hAnsi="Times New Roman"/>
            <w:sz w:val="26"/>
            <w:szCs w:val="26"/>
            <w:highlight w:val="yellow"/>
          </w:rPr>
          <w:t xml:space="preserve">……</w:t>
        </w:r>
        <w:r>
          <w:rPr>
            <w:rFonts w:ascii="Times New Roman" w:hAnsi="Times New Roman"/>
            <w:sz w:val="26"/>
            <w:szCs w:val="26"/>
          </w:rPr>
          <w:t xml:space="preserve"> đồng).</w:t>
        </w:r>
      </w:ins>
    </w:p>
    <w:p w14:paraId="58578763" w14:textId="77777777" w:rsidR="00096978" w:rsidRPr="00302315" w:rsidRDefault="00096978" w:rsidP="007A44B1">
      <w:pPr>
        <w:tabs>
          <w:tab w:val="left" w:pos="709"/>
        </w:tabs>
        <w:spacing w:after="120" w:line="276" w:lineRule="auto"/>
        <w:jc w:val="center"/>
        <w:rPr>
          <w:rFonts w:ascii="Times New Roman" w:hAnsi="Times New Roman"/>
          <w:i/>
          <w:iCs/>
          <w:sz w:val="26"/>
          <w:szCs w:val="26"/>
        </w:rPr>
      </w:pPr>
      <w:r>
        <w:rPr>
          <w:rFonts w:ascii="Times New Roman" w:hAnsi="Times New Roman"/>
          <w:i/>
          <w:iCs/>
          <w:sz w:val="26"/>
          <w:szCs w:val="26"/>
        </w:rPr>
        <w:t>Chi tiết xem Biểu 01[Chi tiết giá hợp đồng] đính kèm Hợp đồng.</w:t>
      </w:r>
    </w:p>
    <w:p w14:paraId="30F1D86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4907AF6D"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46E1B16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w:t>
      </w:r>
      <w:del w:id="9069" w:author="VNCN E&amp;C" w:date="2026-10-06T08:00:00Z">
        <w:r>
          <w:rPr>
            <w:rFonts w:ascii="Times New Roman" w:hAnsi="Times New Roman"/>
            <w:sz w:val="26"/>
            <w:szCs w:val="26"/>
          </w:rPr>
          <w:delText xml:space="preserve">Thuế giá trị gia tăng theo quy định hiện hành, các khoản thuế, phí khác có liên quan;</w:delText>
        </w:r>
      </w:del>
      <w:ins w:id="9070" w:author="VNCN E&amp;C" w:date="2026-10-06T08:00:00Z">
        <w:r>
          <w:rPr>
            <w:rFonts w:ascii="Times New Roman" w:hAnsi="Times New Roman"/>
            <w:sz w:val="26"/>
            <w:szCs w:val="26"/>
          </w:rPr>
          <w:t xml:space="preserve">Các khoản thuế (trừ thuế GTGT), phí, lệ phí có liên quan;</w:t>
        </w:r>
      </w:ins>
      <w:r>
        <w:rPr>
          <w:rFonts w:ascii="Times New Roman" w:hAnsi="Times New Roman"/>
          <w:sz w:val="26"/>
          <w:szCs w:val="26"/>
        </w:rPr>
        <w:t xml:space="preserve"> </w:t>
      </w:r>
    </w:p>
    <w:p w14:paraId="5B6091B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(2) Toàn bộ các chi phí cần thiết để đáp ứng công tác thi công cho Dự án. Các chi phí bao gồm nhưng không giới hạn bởi các chi phí: Chi phí bảo hiểm, quản lý doanh nghiệp, </w:t>
        <w:lastRenderedPageBreak/>
        <w:t>tài chính, lợi nhuận; Chi phí điều hành sản xuất tại công trường, Chi phí điện nước, nhiên liệu tiêu thụ hàng tháng; Chi phí xây dựng nhà tạm để ở và điều hành thi công tại hiện trường; Chi phí xây dựng công trình tạm, phụ trợ phục vụ thi công của Bên B; Chi phí huy động và giải thể; Chi phí an toàn lao động, vệ sinh môi trường, nhà vệ sinh và môi trường xung quanh; Chi phí hoàn trả hạ tầng kỹ thuật (nếu có); Chi phí mặt bằng thi công, Chi phí thực hiện thí nghiệm, kiểm định chất lượng vật liệu do bên B cung cấp thuộc trách nhiệm của Bên B . Chi phí duy tu mặt bằng, đường công vụ 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p>
    <w:p w14:paraId="22C301A2" w14:textId="77777777" w:rsidR="00096978" w:rsidRPr="00302315" w:rsidRDefault="004F1396"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c) Bên B sẽ chịu trách nhiệm chi trả các chi phí liên quan đến việc vượt hao hụt vật liệu cho phép được quy định trong Biểu 7 của Hợp đồng.</w:t>
      </w:r>
    </w:p>
    <w:p w14:paraId="2E2269C3"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7940235F"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2C99E2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26A3A233"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6E923AEB"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AEB32A4" w14:textId="48C63B52" w:rsidR="004D434C" w:rsidRPr="00302315" w:rsidRDefault="002435FB"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a) Giá trị tạm ứng: Bên A tạm ứng cho Bên B tối đa 20% giá trị trước thuế của Hợp đồng trong vòng 15 ngày làm việc kể từ ngày Bên A nhận đủ các hồ sơ hợp lệ sau của Bên B:</w:t>
      </w:r>
    </w:p>
    <w:p w14:paraId="137AEF30" w14:textId="69B4C4C2"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Hợp </w:t>
      </w:r>
      <w:r>
        <w:rPr>
          <w:rFonts w:ascii="Times New Roman" w:hAnsi="Times New Roman" w:hint="eastAsia"/>
          <w:sz w:val="26"/>
          <w:szCs w:val="26"/>
          <w:highlight w:val="yellow"/>
        </w:rPr>
        <w:t>đ</w:t>
      </w:r>
      <w:r>
        <w:rPr>
          <w:rFonts w:ascii="Times New Roman" w:hAnsi="Times New Roman"/>
          <w:sz w:val="26"/>
          <w:szCs w:val="26"/>
          <w:highlight w:val="yellow"/>
        </w:rPr>
        <w:t xml:space="preserve">ồng </w:t>
      </w:r>
      <w:r>
        <w:rPr>
          <w:rFonts w:ascii="Times New Roman" w:hAnsi="Times New Roman" w:hint="eastAsia"/>
          <w:sz w:val="26"/>
          <w:szCs w:val="26"/>
          <w:highlight w:val="yellow"/>
        </w:rPr>
        <w:t>đư</w:t>
      </w:r>
      <w:r>
        <w:rPr>
          <w:rFonts w:ascii="Times New Roman" w:hAnsi="Times New Roman"/>
          <w:sz w:val="26"/>
          <w:szCs w:val="26"/>
          <w:highlight w:val="yellow"/>
        </w:rPr>
        <w:t xml:space="preserve">ợc ký kết </w:t>
      </w:r>
    </w:p>
    <w:p w14:paraId="6E36CFE4" w14:textId="02BA1B53"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Th</w:t>
      </w:r>
      <w:r>
        <w:rPr>
          <w:rFonts w:ascii="Times New Roman" w:hAnsi="Times New Roman" w:hint="eastAsia"/>
          <w:sz w:val="26"/>
          <w:szCs w:val="26"/>
          <w:highlight w:val="yellow"/>
        </w:rPr>
        <w:t>ư</w:t>
      </w:r>
      <w:r>
        <w:rPr>
          <w:rFonts w:ascii="Times New Roman" w:hAnsi="Times New Roman"/>
          <w:sz w:val="26"/>
          <w:szCs w:val="26"/>
          <w:highlight w:val="yellow"/>
        </w:rPr>
        <w:t xml:space="preserve"> </w:t>
      </w:r>
      <w:r>
        <w:rPr>
          <w:rFonts w:ascii="Times New Roman" w:hAnsi="Times New Roman" w:hint="eastAsia"/>
          <w:sz w:val="26"/>
          <w:szCs w:val="26"/>
          <w:highlight w:val="yellow"/>
        </w:rPr>
        <w:t>đ</w:t>
      </w:r>
      <w:r>
        <w:rPr>
          <w:rFonts w:ascii="Times New Roman" w:hAnsi="Times New Roman"/>
          <w:sz w:val="26"/>
          <w:szCs w:val="26"/>
          <w:highlight w:val="yellow"/>
        </w:rPr>
        <w:t>ề nghị tạm ứng;</w:t>
      </w:r>
    </w:p>
    <w:p w14:paraId="47D23FCC" w14:textId="5C89E78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Bảo lãnh thực hiện hợp </w:t>
      </w:r>
      <w:r>
        <w:rPr>
          <w:rFonts w:ascii="Times New Roman" w:hAnsi="Times New Roman" w:hint="eastAsia"/>
          <w:sz w:val="26"/>
          <w:szCs w:val="26"/>
          <w:highlight w:val="yellow"/>
        </w:rPr>
        <w:t>đ</w:t>
      </w:r>
      <w:r>
        <w:rPr>
          <w:rFonts w:ascii="Times New Roman" w:hAnsi="Times New Roman"/>
          <w:sz w:val="26"/>
          <w:szCs w:val="26"/>
          <w:highlight w:val="yellow"/>
        </w:rPr>
        <w:t xml:space="preserve">ồng với số tiền </w:t>
      </w:r>
      <w:del w:id="9071" w:author="VNCN E&amp;C" w:date="2026-10-06T08:00:00Z">
        <w:r>
          <w:rPr>
            <w:rFonts w:ascii="Times New Roman" w:hAnsi="Times New Roman"/>
            <w:sz w:val="26"/>
            <w:szCs w:val="26"/>
            <w:highlight w:val="yellow"/>
          </w:rPr>
          <w:delText xml:space="preserve">m</w:delText>
        </w:r>
        <w:r>
          <w:rPr>
            <w:rFonts w:ascii="Times New Roman" w:hAnsi="Times New Roman" w:hint="eastAsia"/>
            <w:sz w:val="26"/>
            <w:szCs w:val="26"/>
            <w:highlight w:val="yellow"/>
          </w:rPr>
          <w:delText>ư</w:delText>
        </w:r>
        <w:r>
          <w:rPr>
            <w:rFonts w:ascii="Times New Roman" w:hAnsi="Times New Roman"/>
            <w:sz w:val="26"/>
            <w:szCs w:val="26"/>
            <w:highlight w:val="yellow"/>
          </w:rPr>
          <w:delText>ời phần tr</w:delText>
        </w:r>
        <w:r>
          <w:rPr>
            <w:rFonts w:ascii="Times New Roman" w:hAnsi="Times New Roman" w:hint="eastAsia"/>
            <w:sz w:val="26"/>
            <w:szCs w:val="26"/>
            <w:highlight w:val="yellow"/>
          </w:rPr>
          <w:delText>ă</w:delText>
        </w:r>
        <w:r>
          <w:rPr>
            <w:rFonts w:ascii="Times New Roman" w:hAnsi="Times New Roman"/>
            <w:sz w:val="26"/>
            <w:szCs w:val="26"/>
            <w:highlight w:val="yellow"/>
          </w:rPr>
          <w:delText xml:space="preserve">m (10%)</w:delText>
        </w:r>
      </w:del>
      <w:ins w:id="9072" w:author="VNCN E&amp;C" w:date="2026-10-06T08:00:00Z">
        <w:r>
          <w:rPr>
            <w:rFonts w:ascii="Times New Roman" w:hAnsi="Times New Roman"/>
            <w:sz w:val="26"/>
            <w:szCs w:val="26"/>
          </w:rPr>
          <w:t xml:space="preserve">năm phần trăm (5%)</w:t>
        </w:r>
      </w:ins>
      <w:r>
        <w:rPr>
          <w:rFonts w:ascii="Times New Roman" w:hAnsi="Times New Roman"/>
          <w:sz w:val="26"/>
          <w:szCs w:val="26"/>
          <w:highlight w:val="yellow"/>
        </w:rPr>
        <w:t xml:space="preserve"> Giá trị Hợp </w:t>
      </w:r>
      <w:r>
        <w:rPr>
          <w:rFonts w:ascii="Times New Roman" w:hAnsi="Times New Roman" w:hint="eastAsia"/>
          <w:sz w:val="26"/>
          <w:szCs w:val="26"/>
          <w:highlight w:val="yellow"/>
        </w:rPr>
        <w:t>đ</w:t>
      </w:r>
      <w:r>
        <w:rPr>
          <w:rFonts w:ascii="Times New Roman" w:hAnsi="Times New Roman"/>
          <w:sz w:val="26"/>
          <w:szCs w:val="26"/>
          <w:highlight w:val="yellow"/>
        </w:rPr>
        <w:t xml:space="preserve">ồng tuân thủ </w:t>
      </w:r>
      <w:r>
        <w:rPr>
          <w:rFonts w:ascii="Times New Roman" w:hAnsi="Times New Roman" w:hint="eastAsia"/>
          <w:sz w:val="26"/>
          <w:szCs w:val="26"/>
          <w:highlight w:val="yellow"/>
        </w:rPr>
        <w:t>Đ</w:t>
      </w:r>
      <w:r>
        <w:rPr>
          <w:rFonts w:ascii="Times New Roman" w:hAnsi="Times New Roman"/>
          <w:sz w:val="26"/>
          <w:szCs w:val="26"/>
          <w:highlight w:val="yellow"/>
        </w:rPr>
        <w:t xml:space="preserve">iều 20 của Hợp </w:t>
      </w:r>
      <w:r>
        <w:rPr>
          <w:rFonts w:ascii="Times New Roman" w:hAnsi="Times New Roman" w:hint="eastAsia"/>
          <w:sz w:val="26"/>
          <w:szCs w:val="26"/>
          <w:highlight w:val="yellow"/>
        </w:rPr>
        <w:t>đ</w:t>
      </w:r>
      <w:r>
        <w:rPr>
          <w:rFonts w:ascii="Times New Roman" w:hAnsi="Times New Roman"/>
          <w:sz w:val="26"/>
          <w:szCs w:val="26"/>
          <w:highlight w:val="yellow"/>
        </w:rPr>
        <w:t>ồng này;</w:t>
      </w:r>
    </w:p>
    <w:p w14:paraId="67E64ECC" w14:textId="6BE45E9C"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Bảo lãnh tạm ứng có giá trị bằng 100% số tiền tạm ứng, tuân thủ Điều 20 của Hợp đồng này;</w:t>
      </w:r>
    </w:p>
    <w:p w14:paraId="0969D236" w14:textId="22325E6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Biên bản xác nhận Thiết bị thi công </w:t>
      </w:r>
      <w:r>
        <w:rPr>
          <w:rFonts w:ascii="Times New Roman" w:hAnsi="Times New Roman" w:hint="eastAsia"/>
          <w:sz w:val="26"/>
          <w:szCs w:val="26"/>
          <w:highlight w:val="yellow"/>
        </w:rPr>
        <w:t>đã</w:t>
      </w:r>
      <w:r>
        <w:rPr>
          <w:rFonts w:ascii="Times New Roman" w:hAnsi="Times New Roman"/>
          <w:sz w:val="26"/>
          <w:szCs w:val="26"/>
          <w:highlight w:val="yellow"/>
        </w:rPr>
        <w:t xml:space="preserve"> tập kết về công tr</w:t>
      </w:r>
      <w:r>
        <w:rPr>
          <w:rFonts w:ascii="Times New Roman" w:hAnsi="Times New Roman" w:hint="eastAsia"/>
          <w:sz w:val="26"/>
          <w:szCs w:val="26"/>
          <w:highlight w:val="yellow"/>
        </w:rPr>
        <w:t>ư</w:t>
      </w:r>
      <w:r>
        <w:rPr>
          <w:rFonts w:ascii="Times New Roman" w:hAnsi="Times New Roman"/>
          <w:sz w:val="26"/>
          <w:szCs w:val="26"/>
          <w:highlight w:val="yellow"/>
        </w:rPr>
        <w:t xml:space="preserve">ờng </w:t>
      </w:r>
      <w:r>
        <w:rPr>
          <w:rFonts w:ascii="Times New Roman" w:hAnsi="Times New Roman" w:hint="eastAsia"/>
          <w:sz w:val="26"/>
          <w:szCs w:val="26"/>
          <w:highlight w:val="yellow"/>
        </w:rPr>
        <w:t>đư</w:t>
      </w:r>
      <w:r>
        <w:rPr>
          <w:rFonts w:ascii="Times New Roman" w:hAnsi="Times New Roman"/>
          <w:sz w:val="26"/>
          <w:szCs w:val="26"/>
          <w:highlight w:val="yellow"/>
        </w:rPr>
        <w:t>ợc Bên A xác nhận;</w:t>
      </w:r>
    </w:p>
    <w:p w14:paraId="04B2FA46"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b) Thu hồi tiền tạm ứng: Tiền tạm ứng được thu hồi dần qua các lần thanh toán khối lượng hoàn thành của hợp đồng, việc thu hồi vốn tạm ứng được bắt đầu ngay khi thanh toán lần đầu và đảm bảo việc thu hồi tạm ứng hết khi giá trị thanh toán khối lượng hoàn thành đạt 80% giá trị hợp đồng.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6137F3B1" w14:textId="77777777" w:rsidR="00E00D25" w:rsidRPr="00302315" w:rsidRDefault="008D17A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Giá trị thu hồi tạm ứng  = GTT</w:t>
      </w:r>
      <w:r>
        <w:rPr>
          <w:rFonts w:ascii="Times New Roman" w:hAnsi="Times New Roman" w:hint="eastAsia"/>
          <w:sz w:val="26"/>
          <w:szCs w:val="26"/>
          <w:highlight w:val="yellow"/>
        </w:rPr>
        <w:t>Ư</w:t>
      </w:r>
      <w:r>
        <w:rPr>
          <w:rFonts w:ascii="Times New Roman" w:hAnsi="Times New Roman"/>
          <w:sz w:val="26"/>
          <w:szCs w:val="26"/>
          <w:highlight w:val="yellow"/>
        </w:rPr>
        <w:t xml:space="preserve"> x [GTHT/(GTH</w:t>
      </w:r>
      <w:r>
        <w:rPr>
          <w:rFonts w:ascii="Times New Roman" w:hAnsi="Times New Roman" w:hint="eastAsia"/>
          <w:sz w:val="26"/>
          <w:szCs w:val="26"/>
          <w:highlight w:val="yellow"/>
        </w:rPr>
        <w:t>Đ</w:t>
      </w:r>
      <w:r>
        <w:rPr>
          <w:rFonts w:ascii="Times New Roman" w:hAnsi="Times New Roman"/>
          <w:sz w:val="26"/>
          <w:szCs w:val="26"/>
          <w:highlight w:val="yellow"/>
        </w:rPr>
        <w:t>*80%)]</w:t>
      </w:r>
    </w:p>
    <w:p w14:paraId="3A8CCA35" w14:textId="77777777" w:rsidR="00E00D25" w:rsidRPr="00302315" w:rsidRDefault="00E00D25"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GTT</w:t>
      </w:r>
      <w:r>
        <w:rPr>
          <w:rFonts w:ascii="Times New Roman" w:hAnsi="Times New Roman" w:hint="eastAsia"/>
          <w:sz w:val="26"/>
          <w:szCs w:val="26"/>
          <w:highlight w:val="yellow"/>
        </w:rPr>
        <w:t>Ư</w:t>
      </w:r>
      <w:r>
        <w:rPr>
          <w:rFonts w:ascii="Times New Roman" w:hAnsi="Times New Roman"/>
          <w:sz w:val="26"/>
          <w:szCs w:val="26"/>
          <w:highlight w:val="yellow"/>
        </w:rPr>
        <w:t xml:space="preserve">: Giá trị tạm ứng theo hợp </w:t>
      </w:r>
      <w:r>
        <w:rPr>
          <w:rFonts w:ascii="Times New Roman" w:hAnsi="Times New Roman" w:hint="eastAsia"/>
          <w:sz w:val="26"/>
          <w:szCs w:val="26"/>
          <w:highlight w:val="yellow"/>
        </w:rPr>
        <w:t>đ</w:t>
      </w:r>
      <w:r>
        <w:rPr>
          <w:rFonts w:ascii="Times New Roman" w:hAnsi="Times New Roman"/>
          <w:sz w:val="26"/>
          <w:szCs w:val="26"/>
          <w:highlight w:val="yellow"/>
        </w:rPr>
        <w:t>ồng</w:t>
      </w:r>
    </w:p>
    <w:p w14:paraId="4636253A" w14:textId="77777777" w:rsidR="001476C6" w:rsidRPr="00302315" w:rsidRDefault="00E00D25"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lastRenderedPageBreak/>
        <w:t>GTHT: Giá trị hoàn thành</w:t>
      </w:r>
    </w:p>
    <w:p w14:paraId="263EF0F9" w14:textId="77777777" w:rsidR="008D17AC" w:rsidRPr="00302315" w:rsidRDefault="008D17A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GTHĐ: Giá trị hợp đồng</w:t>
      </w:r>
    </w:p>
    <w:p w14:paraId="57AF3E32"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c) Sử dụng tiền tạm ứng: </w:t>
      </w:r>
    </w:p>
    <w:p w14:paraId="78F1F7C6" w14:textId="14908EA9" w:rsidR="00096978"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 xml:space="preserve">- Bên B phải sử dụng tiền tạm ứng đúng mục đích để triển khai thực hiện các công việc theo Hợp đồng.</w:t>
      </w:r>
    </w:p>
    <w:p w14:paraId="75BB718B" w14:textId="6E6B7AD8" w:rsidR="00096978" w:rsidRPr="00302315" w:rsidRDefault="00D107CC"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highlight w:val="yellow"/>
        </w:rPr>
        <w:t xml:space="preserve">- Trong trường hợp có yêu cầu của cơ quan nhà nước có thẩm quyền, Bên B có trách nhiệm phối hợp với Bên A để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32FFE333" w14:textId="77777777" w:rsidR="00096978" w:rsidRPr="00302315" w:rsidRDefault="00096978" w:rsidP="007A44B1">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1DBBDF31" w14:textId="77777777" w:rsidR="00743C15" w:rsidRPr="00302315" w:rsidRDefault="00096978"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Bên A sẽ thanh toán cho Bên B đến 90% giá trị hoàn thành theo đợt </w:t>
      </w:r>
      <w:del w:id="9073" w:author="VNCN E&amp;C" w:date="2026-10-06T08:00:00Z">
        <w:r>
          <w:rPr>
            <w:rFonts w:ascii="Times New Roman" w:hAnsi="Times New Roman"/>
            <w:sz w:val="26"/>
            <w:szCs w:val="26"/>
          </w:rPr>
          <w:delText xml:space="preserve">(giá trị hoàn thành Bên B đề nghị thanh toán các đợt phải đạt tối thiểu 2 tỷ đồng)</w:delText>
        </w:r>
      </w:del>
      <w:ins w:id="9074" w:author="VNCN E&amp;C" w:date="2026-10-06T08:00:00Z">
        <w:r>
          <w:rPr>
            <w:rFonts w:ascii="Times New Roman" w:hAnsi="Times New Roman"/>
            <w:sz w:val="26"/>
            <w:szCs w:val="26"/>
          </w:rPr>
          <w:t xml:space="preserve">(mỗi tháng không quá 01 đợt; giá trị hoàn thành Bên B đề nghị thanh toán mỗi đợt tối thiểu 2 tỷ đồng)</w:t>
        </w:r>
      </w:ins>
      <w:r>
        <w:rPr>
          <w:rFonts w:ascii="Times New Roman" w:hAnsi="Times New Roman"/>
          <w:sz w:val="26"/>
          <w:szCs w:val="26"/>
        </w:rPr>
        <w:t xml:space="preserve"> sau khi Bên B hoàn thành và nộp bộ Hồ sơ thanh toán bao gồm:</w:t>
      </w:r>
    </w:p>
    <w:p w14:paraId="4B6E0F1A" w14:textId="0D908A6C"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Hồ s</w:t>
      </w:r>
      <w:r>
        <w:rPr>
          <w:rFonts w:ascii="Times New Roman" w:hAnsi="Times New Roman" w:hint="eastAsia"/>
          <w:sz w:val="26"/>
          <w:szCs w:val="26"/>
        </w:rPr>
        <w:t>ơ</w:t>
      </w:r>
      <w:r>
        <w:rPr>
          <w:rFonts w:ascii="Times New Roman" w:hAnsi="Times New Roman"/>
          <w:sz w:val="26"/>
          <w:szCs w:val="26"/>
        </w:rPr>
        <w:t xml:space="preserve"> quản lý chất l</w:t>
      </w:r>
      <w:r>
        <w:rPr>
          <w:rFonts w:ascii="Times New Roman" w:hAnsi="Times New Roman" w:hint="eastAsia"/>
          <w:sz w:val="26"/>
          <w:szCs w:val="26"/>
        </w:rPr>
        <w:t>ư</w:t>
      </w:r>
      <w:r>
        <w:rPr>
          <w:rFonts w:ascii="Times New Roman" w:hAnsi="Times New Roman"/>
          <w:sz w:val="26"/>
          <w:szCs w:val="26"/>
        </w:rPr>
        <w:t>ợng (biên bản nghiệm thu công việc, nhật ký thi công, s</w:t>
      </w:r>
      <w:r>
        <w:rPr>
          <w:rFonts w:ascii="Times New Roman" w:hAnsi="Times New Roman" w:hint="eastAsia"/>
          <w:sz w:val="26"/>
          <w:szCs w:val="26"/>
        </w:rPr>
        <w:t>ơ</w:t>
      </w:r>
      <w:r>
        <w:rPr>
          <w:rFonts w:ascii="Times New Roman" w:hAnsi="Times New Roman"/>
          <w:sz w:val="26"/>
          <w:szCs w:val="26"/>
        </w:rPr>
        <w:t xml:space="preserve"> họa hoàn công, kết quả thí nghiệm…). Các chứng chỉ vật liệu bản sao </w:t>
      </w:r>
      <w:r>
        <w:rPr>
          <w:rFonts w:ascii="Times New Roman" w:hAnsi="Times New Roman" w:hint="eastAsia"/>
          <w:sz w:val="26"/>
          <w:szCs w:val="26"/>
        </w:rPr>
        <w:t>đư</w:t>
      </w:r>
      <w:r>
        <w:rPr>
          <w:rFonts w:ascii="Times New Roman" w:hAnsi="Times New Roman"/>
          <w:sz w:val="26"/>
          <w:szCs w:val="26"/>
        </w:rPr>
        <w:t>ợc các bên chấp nhận; Riêng công tác quan trắc hệ cừ, văng chống và thí nghiệm chống thấm phải có đề cương, báo cáo kết quả quan trắc, thí nghiệm;</w:t>
      </w:r>
    </w:p>
    <w:p w14:paraId="58462A0B" w14:textId="7CA9E836"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ối với bê tông và vữa:</w:t>
      </w:r>
    </w:p>
    <w:p w14:paraId="16C7BA6C" w14:textId="7DC66368"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Kết quả thí nghiệm bê tông R7 (khi ch</w:t>
      </w:r>
      <w:r>
        <w:rPr>
          <w:rFonts w:ascii="Times New Roman" w:hAnsi="Times New Roman" w:hint="eastAsia"/>
          <w:sz w:val="26"/>
          <w:szCs w:val="26"/>
        </w:rPr>
        <w:t>ư</w:t>
      </w:r>
      <w:r>
        <w:rPr>
          <w:rFonts w:ascii="Times New Roman" w:hAnsi="Times New Roman"/>
          <w:sz w:val="26"/>
          <w:szCs w:val="26"/>
        </w:rPr>
        <w:t>a có kết quả R28) và nộp bổ sung R28 ở kỳ thanh toán tiếp theo;</w:t>
      </w:r>
    </w:p>
    <w:p w14:paraId="07476D39" w14:textId="4D14B451"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nghiệm thu khối l</w:t>
      </w:r>
      <w:r>
        <w:rPr>
          <w:rFonts w:ascii="Times New Roman" w:hAnsi="Times New Roman" w:hint="eastAsia"/>
          <w:sz w:val="26"/>
          <w:szCs w:val="26"/>
        </w:rPr>
        <w:t>ư</w:t>
      </w:r>
      <w:r>
        <w:rPr>
          <w:rFonts w:ascii="Times New Roman" w:hAnsi="Times New Roman"/>
          <w:sz w:val="26"/>
          <w:szCs w:val="26"/>
        </w:rPr>
        <w:t xml:space="preserve">ợng công việc hoàn thành </w:t>
      </w:r>
      <w:r>
        <w:rPr>
          <w:rFonts w:ascii="Times New Roman" w:hAnsi="Times New Roman" w:hint="eastAsia"/>
          <w:sz w:val="26"/>
          <w:szCs w:val="26"/>
        </w:rPr>
        <w:t>đư</w:t>
      </w:r>
      <w:r>
        <w:rPr>
          <w:rFonts w:ascii="Times New Roman" w:hAnsi="Times New Roman"/>
          <w:sz w:val="26"/>
          <w:szCs w:val="26"/>
        </w:rPr>
        <w:t>ợc Bên A, Tư vấn giám sát và Chủ đầu tư xác nhận;</w:t>
      </w:r>
    </w:p>
    <w:p w14:paraId="5A35C8B8" w14:textId="0461101A"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tính giá trị công việc hoàn thành </w:t>
      </w:r>
      <w:r>
        <w:rPr>
          <w:rFonts w:ascii="Times New Roman" w:hAnsi="Times New Roman" w:hint="eastAsia"/>
          <w:sz w:val="26"/>
          <w:szCs w:val="26"/>
        </w:rPr>
        <w:t>đư</w:t>
      </w:r>
      <w:r>
        <w:rPr>
          <w:rFonts w:ascii="Times New Roman" w:hAnsi="Times New Roman"/>
          <w:sz w:val="26"/>
          <w:szCs w:val="26"/>
        </w:rPr>
        <w:t>ợc Bên A xác nhận;</w:t>
      </w:r>
    </w:p>
    <w:p w14:paraId="5C6230B4" w14:textId="0BA2AFEA"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xác </w:t>
      </w:r>
      <w:r>
        <w:rPr>
          <w:rFonts w:ascii="Times New Roman" w:hAnsi="Times New Roman" w:hint="eastAsia"/>
          <w:sz w:val="26"/>
          <w:szCs w:val="26"/>
        </w:rPr>
        <w:t>đ</w:t>
      </w:r>
      <w:r>
        <w:rPr>
          <w:rFonts w:ascii="Times New Roman" w:hAnsi="Times New Roman"/>
          <w:sz w:val="26"/>
          <w:szCs w:val="26"/>
        </w:rPr>
        <w:t>ịnh giá trị khối l</w:t>
      </w:r>
      <w:r>
        <w:rPr>
          <w:rFonts w:ascii="Times New Roman" w:hAnsi="Times New Roman" w:hint="eastAsia"/>
          <w:sz w:val="26"/>
          <w:szCs w:val="26"/>
        </w:rPr>
        <w:t>ư</w:t>
      </w:r>
      <w:r>
        <w:rPr>
          <w:rFonts w:ascii="Times New Roman" w:hAnsi="Times New Roman"/>
          <w:sz w:val="26"/>
          <w:szCs w:val="26"/>
        </w:rPr>
        <w:t xml:space="preserve">ợng phát sinh ngoài hợp </w:t>
      </w:r>
      <w:r>
        <w:rPr>
          <w:rFonts w:ascii="Times New Roman" w:hAnsi="Times New Roman" w:hint="eastAsia"/>
          <w:sz w:val="26"/>
          <w:szCs w:val="26"/>
        </w:rPr>
        <w:t>đ</w:t>
      </w:r>
      <w:r>
        <w:rPr>
          <w:rFonts w:ascii="Times New Roman" w:hAnsi="Times New Roman"/>
          <w:sz w:val="26"/>
          <w:szCs w:val="26"/>
        </w:rPr>
        <w:t xml:space="preserve">ồng (nếu có). Phần phát sinh sẽ </w:t>
      </w:r>
      <w:r>
        <w:rPr>
          <w:rFonts w:ascii="Times New Roman" w:hAnsi="Times New Roman" w:hint="eastAsia"/>
          <w:sz w:val="26"/>
          <w:szCs w:val="26"/>
        </w:rPr>
        <w:t>đư</w:t>
      </w:r>
      <w:r>
        <w:rPr>
          <w:rFonts w:ascii="Times New Roman" w:hAnsi="Times New Roman"/>
          <w:sz w:val="26"/>
          <w:szCs w:val="26"/>
        </w:rPr>
        <w:t xml:space="preserve">ợc hai bên lập thành Phụ lục Hợp </w:t>
      </w:r>
      <w:r>
        <w:rPr>
          <w:rFonts w:ascii="Times New Roman" w:hAnsi="Times New Roman" w:hint="eastAsia"/>
          <w:sz w:val="26"/>
          <w:szCs w:val="26"/>
        </w:rPr>
        <w:t>đ</w:t>
      </w:r>
      <w:r>
        <w:rPr>
          <w:rFonts w:ascii="Times New Roman" w:hAnsi="Times New Roman"/>
          <w:sz w:val="26"/>
          <w:szCs w:val="26"/>
        </w:rPr>
        <w:t xml:space="preserve">ồng sau khi giá trị phần phát sinh </w:t>
      </w:r>
      <w:r>
        <w:rPr>
          <w:rFonts w:ascii="Times New Roman" w:hAnsi="Times New Roman" w:hint="eastAsia"/>
          <w:sz w:val="26"/>
          <w:szCs w:val="26"/>
        </w:rPr>
        <w:t>đư</w:t>
      </w:r>
      <w:r>
        <w:rPr>
          <w:rFonts w:ascii="Times New Roman" w:hAnsi="Times New Roman"/>
          <w:sz w:val="26"/>
          <w:szCs w:val="26"/>
        </w:rPr>
        <w:t xml:space="preserve">ợc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 xml:space="preserve"> phê duyệt;</w:t>
      </w:r>
    </w:p>
    <w:p w14:paraId="3DF35EE1" w14:textId="6448E1A5"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nghiệm thu các công tác chuẩn bị và các công tác thuộc phần Biện pháp thi công tại Dự án;</w:t>
      </w:r>
    </w:p>
    <w:p w14:paraId="3C8BB062" w14:textId="77FE430C"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ề nghị thanh toán;</w:t>
      </w:r>
    </w:p>
    <w:p w14:paraId="55FA86DA" w14:textId="0AE47415"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w:t>
      </w:r>
      <w:r>
        <w:rPr>
          <w:rFonts w:ascii="Times New Roman" w:hAnsi="Times New Roman" w:hint="eastAsia"/>
          <w:sz w:val="26"/>
          <w:szCs w:val="26"/>
        </w:rPr>
        <w:t>đơ</w:t>
      </w:r>
      <w:r>
        <w:rPr>
          <w:rFonts w:ascii="Times New Roman" w:hAnsi="Times New Roman"/>
          <w:sz w:val="26"/>
          <w:szCs w:val="26"/>
        </w:rPr>
        <w:t>n GTGT hợp lệ.</w:t>
      </w:r>
    </w:p>
    <w:p w14:paraId="07143E94" w14:textId="0EBAF316"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Giá trị của toàn bộ phần Công tác chuẩn bị, phần Biện pháp thi công theo Hợp </w:t>
      </w:r>
      <w:r>
        <w:rPr>
          <w:rFonts w:ascii="Times New Roman" w:hAnsi="Times New Roman" w:hint="eastAsia"/>
          <w:sz w:val="26"/>
          <w:szCs w:val="26"/>
        </w:rPr>
        <w:t>đ</w:t>
      </w:r>
      <w:r>
        <w:rPr>
          <w:rFonts w:ascii="Times New Roman" w:hAnsi="Times New Roman"/>
          <w:sz w:val="26"/>
          <w:szCs w:val="26"/>
        </w:rPr>
        <w:t xml:space="preserve">ồng là trọn gói, không tính phát sinh. Giá trị phần Công tác chuẩn bị, phần Biện pháp thi công sẽ </w:t>
      </w:r>
      <w:r>
        <w:rPr>
          <w:rFonts w:ascii="Times New Roman" w:hAnsi="Times New Roman" w:hint="eastAsia"/>
          <w:sz w:val="26"/>
          <w:szCs w:val="26"/>
        </w:rPr>
        <w:t>đư</w:t>
      </w:r>
      <w:r>
        <w:rPr>
          <w:rFonts w:ascii="Times New Roman" w:hAnsi="Times New Roman"/>
          <w:sz w:val="26"/>
          <w:szCs w:val="26"/>
        </w:rPr>
        <w:t xml:space="preserve">ợc thanh toán </w:t>
      </w:r>
      <w:r>
        <w:rPr>
          <w:rFonts w:ascii="Times New Roman" w:hAnsi="Times New Roman" w:hint="eastAsia"/>
          <w:sz w:val="26"/>
          <w:szCs w:val="26"/>
        </w:rPr>
        <w:t>đ</w:t>
      </w:r>
      <w:r>
        <w:rPr>
          <w:rFonts w:ascii="Times New Roman" w:hAnsi="Times New Roman"/>
          <w:sz w:val="26"/>
          <w:szCs w:val="26"/>
        </w:rPr>
        <w:t xml:space="preserve">ịnh kỳ và </w:t>
      </w:r>
      <w:r>
        <w:rPr>
          <w:rFonts w:ascii="Times New Roman" w:hAnsi="Times New Roman" w:hint="eastAsia"/>
          <w:sz w:val="26"/>
          <w:szCs w:val="26"/>
        </w:rPr>
        <w:t>đư</w:t>
      </w:r>
      <w:r>
        <w:rPr>
          <w:rFonts w:ascii="Times New Roman" w:hAnsi="Times New Roman"/>
          <w:sz w:val="26"/>
          <w:szCs w:val="26"/>
        </w:rPr>
        <w:t>ợc tính toán t</w:t>
      </w:r>
      <w:r>
        <w:rPr>
          <w:rFonts w:ascii="Times New Roman" w:hAnsi="Times New Roman" w:hint="eastAsia"/>
          <w:sz w:val="26"/>
          <w:szCs w:val="26"/>
        </w:rPr>
        <w:t>ươ</w:t>
      </w:r>
      <w:r>
        <w:rPr>
          <w:rFonts w:ascii="Times New Roman" w:hAnsi="Times New Roman"/>
          <w:sz w:val="26"/>
          <w:szCs w:val="26"/>
        </w:rPr>
        <w:t>ng ứng với tỷ lệ Giá trị Khối l</w:t>
      </w:r>
      <w:r>
        <w:rPr>
          <w:rFonts w:ascii="Times New Roman" w:hAnsi="Times New Roman" w:hint="eastAsia"/>
          <w:sz w:val="26"/>
          <w:szCs w:val="26"/>
        </w:rPr>
        <w:t>ư</w:t>
      </w:r>
      <w:r>
        <w:rPr>
          <w:rFonts w:ascii="Times New Roman" w:hAnsi="Times New Roman"/>
          <w:sz w:val="26"/>
          <w:szCs w:val="26"/>
        </w:rPr>
        <w:t xml:space="preserve">ợng hoàn thành phần các công tác thi công trên Tổng Giá trị phần Các công tác thi công theo Hợp </w:t>
      </w:r>
      <w:r>
        <w:rPr>
          <w:rFonts w:ascii="Times New Roman" w:hAnsi="Times New Roman" w:hint="eastAsia"/>
          <w:sz w:val="26"/>
          <w:szCs w:val="26"/>
        </w:rPr>
        <w:t>đ</w:t>
      </w:r>
      <w:r>
        <w:rPr>
          <w:rFonts w:ascii="Times New Roman" w:hAnsi="Times New Roman"/>
          <w:sz w:val="26"/>
          <w:szCs w:val="26"/>
        </w:rPr>
        <w:t xml:space="preserve">ồng (Giai </w:t>
      </w:r>
      <w:r>
        <w:rPr>
          <w:rFonts w:ascii="Times New Roman" w:hAnsi="Times New Roman" w:hint="eastAsia"/>
          <w:sz w:val="26"/>
          <w:szCs w:val="26"/>
        </w:rPr>
        <w:t>đ</w:t>
      </w:r>
      <w:r>
        <w:rPr>
          <w:rFonts w:ascii="Times New Roman" w:hAnsi="Times New Roman"/>
          <w:sz w:val="26"/>
          <w:szCs w:val="26"/>
        </w:rPr>
        <w:t xml:space="preserve">oạn </w:t>
      </w:r>
      <w:r>
        <w:rPr>
          <w:rFonts w:ascii="Times New Roman" w:hAnsi="Times New Roman" w:hint="eastAsia"/>
          <w:sz w:val="26"/>
          <w:szCs w:val="26"/>
        </w:rPr>
        <w:t>đ</w:t>
      </w:r>
      <w:r>
        <w:rPr>
          <w:rFonts w:ascii="Times New Roman" w:hAnsi="Times New Roman"/>
          <w:sz w:val="26"/>
          <w:szCs w:val="26"/>
        </w:rPr>
        <w:t xml:space="preserve">ang thi công) hoặc </w:t>
      </w:r>
      <w:r>
        <w:rPr>
          <w:rFonts w:ascii="Times New Roman" w:hAnsi="Times New Roman" w:hint="eastAsia"/>
          <w:sz w:val="26"/>
          <w:szCs w:val="26"/>
        </w:rPr>
        <w:t>đư</w:t>
      </w:r>
      <w:r>
        <w:rPr>
          <w:rFonts w:ascii="Times New Roman" w:hAnsi="Times New Roman"/>
          <w:sz w:val="26"/>
          <w:szCs w:val="26"/>
        </w:rPr>
        <w:t xml:space="preserve">ợc tính toán theo Giá trị công việc thuộc </w:t>
        <w:lastRenderedPageBreak/>
        <w:t xml:space="preserve">Các công tác Chuẩn bị, Biện pháp thi công </w:t>
      </w:r>
      <w:r>
        <w:rPr>
          <w:rFonts w:ascii="Times New Roman" w:hAnsi="Times New Roman" w:hint="eastAsia"/>
          <w:sz w:val="26"/>
          <w:szCs w:val="26"/>
        </w:rPr>
        <w:t>đư</w:t>
      </w:r>
      <w:r>
        <w:rPr>
          <w:rFonts w:ascii="Times New Roman" w:hAnsi="Times New Roman"/>
          <w:sz w:val="26"/>
          <w:szCs w:val="26"/>
        </w:rPr>
        <w:t>ợc nghiệm thu (t</w:t>
      </w:r>
      <w:r>
        <w:rPr>
          <w:rFonts w:ascii="Times New Roman" w:hAnsi="Times New Roman" w:hint="eastAsia"/>
          <w:sz w:val="26"/>
          <w:szCs w:val="26"/>
        </w:rPr>
        <w:t>ươ</w:t>
      </w:r>
      <w:r>
        <w:rPr>
          <w:rFonts w:ascii="Times New Roman" w:hAnsi="Times New Roman"/>
          <w:sz w:val="26"/>
          <w:szCs w:val="26"/>
        </w:rPr>
        <w:t xml:space="preserve">ng ứng với các </w:t>
      </w:r>
      <w:r>
        <w:rPr>
          <w:rFonts w:ascii="Times New Roman" w:hAnsi="Times New Roman" w:hint="eastAsia"/>
          <w:sz w:val="26"/>
          <w:szCs w:val="26"/>
        </w:rPr>
        <w:t>đ</w:t>
      </w:r>
      <w:r>
        <w:rPr>
          <w:rFonts w:ascii="Times New Roman" w:hAnsi="Times New Roman"/>
          <w:sz w:val="26"/>
          <w:szCs w:val="26"/>
        </w:rPr>
        <w:t xml:space="preserve">ầu việc </w:t>
      </w:r>
      <w:r>
        <w:rPr>
          <w:rFonts w:ascii="Times New Roman" w:hAnsi="Times New Roman" w:hint="eastAsia"/>
          <w:sz w:val="26"/>
          <w:szCs w:val="26"/>
        </w:rPr>
        <w:t>đư</w:t>
      </w:r>
      <w:r>
        <w:rPr>
          <w:rFonts w:ascii="Times New Roman" w:hAnsi="Times New Roman"/>
          <w:sz w:val="26"/>
          <w:szCs w:val="26"/>
        </w:rPr>
        <w:t xml:space="preserve">ợc nêu trong Hợp </w:t>
      </w:r>
      <w:r>
        <w:rPr>
          <w:rFonts w:ascii="Times New Roman" w:hAnsi="Times New Roman" w:hint="eastAsia"/>
          <w:sz w:val="26"/>
          <w:szCs w:val="26"/>
        </w:rPr>
        <w:t>đ</w:t>
      </w:r>
      <w:r>
        <w:rPr>
          <w:rFonts w:ascii="Times New Roman" w:hAnsi="Times New Roman"/>
          <w:sz w:val="26"/>
          <w:szCs w:val="26"/>
        </w:rPr>
        <w:t>ồng), tuỳ thuộc giá trị nào thấp h</w:t>
      </w:r>
      <w:r>
        <w:rPr>
          <w:rFonts w:ascii="Times New Roman" w:hAnsi="Times New Roman" w:hint="eastAsia"/>
          <w:sz w:val="26"/>
          <w:szCs w:val="26"/>
        </w:rPr>
        <w:t>ơ</w:t>
      </w:r>
      <w:r>
        <w:rPr>
          <w:rFonts w:ascii="Times New Roman" w:hAnsi="Times New Roman"/>
          <w:sz w:val="26"/>
          <w:szCs w:val="26"/>
        </w:rPr>
        <w:t>n.</w:t>
      </w:r>
    </w:p>
    <w:p w14:paraId="2EB15E07" w14:textId="452209A7"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Thời hạn xác nhận hồ s</w:t>
      </w:r>
      <w:r>
        <w:rPr>
          <w:rFonts w:ascii="Times New Roman" w:hAnsi="Times New Roman" w:hint="eastAsia"/>
          <w:sz w:val="26"/>
          <w:szCs w:val="26"/>
        </w:rPr>
        <w:t>ơ</w:t>
      </w:r>
      <w:r>
        <w:rPr>
          <w:rFonts w:ascii="Times New Roman" w:hAnsi="Times New Roman"/>
          <w:sz w:val="26"/>
          <w:szCs w:val="26"/>
        </w:rPr>
        <w:t xml:space="preserve"> và thanh toán:</w:t>
      </w:r>
    </w:p>
    <w:p w14:paraId="6570F71A" w14:textId="29F4CA40" w:rsidR="00F123D1" w:rsidRPr="00302315" w:rsidRDefault="00D107CC" w:rsidP="007A44B1">
      <w:pPr>
        <w:spacing w:after="120" w:line="276" w:lineRule="auto"/>
        <w:jc w:val="both"/>
        <w:rPr>
          <w:rFonts w:ascii="Times New Roman" w:hAnsi="Times New Roman"/>
          <w:sz w:val="26"/>
          <w:szCs w:val="26"/>
        </w:rPr>
      </w:pPr>
      <w:del w:id="9075" w:author="VNCN E&amp;C" w:date="2026-10-06T08:00:00Z">
        <w:r>
          <w:rPr>
            <w:rFonts w:ascii="Times New Roman" w:hAnsi="Times New Roman"/>
            <w:sz w:val="26"/>
            <w:szCs w:val="26"/>
          </w:rPr>
          <w:delText xml:space="preserve">- Hồ sơ nghiệm thu chất lượng, Bảng nghiệm thu khối lượng hoàn thành: Bên A xem xét, xác nhận trong vòng 14 ngày kể từ ngày nhận đủ hồ sơ hợp lệ.</w:delText>
        </w:r>
      </w:del>
      <w:ins w:id="9076" w:author="VNCN E&amp;C" w:date="2026-10-06T08:00:00Z">
        <w:r>
          <w:rPr>
            <w:rFonts w:ascii="Times New Roman" w:hAnsi="Times New Roman"/>
            <w:sz w:val="26"/>
            <w:szCs w:val="26"/>
          </w:rPr>
          <w:t xml:space="preserve">- Thành phần, biểu mẫu hồ sơ thanh toán; trình tự, thời hạn xem xét, xác nhận hồ sơ áp dụng tương ứng (back-to-back) với Hợp đồng thầu chính. Bên A xác nhận hồ sơ của Bên B sau khi Tư vấn giám sát, Chủ đầu tư xác nhận phần việc tương ứng.</w:t>
        </w:r>
      </w:ins>
    </w:p>
    <w:p w14:paraId="39C48201" w14:textId="145C3AED" w:rsidR="00F123D1" w:rsidRPr="00302315" w:rsidRDefault="00D107CC" w:rsidP="007A44B1">
      <w:pPr>
        <w:spacing w:after="120" w:line="276" w:lineRule="auto"/>
        <w:jc w:val="both"/>
        <w:rPr>
          <w:del w:id="9078" w:author="VNCN E&amp;C" w:date="2026-10-06T08:00:00Z"/>
          <w:rFonts w:ascii="Times New Roman" w:hAnsi="Times New Roman"/>
          <w:sz w:val="26"/>
          <w:szCs w:val="26"/>
        </w:rPr>
      </w:pPr>
      <w:del w:id="9077" w:author="VNCN E&amp;C" w:date="2026-10-06T08:00:00Z">
        <w:r>
          <w:rPr>
            <w:rFonts w:ascii="Times New Roman" w:hAnsi="Times New Roman"/>
            <w:sz w:val="26"/>
            <w:szCs w:val="26"/>
          </w:rPr>
          <w:delText xml:space="preserve">- Bảng tính giá trị công việc hoàn thành: Bên A xem xét, xác nhận trong vòng 14 ngày kể từ ngày nhận đủ hồ sơ nghiệm thu khối lượng đã được xác nhận và hồ sơ thanh toán hợp lệ.</w:delText>
        </w:r>
      </w:del>
    </w:p>
    <w:p w14:paraId="472C0FEE" w14:textId="5C260A31"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77777777" w:rsidR="00F123D1" w:rsidRPr="00302315" w:rsidRDefault="00C115A2"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b) Thanh toán sau khi hoàn thành toàn bộ công việc: </w:t>
      </w:r>
      <w:r>
        <w:rPr>
          <w:rFonts w:ascii="Times New Roman" w:hAnsi="Times New Roman"/>
          <w:sz w:val="26"/>
          <w:szCs w:val="26"/>
        </w:rPr>
        <w:t>Sau khi Bên B hoàn thành toàn bộ công việc của Hợp đồng và các Bên ký Biên bản hoàn thành bàn giao đưa Hạng mục công trình vào sử dụng.Hồ sơ quyết toán bao gồm:</w:t>
      </w:r>
    </w:p>
    <w:p w14:paraId="47462A4D" w14:textId="43474280" w:rsidR="00F123D1"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Giấy đề nghị thanh toán</w:t>
      </w:r>
    </w:p>
    <w:p w14:paraId="69D1B1F3" w14:textId="6257A3C3" w:rsidR="00F123D1"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Hồ sơ chất lượng và các hồ sơ liên quan khác:</w:t>
      </w:r>
    </w:p>
    <w:p w14:paraId="2CA4A4C0"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thi công:</w:t>
      </w:r>
    </w:p>
    <w:p w14:paraId="43511BB0" w14:textId="33764357"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bản vẽ hoàn công đã được các bên xác nhận;</w:t>
      </w:r>
    </w:p>
    <w:p w14:paraId="19A002C9" w14:textId="7FAB7788"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gồm: </w:t>
      </w:r>
    </w:p>
    <w:p w14:paraId="2A979650" w14:textId="066B325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bàn giao Hạng mục công trình;</w:t>
      </w:r>
    </w:p>
    <w:p w14:paraId="146E44DF" w14:textId="0AD16969"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biên bản nghiệm thu công việc hoàn thành;</w:t>
      </w:r>
    </w:p>
    <w:p w14:paraId="6554CF43" w14:textId="54E30D7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vật liệu đầu vào, kết quả thí nghiệm;</w:t>
      </w:r>
    </w:p>
    <w:p w14:paraId="01A03CA6" w14:textId="1964A56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biên bản hiện trường.</w:t>
      </w:r>
    </w:p>
    <w:p w14:paraId="7B4350B7" w14:textId="7A4CE9BB"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Nhật ký thi công;</w:t>
      </w:r>
    </w:p>
    <w:p w14:paraId="607C8752" w14:textId="3495D76D"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quyết toán (giá trị hoàn thành) bao gồm:</w:t>
      </w:r>
    </w:p>
    <w:p w14:paraId="2460507F" w14:textId="1B888292"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giá trị công việc hoàn thành theo hợp đồng;</w:t>
      </w:r>
    </w:p>
    <w:p w14:paraId="1DFCEDB5" w14:textId="7DAAE5C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giá trị khối lượng phát sinh ngoài hợp đồng (trường hợp chưa có PLHĐ trong quá trình thi công phải trình Chủ đầu tư phê duyệt giá trị phát sinh và lập Phụ lục Hợp đồng);</w:t>
      </w:r>
    </w:p>
    <w:p w14:paraId="0B37FCDE" w14:textId="4374112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Tổng hợp các khoản thưởng, phạt, khấu trừ Hợp đồng và các hồ sơ liên quan.</w:t>
      </w:r>
    </w:p>
    <w:p w14:paraId="7DEC8864"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Công tác chuẩn bị, Biện pháp thi công:</w:t>
      </w:r>
    </w:p>
    <w:p w14:paraId="763969EC" w14:textId="35F6A8F9"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hoàn thành Công tác chuẩn bị;</w:t>
      </w:r>
    </w:p>
    <w:p w14:paraId="13A17DD8" w14:textId="60925F5C"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hoàn thành Các Công tác thuộc phần Biện pháp thi công;</w:t>
      </w:r>
    </w:p>
    <w:p w14:paraId="35658BBB" w14:textId="0E94A665"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hồ sơ liên quan khác.</w:t>
      </w:r>
    </w:p>
    <w:p w14:paraId="13AE4A9F" w14:textId="79253F7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lastRenderedPageBreak/>
        <w:t xml:space="preserve">- Hóa đơn GTGT tương ứng đến 100% giá trị Quyết toán Hợp đồng;</w:t>
      </w:r>
    </w:p>
    <w:p w14:paraId="20716664" w14:textId="578DD910"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tài liệu khác có liên quan theo quy định của pháp luật (nếu có) và được các Bên thống nhất.</w:t>
      </w:r>
    </w:p>
    <w:p w14:paraId="3971DFBF" w14:textId="5A7918C7" w:rsidR="00F123D1" w:rsidRPr="00302315" w:rsidRDefault="00F123D1" w:rsidP="007A44B1">
      <w:pPr>
        <w:spacing w:after="120" w:line="276" w:lineRule="auto"/>
        <w:jc w:val="both"/>
        <w:rPr>
          <w:rFonts w:ascii="Times New Roman" w:hAnsi="Times New Roman"/>
          <w:sz w:val="26"/>
          <w:szCs w:val="26"/>
        </w:rPr>
      </w:pPr>
      <w:del w:id="9079" w:author="VNCN E&amp;C" w:date="2026-10-06T08:00:00Z">
        <w:r>
          <w:rPr>
            <w:rFonts w:ascii="Times New Roman" w:hAnsi="Times New Roman"/>
            <w:sz w:val="26"/>
            <w:szCs w:val="26"/>
          </w:rPr>
          <w:delText xml:space="preserve">Trong thời hạn 30 ngày kể từ ngày nhận đủ hồ sơ quyết toán hợp lệ, Bên A xem xét, xác nhận giá trị quyết toán.</w:delText>
        </w:r>
      </w:del>
      <w:ins w:id="9080" w:author="VNCN E&amp;C" w:date="2026-10-06T08:00:00Z">
        <w:r>
          <w:rPr>
            <w:rFonts w:ascii="Times New Roman" w:hAnsi="Times New Roman"/>
            <w:sz w:val="26"/>
            <w:szCs w:val="26"/>
          </w:rPr>
          <w:t xml:space="preserve">Trình tự, thời hạn xem xét, xác nhận quyết toán áp dụng tương ứng (back-to-back) với Hợp đồng thầu chính; khối lượng quyết toán của Bên B không vượt quá khối lượng Chủ đầu tư nghiệm thu, quyết toán cho Bên A đối với phần việc tương ứng.</w:t>
        </w:r>
      </w:ins>
      <w:r>
        <w:rPr>
          <w:rFonts w:ascii="Times New Roman" w:hAnsi="Times New Roman"/>
          <w:sz w:val="26"/>
          <w:szCs w:val="26"/>
        </w:rPr>
        <w:t xml:space="preserve"> Trường hợp Bên A yêu cầu sửa đổi, bổ sung, Bên B phải thực hiện trong thời hạn Bên A yêu cầu; thời gian sửa đổi, bổ sung không tính vào thời hạn xem xét của Bên A. Bên A thanh toán cho Bên B đến 95% giá trị quyết toán được Bên A xác nhận, sau khi đối trừ các khoản đã tạm ứng, thanh toán, tiền phạt, bồi thường và các khoản khấu trừ khác (nếu có).</w:t>
      </w:r>
    </w:p>
    <w:p w14:paraId="60A17EEC" w14:textId="77777777" w:rsidR="009E3ACA" w:rsidRPr="00302315" w:rsidRDefault="005B194F"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c) Bên A sẽ thanh toán 5% tiền giữ lại để bảo hành:</w:t>
      </w:r>
      <w:r>
        <w:rPr>
          <w:rFonts w:ascii="Times New Roman" w:hAnsi="Times New Roman"/>
          <w:sz w:val="26"/>
          <w:szCs w:val="26"/>
        </w:rPr>
        <w:t xml:space="preserve"> Sau khi Bên B phát hành Bảo lãnh bảo hành. Hồ sơ thanh toán bao gồm các tài liệu sau:</w:t>
      </w:r>
    </w:p>
    <w:p w14:paraId="2E8F0A16" w14:textId="3F5E2897"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Công văn đề nghị thanh toán</w:t>
      </w:r>
    </w:p>
    <w:p w14:paraId="4082CC7A" w14:textId="571DBE06"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Thanh lý hợp đồng</w:t>
      </w:r>
    </w:p>
    <w:p w14:paraId="00045956" w14:textId="604030AC"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đơn VAT (nếu có)</w:t>
      </w:r>
    </w:p>
    <w:p w14:paraId="41E3F768" w14:textId="77777777" w:rsidR="005B194F" w:rsidRPr="00302315" w:rsidRDefault="009E3ACA" w:rsidP="007A44B1">
      <w:pPr>
        <w:spacing w:after="120" w:line="276" w:lineRule="auto"/>
        <w:jc w:val="both"/>
        <w:rPr>
          <w:rFonts w:ascii="Times New Roman" w:hAnsi="Times New Roman"/>
          <w:sz w:val="26"/>
          <w:szCs w:val="26"/>
        </w:rPr>
      </w:pPr>
      <w:r>
        <w:rPr>
          <w:rFonts w:ascii="Times New Roman" w:hAnsi="Times New Roman"/>
          <w:sz w:val="26"/>
          <w:szCs w:val="26"/>
        </w:rPr>
        <w:t>Trong trường hợp Bên B không phát hành bảo lãnh Bảo hành, Bên A sẽ giữ lại 5% giá quyết toán và thanh toán cho Bên B khi hết thời hạn bảo hành. Hồ sơ thanh toán bao gồm các tài liệu sau:</w:t>
      </w:r>
    </w:p>
    <w:p w14:paraId="61972F57" w14:textId="799A531D" w:rsidR="005B194F"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Công văn đề nghị thanh toán Bên B</w:t>
      </w:r>
    </w:p>
    <w:p w14:paraId="00000D27" w14:textId="777F864A"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Biên bản nghiệm thu hoàn thành nghĩa vụ bảo hành.</w:t>
      </w:r>
    </w:p>
    <w:p w14:paraId="1D053DE7" w14:textId="7641D38C"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Thanh lý hợp đồng</w:t>
      </w:r>
    </w:p>
    <w:p w14:paraId="6D248B40" w14:textId="5E44F268"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đơn VAT (nếu có)</w:t>
      </w:r>
    </w:p>
    <w:p w14:paraId="2DFF170E" w14:textId="77777777" w:rsidR="00F926FE" w:rsidRPr="00302315" w:rsidRDefault="005B194F"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2E2430DB" w14:textId="72B86D1F" w:rsidR="004D434C"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Là khối lượng được tính theo kích thước hình học của bản vẽ thiết kế kỹ thuật thi công được Bên A, Tư vấn giám sát phê duyệt và không vượt quá khối lượng tương ứng được Chủ đầu tư nghiệm thu, thanh toán cho Bên A;</w:t>
      </w:r>
    </w:p>
    <w:p w14:paraId="3D7300F3" w14:textId="7D1932F2" w:rsidR="004D434C"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Khối lượng hoàn thành các hạng mục khác theo bản vẽ thiết kế.</w:t>
      </w:r>
    </w:p>
    <w:p w14:paraId="7FF83760" w14:textId="77777777" w:rsidR="002268E2" w:rsidRPr="00302315" w:rsidRDefault="002268E2" w:rsidP="007A44B1">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70715A8E" w14:textId="77777777" w:rsidR="00096978" w:rsidRPr="00302315" w:rsidRDefault="002268E2" w:rsidP="007A44B1">
      <w:pPr>
        <w:spacing w:after="120" w:line="276" w:lineRule="auto"/>
        <w:jc w:val="both"/>
        <w:rPr>
          <w:rFonts w:ascii="Times New Roman" w:hAnsi="Times New Roman"/>
          <w:sz w:val="26"/>
          <w:szCs w:val="26"/>
        </w:rPr>
      </w:pPr>
      <w:r>
        <w:rPr>
          <w:rFonts w:ascii="Times New Roman" w:hAnsi="Times New Roman"/>
          <w:sz w:val="26"/>
          <w:szCs w:val="26"/>
        </w:rPr>
        <w:t xml:space="preserve">Thời hạn thanh toán các khoản tạm ứng, thanh toán đợt, thanh toán sau khi hoàn thành sẽ </w:t>
      </w:r>
      <w:del w:id="9081" w:author="VNCN E&amp;C" w:date="2026-10-06T08:00:00Z">
        <w:r>
          <w:rPr>
            <w:rFonts w:ascii="Times New Roman" w:hAnsi="Times New Roman"/>
            <w:sz w:val="26"/>
            <w:szCs w:val="26"/>
          </w:rPr>
          <w:delText xml:space="preserve">trong vòng 15 ngày làm việc</w:delText>
        </w:r>
      </w:del>
      <w:ins w:id="9082" w:author="VNCN E&amp;C" w:date="2026-10-06T08:00:00Z">
        <w:r>
          <w:rPr>
            <w:rFonts w:ascii="Times New Roman" w:hAnsi="Times New Roman"/>
            <w:sz w:val="26"/>
            <w:szCs w:val="26"/>
          </w:rPr>
          <w:t xml:space="preserve">trong vòng 14 (mười bốn) ngày</w:t>
        </w:r>
      </w:ins>
      <w:r>
        <w:rPr>
          <w:rFonts w:ascii="Times New Roman" w:hAnsi="Times New Roman"/>
          <w:sz w:val="26"/>
          <w:szCs w:val="26"/>
        </w:rPr>
        <w:t xml:space="preserve">, kể từ ngày Bên A nhận được hồ sơ thanh toán hợp lệ của Bên B.</w:t>
      </w:r>
    </w:p>
    <w:p w14:paraId="47ABDD04" w14:textId="77777777" w:rsidR="00CD1550" w:rsidRPr="00302315" w:rsidRDefault="00000000" w:rsidP="007A44B1">
      <w:pPr>
        <w:spacing w:after="120" w:line="276" w:lineRule="auto"/>
        <w:jc w:val="both"/>
        <w:rPr>
          <w:rFonts w:ascii="Times New Roman" w:hAnsi="Times New Roman"/>
          <w:sz w:val="26"/>
          <w:szCs w:val="26"/>
        </w:rPr>
      </w:pPr>
      <w:r>
        <w:rPr>
          <w:rFonts w:ascii="Times New Roman" w:hAnsi="Times New Roman"/>
          <w:sz w:val="26"/>
          <w:szCs w:val="26"/>
        </w:rPr>
        <w:t>Trường hợp Chủ đầu tư chậm thanh toán cho Bên A đối với phần công việc tương ứng, thời hạn thanh toán cho Bên B được lùi tương ứng với thời gian Chủ đầu tư chậm thanh toán; Bên A không bị coi là vi phạm nghĩa vụ thanh toán và không phải chịu lãi chậm trả trong trường hợp này.</w:t>
      </w:r>
    </w:p>
    <w:p>
      <w:pPr>
        <w:spacing w:after="120" w:line="276" w:lineRule="auto"/>
        <w:jc w:val="both"/>
        <w:rPr>
          <w:ins w:id="9083" w:author="VNCN E&amp;C" w:date="2026-10-06T08:00:00Z"/>
          <w:rFonts w:ascii="Times New Roman" w:hAnsi="Times New Roman"/>
          <w:sz w:val="26"/>
          <w:szCs w:val="26"/>
        </w:rPr>
      </w:pPr>
      <w:ins w:id="9084" w:author="VNCN E&amp;C" w:date="2026-10-06T08:00:00Z">
        <w:r>
          <w:rPr>
            <w:rFonts w:ascii="Times New Roman" w:hAnsi="Times New Roman"/>
            <w:sz w:val="26"/>
            <w:szCs w:val="26"/>
          </w:rPr>
          <w:t xml:space="preserve">Trường hợp Bên A chậm thanh toán do lỗi của Bên A (không bao gồm trường hợp tại đoạn trên), Bên A trả lãi chậm thanh toán trên số tiền và số ngày chậm trả theo lãi suất huy động tiền gửi kỳ hạn </w:t>
        </w:r>
        <w:r>
          <w:rPr>
            <w:rFonts w:ascii="Times New Roman" w:hAnsi="Times New Roman"/>
            <w:sz w:val="26"/>
            <w:szCs w:val="26"/>
            <w:highlight w:val="yellow"/>
          </w:rPr>
          <w:t xml:space="preserve">……</w:t>
        </w:r>
        <w:r>
          <w:rPr>
            <w:rFonts w:ascii="Times New Roman" w:hAnsi="Times New Roman"/>
            <w:sz w:val="26"/>
            <w:szCs w:val="26"/>
          </w:rPr>
          <w:t xml:space="preserve"> tháng do ngân hàng nơi Bên B mở tài khoản nhận thanh toán theo Hợp đồng công bố tại thời điểm thanh toán. Việc chậm tạm ứng, chậm thanh toán không là căn cứ gia hạn thời gian thực hiện Hợp đồng hay điều chỉnh giá Hợp đồng.</w:t>
        </w:r>
      </w:ins>
    </w:p>
    <w:p w14:paraId="274ABDCB" w14:textId="77777777" w:rsidR="002268E2" w:rsidRPr="00302315" w:rsidRDefault="002268E2" w:rsidP="007A44B1">
      <w:pPr>
        <w:spacing w:after="120" w:line="276" w:lineRule="auto"/>
        <w:jc w:val="both"/>
        <w:rPr>
          <w:rFonts w:ascii="Times New Roman" w:hAnsi="Times New Roman"/>
          <w:sz w:val="26"/>
          <w:szCs w:val="26"/>
        </w:rPr>
      </w:pPr>
      <w:r>
        <w:rPr>
          <w:rFonts w:ascii="Times New Roman" w:hAnsi="Times New Roman"/>
          <w:sz w:val="26"/>
          <w:szCs w:val="26"/>
        </w:rPr>
        <w:lastRenderedPageBreak/>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795FD854"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6CFB089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584C531"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018DE84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b) Hoá đơn hợp lệ theo quy định của Bộ Tài Chính;</w:t>
      </w:r>
    </w:p>
    <w:p w14:paraId="2119E3F3"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14:paraId="794AA23D"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3F3EEA8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là giá trị quyết toán Hợp đồng.</w:t>
      </w:r>
    </w:p>
    <w:p w14:paraId="6BB749E0"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Nếu bất kỳ thứ gì được cung cấp hoặc công việc được thực hiện bởi Bên B không đúng với Hợp đồng, chi phí thanh toán cho hạng mục công việc phải sửa chữa hay thay thế có thể bị từ chối cho đến khi việc sửa chữa hoặc thay thế đã hoàn tất.</w:t>
      </w:r>
    </w:p>
    <w:p w14:paraId="719A0F9B" w14:textId="283F2E82"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không thực hiện nghĩa vụ theo Hợp đồng và đã được Bên A thông báo bằng văn bản nêu rõ nội dung vi phạm, yêu cầu khắc phục, thì Bên A có quyền tạm giữ lại một khoản tiền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3E55A99D"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10.10.</w:t>
      </w:r>
      <w:r>
        <w:rPr>
          <w:rFonts w:ascii="Times New Roman" w:hAnsi="Times New Roman"/>
          <w:sz w:val="26"/>
          <w:szCs w:val="26"/>
        </w:rPr>
        <w:t xml:space="preserve"> Trường hợp tại thời điểm thanh toán mà Bên B còn nợ Bên A bất kỳ khoản tiền nào thì Bên A có quyền bù trừ các khoản nợ này từ các khoản thanh toán đến hạn của Bên B theo Hợp đồng.</w:t>
      </w:r>
    </w:p>
    <w:p w14:paraId="7758D30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 xml:space="preserve">Điều 11. QUYỀN VÀ NGHĨA VỤ CHUNG CỦA BÊN A </w:t>
      </w:r>
    </w:p>
    <w:p w14:paraId="25A5DD4A" w14:textId="77777777" w:rsidR="00096978" w:rsidRPr="00302315" w:rsidRDefault="00096978" w:rsidP="007A44B1">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72716A7"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19CFC67" w14:textId="1AE7E89A"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Có quyền điều chỉnh tiến độ thi công Hạng mục công trình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37024552"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6D2A250A"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04DBF11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04BBB32E"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2FD5A05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3173E42C"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46052DEC"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FBF8A94"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Bên A phải đảm bảo cung cấp vật tư được quy định tại Biểu 7 của Hợp đồng cho Bên B đầy đủ, đúng chất lượng, đúng chủng loại mà đã được Tư vấn, Chủ đầu tư duyệt để </w:t>
        <w:lastRenderedPageBreak/>
        <w:t>Bên B thực hiện công việc tại thời điểm và địa điểm được quy định trong Hợp đồng, phù hợp với tiến độ thi công Hạng mục công trình.</w:t>
      </w:r>
    </w:p>
    <w:p w14:paraId="0234336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Bàn giao toàn bộ hoặc từng phần mặt bằng xây dựng Bên A nhận được từ Chủ đầu tư cho Bên B quản lý, sử dụng phù hợp với tiến độ và các thoả thuận của Hợp đồng. </w:t>
      </w:r>
    </w:p>
    <w:p w14:paraId="27A5800A"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235386AE" w14:textId="4DD31856"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Thanh toán chi phí dừng chờ việc hợp lý cho Bên B chỉ khi việc dừng chờ do lỗi trực tiếp của Bên A, kéo dài liên tục </w:t>
      </w:r>
      <w:del w:id="9085" w:author="VNCN E&amp;C" w:date="2026-10-06T08:00:00Z">
        <w:r>
          <w:rPr>
            <w:rFonts w:ascii="Times New Roman" w:hAnsi="Times New Roman"/>
            <w:sz w:val="26"/>
            <w:szCs w:val="26"/>
          </w:rPr>
          <w:delText xml:space="preserve">quá </w:delText>
        </w:r>
        <w:r>
          <w:rPr>
            <w:rFonts w:ascii="Times New Roman" w:hAnsi="Times New Roman"/>
            <w:sz w:val="26"/>
            <w:szCs w:val="26"/>
            <w:highlight w:val="yellow"/>
          </w:rPr>
          <w:delText>……</w:delText>
        </w:r>
        <w:r>
          <w:rPr>
            <w:rFonts w:ascii="Times New Roman" w:hAnsi="Times New Roman"/>
            <w:sz w:val="26"/>
            <w:szCs w:val="26"/>
          </w:rPr>
          <w:delText xml:space="preserve"> ngày</w:delText>
        </w:r>
      </w:del>
      <w:ins w:id="9086" w:author="VNCN E&amp;C" w:date="2026-10-06T08:00:00Z">
        <w:r>
          <w:rPr>
            <w:rFonts w:ascii="Times New Roman" w:hAnsi="Times New Roman"/>
            <w:sz w:val="26"/>
            <w:szCs w:val="26"/>
          </w:rPr>
          <w:t xml:space="preserve">quá </w:t>
        </w:r>
        <w:r>
          <w:rPr>
            <w:rFonts w:ascii="Times New Roman" w:hAnsi="Times New Roman"/>
            <w:sz w:val="26"/>
            <w:szCs w:val="26"/>
            <w:highlight w:val="yellow"/>
          </w:rPr>
          <w:t xml:space="preserve">……</w:t>
        </w:r>
        <w:r>
          <w:rPr>
            <w:rFonts w:ascii="Times New Roman" w:hAnsi="Times New Roman"/>
            <w:sz w:val="26"/>
            <w:szCs w:val="26"/>
          </w:rPr>
          <w:t xml:space="preserve"> ngày</w:t>
        </w:r>
      </w:ins>
      <w:r>
        <w:rPr>
          <w:rFonts w:ascii="Times New Roman" w:hAnsi="Times New Roman"/>
          <w:sz w:val="26"/>
          <w:szCs w:val="26"/>
        </w:rPr>
        <w:t xml:space="preserve"> và được hai Bên lập biên bản xác nhận tại hiện trường trong vòng 24 giờ kể từ khi phát sinh. Chi phí được xác định theo số lượng thiết bị, nhân lực thực tế phải dừng chờ, không bao gồm lợi nhuận và chi phí gián tiếp. Bên A không chịu chi phí dừng chờ do nguyên nhân từ Chủ đầu tư, cơ quan nhà nước, bên thứ ba hoặc sự kiện bất khả kháng, trừ phần Bên A được Chủ đầu tư bù đắp tương ứng.</w:t>
      </w:r>
    </w:p>
    <w:p w14:paraId="56628AD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1D762F55"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5A028AB2"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2E8FBF0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Phối hợp với Bên A, chủ động trong công tác chuẩn bị máy móc, nhân lực, vật tư phụ, vật tư biện pháp thi công </w:t>
      </w:r>
      <w:r>
        <w:rPr>
          <w:rFonts w:ascii="Times New Roman" w:hAnsi="Times New Roman"/>
          <w:sz w:val="26"/>
          <w:szCs w:val="26"/>
          <w:lang w:val="nl-NL"/>
        </w:rPr>
        <w:t>và các điều kiện vật chất liên quan khác để</w:t>
      </w:r>
      <w:r>
        <w:rPr>
          <w:rFonts w:ascii="Times New Roman" w:hAnsi="Times New Roman"/>
          <w:sz w:val="26"/>
          <w:szCs w:val="26"/>
        </w:rPr>
        <w:t xml:space="preserve"> thực hiện các công việc được giao, đảm bảo tiến độ, chất lượng, an toàn, bảo vệ môi trường, phòng chống cháy nổ theo quy định của Hợp đồng này.</w:t>
      </w:r>
    </w:p>
    <w:p w14:paraId="5BA1679B"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Được đề xuất với Bên A sửa đổi thiết kế cho phù hợp với thực tế thi công để bảo đảm chất lượng và hiệu quả của Dự án.</w:t>
      </w:r>
    </w:p>
    <w:p w14:paraId="49AD9B27"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24260115"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61045B44"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7F2E3B55" w14:textId="36598484"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lastRenderedPageBreak/>
        <w:t>Dừng thi công khi có nguy cơ gây mất an toàn cho người và Hạng mục công trình, đồng thời phải thông báo ngay cho Bên A.</w:t>
      </w:r>
    </w:p>
    <w:p w14:paraId="2BA720D8"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45A3C6C6"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chung của Bên B:</w:t>
      </w:r>
    </w:p>
    <w:p w14:paraId="370D7EA2" w14:textId="77777777" w:rsidR="00DB0CD2"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1BBFEB7D"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CB9DDB3"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101E120A" w14:textId="233D9DA9" w:rsidR="00DB0CD2"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lao động trong khu vực đường vào và khu vực thi công của Bên B như hàng rào an toàn, đèn cảnh báo, dây cảnh báo, bảo vệ an toàn khu vực hố đào, v.v. Bên B chịu mọi trách nhiệm pháp lý với các vi phạm quy định an toàn của Dự án và các quy định hiện hành do lỗi của Bên B.</w:t>
      </w:r>
    </w:p>
    <w:p w14:paraId="6CA6B3D1" w14:textId="00D1D2AD" w:rsidR="00224484"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e) Bên B có trách nhiệm tuân thủ vệ sinh môi trường theo quy định của Dự án và các quy định hiện hành. Thực hiện các hạng mục, trang thiết bị đảm bảo an toàn vệ sinh môi trường bằng chi phí của Bên B như cầu rửa xe, hàng rào an toàn khu vực thi công của Bên B, …(không bao gồm hàng rào xung quanh công tr</w:t>
      </w:r>
      <w:r>
        <w:rPr>
          <w:rFonts w:ascii="Times New Roman" w:hAnsi="Times New Roman" w:hint="eastAsia"/>
          <w:sz w:val="26"/>
          <w:szCs w:val="26"/>
          <w:lang w:val="fr-FR"/>
        </w:rPr>
        <w:t>ư</w:t>
      </w:r>
      <w:r>
        <w:rPr>
          <w:rFonts w:ascii="Times New Roman" w:hAnsi="Times New Roman"/>
          <w:sz w:val="26"/>
          <w:szCs w:val="26"/>
          <w:lang w:val="fr-FR"/>
        </w:rPr>
        <w:t>ờng).</w:t>
      </w:r>
    </w:p>
    <w:p w14:paraId="524D3CE1" w14:textId="6CFA1739" w:rsidR="00CD1550"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f) Bên B chịu trách nhiệm về ổn định hố đào, hệ cừ, văng chống; thực hiện quan trắc chuyển vị, lún, mực nước ngầm theo Hồ sơ thiết kế và yêu cầu của Bên A trong suốt quá trình thi công Phần ngầm; chịu toàn bộ chi phí khắc phục, bồi thường khi xảy ra sự cố sạt lở, lún, nứt, hư hỏng công trình lân cận, hạ tầng kỹ thuật do lỗi của Bên B.</w:t>
      </w:r>
    </w:p>
    <w:p w14:paraId="78256990" w14:textId="7D64E510" w:rsidR="00CD1550"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g) Bên B tự bố trí bãi đổ đất, phế thải hợp pháp, có hồ sơ chứng minh nguồn tiếp nhận; chịu trách nhiệm pháp lý và chi phí về vận chuyển, đổ thải, bảo đảm vệ sinh môi trường, an toàn giao thông tuyến vận chuyển. Mọi khoản xử phạt, bồi thường phát sinh do vi phạm của Bên B do Bên B chịu.</w:t>
      </w:r>
    </w:p>
    <w:p w14:paraId="4E4FB3BF"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62AF78BB"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w:t>
        <w:lastRenderedPageBreak/>
        <w:t xml:space="preserve">thường thiệt hại cho Bên A, bên thứ ba (nếu có) do người của mình gây ra trong khi thực hiện nhiệm vụ được Bên B giao. </w:t>
      </w:r>
    </w:p>
    <w:p w14:paraId="00B78FA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4B9F3EA7"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37335C51" w14:textId="77777777" w:rsidR="00F57BE7" w:rsidRPr="00302315" w:rsidRDefault="00F57BE7"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F73C1D1"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66DF3090"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12.2.4 Mặt bằng, mốc</w:t>
      </w:r>
    </w:p>
    <w:p w14:paraId="1B56E2A6"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highlight w:val="yellow"/>
          <w:lang w:val="fr-FR"/>
        </w:rPr>
        <w:t>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w:t>
      </w:r>
      <w:r>
        <w:rPr>
          <w:rFonts w:ascii="Times New Roman" w:hAnsi="Times New Roman"/>
          <w:sz w:val="26"/>
          <w:szCs w:val="26"/>
          <w:lang w:val="fr-FR"/>
        </w:rPr>
        <w:t xml:space="preserve"> </w:t>
      </w:r>
    </w:p>
    <w:p w14:paraId="6F41C814"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49A595EF"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73B6B78C"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Pr>
          <w:rFonts w:ascii="Times New Roman" w:hAnsi="Times New Roman"/>
          <w:sz w:val="26"/>
          <w:szCs w:val="26"/>
          <w:lang w:val="fr-FR"/>
        </w:rPr>
        <w:lastRenderedPageBreak/>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Pr>
          <w:rFonts w:ascii="Times New Roman" w:hAnsi="Times New Roman"/>
          <w:sz w:val="26"/>
          <w:szCs w:val="26"/>
          <w:lang w:val="fr-FR"/>
        </w:rPr>
        <w:t>;</w:t>
      </w:r>
    </w:p>
    <w:p w14:paraId="43AC5B63"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Bên B phải tuân thủ tất cả các quy định về an toàn lao động, an toàn giao thông và đảm bảo vệ sinh môi trường hiện hành;</w:t>
      </w:r>
    </w:p>
    <w:p w14:paraId="5941F2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1D729BB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50CD143F" w14:textId="77777777" w:rsidR="00096978" w:rsidRPr="00302315" w:rsidRDefault="00096978" w:rsidP="007A44B1">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668EA161"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giữ cho những người không có nhiệm vụ không được vào Công trường.</w:t>
      </w:r>
    </w:p>
    <w:p w14:paraId="08D2070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7C64ED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Toàn bộ hoạt động để hoàn thành việc xây lắp và sửa chữa sai sót cho Hạng mục công trình phải đảm bảo không làm hư hỏng các công trình hiện có, công trình lân cận và </w:t>
        <w:lastRenderedPageBreak/>
        <w:t>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46FF57B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4CD52581"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6E38CAB7"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3D0B9B6" w14:textId="77777777" w:rsidR="00096978" w:rsidRPr="00302315" w:rsidRDefault="00096978" w:rsidP="007A44B1">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đủ thông tin về tính đúng và đủ của điều kiện Công trường để xác định giá Hợp đồng.</w:t>
      </w:r>
    </w:p>
    <w:p w14:paraId="797131F6"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0696A913" w14:textId="77777777" w:rsidR="005D7A96" w:rsidRPr="00302315" w:rsidRDefault="00096978" w:rsidP="007A44B1">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A sẽ cung cấp nguồn điện, nước và điểm đấu nối tới phạm vi Dự án, Bên B chịu chi phí sử dụng điện, nước, chi phí thiết lập hệ thống điện nước từ điểm đấu nối của Bên A đến vị trí thi công của Bên B để thực hiện công việc; chịu trách nhiệm và chi phí để </w:t>
        <w:lastRenderedPageBreak/>
        <w:t xml:space="preserve">có thêm điều kiện thuận lợi cần thiết phục vụ công việc thuộc hợp đồng. </w:t>
      </w:r>
    </w:p>
    <w:p w14:paraId="5CE0F75F" w14:textId="77777777" w:rsidR="00096978" w:rsidRPr="00302315" w:rsidRDefault="002762BD" w:rsidP="007A44B1">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Trường hợp nguồn điện Bên A cung cấp có công suất chưa đảm bảo để phục vụ thi công thì Bên B cung cấp máy phát điện đủ công suất và nhiên liệu vận hành phục vụ cho thi công.</w:t>
      </w:r>
    </w:p>
    <w:p w14:paraId="3D7EDD9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4706C649"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53794F7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Bên B sẽ phải thực hiện tất cả các công việc của Hợp đồng và sẽ tuân thủ theo đúng và đầy đủ tất cả các quy định, nội quy công trường của Bên A.</w:t>
      </w:r>
    </w:p>
    <w:p w14:paraId="204DC891"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63142A88"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E1A5985"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3E8E9E8"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396231AA" w14:textId="77777777" w:rsidR="00096978" w:rsidRPr="00302315" w:rsidRDefault="00096978" w:rsidP="007A44B1">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Bất cứ khi nào Bên A yêu cầu, Bên B có trách nhiệm cung cấp bất cứ tài liệu, số liệu, thông tin nào cho Bên A.</w:t>
      </w:r>
    </w:p>
    <w:p w14:paraId="07180C12"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093C2B0"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7FA0C3F5"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558A8F08"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13. PHÁT SINH, THAY ĐỔI </w:t>
      </w:r>
    </w:p>
    <w:p w14:paraId="3F9DF7A7"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14:paraId="2A32A207" w14:textId="77777777" w:rsidR="00E865B7"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w:t>
        <w:lastRenderedPageBreak/>
        <w:t>rõ các bằng chứng, lý do chi tiết, hợp lý và thuyết phục để hai Bên xem xét, thống nhất hướng xử lý.</w:t>
      </w:r>
    </w:p>
    <w:p w14:paraId="737EB0A5"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5E4B9C6E"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B có trách nhiệm lập hồ sơ cho khối lượng công việc phát sinh và nộp cho Bên A hồ sơ bao gồm: </w:t>
      </w:r>
      <w:del w:id="9087" w:author="VNCN E&amp;C" w:date="2026-10-06T08:00:00Z">
        <w:r>
          <w:rPr>
            <w:rFonts w:ascii="Times New Roman" w:hAnsi="Times New Roman"/>
            <w:sz w:val="26"/>
            <w:szCs w:val="26"/>
          </w:rPr>
          <w:delText xml:space="preserve">biện pháp thi công, đơn giá thi công theo nguyên tắc:</w:delText>
        </w:r>
      </w:del>
      <w:ins w:id="9088" w:author="VNCN E&amp;C" w:date="2026-10-06T08:00:00Z">
        <w:r>
          <w:rPr>
            <w:rFonts w:ascii="Times New Roman" w:hAnsi="Times New Roman"/>
            <w:sz w:val="26"/>
            <w:szCs w:val="26"/>
          </w:rPr>
          <w:t xml:space="preserve">khối lượng, biện pháp thi công, đơn giá kèm bảng chiết tính chi tiết và đầy đủ căn cứ, theo nguyên tắc:</w:t>
        </w:r>
      </w:ins>
    </w:p>
    <w:p w14:paraId="15BD16C8"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trike/>
          <w:sz w:val="26"/>
          <w:szCs w:val="26"/>
          <w:lang w:val="en-US"/>
        </w:rPr>
      </w:pPr>
      <w:r>
        <w:rPr>
          <w:rFonts w:ascii="Times New Roman" w:hAnsi="Times New Roman"/>
          <w:sz w:val="26"/>
          <w:szCs w:val="26"/>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 trên nguyên tắc không vượt quá đơn giá được Chủ đầu tư phê duyệt cho Bên A đối với công việc tương ứng.</w:t>
      </w:r>
    </w:p>
    <w:p w14:paraId="67862137" w14:textId="77777777" w:rsidR="00096978" w:rsidRPr="00302315" w:rsidRDefault="00F949E3" w:rsidP="007A44B1">
      <w:pPr>
        <w:spacing w:after="120" w:line="276" w:lineRule="auto"/>
        <w:jc w:val="both"/>
        <w:rPr>
          <w:rFonts w:ascii="Times New Roman" w:hAnsi="Times New Roman"/>
          <w:sz w:val="26"/>
          <w:szCs w:val="26"/>
        </w:rPr>
      </w:pPr>
      <w:r>
        <w:rPr>
          <w:rFonts w:ascii="Times New Roman" w:hAnsi="Times New Roman"/>
          <w:sz w:val="26"/>
          <w:szCs w:val="26"/>
        </w:rPr>
        <w:t>(iii) Bên B s</w:t>
      </w:r>
      <w:r>
        <w:rPr>
          <w:rFonts w:ascii="Times New Roman" w:hAnsi="Times New Roman" w:cs="Calibri"/>
          <w:sz w:val="26"/>
          <w:szCs w:val="26"/>
        </w:rPr>
        <w:t>ẽ</w:t>
      </w:r>
      <w:r>
        <w:rPr>
          <w:rFonts w:ascii="Times New Roman" w:hAnsi="Times New Roman"/>
          <w:sz w:val="26"/>
          <w:szCs w:val="26"/>
        </w:rPr>
        <w:t xml:space="preserve"> kh</w:t>
      </w:r>
      <w:r>
        <w:rPr>
          <w:rFonts w:ascii="Times New Roman" w:hAnsi="Times New Roman" w:cs=".VnTime"/>
          <w:sz w:val="26"/>
          <w:szCs w:val="26"/>
        </w:rPr>
        <w:t>ô</w:t>
      </w:r>
      <w:r>
        <w:rPr>
          <w:rFonts w:ascii="Times New Roman" w:hAnsi="Times New Roman"/>
          <w:sz w:val="26"/>
          <w:szCs w:val="26"/>
        </w:rPr>
        <w:t xml:space="preserve">ng </w:t>
      </w:r>
      <w:r>
        <w:rPr>
          <w:rFonts w:ascii="Times New Roman" w:hAnsi="Times New Roman" w:cs="Calibri"/>
          <w:sz w:val="26"/>
          <w:szCs w:val="26"/>
        </w:rPr>
        <w:t>đượ</w:t>
      </w:r>
      <w:r>
        <w:rPr>
          <w:rFonts w:ascii="Times New Roman" w:hAnsi="Times New Roman"/>
          <w:sz w:val="26"/>
          <w:szCs w:val="26"/>
        </w:rPr>
        <w:t>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1FB52562"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13.2. Thanh toán công việc phát sinh, thay đổi</w:t>
      </w:r>
    </w:p>
    <w:p w14:paraId="0367D162" w14:textId="77777777" w:rsidR="00096978"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ins w:id="9089" w:author="VNCN E&amp;C" w:date="2026-10-06T08:00:00Z">
        <w:r>
          <w:rPr>
            <w:rFonts w:ascii="Times New Roman" w:hAnsi="Times New Roman"/>
            <w:sz w:val="26"/>
            <w:szCs w:val="26"/>
          </w:rPr>
          <w:t xml:space="preserve"> Bên A xem xét, phản hồi hồ sơ phát sinh trong vòng 10 ngày làm việc kể từ ngày nhận đủ hồ sơ hợp lệ; việc Bên A chưa phản hồi trong thời hạn này không được coi là chấp thuận.</w:t>
        </w:r>
      </w:ins>
    </w:p>
    <w:p w14:paraId="40D85998" w14:textId="77777777" w:rsidR="00AB43FE"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Hai bên cùng đồng ý rằng, chi phí cho các công việc phát sinh, thay đổi sẽ chỉ được Bên A thanh toán cho Bên B </w:t>
      </w:r>
      <w:del w:id="9090" w:author="VNCN E&amp;C" w:date="2026-10-06T08:00:00Z">
        <w:r>
          <w:rPr>
            <w:rFonts w:ascii="Times New Roman" w:hAnsi="Times New Roman"/>
            <w:sz w:val="26"/>
            <w:szCs w:val="26"/>
          </w:rPr>
          <w:delText xml:space="preserve">trong vòng 14 ngày làm việc, kể từ ngày Bên A nhận </w:delText>
        </w:r>
        <w:r>
          <w:rPr>
            <w:rFonts w:ascii="Times New Roman" w:hAnsi="Times New Roman"/>
            <w:sz w:val="26"/>
            <w:szCs w:val="26"/>
            <w:lang w:val="en-US"/>
          </w:rPr>
          <w:delText xml:space="preserve">được </w:delText>
        </w:r>
        <w:r>
          <w:rPr>
            <w:rFonts w:ascii="Times New Roman" w:hAnsi="Times New Roman"/>
            <w:sz w:val="26"/>
            <w:szCs w:val="26"/>
          </w:rPr>
          <w:delText>hồ sơ thanh toán hợp lệ của Bên B.</w:delText>
        </w:r>
      </w:del>
      <w:ins w:id="9091" w:author="VNCN E&amp;C" w:date="2026-10-06T08:00:00Z">
        <w:r>
          <w:rPr>
            <w:rFonts w:ascii="Times New Roman" w:hAnsi="Times New Roman"/>
            <w:sz w:val="26"/>
            <w:szCs w:val="26"/>
          </w:rPr>
          <w:t xml:space="preserve">cùng kỳ thanh toán theo Điều 10.3.2 sau khi Phụ lục hoặc văn bản xác nhận theo điểm a khoản này được ký.</w:t>
        </w:r>
      </w:ins>
    </w:p>
    <w:p w14:paraId="46F1F083"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14:paraId="4AA4B8B1"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Bên B được coi là đã nhận được đủ hồ sơ, tài liệu và các yêu cầu, tính chất của Dự án và đã hiểu rằng thiết kế, biện pháp đính kèm Hợp đồng này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2C4E35BE" w14:textId="0DD630D8"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 xml:space="preserve">Các thay đổi không được coi là phát sinh bao gồm nhưng không giới hạn các thay đổi sau: thay đổi biện pháp chống đỡ hố đào, biện pháp thi công chống thấm, thay đổi </w:t>
        <w:lastRenderedPageBreak/>
        <w:t>phương pháp quản lý chất lượng, vệ sinh và an toàn công trình, thay đổi tiêu chuẩn kỹ thuật vật liệu, …</w:t>
      </w:r>
    </w:p>
    <w:p w14:paraId="4F7092E3"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14. VẬT TƯ BÊN A CẤP</w:t>
      </w:r>
    </w:p>
    <w:p w14:paraId="2CBFF8A4" w14:textId="6D1C76C7" w:rsidR="001E0506" w:rsidRPr="00302315" w:rsidRDefault="001E0506" w:rsidP="007A44B1">
      <w:pPr>
        <w:spacing w:after="120" w:line="276" w:lineRule="auto"/>
        <w:jc w:val="both"/>
        <w:rPr>
          <w:rFonts w:ascii="Times New Roman" w:hAnsi="Times New Roman"/>
          <w:b/>
          <w:sz w:val="26"/>
          <w:szCs w:val="26"/>
          <w:highlight w:val="yellow"/>
        </w:rPr>
      </w:pPr>
      <w:r>
        <w:rPr>
          <w:rFonts w:ascii="Times New Roman" w:hAnsi="Times New Roman"/>
          <w:b/>
          <w:sz w:val="26"/>
          <w:szCs w:val="26"/>
          <w:highlight w:val="yellow"/>
        </w:rPr>
        <w:t>(chỉ áp dụng với trường hợp Bên A cấp vật tư)</w:t>
      </w:r>
    </w:p>
    <w:p w14:paraId="5BB26DD0" w14:textId="26CEB30D"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highlight w:val="yellow"/>
          <w:lang w:val="vi-VN"/>
        </w:rPr>
        <w:t>1</w:t>
      </w:r>
      <w:r>
        <w:rPr>
          <w:rFonts w:ascii="Times New Roman" w:hAnsi="Times New Roman"/>
          <w:b/>
          <w:sz w:val="26"/>
          <w:szCs w:val="26"/>
          <w:highlight w:val="yellow"/>
        </w:rPr>
        <w:t>4</w:t>
      </w:r>
      <w:r>
        <w:rPr>
          <w:rFonts w:ascii="Times New Roman" w:hAnsi="Times New Roman"/>
          <w:b/>
          <w:sz w:val="26"/>
          <w:szCs w:val="26"/>
          <w:highlight w:val="yellow"/>
          <w:lang w:val="vi-VN"/>
        </w:rPr>
        <w:t>.1.</w:t>
      </w:r>
      <w:r>
        <w:rPr>
          <w:rFonts w:ascii="Times New Roman" w:hAnsi="Times New Roman"/>
          <w:sz w:val="26"/>
          <w:szCs w:val="26"/>
          <w:highlight w:val="yellow"/>
          <w:lang w:val="vi-VN"/>
        </w:rPr>
        <w:t xml:space="preserve"> </w:t>
      </w:r>
      <w:r>
        <w:rPr>
          <w:rFonts w:ascii="Times New Roman" w:hAnsi="Times New Roman"/>
          <w:sz w:val="26"/>
          <w:szCs w:val="26"/>
          <w:highlight w:val="yellow"/>
        </w:rPr>
        <w:t>Bên A cấp</w:t>
      </w:r>
      <w:r>
        <w:rPr>
          <w:rFonts w:ascii="Times New Roman" w:hAnsi="Times New Roman"/>
          <w:sz w:val="26"/>
          <w:szCs w:val="26"/>
          <w:highlight w:val="yellow"/>
          <w:lang w:val="vi-VN"/>
        </w:rPr>
        <w:t xml:space="preserve"> cho Bên B</w:t>
      </w:r>
      <w:r>
        <w:rPr>
          <w:rFonts w:ascii="Times New Roman" w:hAnsi="Times New Roman"/>
          <w:sz w:val="26"/>
          <w:szCs w:val="26"/>
          <w:highlight w:val="yellow"/>
        </w:rPr>
        <w:t xml:space="preserve"> các loại vật tư, vật liệu: Bê tông thương phẩm, cốt thép và các vật tư khác theo Biểu 07. </w:t>
      </w:r>
      <w:r>
        <w:rPr>
          <w:rFonts w:ascii="Times New Roman" w:hAnsi="Times New Roman"/>
          <w:sz w:val="26"/>
          <w:szCs w:val="26"/>
          <w:highlight w:val="yellow"/>
          <w:lang w:val="vi-VN"/>
        </w:rPr>
        <w:t xml:space="preserve">Khi có nhu cầu sử dụng các vật tư này, Bên B phải gửi cho Bên A </w:t>
      </w:r>
      <w:r>
        <w:rPr>
          <w:rFonts w:ascii="Times New Roman" w:hAnsi="Times New Roman"/>
          <w:sz w:val="26"/>
          <w:szCs w:val="26"/>
          <w:highlight w:val="yellow"/>
        </w:rPr>
        <w:t>g</w:t>
      </w:r>
      <w:r>
        <w:rPr>
          <w:rFonts w:ascii="Times New Roman" w:hAnsi="Times New Roman"/>
          <w:sz w:val="26"/>
          <w:szCs w:val="26"/>
          <w:highlight w:val="yellow"/>
          <w:lang w:val="vi-VN"/>
        </w:rPr>
        <w:t>iấy đề nghị cấp vật tư trước ít nhất trước</w:t>
      </w:r>
      <w:r>
        <w:rPr>
          <w:rFonts w:ascii="Times New Roman" w:hAnsi="Times New Roman"/>
          <w:sz w:val="26"/>
          <w:szCs w:val="26"/>
          <w:highlight w:val="yellow"/>
        </w:rPr>
        <w:t xml:space="preserve"> 10 ngày với bê tông, 14 ngày với cốt thép và các vật tư khác. </w:t>
      </w:r>
      <w:r>
        <w:rPr>
          <w:rFonts w:ascii="Times New Roman" w:hAnsi="Times New Roman"/>
          <w:sz w:val="26"/>
          <w:szCs w:val="26"/>
          <w:highlight w:val="yellow"/>
          <w:lang w:val="vi-VN"/>
        </w:rPr>
        <w:t xml:space="preserve">Giấy đề nghị cấp vật tư phải có các nội dung: </w:t>
      </w:r>
      <w:r>
        <w:rPr>
          <w:rFonts w:ascii="Times New Roman" w:hAnsi="Times New Roman"/>
          <w:sz w:val="26"/>
          <w:szCs w:val="26"/>
          <w:highlight w:val="yellow"/>
        </w:rPr>
        <w:t>c</w:t>
      </w:r>
      <w:r>
        <w:rPr>
          <w:rFonts w:ascii="Times New Roman" w:hAnsi="Times New Roman"/>
          <w:sz w:val="26"/>
          <w:szCs w:val="26"/>
          <w:highlight w:val="yellow"/>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672BB44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Pr>
          <w:rFonts w:ascii="Times New Roman" w:hAnsi="Times New Roman"/>
          <w:b/>
          <w:sz w:val="26"/>
          <w:szCs w:val="26"/>
          <w:highlight w:val="yellow"/>
          <w:lang w:val="vi-VN"/>
        </w:rPr>
        <w:t>14.2.</w:t>
      </w:r>
      <w:r>
        <w:rPr>
          <w:rFonts w:ascii="Times New Roman" w:hAnsi="Times New Roman"/>
          <w:sz w:val="26"/>
          <w:szCs w:val="26"/>
          <w:highlight w:val="yellow"/>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12B00154"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highlight w:val="yellow"/>
          <w:lang w:val="vi-VN"/>
        </w:rPr>
        <w:t>14.3.</w:t>
      </w:r>
      <w:r>
        <w:rPr>
          <w:rFonts w:ascii="Times New Roman" w:hAnsi="Times New Roman"/>
          <w:sz w:val="26"/>
          <w:szCs w:val="26"/>
          <w:highlight w:val="yellow"/>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052FBED3" w14:textId="62B7C313" w:rsidR="006966B9" w:rsidRPr="00302315" w:rsidRDefault="006966B9"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highlight w:val="yellow"/>
          <w:lang w:val="vi-VN"/>
        </w:rPr>
        <w:t>14.4.</w:t>
      </w:r>
      <w:r>
        <w:rPr>
          <w:rFonts w:ascii="Times New Roman" w:hAnsi="Times New Roman"/>
          <w:sz w:val="26"/>
          <w:szCs w:val="26"/>
          <w:highlight w:val="yellow"/>
          <w:lang w:val="vi-VN"/>
        </w:rPr>
        <w: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t>
      </w:r>
    </w:p>
    <w:p w14:paraId="13B846D3" w14:textId="77777777" w:rsidR="00096978" w:rsidRPr="00302315" w:rsidRDefault="00096978" w:rsidP="007A44B1">
      <w:pPr>
        <w:spacing w:after="120" w:line="276" w:lineRule="auto"/>
        <w:jc w:val="both"/>
        <w:rPr>
          <w:rFonts w:ascii="Times New Roman" w:hAnsi="Times New Roman"/>
          <w:sz w:val="26"/>
          <w:szCs w:val="26"/>
          <w:highlight w:val="yellow"/>
          <w:lang w:val="nl-NL"/>
        </w:rPr>
      </w:pPr>
      <w:r>
        <w:rPr>
          <w:rFonts w:ascii="Times New Roman" w:hAnsi="Times New Roman"/>
          <w:b/>
          <w:sz w:val="26"/>
          <w:szCs w:val="26"/>
          <w:highlight w:val="yellow"/>
          <w:lang w:val="vi-VN"/>
        </w:rPr>
        <w:t>14.5.</w:t>
      </w:r>
      <w:r>
        <w:rPr>
          <w:rFonts w:ascii="Times New Roman" w:hAnsi="Times New Roman"/>
          <w:sz w:val="26"/>
          <w:szCs w:val="26"/>
          <w:highlight w:val="yellow"/>
          <w:lang w:val="vi-VN"/>
        </w:rPr>
        <w:t xml:space="preserve"> </w:t>
      </w:r>
      <w:r>
        <w:rPr>
          <w:rFonts w:ascii="Times New Roman" w:hAnsi="Times New Roman"/>
          <w:sz w:val="26"/>
          <w:szCs w:val="26"/>
          <w:highlight w:val="yellow"/>
          <w:lang w:val="nl-NL"/>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1F81B989" w14:textId="7347F8FD" w:rsidR="00096978" w:rsidRPr="00302315" w:rsidRDefault="00096978" w:rsidP="007A44B1">
      <w:pPr>
        <w:spacing w:after="120" w:line="276" w:lineRule="auto"/>
        <w:jc w:val="both"/>
        <w:rPr>
          <w:rFonts w:ascii="Times New Roman" w:hAnsi="Times New Roman"/>
          <w:b/>
          <w:bCs/>
          <w:sz w:val="26"/>
          <w:szCs w:val="26"/>
          <w:highlight w:val="yellow"/>
          <w:lang w:val="nl-NL"/>
        </w:rPr>
      </w:pPr>
      <w:r>
        <w:rPr>
          <w:rFonts w:ascii="Times New Roman" w:hAnsi="Times New Roman"/>
          <w:b/>
          <w:bCs/>
          <w:sz w:val="26"/>
          <w:szCs w:val="26"/>
          <w:highlight w:val="yellow"/>
          <w:lang w:val="nl-NL"/>
        </w:rPr>
        <w:t>14.6.</w:t>
      </w:r>
      <w:r>
        <w:rPr>
          <w:rFonts w:ascii="Times New Roman" w:hAnsi="Times New Roman"/>
          <w:sz w:val="26"/>
          <w:szCs w:val="26"/>
          <w:highlight w:val="yellow"/>
          <w:lang w:val="vi-VN"/>
        </w:rPr>
        <w:t xml:space="preserve"> Các chi phí kiểm tra chất lượng, nghiệm thu vật liệu trước khi </w:t>
      </w:r>
      <w:r>
        <w:rPr>
          <w:rFonts w:ascii="Times New Roman" w:hAnsi="Times New Roman"/>
          <w:sz w:val="26"/>
          <w:szCs w:val="26"/>
          <w:highlight w:val="yellow"/>
          <w:lang w:val="nl-NL"/>
        </w:rPr>
        <w:t>đưa vào</w:t>
      </w:r>
      <w:r>
        <w:rPr>
          <w:rFonts w:ascii="Times New Roman" w:hAnsi="Times New Roman"/>
          <w:sz w:val="26"/>
          <w:szCs w:val="26"/>
          <w:highlight w:val="yellow"/>
          <w:lang w:val="vi-VN"/>
        </w:rPr>
        <w:t xml:space="preserve"> sử dụng cho Hạng mục công trình</w:t>
      </w:r>
      <w:r>
        <w:rPr>
          <w:rFonts w:ascii="Times New Roman" w:hAnsi="Times New Roman"/>
          <w:sz w:val="26"/>
          <w:szCs w:val="26"/>
          <w:highlight w:val="yellow"/>
          <w:lang w:val="nl-NL"/>
        </w:rPr>
        <w:t xml:space="preserve"> và các chi </w:t>
      </w:r>
      <w:r>
        <w:rPr>
          <w:rFonts w:ascii="Times New Roman" w:hAnsi="Times New Roman"/>
          <w:sz w:val="26"/>
          <w:szCs w:val="26"/>
          <w:highlight w:val="yellow"/>
          <w:lang w:val="vi-VN"/>
        </w:rPr>
        <w:t>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t>
      </w:r>
    </w:p>
    <w:p w14:paraId="4EB78F0A"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highlight w:val="yellow"/>
          <w:lang w:val="vi-VN"/>
        </w:rPr>
        <w:t>1</w:t>
      </w:r>
      <w:r>
        <w:rPr>
          <w:rFonts w:ascii="Times New Roman" w:hAnsi="Times New Roman"/>
          <w:b/>
          <w:sz w:val="26"/>
          <w:szCs w:val="26"/>
          <w:highlight w:val="yellow"/>
          <w:lang w:val="nl-NL"/>
        </w:rPr>
        <w:t>4</w:t>
      </w:r>
      <w:r>
        <w:rPr>
          <w:rFonts w:ascii="Times New Roman" w:hAnsi="Times New Roman"/>
          <w:b/>
          <w:sz w:val="26"/>
          <w:szCs w:val="26"/>
          <w:highlight w:val="yellow"/>
          <w:lang w:val="vi-VN"/>
        </w:rPr>
        <w:t>.</w:t>
      </w:r>
      <w:r>
        <w:rPr>
          <w:rFonts w:ascii="Times New Roman" w:hAnsi="Times New Roman"/>
          <w:b/>
          <w:sz w:val="26"/>
          <w:szCs w:val="26"/>
          <w:highlight w:val="yellow"/>
          <w:lang w:val="nl-NL"/>
        </w:rPr>
        <w:t>7</w:t>
      </w:r>
      <w:r>
        <w:rPr>
          <w:rFonts w:ascii="Times New Roman" w:hAnsi="Times New Roman"/>
          <w:b/>
          <w:sz w:val="26"/>
          <w:szCs w:val="26"/>
          <w:highlight w:val="yellow"/>
          <w:lang w:val="vi-VN"/>
        </w:rPr>
        <w:t>.</w:t>
      </w:r>
      <w:r>
        <w:rPr>
          <w:rFonts w:ascii="Times New Roman" w:hAnsi="Times New Roman"/>
          <w:sz w:val="26"/>
          <w:szCs w:val="26"/>
          <w:highlight w:val="yellow"/>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72F75D6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Pr>
          <w:rFonts w:ascii="Times New Roman" w:hAnsi="Times New Roman"/>
          <w:b/>
          <w:sz w:val="26"/>
          <w:szCs w:val="26"/>
          <w:highlight w:val="yellow"/>
          <w:lang w:val="vi-VN"/>
        </w:rPr>
        <w:t>14.8.</w:t>
      </w:r>
      <w:r>
        <w:rPr>
          <w:rFonts w:ascii="Times New Roman" w:hAnsi="Times New Roman"/>
          <w:sz w:val="26"/>
          <w:szCs w:val="26"/>
          <w:highlight w:val="yellow"/>
          <w:lang w:val="vi-VN"/>
        </w:rPr>
        <w:t xml:space="preserve"> Bên B phải sử dụng các vật tư do Bên A cấp đúng mục đích.</w:t>
      </w:r>
    </w:p>
    <w:p w14:paraId="16C73267"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b/>
          <w:sz w:val="26"/>
          <w:szCs w:val="26"/>
          <w:highlight w:val="yellow"/>
          <w:lang w:val="vi-VN"/>
        </w:rPr>
        <w:lastRenderedPageBreak/>
        <w:t>14.9.</w:t>
      </w:r>
      <w:r>
        <w:rPr>
          <w:rFonts w:ascii="Times New Roman" w:hAnsi="Times New Roman"/>
          <w:sz w:val="26"/>
          <w:szCs w:val="26"/>
          <w:highlight w:val="yellow"/>
          <w:lang w:val="vi-VN"/>
        </w:rPr>
        <w:t xml:space="preserve"> Mức hao hụt cho phép của các loại vật liệu mà Bên A cấp cho Bên B được quy định chi tiết trong </w:t>
      </w:r>
      <w:r>
        <w:rPr>
          <w:rFonts w:ascii="Times New Roman" w:hAnsi="Times New Roman"/>
          <w:bCs/>
          <w:i/>
          <w:iCs/>
          <w:sz w:val="26"/>
          <w:szCs w:val="26"/>
          <w:highlight w:val="yellow"/>
          <w:lang w:val="nl-NL"/>
        </w:rPr>
        <w:t>Biểu 07 Hao hụt cho phép các vật tư Bên A cấp cho Bên B đính kèm theo Hợp đồng này.</w:t>
      </w:r>
    </w:p>
    <w:p w14:paraId="72E5682A"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14:paraId="65DA0FC9"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799C8E06" w14:textId="77777777" w:rsidR="00096978" w:rsidRPr="00302315" w:rsidRDefault="00096978" w:rsidP="007A44B1">
      <w:pPr>
        <w:tabs>
          <w:tab w:val="left" w:pos="709"/>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2B27F0CE" w:rsidR="00096978" w:rsidRPr="00302315" w:rsidRDefault="00096978" w:rsidP="007A44B1">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Chi phí phát sinh (nếu có) chỉ được xem xét trong phạm vi Chủ đầu tư chấp thuận thanh toán tương ứng cho Bên A và phải được Bên A phê duyệt bằng văn bản trước khi thực hiện.</w:t>
      </w:r>
    </w:p>
    <w:p w14:paraId="7FD746E6"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00C7D31B" w14:textId="77777777" w:rsidR="00096978" w:rsidRPr="00302315" w:rsidRDefault="00096978" w:rsidP="007A44B1">
      <w:pPr>
        <w:widowControl w:val="0"/>
        <w:tabs>
          <w:tab w:val="left" w:pos="884"/>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Bên A thanh toán cho Bên B theo khối lượng thực tế mà Bên B thực hiện </w:t>
      </w:r>
      <w:r>
        <w:rPr>
          <w:rFonts w:ascii="Times New Roman" w:hAnsi="Times New Roman"/>
          <w:sz w:val="26"/>
          <w:szCs w:val="26"/>
          <w:lang w:val="vi-VN"/>
        </w:rPr>
        <w:t>(</w:t>
      </w:r>
      <w:r>
        <w:rPr>
          <w:rFonts w:ascii="Times New Roman" w:hAnsi="Times New Roman"/>
          <w:noProof w:val="0"/>
          <w:sz w:val="26"/>
          <w:szCs w:val="26"/>
          <w:lang w:val="vi-VN"/>
        </w:rPr>
        <w:t>tăng hoặc giảm so với khối lượng trong Hợp đồng đã ký) theo đúng Hồ sơ thiết kế, Chỉ dẫn kỹ thuật được Tư vấn giám sát</w:t>
      </w:r>
      <w:r>
        <w:rPr>
          <w:rFonts w:ascii="Times New Roman" w:hAnsi="Times New Roman"/>
          <w:strike/>
          <w:noProof w:val="0"/>
          <w:sz w:val="26"/>
          <w:szCs w:val="26"/>
          <w:lang w:val="vi-VN"/>
        </w:rPr>
        <w:t xml:space="preserve"> </w:t>
      </w:r>
      <w:r>
        <w:rPr>
          <w:rFonts w:ascii="Times New Roman" w:hAnsi="Times New Roman"/>
          <w:noProof w:val="0"/>
          <w:sz w:val="26"/>
          <w:szCs w:val="26"/>
          <w:lang w:val="vi-VN"/>
        </w:rPr>
        <w:t>chấp thuận nghiệm thu cho Bên A và được Bên A xác nhận.</w:t>
      </w:r>
    </w:p>
    <w:p w14:paraId="0CFA5581"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14:paraId="7AAEED29" w14:textId="77777777" w:rsidR="00096978" w:rsidRPr="00302315" w:rsidRDefault="00096978" w:rsidP="007A44B1">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23CD252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16. BẤT KHẢ KHÁNG</w:t>
      </w:r>
    </w:p>
    <w:p w14:paraId="101851DF"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16.1.</w:t>
      </w:r>
      <w:r>
        <w:rPr>
          <w:rFonts w:ascii="Times New Roman" w:hAnsi="Times New Roman"/>
          <w:noProof w:val="0"/>
          <w:sz w:val="26"/>
          <w:szCs w:val="26"/>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10098AAB"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16.2.</w:t>
      </w:r>
      <w:r>
        <w:rPr>
          <w:rFonts w:ascii="Times New Roman" w:hAnsi="Times New Roman"/>
          <w:noProof w:val="0"/>
          <w:sz w:val="26"/>
          <w:szCs w:val="26"/>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9196D8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b) Thông báo ngay cho bên kia về sự kiện bất khả kháng xảy ra trong vòng 03 ngày.</w:t>
      </w:r>
    </w:p>
    <w:p w14:paraId="4B162AD0"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16.3.</w:t>
      </w:r>
      <w:r>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16.4.</w:t>
      </w:r>
      <w:r>
        <w:rPr>
          <w:rFonts w:ascii="Times New Roman" w:hAnsi="Times New Roman"/>
          <w:noProof w:val="0"/>
          <w:sz w:val="26"/>
          <w:szCs w:val="26"/>
          <w:lang w:val="vi-VN"/>
        </w:rPr>
        <w:t xml:space="preserve"> Trong khoảng thời gian không thể thi công Hạng mục công trình do điều kiện bất khả kháng, Bên B theo hướng dẫn của Bên A vẫn phải tiếp tục thực hiện các nghĩa vụ </w:t>
        <w:lastRenderedPageBreak/>
        <w:t>Hợp đồng của mình theo hoàn cảnh thực tế cho phép và phải tìm mọi biện pháp hợp lý để thực hiện các phần việc không bị ảnh hưởng bởi sự kiện bất khả kháng.</w:t>
      </w:r>
    </w:p>
    <w:p w14:paraId="283303C2" w14:textId="77777777" w:rsidR="00CD1550" w:rsidRPr="00302315" w:rsidRDefault="00000000"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16.5.</w:t>
      </w:r>
      <w:r>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2697C382"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27341643" w14:textId="77777777"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1446DF7C"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7DF85509" w14:textId="364DE215"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B được xem xét gia hạn thời gian thực hiện tương ứng; chi phí phát sinh (nếu có) chỉ được xem xét trong phạm vi Bên A được Chủ đầu tư chấp thuận bù đắp.</w:t>
      </w:r>
    </w:p>
    <w:p w14:paraId="3AE334EE"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14:paraId="39724F46" w14:textId="64E711E6"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 xml:space="preserve">b) Một bên có quyền quyết định tạm dừng Hợp đồng do lỗi của bên kia gây ra nhưng phải báo trước cho bên kia biết bằng văn bản ít nhất 28 ngày, trừ trường hợp bất khả kháng và trường hợp Bên A tạm dừng do Bên B vi phạm về chất lượng, an toàn lao động, bảo vệ môi trường hoặc tiến độ (được tạm dừng ngay khi gửi thông báo)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pPr>
        <w:tabs>
          <w:tab w:val="left" w:pos="709"/>
        </w:tabs>
        <w:spacing w:after="120" w:line="276" w:lineRule="auto"/>
        <w:jc w:val="both"/>
        <w:rPr>
          <w:ins w:id="9092" w:author="VNCN E&amp;C" w:date="2026-10-06T08:00:00Z"/>
          <w:rFonts w:ascii="Times New Roman" w:hAnsi="Times New Roman"/>
          <w:bCs/>
          <w:sz w:val="26"/>
          <w:szCs w:val="26"/>
          <w:lang w:val="vi-VN"/>
        </w:rPr>
      </w:pPr>
      <w:ins w:id="9093" w:author="VNCN E&amp;C" w:date="2026-10-06T08:00:00Z">
        <w:r>
          <w:rPr>
            <w:rFonts w:ascii="Times New Roman" w:hAnsi="Times New Roman"/>
            <w:bCs/>
            <w:sz w:val="26"/>
            <w:szCs w:val="26"/>
            <w:lang w:val="vi-VN"/>
          </w:rPr>
          <w:t xml:space="preserve">c) Trường hợp Bên A chậm thanh toán quá 56 (năm mươi sáu) ngày kể từ ngày hết hạn thanh toán do lỗi của Bên A (không bao gồm trường hợp tại Điều 10.3.2(e)), Bên B được gửi văn bản thông báo tạm dừng thi công; việc tạm dừng chỉ có hiệu lực sau 14 ngày kể từ ngày Bên A nhận được thông báo mà Bên A chưa thanh toán. Bên B không được gia hạn tiến độ hay thanh toán chi phí phát sinh do việc tạm dừng này.</w:t>
        </w:r>
      </w:ins>
    </w:p>
    <w:p w14:paraId="71580ED6"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5A3E22D9"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CCBC975"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50FC5330" w14:textId="77777777" w:rsidR="00096978" w:rsidRPr="00302315" w:rsidRDefault="00096978" w:rsidP="007A44B1">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7B102F6D"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77777777" w:rsidR="00096978" w:rsidRPr="00302315" w:rsidRDefault="00096978" w:rsidP="007A44B1">
      <w:pPr>
        <w:spacing w:after="120" w:line="276" w:lineRule="auto"/>
        <w:jc w:val="both"/>
        <w:rPr>
          <w:rFonts w:ascii="Times New Roman" w:hAnsi="Times New Roman"/>
          <w:bCs/>
          <w:sz w:val="26"/>
          <w:szCs w:val="26"/>
          <w:lang w:val="vi-VN"/>
        </w:rPr>
      </w:pPr>
      <w:r>
        <w:rPr>
          <w:rFonts w:ascii="Times New Roman" w:hAnsi="Times New Roman"/>
          <w:sz w:val="26"/>
          <w:szCs w:val="26"/>
          <w:lang w:val="vi-VN"/>
        </w:rPr>
        <w:t>(iv) Hợp đồng thầu chính bị chấm dứt trước thời hạn. Trong trường hợp này, Bên A chỉ thanh toán giá trị khối lượng đã được nghiệm thu, không phải chịu phạt hay bồi thường cho Bên B.</w:t>
      </w:r>
    </w:p>
    <w:p w14:paraId="722FB9C6"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lastRenderedPageBreak/>
        <w:t>b) Đơn phương chấm dứt hợp đồng bởi Bên A:</w:t>
      </w:r>
    </w:p>
    <w:p w14:paraId="2BF6C749" w14:textId="0FA68F55" w:rsidR="00096978" w:rsidRPr="00302315" w:rsidRDefault="00096978" w:rsidP="007A44B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văn bản chấm dứt Hợp đồng đến Bên B trong các trường hợp sau:</w:t>
      </w:r>
    </w:p>
    <w:p w14:paraId="3547F3CB" w14:textId="03D55D24" w:rsidR="00096978" w:rsidRPr="00302315" w:rsidRDefault="00096978" w:rsidP="007A44B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dừng thi công </w:t>
      </w:r>
      <w:del w:id="9094" w:author="VNCN E&amp;C" w:date="2026-10-06T08:00:00Z">
        <w:r>
          <w:rPr>
            <w:rFonts w:ascii="Times New Roman" w:hAnsi="Times New Roman"/>
            <w:sz w:val="26"/>
            <w:szCs w:val="26"/>
            <w:lang w:val="vi-VN"/>
          </w:rPr>
          <w:delText xml:space="preserve">07 ngày</w:delText>
        </w:r>
      </w:del>
      <w:ins w:id="9095" w:author="VNCN E&amp;C" w:date="2026-10-06T08:00:00Z">
        <w:r>
          <w:rPr>
            <w:rFonts w:ascii="Times New Roman" w:hAnsi="Times New Roman"/>
            <w:sz w:val="26"/>
            <w:szCs w:val="26"/>
            <w:lang w:val="vi-VN"/>
          </w:rPr>
          <w:t xml:space="preserve">14 (mười bốn) ngày</w:t>
        </w:r>
      </w:ins>
      <w:r>
        <w:rPr>
          <w:rFonts w:ascii="Times New Roman" w:hAnsi="Times New Roman"/>
          <w:sz w:val="26"/>
          <w:szCs w:val="26"/>
          <w:lang w:val="vi-VN"/>
        </w:rPr>
        <w:t xml:space="preserve"> liên tục mà không có lý do hợp lý;</w:t>
      </w:r>
    </w:p>
    <w:p w14:paraId="24607609"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Các công việc của Hợp đồng bị chậm so với tiến độ được chấp thuận </w:t>
      </w:r>
      <w:del w:id="9096" w:author="VNCN E&amp;C" w:date="2026-10-06T08:00:00Z">
        <w:r>
          <w:rPr>
            <w:rFonts w:ascii="Times New Roman" w:hAnsi="Times New Roman"/>
            <w:sz w:val="26"/>
            <w:szCs w:val="26"/>
            <w:lang w:val="vi-VN"/>
          </w:rPr>
          <w:delText xml:space="preserve">quá 14 ngày và nếu Bên B không thực thi các biện pháp rõ ràng và tích cực để bắt kịp tiến độ</w:delText>
        </w:r>
      </w:del>
      <w:ins w:id="9097" w:author="VNCN E&amp;C" w:date="2026-10-06T08:00:00Z">
        <w:r>
          <w:rPr>
            <w:rFonts w:ascii="Times New Roman" w:hAnsi="Times New Roman"/>
            <w:sz w:val="26"/>
            <w:szCs w:val="26"/>
            <w:lang w:val="vi-VN"/>
          </w:rPr>
          <w:t xml:space="preserve">quá 45 (bốn mươi lăm) ngày mà Bên B không có biện pháp khắc phục hoặc nỗ lực rõ ràng, hiệu quả để bắt kịp tiến độ</w:t>
        </w:r>
      </w:ins>
      <w:r>
        <w:rPr>
          <w:rFonts w:ascii="Times New Roman" w:hAnsi="Times New Roman"/>
          <w:sz w:val="26"/>
          <w:szCs w:val="26"/>
          <w:lang w:val="vi-VN"/>
        </w:rPr>
        <w:t xml:space="preserve"> bằng cách tăng cường nguồn nhân lực, vật tư, máy, làm thêm giờ, làm vào chủ nhật, v.v.;</w:t>
      </w:r>
    </w:p>
    <w:p w14:paraId="239CEF18"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chậm trễ việc hoàn thành Hạng mục công trình dẫn đến số tiền phạt chậm tiến độ tương đương với tổng số tiền bị phạt tối đa;</w:t>
      </w:r>
    </w:p>
    <w:p w14:paraId="568D2B8E"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liên tục vi phạm các nghĩa vụ theo Hợp đồng cho dù đã được Bên A nhắc nhở bằng văn bản hoặc trong nội dung biên bản họp đến lần thứ ba;</w:t>
      </w:r>
    </w:p>
    <w:p w14:paraId="00CCDD80"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chuyển nhượng cho nhà thầu khác toàn bộ công việc của Hợp đồng này;</w:t>
      </w:r>
    </w:p>
    <w:p w14:paraId="32877A25"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bị vỡ nợ, bị đóng cửa, bị đình chỉ hoạt động;</w:t>
      </w:r>
    </w:p>
    <w:p w14:paraId="1265B6C2"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duy trì bảo lãnh theo quy định của Hợp đồng (nếu có);</w:t>
      </w:r>
    </w:p>
    <w:p w14:paraId="6320F7BB"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14:paraId="30B704E6" w14:textId="77777777" w:rsidR="00096978" w:rsidRPr="00302315" w:rsidRDefault="00096978" w:rsidP="007A44B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302315" w:rsidRDefault="00096978" w:rsidP="007A44B1">
      <w:pPr>
        <w:pStyle w:val="ListParagraph"/>
        <w:numPr>
          <w:ilvl w:val="0"/>
          <w:numId w:val="36"/>
        </w:numPr>
        <w:spacing w:after="120"/>
        <w:ind w:left="0" w:firstLine="0"/>
        <w:contextualSpacing w:val="0"/>
        <w:jc w:val="both"/>
        <w:rPr>
          <w:rFonts w:ascii="Times New Roman" w:hAnsi="Times New Roman"/>
          <w:sz w:val="26"/>
          <w:szCs w:val="26"/>
        </w:rPr>
      </w:pPr>
      <w:r>
        <w:rPr>
          <w:rFonts w:ascii="Times New Roman" w:hAnsi="Times New Roman"/>
          <w:sz w:val="26"/>
          <w:szCs w:val="26"/>
        </w:rPr>
        <w:lastRenderedPageBreak/>
        <w:t xml:space="preserve">Bên A bị phá sản hoặc vỡ nợ, bị đóng cửa, bị quản lý tài sản, bị đình chỉ hoạt động; </w:t>
      </w:r>
    </w:p>
    <w:p w14:paraId="5AF5777C" w14:textId="77777777" w:rsidR="002B726F" w:rsidRPr="00302315" w:rsidRDefault="002B726F" w:rsidP="007A44B1">
      <w:pPr>
        <w:spacing w:after="120" w:line="276" w:lineRule="auto"/>
        <w:jc w:val="both"/>
        <w:rPr>
          <w:rFonts w:ascii="Times New Roman" w:hAnsi="Times New Roman"/>
          <w:sz w:val="26"/>
          <w:szCs w:val="26"/>
        </w:rPr>
      </w:pPr>
      <w:r>
        <w:rPr>
          <w:rFonts w:ascii="Times New Roman" w:hAnsi="Times New Roman"/>
          <w:sz w:val="26"/>
          <w:szCs w:val="26"/>
        </w:rPr>
        <w:t xml:space="preserve">(ii) Bên A chậm thanh toán  cho Bên B quá 60 ngày so với thời gian quy định </w:t>
      </w:r>
      <w:del w:id="9098" w:author="VNCN E&amp;C" w:date="2026-10-06T08:00:00Z">
        <w:r>
          <w:rPr>
            <w:rFonts w:ascii="Times New Roman" w:hAnsi="Times New Roman"/>
            <w:sz w:val="26"/>
            <w:szCs w:val="26"/>
          </w:rPr>
          <w:delText xml:space="preserve">trong Hợp đồng;</w:delText>
        </w:r>
      </w:del>
      <w:ins w:id="9099" w:author="VNCN E&amp;C" w:date="2026-10-06T08:00:00Z">
        <w:r>
          <w:rPr>
            <w:rFonts w:ascii="Times New Roman" w:hAnsi="Times New Roman"/>
            <w:sz w:val="26"/>
            <w:szCs w:val="26"/>
          </w:rPr>
          <w:t xml:space="preserve">trong Hợp đồng do lỗi của Bên A (không bao gồm trường hợp tại Điều 10.3.2(e));</w:t>
        </w:r>
      </w:ins>
    </w:p>
    <w:p w14:paraId="15F5BFC5" w14:textId="77777777" w:rsidR="00096978" w:rsidRPr="00302315" w:rsidRDefault="002B726F" w:rsidP="007A44B1">
      <w:pPr>
        <w:spacing w:after="120" w:line="276" w:lineRule="auto"/>
        <w:jc w:val="both"/>
        <w:rPr>
          <w:rFonts w:ascii="Times New Roman" w:hAnsi="Times New Roman"/>
          <w:noProof w:val="0"/>
          <w:sz w:val="26"/>
          <w:szCs w:val="26"/>
        </w:rPr>
      </w:pPr>
      <w:r>
        <w:rPr>
          <w:rFonts w:ascii="Times New Roman" w:hAnsi="Times New Roman"/>
          <w:sz w:val="26"/>
          <w:szCs w:val="26"/>
        </w:rPr>
        <w:t>(iii) Công trình tạm ngưng quá 60 ngày do lỗi của Bên A.</w:t>
      </w:r>
    </w:p>
    <w:p w14:paraId="0FCA9560"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d) Thủ tục chấm dứt hợp đồng:</w:t>
      </w:r>
    </w:p>
    <w:p w14:paraId="69D14F2D" w14:textId="77777777" w:rsidR="00096978" w:rsidRPr="00302315" w:rsidRDefault="00096978" w:rsidP="007A44B1">
      <w:pPr>
        <w:numPr>
          <w:ilvl w:val="2"/>
          <w:numId w:val="14"/>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77777777" w:rsidR="00150995" w:rsidRPr="00302315" w:rsidRDefault="00150995" w:rsidP="007A44B1">
      <w:pPr>
        <w:numPr>
          <w:ilvl w:val="2"/>
          <w:numId w:val="14"/>
        </w:numPr>
        <w:tabs>
          <w:tab w:val="left" w:pos="567"/>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Trường hợp chấm dứt hợp đồng bởi Bên B, Bên A phải thanh toán cho Bên B các giá trị như sau: Xác nhận giá trị công việc được Bên B hoàn thành theo cấu phần thực tế được nêu trong Hợp đồng, phù hợp căn cứ pháp luật và phản ánh đúng khối lượng đã </w:t>
        <w:lastRenderedPageBreak/>
        <w:t>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901F7BC" w14:textId="09CA696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18. PHẠT, BỒI THƯỜNG HỢP ĐỒNG</w:t>
      </w:r>
    </w:p>
    <w:p w14:paraId="0B89CAE1" w14:textId="353A438D"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r>
        <w:rPr>
          <w:rFonts w:ascii="Times New Roman" w:hAnsi="Times New Roman"/>
          <w:sz w:val="26"/>
          <w:szCs w:val="26"/>
          <w:highlight w:val="yellow"/>
        </w:rPr>
        <w:t>12</w:t>
      </w:r>
      <w:r>
        <w:rPr>
          <w:rFonts w:ascii="Times New Roman" w:hAnsi="Times New Roman"/>
          <w:sz w:val="26"/>
          <w:szCs w:val="26"/>
        </w:rPr>
        <w:t>% giá trị Hợp đồng. Việc phạt vi phạm không loại trừ nghĩa vụ bồi thường toàn bộ thiệt hại thực tế của Bên A, bao gồm cả các khoản Bên A bị Chủ đầu tư phạt, khấu trừ, yêu cầu bồi thường do lỗi của Bên B. Bên A có thể thu hồi tiền phạt hợp đồng bằng tiền thanh toán hợp đồng hoặc bảo lãnh thực hiện hợp đồng theo quy định của Hợp đồng và pháp luật.</w:t>
      </w:r>
    </w:p>
    <w:p w14:paraId="4038DC93"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6072CE24" w14:textId="173E355E"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 xml:space="preserve">Nếu chất lượng của Hạng mục công trình này có một phần hay toàn bộ không đảm bảo đúng Hồ sơ thiết kế, Chỉ dẫn kỹ thuật, quy chuẩn kỹ thuật, tiêu chuẩn có liên quan thì Bên B phải chịu phạt </w:t>
      </w:r>
      <w:del w:id="9100" w:author="VNCN E&amp;C" w:date="2026-10-06T08:00:00Z">
        <w:r>
          <w:rPr>
            <w:rFonts w:ascii="Times New Roman" w:hAnsi="Times New Roman"/>
            <w:sz w:val="26"/>
            <w:szCs w:val="26"/>
            <w:highlight w:val="yellow"/>
          </w:rPr>
          <w:delText>……</w:delText>
        </w:r>
        <w:r>
          <w:rPr>
            <w:rFonts w:ascii="Times New Roman" w:hAnsi="Times New Roman"/>
            <w:sz w:val="26"/>
            <w:szCs w:val="26"/>
          </w:rPr>
          <w:delText xml:space="preserve">%</w:delText>
        </w:r>
      </w:del>
      <w:ins w:id="9101" w:author="VNCN E&amp;C" w:date="2026-10-06T08:00:00Z">
        <w:r>
          <w:rPr>
            <w:rFonts w:ascii="Times New Roman" w:hAnsi="Times New Roman"/>
            <w:sz w:val="26"/>
            <w:szCs w:val="26"/>
            <w:highlight w:val="yellow"/>
          </w:rPr>
          <w:t xml:space="preserve">……</w:t>
        </w:r>
        <w:r>
          <w:rPr>
            <w:rFonts w:ascii="Times New Roman" w:hAnsi="Times New Roman"/>
            <w:sz w:val="26"/>
            <w:szCs w:val="26"/>
          </w:rPr>
          <w:t xml:space="preserve">%</w:t>
        </w:r>
      </w:ins>
      <w:r>
        <w:rPr>
          <w:rFonts w:ascii="Times New Roman" w:hAnsi="Times New Roman"/>
          <w:sz w:val="26"/>
          <w:szCs w:val="26"/>
        </w:rPr>
        <w:t xml:space="preserve"> giá trị phần công việc bị vi phạm, đồng thời vẫn phải dỡ bỏ, làm lại hoặc hoàn thiện công việc bằng chi phí của mình và bồi thường thiệt hại thực tế phát sinh cho Bên A (nếu có).</w:t>
      </w:r>
    </w:p>
    <w:p w14:paraId="2F5B13A5"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540D6F3E" w14:textId="48921304"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Nếu Bên B không thực hiện hoặc thực hiện không đầy đủ các biện pháp bảo đảm an toàn lao động, an toàn giao thông, bảo vệ môi trường, thì Bên B phải chịu phạt theo mức được quy định tại </w:t>
      </w:r>
      <w:r>
        <w:rPr>
          <w:rFonts w:ascii="Times New Roman" w:hAnsi="Times New Roman"/>
          <w:i/>
          <w:iCs/>
          <w:sz w:val="26"/>
          <w:szCs w:val="26"/>
          <w:highlight w:val="yellow"/>
        </w:rPr>
        <w:t>Biểu 05</w:t>
      </w:r>
      <w:r>
        <w:rPr>
          <w:rFonts w:ascii="Times New Roman" w:hAnsi="Times New Roman"/>
          <w:i/>
          <w:iCs/>
          <w:sz w:val="26"/>
          <w:szCs w:val="26"/>
        </w:rPr>
        <w:t xml:space="preserve"> [Mức phạt do vi phạm an toàn, bảo vệ môi trường, nội quy công trường]</w:t>
      </w:r>
      <w:r>
        <w:rPr>
          <w:rFonts w:ascii="Times New Roman" w:hAnsi="Times New Roman"/>
          <w:sz w:val="26"/>
          <w:szCs w:val="26"/>
        </w:rPr>
        <w:t xml:space="preserve"> kèm theo Hợp đồng này và phải bồi thường mọi thiệt hại cho Bên A, bên thứ ba (nếu có) nhưng không tránh khỏi việc khắc phục hậu quả bằng chi phí của mình. </w:t>
      </w:r>
    </w:p>
    <w:p w14:paraId="2271703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do chậm tiến độ:</w:t>
      </w:r>
    </w:p>
    <w:p w14:paraId="74EBE8BD" w14:textId="6E855840"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 xml:space="preserve">Nếu Bên B chậm tiến độ (không do lỗi của Chủ đầu tư hoặc Bên A, nhân lực của Chủ đầu tư, bên thứ ba không thuộc trách nhiệm của Bên B hoặc không thuộc các trường hợp bất khả kháng): </w:t>
      </w:r>
      <w:del w:id="9102" w:author="VNCN E&amp;C" w:date="2026-10-06T08:00:00Z">
        <w:r>
          <w:rPr>
            <w:rFonts w:ascii="Times New Roman" w:hAnsi="Times New Roman"/>
            <w:sz w:val="26"/>
            <w:szCs w:val="26"/>
          </w:rPr>
          <w:delText xml:space="preserve">mức phạt là </w:delText>
        </w:r>
        <w:r>
          <w:rPr>
            <w:rFonts w:ascii="Times New Roman" w:hAnsi="Times New Roman"/>
            <w:sz w:val="26"/>
            <w:szCs w:val="26"/>
            <w:highlight w:val="yellow"/>
          </w:rPr>
          <w:delText>01%</w:delText>
        </w:r>
        <w:r>
          <w:rPr>
            <w:rFonts w:ascii="Times New Roman" w:hAnsi="Times New Roman"/>
            <w:sz w:val="26"/>
            <w:szCs w:val="26"/>
          </w:rPr>
          <w:delText xml:space="preserve"> giá trị hợp đồng cho mỗi ngày chậm so với từng mốc tiến độ quy định tại Điều 7.1 và Tiến độ chi tiết được Bên A chấp thuận</w:delText>
        </w:r>
      </w:del>
      <w:ins w:id="9103" w:author="VNCN E&amp;C" w:date="2026-10-06T08:00:00Z">
        <w:r>
          <w:rPr>
            <w:rFonts w:ascii="Times New Roman" w:hAnsi="Times New Roman"/>
            <w:sz w:val="26"/>
            <w:szCs w:val="26"/>
          </w:rPr>
          <w:t xml:space="preserve">mức phạt cho mỗi ngày chậm so với từng mốc tiến độ quy định tại Điều 7.1 và Tiến độ chi tiết được Bên A chấp thuận áp dụng tương ứng (cùng tỷ lệ) với mức phạt chậm tiến độ của Hợp đồng thầu chính, là </w:t>
        </w:r>
        <w:r>
          <w:rPr>
            <w:rFonts w:ascii="Times New Roman" w:hAnsi="Times New Roman"/>
            <w:sz w:val="26"/>
            <w:szCs w:val="26"/>
            <w:highlight w:val="yellow"/>
          </w:rPr>
          <w:t xml:space="preserve">……</w:t>
        </w:r>
        <w:r>
          <w:rPr>
            <w:rFonts w:ascii="Times New Roman" w:hAnsi="Times New Roman"/>
            <w:sz w:val="26"/>
            <w:szCs w:val="26"/>
          </w:rPr>
          <w:t xml:space="preserve">% giá trị Hợp đồng/ngày</w:t>
        </w:r>
      </w:ins>
      <w:r>
        <w:rPr>
          <w:rFonts w:ascii="Times New Roman" w:hAnsi="Times New Roman"/>
          <w:sz w:val="26"/>
          <w:szCs w:val="26"/>
        </w:rPr>
        <w:t xml:space="preserve">, tổng mức phạt theo quy định tại đoạn đầu Điều này. Việc áp dụng phạt vi phạm không loại trừ quyền của Bên A yêu cầu Bên B bồi thường các thiệt hại thực tế, hợp lý, hợp lệ phát sinh do việc chậm tiến độ gây ra.</w:t>
      </w:r>
    </w:p>
    <w:p w14:paraId="194CA248"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Phạt, bồi thường do chậm khắc phục sai sót:</w:t>
      </w:r>
    </w:p>
    <w:p w14:paraId="2BFA754E"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không kịp thời khắc phục sai sót theo thông báo của Bên A, Bên B phải chịu bồi thường bằng </w:t>
      </w:r>
      <w:r>
        <w:rPr>
          <w:rFonts w:ascii="Times New Roman" w:hAnsi="Times New Roman"/>
          <w:sz w:val="26"/>
          <w:szCs w:val="26"/>
          <w:highlight w:val="yellow"/>
        </w:rPr>
        <w:t>100%</w:t>
      </w:r>
      <w:r>
        <w:rPr>
          <w:rFonts w:ascii="Times New Roman" w:hAnsi="Times New Roman"/>
          <w:sz w:val="26"/>
          <w:szCs w:val="26"/>
        </w:rPr>
        <w:t xml:space="preserve"> giá trị sai sót </w:t>
      </w:r>
      <w:del w:id="9104" w:author="VNCN E&amp;C" w:date="2026-10-06T08:00:00Z">
        <w:r>
          <w:rPr>
            <w:rFonts w:ascii="Times New Roman" w:hAnsi="Times New Roman"/>
            <w:sz w:val="26"/>
            <w:szCs w:val="26"/>
          </w:rPr>
          <w:delText xml:space="preserve">theo thực tế Bên A khắc phục. và chịu phạt thêm </w:delText>
        </w:r>
        <w:r>
          <w:rPr>
            <w:rFonts w:ascii="Times New Roman" w:hAnsi="Times New Roman"/>
            <w:sz w:val="26"/>
            <w:szCs w:val="26"/>
            <w:highlight w:val="yellow"/>
          </w:rPr>
          <w:delText>……</w:delText>
        </w:r>
        <w:r>
          <w:rPr>
            <w:rFonts w:ascii="Times New Roman" w:hAnsi="Times New Roman"/>
            <w:sz w:val="26"/>
            <w:szCs w:val="26"/>
          </w:rPr>
          <w:delText xml:space="preserve">%</w:delText>
        </w:r>
      </w:del>
      <w:ins w:id="9105" w:author="VNCN E&amp;C" w:date="2026-10-06T08:00:00Z">
        <w:r>
          <w:rPr>
            <w:rFonts w:ascii="Times New Roman" w:hAnsi="Times New Roman"/>
            <w:sz w:val="26"/>
            <w:szCs w:val="26"/>
          </w:rPr>
          <w:t xml:space="preserve">theo thực tế Bên A khắc phục và chịu phạt thêm </w:t>
        </w:r>
        <w:r>
          <w:rPr>
            <w:rFonts w:ascii="Times New Roman" w:hAnsi="Times New Roman"/>
            <w:sz w:val="26"/>
            <w:szCs w:val="26"/>
            <w:highlight w:val="yellow"/>
          </w:rPr>
          <w:t xml:space="preserve">……</w:t>
        </w:r>
        <w:r>
          <w:rPr>
            <w:rFonts w:ascii="Times New Roman" w:hAnsi="Times New Roman"/>
            <w:sz w:val="26"/>
            <w:szCs w:val="26"/>
          </w:rPr>
          <w:t xml:space="preserve">%</w:t>
        </w:r>
      </w:ins>
      <w:r>
        <w:rPr>
          <w:rFonts w:ascii="Times New Roman" w:hAnsi="Times New Roman"/>
          <w:sz w:val="26"/>
          <w:szCs w:val="26"/>
        </w:rPr>
        <w:t xml:space="preserve"> chi phí khắc phục đó.</w:t>
      </w:r>
    </w:p>
    <w:p w14:paraId="4273004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14:paraId="50DFC1C5"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không kịp thời đệ trình, giao nộp các hồ sơ, tài liệu theo quy định của Hợp đồng và/hoặc thông báo của Bên A, Bên B phải chịu phạt như sau: có văn bản nhắc nhở lần thứ nhất, phạt </w:t>
      </w:r>
      <w:r>
        <w:rPr>
          <w:rFonts w:ascii="Times New Roman" w:hAnsi="Times New Roman"/>
          <w:sz w:val="26"/>
          <w:szCs w:val="26"/>
          <w:highlight w:val="yellow"/>
        </w:rPr>
        <w:t>20 (hai mươi) triệu đồng</w:t>
      </w:r>
      <w:r>
        <w:rPr>
          <w:rFonts w:ascii="Times New Roman" w:hAnsi="Times New Roman"/>
          <w:sz w:val="26"/>
          <w:szCs w:val="26"/>
        </w:rPr>
        <w:t xml:space="preserve">; có văn bản nhắc nhở lần tiếp theo mức phạt </w:t>
        <w:lastRenderedPageBreak/>
        <w:t xml:space="preserve">bằng </w:t>
      </w:r>
      <w:r>
        <w:rPr>
          <w:rFonts w:ascii="Times New Roman" w:hAnsi="Times New Roman"/>
          <w:sz w:val="26"/>
          <w:szCs w:val="26"/>
          <w:highlight w:val="yellow"/>
        </w:rPr>
        <w:t>2 (hai) lần</w:t>
      </w:r>
      <w:r>
        <w:rPr>
          <w:rFonts w:ascii="Times New Roman" w:hAnsi="Times New Roman"/>
          <w:sz w:val="26"/>
          <w:szCs w:val="26"/>
        </w:rPr>
        <w:t xml:space="preserve"> mức phạt lần liền kề trước đó đã áp dụng nhưng tối đa các khoản phạt đối với hành vi này không quá </w:t>
      </w:r>
      <w:r>
        <w:rPr>
          <w:rFonts w:ascii="Times New Roman" w:hAnsi="Times New Roman"/>
          <w:sz w:val="26"/>
          <w:szCs w:val="26"/>
          <w:highlight w:val="yellow"/>
        </w:rPr>
        <w:t>3%</w:t>
      </w:r>
      <w:r>
        <w:rPr>
          <w:rFonts w:ascii="Times New Roman" w:hAnsi="Times New Roman"/>
          <w:sz w:val="26"/>
          <w:szCs w:val="26"/>
        </w:rPr>
        <w:t xml:space="preserve"> giá trị của Hợp đồng và phải bồi thường mọi thiệt hại cho Bên A, bên thứ ba (nếu có) do lỗi chậm của Bên B gây ra.</w:t>
      </w:r>
    </w:p>
    <w:p w14:paraId="33199210"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18.6. Phạt do chấm dứt Hợp đồng:</w:t>
      </w:r>
    </w:p>
    <w:p w14:paraId="77052E13"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w:t>
      </w:r>
      <w:r>
        <w:rPr>
          <w:rFonts w:ascii="Times New Roman" w:hAnsi="Times New Roman"/>
          <w:sz w:val="26"/>
          <w:szCs w:val="26"/>
          <w:highlight w:val="yellow"/>
        </w:rPr>
        <w:t>5%</w:t>
      </w:r>
      <w:r>
        <w:rPr>
          <w:rFonts w:ascii="Times New Roman" w:hAnsi="Times New Roman"/>
          <w:sz w:val="26"/>
          <w:szCs w:val="26"/>
        </w:rPr>
        <w:t xml:space="preserve"> giá trị của Hợp đồng.</w:t>
      </w:r>
    </w:p>
    <w:p w14:paraId="1CC58CEF" w14:textId="0C978770"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 Bên A không phải chịu phạt và không bồi thường khoản lợi nhuận dự kiến của phần công việc chưa thực hiện.</w:t>
      </w:r>
    </w:p>
    <w:p w14:paraId="61BC7461" w14:textId="77777777" w:rsidR="00CD1550" w:rsidRPr="00302315" w:rsidRDefault="00000000"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w:t>
      </w:r>
      <w:r>
        <w:rPr>
          <w:rFonts w:ascii="Times New Roman" w:hAnsi="Times New Roman"/>
          <w:sz w:val="26"/>
          <w:szCs w:val="26"/>
          <w:highlight w:val="yellow"/>
        </w:rPr>
        <w:t>Không áp dụng.</w:t>
      </w:r>
    </w:p>
    <w:p w14:paraId="15C998FD"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71FEDD07"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59723B72"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Sau khi hoàn thành toàn bộ các công việc theo quy định của Hợp đồng, Bên B sẽ lập, trình cho Bên A hồ sơ quyết toán Hợp đồng với các tài liệu chi tiết theo mẫu của Bên A, cụ thể: </w:t>
      </w:r>
    </w:p>
    <w:p w14:paraId="0E5F5F75"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14:paraId="7BDDB336" w14:textId="2C3394A7" w:rsidR="00096978" w:rsidRPr="00302315" w:rsidRDefault="00096978" w:rsidP="007A44B1">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(ii) Thành phần hồ sơ quyết toán Hợp đồng, bao gồm nhưng không giới hạn như sau: (1) Quyển giá trị quyết toán hợp đồng (theo mẫu của Bên A); (2) Hồ sơ hoàn công, biên bản nghiệm thu hoàn thành; (3) Bảng tổng hợp các khoản phạt, khấu trừ; (4) Hóa đơn GTGT; (5) Các tài liệu khác theo yêu cầu của Bên A và Chủ đầu tư.</w:t>
      </w:r>
    </w:p>
    <w:p w14:paraId="0331292A"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(iii) </w:t>
      </w:r>
      <w:del w:id="9106" w:author="VNCN E&amp;C" w:date="2026-10-06T08:00:00Z">
        <w:r>
          <w:rPr>
            <w:rFonts w:ascii="Times New Roman" w:hAnsi="Times New Roman"/>
            <w:bCs/>
            <w:sz w:val="26"/>
            <w:szCs w:val="26"/>
          </w:rPr>
          <w:delText xml:space="preserve">Thời hạn hoàn thành việc ký quyết toán Hợp đồng: Trong vòng 28 ngày kể từ ngày Bên A đã nhận được đầy đủ hồ sơ quyết toán Hợp đồng hợp lệ do Bên B lập theo quy định của Hợp đồng.</w:delText>
        </w:r>
      </w:del>
      <w:ins w:id="9107" w:author="VNCN E&amp;C" w:date="2026-10-06T08:00:00Z">
        <w:r>
          <w:rPr>
            <w:rFonts w:ascii="Times New Roman" w:hAnsi="Times New Roman"/>
            <w:bCs/>
            <w:sz w:val="26"/>
            <w:szCs w:val="26"/>
          </w:rPr>
          <w:t xml:space="preserve">Trình tự, thời hạn xem xét và ký quyết toán Hợp đồng: áp dụng tương ứng (back-to-back) với Hợp đồng thầu chính đối với phần việc tương ứng.</w:t>
        </w:r>
      </w:ins>
    </w:p>
    <w:p w14:paraId="1004DE31"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25CCBE8B"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w:t>
        <w:lastRenderedPageBreak/>
        <w:t>định giá trị quyết toán Hợp đồng này. Bên B chịu hoàn toàn các tổn thất, thiệt hại (nếu có) và có trách nhiệm chấp hành giá trị quyết toán Hợp đồng do Bên A lập.</w:t>
      </w:r>
    </w:p>
    <w:p w14:paraId="3AB6A294"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0B87D791"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75659A4F" w14:textId="77777777" w:rsidR="00096978" w:rsidRPr="00302315" w:rsidRDefault="00096978" w:rsidP="007A44B1">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sẽ được tự động thanh lý sau khi hai bên đã hoàn thành toàn bộ các nghĩa vụ quy định trong Hợp đồng.</w:t>
      </w:r>
    </w:p>
    <w:p w14:paraId="55DDB139" w14:textId="77777777" w:rsidR="00B97008" w:rsidRPr="00302315" w:rsidRDefault="00B9700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20. BẢO LÃNH</w:t>
      </w:r>
    </w:p>
    <w:p w14:paraId="34E4C088" w14:textId="77777777" w:rsidR="009D7002" w:rsidRPr="00302315" w:rsidRDefault="009D7002" w:rsidP="007A44B1">
      <w:pPr>
        <w:spacing w:after="120" w:line="276" w:lineRule="auto"/>
        <w:jc w:val="both"/>
        <w:rPr>
          <w:rFonts w:ascii="Times New Roman" w:hAnsi="Times New Roman"/>
          <w:b/>
          <w:sz w:val="26"/>
          <w:szCs w:val="26"/>
        </w:rPr>
      </w:pPr>
      <w:r>
        <w:rPr>
          <w:rFonts w:ascii="Times New Roman" w:hAnsi="Times New Roman"/>
          <w:b/>
          <w:sz w:val="26"/>
          <w:szCs w:val="26"/>
        </w:rPr>
        <w:t>20.1. Bảo lãnh tạm ứng Hợp đồng:</w:t>
      </w:r>
    </w:p>
    <w:p w14:paraId="46BAFFAA" w14:textId="77777777" w:rsidR="009D7002" w:rsidRPr="00302315" w:rsidRDefault="009D7002" w:rsidP="007A44B1">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302315" w:rsidRDefault="009D7002" w:rsidP="007A44B1">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035CBBE4" w14:textId="77777777" w:rsidR="009D7002" w:rsidRPr="00302315" w:rsidRDefault="009D700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Giá trị bảo lãnh tạm ứng: Bằng giá trị Bên A tạm ứng cho Bên B.</w:t>
      </w:r>
    </w:p>
    <w:p w14:paraId="17A0D7CC" w14:textId="77777777" w:rsidR="009D7002" w:rsidRPr="00302315" w:rsidRDefault="009D7002" w:rsidP="007A44B1">
      <w:pPr>
        <w:spacing w:after="120" w:line="276" w:lineRule="auto"/>
        <w:jc w:val="both"/>
        <w:rPr>
          <w:rFonts w:ascii="Times New Roman" w:hAnsi="Times New Roman"/>
          <w:sz w:val="26"/>
          <w:szCs w:val="26"/>
        </w:rPr>
      </w:pPr>
      <w:del w:id="9108" w:author="VNCN E&amp;C" w:date="2026-10-06T08:00:00Z">
        <w:r>
          <w:rPr>
            <w:rFonts w:ascii="Times New Roman" w:hAnsi="Times New Roman"/>
            <w:sz w:val="26"/>
            <w:szCs w:val="26"/>
          </w:rPr>
          <w:delTex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delText>
        </w:r>
      </w:del>
      <w:ins w:id="9109" w:author="VNCN E&amp;C" w:date="2026-10-06T08:00:00Z">
        <w:r>
          <w:rPr>
            <w:rFonts w:ascii="Times New Roman" w:hAnsi="Times New Roman"/>
            <w:sz w:val="26"/>
            <w:szCs w:val="26"/>
          </w:rPr>
          <w:t xml:space="preserve">Thời hạn hiệu lực của bảo lãnh: đến khi Bên A thu hồi hết tiền tạm ứng (khi giá trị thanh toán khối lượng hoàn thành đạt 80% giá trị Hợp đồng). Giá trị bảo lãnh được giảm dần tương ứng số tiền tạm ứng đã thu hồi qua các đợt thanh toán, trên cơ sở xác nhận bằng văn bản của Bên A. Nếu đến thời điểm 28 ngày trước ngày hết hạn bảo lãnh mà Bên A chưa thu hồi hết tiền tạm ứng, Bên B phải gia hạn bảo lãnh với giá trị bằng số tiền tạm ứng chưa thu hồi; nếu Bên B không gia hạn, Bên A có quyền yêu cầu ngân hàng thanh toán toàn bộ giá trị bảo lãnh còn hiệu lực và Bên B vi phạm Hợp đồng.</w:t>
        </w:r>
      </w:ins>
    </w:p>
    <w:p w14:paraId="108368E8" w14:textId="77777777" w:rsidR="009D7002" w:rsidRPr="00302315" w:rsidRDefault="009D700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1C5C3DD0" w14:textId="77777777" w:rsidR="00B31CD2" w:rsidRPr="00302315" w:rsidRDefault="00673B35" w:rsidP="007A44B1">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20.2. Bảo lãnh thực hiện Hợp đồng: </w:t>
      </w:r>
    </w:p>
    <w:p w14:paraId="19BC0A83"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44EFE51E" w14:textId="51DA90A6"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del w:id="9110" w:author="VNCN E&amp;C" w:date="2026-10-06T08:00:00Z">
        <w:r>
          <w:rPr>
            <w:rFonts w:ascii="Times New Roman" w:hAnsi="Times New Roman"/>
            <w:sz w:val="26"/>
            <w:szCs w:val="26"/>
            <w:highlight w:val="yellow"/>
          </w:rPr>
          <w:delText>10%</w:delText>
        </w:r>
        <w:r>
          <w:rPr>
            <w:rFonts w:ascii="Times New Roman" w:hAnsi="Times New Roman"/>
            <w:sz w:val="26"/>
            <w:szCs w:val="26"/>
          </w:rPr>
          <w:delText xml:space="preserve"> giá trị Hợp đồng.</w:delText>
        </w:r>
      </w:del>
      <w:ins w:id="9111" w:author="VNCN E&amp;C" w:date="2026-10-06T08:00:00Z">
        <w:r>
          <w:rPr>
            <w:rFonts w:ascii="Times New Roman" w:hAnsi="Times New Roman"/>
            <w:sz w:val="26"/>
            <w:szCs w:val="26"/>
          </w:rPr>
          <w:t xml:space="preserve">5% giá trị Hợp đồng (bao gồm thuế GTGT), tương đương </w:t>
        </w:r>
        <w:r>
          <w:rPr>
            <w:rFonts w:ascii="Times New Roman" w:hAnsi="Times New Roman"/>
            <w:sz w:val="26"/>
            <w:szCs w:val="26"/>
            <w:highlight w:val="yellow"/>
          </w:rPr>
          <w:t xml:space="preserve">……</w:t>
        </w:r>
        <w:r>
          <w:rPr>
            <w:rFonts w:ascii="Times New Roman" w:hAnsi="Times New Roman"/>
            <w:sz w:val="26"/>
            <w:szCs w:val="26"/>
          </w:rPr>
          <w:t xml:space="preserve"> đồng.</w:t>
        </w:r>
      </w:ins>
    </w:p>
    <w:p w14:paraId="42358A7D" w14:textId="77777777" w:rsidR="00B31CD2" w:rsidRPr="00302315" w:rsidRDefault="00B31CD2" w:rsidP="007A44B1">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w:t>
        <w:lastRenderedPageBreak/>
        <w:t>hạn mà các điều kiện nêu trên chưa được đáp ứng thì Bên B phải gia hạn bảo lãnh theo yêu cầu hợp lý của Bên A. Trường hợp Bên B không gia hạn theo các quy định này thì Bên B vi phạm Hợp đồng.</w:t>
      </w:r>
    </w:p>
    <w:p w14:paraId="1B0EA80B"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giao cho Bên A bản gốc của bảo lãnh thực hiện Hợp đồng. Trong vòng 14 ngày kể từ ngày ký Hợp đồng.</w:t>
      </w:r>
    </w:p>
    <w:p w14:paraId="1C515E2D" w14:textId="48EC232B"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7896B651" w14:textId="260E13EC" w:rsidR="00673B35" w:rsidRPr="00302315" w:rsidRDefault="00673B35" w:rsidP="007A44B1">
      <w:pPr>
        <w:spacing w:after="120" w:line="276" w:lineRule="auto"/>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14:paraId="48DD36B0" w14:textId="77777777" w:rsidR="002A6C67" w:rsidRPr="00302315" w:rsidRDefault="002A6C67" w:rsidP="007A44B1">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7777777" w:rsidR="00B97008" w:rsidRPr="00302315" w:rsidRDefault="00B31CD2" w:rsidP="007A44B1">
      <w:pPr>
        <w:spacing w:after="120" w:line="276" w:lineRule="auto"/>
        <w:jc w:val="both"/>
        <w:rPr>
          <w:rFonts w:ascii="Times New Roman" w:hAnsi="Times New Roman"/>
          <w:sz w:val="26"/>
          <w:szCs w:val="26"/>
        </w:rPr>
      </w:pPr>
      <w:r>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w:t>
      </w:r>
      <w:del w:id="9112" w:author="VNCN E&amp;C" w:date="2026-10-06T08:00:00Z">
        <w:r>
          <w:rPr>
            <w:rFonts w:ascii="Times New Roman" w:hAnsi="Times New Roman"/>
            <w:sz w:val="26"/>
            <w:szCs w:val="26"/>
          </w:rPr>
          <w:delText xml:space="preserve">cộng thêm 14 ngày.</w:delText>
        </w:r>
      </w:del>
      <w:ins w:id="9113" w:author="VNCN E&amp;C" w:date="2026-10-06T08:00:00Z">
        <w:r>
          <w:rPr>
            <w:rFonts w:ascii="Times New Roman" w:hAnsi="Times New Roman"/>
            <w:sz w:val="26"/>
            <w:szCs w:val="26"/>
          </w:rPr>
          <w:t xml:space="preserve">cộng thêm 14 ngày; hình thức, thời hạn và điều kiện giải tỏa bảo lãnh áp dụng tương ứng với Hợp đồng thầu chính nhưng không ngắn hơn thời hạn nêu trên.</w:t>
        </w:r>
      </w:ins>
    </w:p>
    <w:p>
      <w:pPr>
        <w:spacing w:after="120" w:line="276" w:lineRule="auto"/>
        <w:jc w:val="both"/>
        <w:rPr>
          <w:ins w:id="9114" w:author="VNCN E&amp;C" w:date="2026-10-06T08:00:00Z"/>
          <w:rFonts w:ascii="Times New Roman" w:hAnsi="Times New Roman"/>
          <w:sz w:val="26"/>
          <w:szCs w:val="26"/>
        </w:rPr>
      </w:pPr>
      <w:ins w:id="9115" w:author="VNCN E&amp;C" w:date="2026-10-06T08:00:00Z">
        <w:r>
          <w:rPr>
            <w:rFonts w:ascii="Times New Roman" w:hAnsi="Times New Roman"/>
            <w:sz w:val="26"/>
            <w:szCs w:val="26"/>
          </w:rPr>
          <w:t xml:space="preserve">20.4. Bên A không phát hành bảo lãnh thanh toán hay biện pháp bảo đảm thanh toán nào khác cho Bên B.</w:t>
        </w:r>
      </w:ins>
    </w:p>
    <w:p w14:paraId="1CFA6D1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21. TRANH CHẤP, GIẢI QUYẾT TRANH CHẤP</w:t>
      </w:r>
    </w:p>
    <w:p w14:paraId="4E38F808" w14:textId="051EFC69"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bên thua kiện chịu án phí theo quy định của pháp luật và hoàn trả cho bên thắng kiện chi phí luật sư, chi phí giám định hợp lý. Trong thời gian giải quyết tranh chấp, Bên B vẫn phải tiếp tục thực hiện các nghĩa vụ theo Hợp đồng.</w:t>
      </w:r>
    </w:p>
    <w:p w14:paraId="7A902677"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21.2.</w:t>
      </w:r>
      <w:r>
        <w:rPr>
          <w:rFonts w:ascii="Times New Roman" w:hAnsi="Times New Roman"/>
          <w:sz w:val="26"/>
          <w:szCs w:val="26"/>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720A216"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22. ĐIỀU KHOẢN CHUNG</w:t>
      </w:r>
    </w:p>
    <w:p w14:paraId="60FE3FDD"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22.2.</w:t>
      </w:r>
      <w:r>
        <w:rPr>
          <w:rFonts w:ascii="Times New Roman" w:hAnsi="Times New Roman"/>
          <w:sz w:val="26"/>
          <w:szCs w:val="26"/>
        </w:rPr>
        <w:t xml:space="preserve"> Hai Bên cam kết thi hành đầy đủ những điều khoản trên và tạo mọi điều kiện thuận lợi để Hợp đồng được hoàn thành đúng tiến độ và đảm bảo chất lượng.</w:t>
      </w:r>
    </w:p>
    <w:p w14:paraId="2D1890E2"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ins w:id="9116" w:author="VNCN E&amp;C" w:date="2026-10-06T08:00:00Z">
        <w:r>
          <w:rPr>
            <w:rFonts w:ascii="Times New Roman" w:hAnsi="Times New Roman"/>
            <w:sz w:val="26"/>
            <w:szCs w:val="26"/>
          </w:rPr>
          <w:t xml:space="preserve"> Quy định của Hợp đồng áp dụng cả đối với công việc Bên B thực hiện trước ngày ký theo Điều 4.5.</w:t>
        </w:r>
      </w:ins>
    </w:p>
    <w:p w14:paraId="227AE9D2"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lastRenderedPageBreak/>
        <w:t>22.4</w:t>
      </w:r>
      <w:r>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302315" w:rsidRDefault="0015704E" w:rsidP="007A44B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536"/>
        <w:gridCol w:w="4536"/>
      </w:tblGrid>
      <w:tr w:rsidR="00096978" w:rsidRPr="00302315" w14:paraId="4A95B9CB" w14:textId="77777777" w:rsidTr="006E22ED">
        <w:trPr>
          <w:jc w:val="center"/>
        </w:trPr>
        <w:tc>
          <w:tcPr>
            <w:tcW w:w="4797" w:type="dxa"/>
          </w:tcPr>
          <w:p w14:paraId="6068EE36" w14:textId="77777777" w:rsidR="00096978" w:rsidRPr="00302315" w:rsidRDefault="00096978" w:rsidP="007A44B1">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798" w:type="dxa"/>
          </w:tcPr>
          <w:p w14:paraId="34876E0D" w14:textId="77777777" w:rsidR="00096978" w:rsidRPr="00302315" w:rsidRDefault="00096978" w:rsidP="007A44B1">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302315" w:rsidRDefault="00096978" w:rsidP="007A44B1">
      <w:pPr>
        <w:spacing w:after="120" w:line="276" w:lineRule="auto"/>
        <w:jc w:val="both"/>
        <w:rPr>
          <w:rFonts w:ascii="Times New Roman" w:hAnsi="Times New Roman"/>
          <w:sz w:val="26"/>
          <w:szCs w:val="26"/>
          <w:lang w:val="nl-NL"/>
        </w:rPr>
      </w:pPr>
    </w:p>
    <w:p w14:paraId="09503ABB" w14:textId="77777777" w:rsidR="0079751C" w:rsidRPr="00302315" w:rsidRDefault="0079751C" w:rsidP="007A44B1">
      <w:pPr>
        <w:spacing w:after="120" w:line="276" w:lineRule="auto"/>
        <w:jc w:val="center"/>
        <w:rPr>
          <w:rFonts w:ascii="Times New Roman" w:hAnsi="Times New Roman"/>
          <w:b/>
          <w:bCs/>
          <w:sz w:val="26"/>
          <w:szCs w:val="26"/>
        </w:rPr>
      </w:pPr>
    </w:p>
    <w:p w14:paraId="65E9E0B0" w14:textId="77777777" w:rsidR="00AB523C" w:rsidRPr="00302315" w:rsidRDefault="00AB523C" w:rsidP="007A44B1">
      <w:pPr>
        <w:spacing w:after="120" w:line="276" w:lineRule="auto"/>
        <w:jc w:val="center"/>
        <w:rPr>
          <w:rFonts w:ascii="Times New Roman" w:hAnsi="Times New Roman"/>
          <w:b/>
          <w:bCs/>
          <w:sz w:val="26"/>
          <w:szCs w:val="26"/>
        </w:rPr>
      </w:pPr>
    </w:p>
    <w:p w14:paraId="585DA816" w14:textId="77777777" w:rsidR="00AB523C" w:rsidRPr="00302315" w:rsidRDefault="00AB523C" w:rsidP="007A44B1">
      <w:pPr>
        <w:spacing w:after="120" w:line="276" w:lineRule="auto"/>
        <w:jc w:val="center"/>
        <w:rPr>
          <w:rFonts w:ascii="Times New Roman" w:hAnsi="Times New Roman"/>
          <w:b/>
          <w:bCs/>
          <w:sz w:val="26"/>
          <w:szCs w:val="26"/>
        </w:rPr>
      </w:pPr>
    </w:p>
    <w:p w14:paraId="1C064044" w14:textId="77777777" w:rsidR="00AB523C" w:rsidRPr="00302315" w:rsidRDefault="00AB523C" w:rsidP="007A44B1">
      <w:pPr>
        <w:spacing w:after="120" w:line="276" w:lineRule="auto"/>
        <w:jc w:val="center"/>
        <w:rPr>
          <w:rFonts w:ascii="Times New Roman" w:hAnsi="Times New Roman"/>
          <w:b/>
          <w:bCs/>
          <w:sz w:val="26"/>
          <w:szCs w:val="26"/>
        </w:rPr>
      </w:pPr>
    </w:p>
    <w:p w14:paraId="36DC363D" w14:textId="77777777" w:rsidR="00AB523C" w:rsidRPr="00302315" w:rsidRDefault="00AB523C" w:rsidP="007A44B1">
      <w:pPr>
        <w:spacing w:after="120" w:line="276" w:lineRule="auto"/>
        <w:jc w:val="center"/>
        <w:rPr>
          <w:rFonts w:ascii="Times New Roman" w:hAnsi="Times New Roman"/>
          <w:b/>
          <w:bCs/>
          <w:sz w:val="26"/>
          <w:szCs w:val="26"/>
        </w:rPr>
      </w:pPr>
    </w:p>
    <w:p w14:paraId="39198B37" w14:textId="77777777" w:rsidR="00AB523C" w:rsidRPr="00302315" w:rsidRDefault="00AB523C" w:rsidP="007A44B1">
      <w:pPr>
        <w:spacing w:after="120" w:line="276" w:lineRule="auto"/>
        <w:jc w:val="center"/>
        <w:rPr>
          <w:rFonts w:ascii="Times New Roman" w:hAnsi="Times New Roman"/>
          <w:b/>
          <w:bCs/>
          <w:sz w:val="26"/>
          <w:szCs w:val="26"/>
        </w:rPr>
      </w:pPr>
    </w:p>
    <w:p w14:paraId="23FE9AA5" w14:textId="77777777" w:rsidR="00AB523C" w:rsidRPr="00302315" w:rsidRDefault="00AB523C" w:rsidP="007A44B1">
      <w:pPr>
        <w:spacing w:after="120" w:line="276" w:lineRule="auto"/>
        <w:jc w:val="center"/>
        <w:rPr>
          <w:rFonts w:ascii="Times New Roman" w:hAnsi="Times New Roman"/>
          <w:b/>
          <w:bCs/>
          <w:sz w:val="26"/>
          <w:szCs w:val="26"/>
        </w:rPr>
      </w:pPr>
    </w:p>
    <w:p w14:paraId="797F615D" w14:textId="77777777" w:rsidR="00AB523C" w:rsidRPr="00302315" w:rsidRDefault="00AB523C" w:rsidP="007A44B1">
      <w:pPr>
        <w:spacing w:after="120" w:line="276" w:lineRule="auto"/>
        <w:jc w:val="center"/>
        <w:rPr>
          <w:rFonts w:ascii="Times New Roman" w:hAnsi="Times New Roman"/>
          <w:b/>
          <w:bCs/>
          <w:sz w:val="26"/>
          <w:szCs w:val="26"/>
        </w:rPr>
      </w:pPr>
    </w:p>
    <w:p w14:paraId="26C71A2F" w14:textId="77777777" w:rsidR="00AB523C" w:rsidRPr="00302315" w:rsidRDefault="00AB523C" w:rsidP="007A44B1">
      <w:pPr>
        <w:spacing w:after="120" w:line="276" w:lineRule="auto"/>
        <w:jc w:val="center"/>
        <w:rPr>
          <w:rFonts w:ascii="Times New Roman" w:hAnsi="Times New Roman"/>
          <w:b/>
          <w:bCs/>
          <w:sz w:val="26"/>
          <w:szCs w:val="26"/>
        </w:rPr>
      </w:pPr>
    </w:p>
    <w:p w14:paraId="3F44380B" w14:textId="77777777" w:rsidR="00AB523C" w:rsidRPr="00302315" w:rsidRDefault="00AB523C" w:rsidP="007A44B1">
      <w:pPr>
        <w:spacing w:after="120" w:line="276" w:lineRule="auto"/>
        <w:jc w:val="center"/>
        <w:rPr>
          <w:rFonts w:ascii="Times New Roman" w:hAnsi="Times New Roman"/>
          <w:b/>
          <w:bCs/>
          <w:sz w:val="26"/>
          <w:szCs w:val="26"/>
        </w:rPr>
      </w:pPr>
    </w:p>
    <w:p w14:paraId="3726D5F6" w14:textId="77777777" w:rsidR="00AB523C" w:rsidRPr="00302315" w:rsidRDefault="00AB523C" w:rsidP="007A44B1">
      <w:pPr>
        <w:spacing w:after="120" w:line="276" w:lineRule="auto"/>
        <w:jc w:val="center"/>
        <w:rPr>
          <w:rFonts w:ascii="Times New Roman" w:hAnsi="Times New Roman"/>
          <w:b/>
          <w:bCs/>
          <w:sz w:val="26"/>
          <w:szCs w:val="26"/>
        </w:rPr>
      </w:pPr>
    </w:p>
    <w:p w14:paraId="67EB21A5" w14:textId="77777777" w:rsidR="00AB523C" w:rsidRPr="00302315" w:rsidRDefault="00AB523C" w:rsidP="007A44B1">
      <w:pPr>
        <w:spacing w:after="120" w:line="276" w:lineRule="auto"/>
        <w:jc w:val="center"/>
        <w:rPr>
          <w:rFonts w:ascii="Times New Roman" w:hAnsi="Times New Roman"/>
          <w:b/>
          <w:bCs/>
          <w:sz w:val="26"/>
          <w:szCs w:val="26"/>
        </w:rPr>
      </w:pPr>
    </w:p>
    <w:p w14:paraId="4276AAA2" w14:textId="77777777" w:rsidR="00AB523C" w:rsidRPr="00302315" w:rsidRDefault="00AB523C" w:rsidP="007A44B1">
      <w:pPr>
        <w:spacing w:after="120" w:line="276" w:lineRule="auto"/>
        <w:jc w:val="center"/>
        <w:rPr>
          <w:rFonts w:ascii="Times New Roman" w:hAnsi="Times New Roman"/>
          <w:b/>
          <w:bCs/>
          <w:sz w:val="26"/>
          <w:szCs w:val="26"/>
        </w:rPr>
      </w:pPr>
    </w:p>
    <w:p w14:paraId="5D7CCDB6" w14:textId="77777777" w:rsidR="00AB523C" w:rsidRPr="00302315" w:rsidRDefault="00AB523C" w:rsidP="007A44B1">
      <w:pPr>
        <w:spacing w:after="120" w:line="276" w:lineRule="auto"/>
        <w:jc w:val="center"/>
        <w:rPr>
          <w:rFonts w:ascii="Times New Roman" w:hAnsi="Times New Roman"/>
          <w:b/>
          <w:bCs/>
          <w:sz w:val="26"/>
          <w:szCs w:val="26"/>
        </w:rPr>
      </w:pPr>
    </w:p>
    <w:p w14:paraId="43233848" w14:textId="4C82E118" w:rsidR="00096978" w:rsidRPr="00302315" w:rsidRDefault="007255D7" w:rsidP="00BB3CBC">
      <w:pPr>
        <w:spacing w:after="120" w:line="276" w:lineRule="auto"/>
        <w:jc w:val="center"/>
        <w:rPr>
          <w:rFonts w:ascii="Times New Roman" w:hAnsi="Times New Roman"/>
          <w:b/>
          <w:bCs/>
          <w:sz w:val="26"/>
          <w:szCs w:val="26"/>
        </w:rPr>
      </w:pPr>
      <w:r>
        <w:rPr>
          <w:rFonts w:ascii="Times New Roman" w:hAnsi="Times New Roman"/>
          <w:b/>
          <w:bCs/>
          <w:sz w:val="26"/>
          <w:szCs w:val="26"/>
        </w:rPr>
        <w:br w:type="column"/>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302315" w14:paraId="277E4288" w14:textId="77777777" w:rsidTr="006E22ED">
        <w:tc>
          <w:tcPr>
            <w:tcW w:w="296" w:type="pct"/>
            <w:tcMar>
              <w:top w:w="0" w:type="dxa"/>
              <w:left w:w="0" w:type="dxa"/>
              <w:bottom w:w="0" w:type="dxa"/>
              <w:right w:w="0" w:type="dxa"/>
            </w:tcMar>
            <w:vAlign w:val="center"/>
          </w:tcPr>
          <w:p w14:paraId="393308E2"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2578CD" w:rsidRPr="00302315" w14:paraId="15D7E0AC" w14:textId="77777777" w:rsidTr="006E22ED">
        <w:tc>
          <w:tcPr>
            <w:tcW w:w="296" w:type="pct"/>
            <w:tcMar>
              <w:top w:w="0" w:type="dxa"/>
              <w:left w:w="0" w:type="dxa"/>
              <w:bottom w:w="0" w:type="dxa"/>
              <w:right w:w="0" w:type="dxa"/>
            </w:tcMar>
            <w:vAlign w:val="center"/>
          </w:tcPr>
          <w:p w14:paraId="31CB364C"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Chi tiết </w:t>
            </w:r>
            <w:del w:id="9117" w:author="VNCN E&amp;C" w:date="2026-10-06T08:00:00Z">
              <w:r>
                <w:rPr>
                  <w:rFonts w:ascii="Times New Roman" w:hAnsi="Times New Roman"/>
                  <w:sz w:val="26"/>
                  <w:szCs w:val="26"/>
                </w:rPr>
                <w:delText xml:space="preserve">giá hợp đồng</w:delText>
              </w:r>
            </w:del>
            <w:ins w:id="9118" w:author="VNCN E&amp;C" w:date="2026-10-06T08:00:00Z">
              <w:r>
                <w:rPr>
                  <w:rFonts w:ascii="Times New Roman" w:hAnsi="Times New Roman"/>
                  <w:sz w:val="26"/>
                  <w:szCs w:val="26"/>
                </w:rPr>
                <w:t xml:space="preserve">giá hợp đồng (theo Thư giảm giá ngày 05/10/2026)</w:t>
              </w:r>
            </w:ins>
          </w:p>
        </w:tc>
      </w:tr>
      <w:tr w:rsidR="002578CD" w:rsidRPr="00302315" w14:paraId="7CFE11E6" w14:textId="77777777" w:rsidTr="006E22ED">
        <w:tc>
          <w:tcPr>
            <w:tcW w:w="296" w:type="pct"/>
            <w:tcMar>
              <w:top w:w="0" w:type="dxa"/>
              <w:left w:w="0" w:type="dxa"/>
              <w:bottom w:w="0" w:type="dxa"/>
              <w:right w:w="0" w:type="dxa"/>
            </w:tcMar>
            <w:vAlign w:val="center"/>
          </w:tcPr>
          <w:p w14:paraId="15D2E773"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302315" w:rsidRDefault="00BB3CBC" w:rsidP="007A44B1">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2578CD" w:rsidRPr="00302315" w14:paraId="4BCAF8C9" w14:textId="77777777" w:rsidTr="006E22ED">
        <w:tc>
          <w:tcPr>
            <w:tcW w:w="296" w:type="pct"/>
            <w:tcMar>
              <w:top w:w="0" w:type="dxa"/>
              <w:left w:w="0" w:type="dxa"/>
              <w:bottom w:w="0" w:type="dxa"/>
              <w:right w:w="0" w:type="dxa"/>
            </w:tcMar>
            <w:vAlign w:val="center"/>
          </w:tcPr>
          <w:p w14:paraId="3A01A8F4" w14:textId="77777777" w:rsidR="00096978" w:rsidRPr="00302315" w:rsidRDefault="00096978" w:rsidP="007A44B1">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302315" w:rsidRDefault="00BB3CBC" w:rsidP="007A44B1">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phạm vi công việc</w:t>
            </w:r>
          </w:p>
        </w:tc>
      </w:tr>
      <w:tr w:rsidR="002578CD" w:rsidRPr="00302315" w14:paraId="07FB221D" w14:textId="77777777" w:rsidTr="006E22ED">
        <w:tc>
          <w:tcPr>
            <w:tcW w:w="296" w:type="pct"/>
            <w:tcMar>
              <w:top w:w="0" w:type="dxa"/>
              <w:left w:w="0" w:type="dxa"/>
              <w:bottom w:w="0" w:type="dxa"/>
              <w:right w:w="0" w:type="dxa"/>
            </w:tcMar>
            <w:vAlign w:val="center"/>
          </w:tcPr>
          <w:p w14:paraId="44B70BC3" w14:textId="77777777" w:rsidR="00096978" w:rsidRPr="00302315" w:rsidRDefault="00096978" w:rsidP="007A44B1">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2578CD" w:rsidRPr="00302315" w14:paraId="34FE84AF" w14:textId="77777777" w:rsidTr="006E22ED">
        <w:tc>
          <w:tcPr>
            <w:tcW w:w="296" w:type="pct"/>
            <w:tcMar>
              <w:top w:w="0" w:type="dxa"/>
              <w:left w:w="0" w:type="dxa"/>
              <w:bottom w:w="0" w:type="dxa"/>
              <w:right w:w="0" w:type="dxa"/>
            </w:tcMar>
            <w:vAlign w:val="center"/>
          </w:tcPr>
          <w:p w14:paraId="48586137"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2578CD" w:rsidRPr="00302315" w14:paraId="5AA8450E" w14:textId="77777777" w:rsidTr="006E22ED">
        <w:tc>
          <w:tcPr>
            <w:tcW w:w="296" w:type="pct"/>
            <w:tcMar>
              <w:top w:w="0" w:type="dxa"/>
              <w:left w:w="0" w:type="dxa"/>
              <w:bottom w:w="0" w:type="dxa"/>
              <w:right w:w="0" w:type="dxa"/>
            </w:tcMar>
            <w:vAlign w:val="center"/>
          </w:tcPr>
          <w:p w14:paraId="23350008"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2578CD" w:rsidRPr="00302315" w14:paraId="10C7ECB5" w14:textId="77777777" w:rsidTr="006E22ED">
        <w:tc>
          <w:tcPr>
            <w:tcW w:w="296" w:type="pct"/>
            <w:tcMar>
              <w:top w:w="0" w:type="dxa"/>
              <w:left w:w="0" w:type="dxa"/>
              <w:bottom w:w="0" w:type="dxa"/>
              <w:right w:w="0" w:type="dxa"/>
            </w:tcMar>
            <w:vAlign w:val="center"/>
          </w:tcPr>
          <w:p w14:paraId="046E05F4" w14:textId="77777777" w:rsidR="001020C7" w:rsidRPr="00302315" w:rsidRDefault="001020C7" w:rsidP="007A44B1">
            <w:pPr>
              <w:spacing w:after="120" w:line="276" w:lineRule="auto"/>
              <w:jc w:val="center"/>
              <w:rPr>
                <w:rFonts w:ascii="Times New Roman" w:hAnsi="Times New Roman"/>
                <w:sz w:val="26"/>
                <w:szCs w:val="26"/>
              </w:rPr>
            </w:pPr>
            <w:r>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302315" w:rsidRDefault="001020C7" w:rsidP="007A44B1">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77777777" w:rsidR="001020C7" w:rsidRPr="00302315" w:rsidRDefault="001020C7" w:rsidP="007A44B1">
            <w:pPr>
              <w:spacing w:after="120" w:line="276" w:lineRule="auto"/>
              <w:rPr>
                <w:rFonts w:ascii="Times New Roman" w:hAnsi="Times New Roman"/>
                <w:sz w:val="26"/>
                <w:szCs w:val="26"/>
              </w:rPr>
            </w:pPr>
            <w:r>
              <w:rPr>
                <w:rFonts w:ascii="Times New Roman" w:hAnsi="Times New Roman"/>
                <w:sz w:val="26"/>
                <w:szCs w:val="26"/>
              </w:rPr>
              <w:t xml:space="preserve"> Danh mục vật tư Bên A cấp và hao hụt cho phép</w:t>
            </w:r>
          </w:p>
        </w:tc>
      </w:tr>
      <w:tr w:rsidR="002578CD" w:rsidRPr="00302315" w14:paraId="0053DFC6" w14:textId="77777777" w:rsidTr="006E22ED">
        <w:tc>
          <w:tcPr>
            <w:tcW w:w="296" w:type="pct"/>
            <w:tcMar>
              <w:top w:w="0" w:type="dxa"/>
              <w:left w:w="0" w:type="dxa"/>
              <w:bottom w:w="0" w:type="dxa"/>
              <w:right w:w="0" w:type="dxa"/>
            </w:tcMar>
            <w:vAlign w:val="center"/>
          </w:tcPr>
          <w:p w14:paraId="60D09526"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302315" w:rsidRDefault="00EF54B5"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Tiến độ thỏa thuận</w:t>
            </w:r>
          </w:p>
        </w:tc>
      </w:tr>
      <w:tr w:rsidR="002578CD" w:rsidRPr="00302315" w14:paraId="63BD6657" w14:textId="77777777" w:rsidTr="006E22ED">
        <w:tc>
          <w:tcPr>
            <w:tcW w:w="296" w:type="pct"/>
            <w:tcMar>
              <w:top w:w="0" w:type="dxa"/>
              <w:left w:w="0" w:type="dxa"/>
              <w:bottom w:w="0" w:type="dxa"/>
              <w:right w:w="0" w:type="dxa"/>
            </w:tcMar>
            <w:vAlign w:val="center"/>
          </w:tcPr>
          <w:p w14:paraId="2CBC7105"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302315" w:rsidRDefault="00BB3CBC"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Chỉ dẫn kỹ thuật</w:t>
            </w:r>
          </w:p>
        </w:tc>
      </w:tr>
      <w:tr w:rsidR="002578CD" w:rsidRPr="00302315" w14:paraId="00B74DED" w14:textId="77777777" w:rsidTr="006E22ED">
        <w:tc>
          <w:tcPr>
            <w:tcW w:w="296" w:type="pct"/>
            <w:tcMar>
              <w:top w:w="0" w:type="dxa"/>
              <w:left w:w="0" w:type="dxa"/>
              <w:bottom w:w="0" w:type="dxa"/>
              <w:right w:w="0" w:type="dxa"/>
            </w:tcMar>
            <w:vAlign w:val="center"/>
          </w:tcPr>
          <w:p w14:paraId="740BF5A3"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302315" w:rsidRDefault="00BB3CBC"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Bản vẽ thiết kế</w:t>
            </w:r>
          </w:p>
        </w:tc>
      </w:tr>
      <w:tr w:rsidR="00096978" w:rsidRPr="00302315" w14:paraId="0760BF87" w14:textId="77777777" w:rsidTr="006E22ED">
        <w:tc>
          <w:tcPr>
            <w:tcW w:w="296" w:type="pct"/>
            <w:tcMar>
              <w:top w:w="0" w:type="dxa"/>
              <w:left w:w="0" w:type="dxa"/>
              <w:bottom w:w="0" w:type="dxa"/>
              <w:right w:w="0" w:type="dxa"/>
            </w:tcMar>
            <w:vAlign w:val="center"/>
          </w:tcPr>
          <w:p w14:paraId="13353B37" w14:textId="77777777" w:rsidR="00096978" w:rsidRPr="00302315" w:rsidRDefault="00096978"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302315" w:rsidRDefault="00317DF6"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highlight w:val="yellow"/>
              </w:rPr>
              <w:t xml:space="preserve"> Các tài liệu khác</w:t>
            </w:r>
          </w:p>
        </w:tc>
      </w:tr>
    </w:tbl>
    <w:p w14:paraId="25A06035" w14:textId="77777777" w:rsidR="00096978" w:rsidRPr="00302315" w:rsidRDefault="00096978" w:rsidP="007A44B1">
      <w:pPr>
        <w:spacing w:after="120" w:line="276" w:lineRule="auto"/>
        <w:jc w:val="both"/>
        <w:rPr>
          <w:rFonts w:ascii="Times New Roman" w:hAnsi="Times New Roman"/>
          <w:sz w:val="26"/>
          <w:szCs w:val="26"/>
          <w:lang w:val="nl-NL"/>
        </w:rPr>
      </w:pPr>
    </w:p>
    <w:p w14:paraId="149793A5" w14:textId="77777777" w:rsidR="00096978" w:rsidRPr="00302315" w:rsidRDefault="00096978" w:rsidP="007A44B1">
      <w:pPr>
        <w:spacing w:after="120" w:line="276" w:lineRule="auto"/>
        <w:jc w:val="both"/>
        <w:rPr>
          <w:rFonts w:ascii="Times New Roman" w:hAnsi="Times New Roman"/>
          <w:sz w:val="26"/>
          <w:szCs w:val="26"/>
          <w:lang w:val="nl-NL"/>
        </w:rPr>
      </w:pPr>
    </w:p>
    <w:p w14:paraId="1607D1DF" w14:textId="77777777" w:rsidR="00096978" w:rsidRPr="00302315" w:rsidRDefault="00096978" w:rsidP="007A44B1">
      <w:pPr>
        <w:spacing w:after="120" w:line="276" w:lineRule="auto"/>
        <w:jc w:val="both"/>
        <w:rPr>
          <w:rFonts w:ascii="Times New Roman" w:hAnsi="Times New Roman"/>
          <w:sz w:val="26"/>
          <w:szCs w:val="26"/>
          <w:lang w:val="nl-NL"/>
        </w:rPr>
      </w:pPr>
    </w:p>
    <w:p w14:paraId="450B22F1" w14:textId="77777777" w:rsidR="00096978" w:rsidRPr="00302315" w:rsidRDefault="00096978" w:rsidP="007A44B1">
      <w:pPr>
        <w:spacing w:after="120" w:line="276" w:lineRule="auto"/>
        <w:jc w:val="both"/>
        <w:rPr>
          <w:rFonts w:ascii="Times New Roman" w:hAnsi="Times New Roman"/>
          <w:sz w:val="26"/>
          <w:szCs w:val="26"/>
          <w:lang w:val="nl-NL"/>
        </w:rPr>
      </w:pPr>
    </w:p>
    <w:p w14:paraId="5748439A" w14:textId="77777777" w:rsidR="00096978" w:rsidRPr="00302315" w:rsidRDefault="00096978" w:rsidP="007A44B1">
      <w:pPr>
        <w:spacing w:after="120" w:line="276" w:lineRule="auto"/>
        <w:jc w:val="both"/>
        <w:rPr>
          <w:rFonts w:ascii="Times New Roman" w:hAnsi="Times New Roman"/>
          <w:sz w:val="26"/>
          <w:szCs w:val="26"/>
          <w:lang w:val="nl-NL"/>
        </w:rPr>
      </w:pPr>
    </w:p>
    <w:p w14:paraId="0A5652CD" w14:textId="77777777" w:rsidR="00096978" w:rsidRPr="00302315" w:rsidRDefault="00096978" w:rsidP="007A44B1">
      <w:pPr>
        <w:spacing w:after="120" w:line="276" w:lineRule="auto"/>
        <w:jc w:val="both"/>
        <w:rPr>
          <w:rFonts w:ascii="Times New Roman" w:hAnsi="Times New Roman"/>
          <w:sz w:val="26"/>
          <w:szCs w:val="26"/>
          <w:lang w:val="nl-NL"/>
        </w:rPr>
      </w:pPr>
    </w:p>
    <w:p w14:paraId="2CB32C82" w14:textId="77777777" w:rsidR="00096978" w:rsidRPr="00302315" w:rsidRDefault="00096978" w:rsidP="007A44B1">
      <w:pPr>
        <w:spacing w:after="120" w:line="276" w:lineRule="auto"/>
        <w:jc w:val="both"/>
        <w:rPr>
          <w:rFonts w:ascii="Times New Roman" w:hAnsi="Times New Roman"/>
          <w:sz w:val="26"/>
          <w:szCs w:val="26"/>
          <w:lang w:val="nl-NL"/>
        </w:rPr>
      </w:pPr>
    </w:p>
    <w:p w14:paraId="70BF4D3E" w14:textId="77777777" w:rsidR="00096978" w:rsidRPr="00302315" w:rsidRDefault="00096978" w:rsidP="007A44B1">
      <w:pPr>
        <w:spacing w:after="120" w:line="276" w:lineRule="auto"/>
        <w:jc w:val="both"/>
        <w:rPr>
          <w:rFonts w:ascii="Times New Roman" w:hAnsi="Times New Roman"/>
          <w:sz w:val="26"/>
          <w:szCs w:val="26"/>
          <w:lang w:val="nl-NL"/>
        </w:rPr>
      </w:pPr>
    </w:p>
    <w:p w14:paraId="76033171" w14:textId="77777777" w:rsidR="00096978" w:rsidRPr="00302315" w:rsidRDefault="00096978" w:rsidP="007A44B1">
      <w:pPr>
        <w:spacing w:after="120" w:line="276" w:lineRule="auto"/>
        <w:jc w:val="both"/>
        <w:rPr>
          <w:rFonts w:ascii="Times New Roman" w:hAnsi="Times New Roman"/>
          <w:sz w:val="26"/>
          <w:szCs w:val="26"/>
          <w:lang w:val="nl-NL"/>
        </w:rPr>
      </w:pPr>
    </w:p>
    <w:p w14:paraId="738CA7DF" w14:textId="77777777" w:rsidR="00096978" w:rsidRPr="00302315" w:rsidRDefault="00096978" w:rsidP="007A44B1">
      <w:pPr>
        <w:spacing w:after="120" w:line="276" w:lineRule="auto"/>
        <w:jc w:val="both"/>
        <w:rPr>
          <w:rFonts w:ascii="Times New Roman" w:hAnsi="Times New Roman"/>
          <w:sz w:val="26"/>
          <w:szCs w:val="26"/>
          <w:lang w:val="nl-NL"/>
        </w:rPr>
      </w:pPr>
    </w:p>
    <w:p w14:paraId="7610FE89" w14:textId="77777777" w:rsidR="00096978" w:rsidRPr="00302315" w:rsidRDefault="00096978" w:rsidP="007A44B1">
      <w:pPr>
        <w:spacing w:after="120" w:line="276" w:lineRule="auto"/>
        <w:jc w:val="both"/>
        <w:rPr>
          <w:rFonts w:ascii="Times New Roman" w:hAnsi="Times New Roman"/>
          <w:sz w:val="26"/>
          <w:szCs w:val="26"/>
          <w:lang w:val="nl-NL"/>
        </w:rPr>
      </w:pPr>
    </w:p>
    <w:p w14:paraId="0501B699" w14:textId="77777777" w:rsidR="00096978" w:rsidRPr="00302315" w:rsidRDefault="00096978" w:rsidP="007A44B1">
      <w:pPr>
        <w:spacing w:after="120" w:line="276" w:lineRule="auto"/>
        <w:jc w:val="both"/>
        <w:rPr>
          <w:rFonts w:ascii="Times New Roman" w:hAnsi="Times New Roman"/>
          <w:sz w:val="26"/>
          <w:szCs w:val="26"/>
          <w:lang w:val="nl-NL"/>
        </w:rPr>
      </w:pPr>
    </w:p>
    <w:p w14:paraId="2DC6C38E" w14:textId="77777777" w:rsidR="00096978" w:rsidRPr="00302315" w:rsidRDefault="00096978" w:rsidP="007A44B1">
      <w:pPr>
        <w:spacing w:after="120" w:line="276" w:lineRule="auto"/>
        <w:jc w:val="both"/>
        <w:rPr>
          <w:rFonts w:ascii="Times New Roman" w:hAnsi="Times New Roman"/>
          <w:sz w:val="26"/>
          <w:szCs w:val="26"/>
          <w:lang w:val="nl-NL"/>
        </w:rPr>
      </w:pPr>
    </w:p>
    <w:p w14:paraId="3D48EC5D" w14:textId="77777777" w:rsidR="00096978" w:rsidRPr="00302315" w:rsidRDefault="00096978" w:rsidP="007A44B1">
      <w:pPr>
        <w:spacing w:after="120" w:line="276" w:lineRule="auto"/>
        <w:jc w:val="both"/>
        <w:rPr>
          <w:rFonts w:ascii="Times New Roman" w:hAnsi="Times New Roman"/>
          <w:sz w:val="26"/>
          <w:szCs w:val="26"/>
          <w:lang w:val="nl-NL"/>
        </w:rPr>
      </w:pPr>
    </w:p>
    <w:p w14:paraId="31A07418" w14:textId="77777777" w:rsidR="006631B8" w:rsidRPr="00302315" w:rsidRDefault="006631B8" w:rsidP="007A44B1">
      <w:pPr>
        <w:spacing w:after="120" w:line="276" w:lineRule="auto"/>
        <w:rPr>
          <w:rFonts w:ascii="Times New Roman" w:hAnsi="Times New Roman"/>
          <w:b/>
          <w:bCs/>
          <w:sz w:val="26"/>
          <w:szCs w:val="26"/>
          <w:lang w:val="nl-NL"/>
        </w:rPr>
      </w:pPr>
      <w:r>
        <w:rPr>
          <w:rFonts w:ascii="Times New Roman" w:hAnsi="Times New Roman"/>
          <w:b/>
          <w:bCs/>
          <w:sz w:val="26"/>
          <w:szCs w:val="26"/>
          <w:lang w:val="nl-NL"/>
        </w:rPr>
        <w:br w:type="page"/>
      </w:r>
    </w:p>
    <w:p w14:paraId="73927B0E" w14:textId="77777777" w:rsidR="00096978" w:rsidRPr="00302315" w:rsidRDefault="00096978" w:rsidP="007A44B1">
      <w:pPr>
        <w:spacing w:after="120" w:line="276" w:lineRule="auto"/>
        <w:jc w:val="center"/>
        <w:rPr>
          <w:rFonts w:ascii="Times New Roman" w:hAnsi="Times New Roman"/>
          <w:b/>
          <w:bCs/>
          <w:sz w:val="26"/>
          <w:szCs w:val="26"/>
          <w:lang w:val="nl-NL"/>
        </w:rPr>
      </w:pPr>
      <w:r>
        <w:rPr>
          <w:rFonts w:ascii="Times New Roman" w:hAnsi="Times New Roman"/>
          <w:b/>
          <w:bCs/>
          <w:sz w:val="26"/>
          <w:szCs w:val="26"/>
          <w:lang w:val="nl-NL"/>
        </w:rPr>
        <w:lastRenderedPageBreak/>
        <w:t>BIỂU 01</w:t>
      </w:r>
    </w:p>
    <w:p w14:paraId="5587CD15" w14:textId="77777777" w:rsidR="00096978" w:rsidRPr="00302315" w:rsidRDefault="00096978" w:rsidP="007A44B1">
      <w:pPr>
        <w:spacing w:after="120" w:line="276" w:lineRule="auto"/>
        <w:jc w:val="center"/>
        <w:rPr>
          <w:rFonts w:ascii="Times New Roman" w:hAnsi="Times New Roman"/>
          <w:b/>
          <w:bCs/>
          <w:sz w:val="26"/>
          <w:szCs w:val="26"/>
          <w:lang w:val="nl-NL"/>
        </w:rPr>
      </w:pPr>
      <w:r>
        <w:rPr>
          <w:rFonts w:ascii="Times New Roman" w:hAnsi="Times New Roman"/>
          <w:b/>
          <w:bCs/>
          <w:sz w:val="26"/>
          <w:szCs w:val="26"/>
          <w:lang w:val="vi-VN"/>
        </w:rPr>
        <w:t xml:space="preserve"> </w:t>
      </w:r>
      <w:r>
        <w:rPr>
          <w:rFonts w:ascii="Times New Roman" w:hAnsi="Times New Roman"/>
          <w:b/>
          <w:bCs/>
          <w:sz w:val="26"/>
          <w:szCs w:val="26"/>
          <w:lang w:val="nl-NL"/>
        </w:rPr>
        <w:t>BIỂU CHI TIẾT GIÁ HỢP ĐỒNG</w:t>
      </w:r>
    </w:p>
    <w:p w14:paraId="55D3885A" w14:textId="77777777" w:rsidR="00096978" w:rsidRPr="00302315" w:rsidRDefault="00096978" w:rsidP="007A44B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w:t>
      </w:r>
      <w:del w:id="9119" w:author="VNCN E&amp;C" w:date="2026-10-06T08:00:00Z">
        <w:r>
          <w:rPr>
            <w:rFonts w:ascii="Times New Roman" w:hAnsi="Times New Roman"/>
            <w:bCs/>
            <w:i/>
            <w:sz w:val="26"/>
            <w:szCs w:val="26"/>
            <w:highlight w:val="yellow"/>
            <w:lang w:val="nl-NL"/>
          </w:rPr>
          <w:delText xml:space="preserve">số……..…/2026/HĐ/YS/BXD ngày……tháng……năm 2026</w:delText>
        </w:r>
      </w:del>
      <w:ins w:id="9120"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142DC16F" w14:textId="77777777" w:rsidR="00CA57DD" w:rsidRPr="00302315" w:rsidRDefault="00CA57DD" w:rsidP="007A44B1">
      <w:pPr>
        <w:spacing w:after="120" w:line="276" w:lineRule="auto"/>
        <w:rPr>
          <w:sz w:val="26"/>
          <w:szCs w:val="26"/>
        </w:rPr>
      </w:pPr>
      <w:r>
        <w:rPr>
          <w:rFonts w:ascii="Times New Roman" w:hAnsi="Times New Roman"/>
          <w:bCs/>
          <w:i/>
          <w:sz w:val="26"/>
          <w:szCs w:val="26"/>
        </w:rPr>
        <w:br w:type="page"/>
      </w:r>
    </w:p>
    <w:p w14:paraId="3A626CCE"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02</w:t>
      </w:r>
    </w:p>
    <w:p w14:paraId="6CF4FE7D"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t xml:space="preserve"> PHẠM VI CÔNG VIỆC, CÁCH TÍNH KHỐI LƯỢNG VÀ BAO HÀM ĐƠN GIÁ</w:t>
      </w:r>
    </w:p>
    <w:p w14:paraId="0DD3F195" w14:textId="77777777" w:rsidR="00096978" w:rsidRPr="00302315" w:rsidRDefault="006403FA" w:rsidP="007A44B1">
      <w:pPr>
        <w:spacing w:after="120" w:line="276" w:lineRule="auto"/>
        <w:jc w:val="center"/>
        <w:rPr>
          <w:rFonts w:ascii="Times New Roman" w:hAnsi="Times New Roman"/>
          <w:bCs/>
          <w:i/>
          <w:sz w:val="26"/>
          <w:szCs w:val="26"/>
        </w:rPr>
      </w:pPr>
      <w:r>
        <w:rPr>
          <w:rFonts w:ascii="Times New Roman" w:hAnsi="Times New Roman"/>
          <w:bCs/>
          <w:i/>
          <w:sz w:val="26"/>
          <w:szCs w:val="26"/>
          <w:highlight w:val="yellow"/>
        </w:rPr>
        <w:t xml:space="preserve">(Kèm theo hợp </w:t>
      </w:r>
      <w:r>
        <w:rPr>
          <w:rFonts w:ascii="Times New Roman" w:hAnsi="Times New Roman" w:hint="eastAsia"/>
          <w:bCs/>
          <w:i/>
          <w:sz w:val="26"/>
          <w:szCs w:val="26"/>
          <w:highlight w:val="yellow"/>
        </w:rPr>
        <w:t>đ</w:t>
      </w:r>
      <w:r>
        <w:rPr>
          <w:rFonts w:ascii="Times New Roman" w:hAnsi="Times New Roman"/>
          <w:bCs/>
          <w:i/>
          <w:sz w:val="26"/>
          <w:szCs w:val="26"/>
          <w:highlight w:val="yellow"/>
        </w:rPr>
        <w:t xml:space="preserve">ồng </w:t>
      </w:r>
      <w:del w:id="9121" w:author="VNCN E&amp;C" w:date="2026-10-06T08:00:00Z">
        <w:r>
          <w:rPr>
            <w:rFonts w:ascii="Times New Roman" w:hAnsi="Times New Roman"/>
            <w:bCs/>
            <w:i/>
            <w:sz w:val="26"/>
            <w:szCs w:val="26"/>
            <w:highlight w:val="yellow"/>
          </w:rPr>
          <w:delText xml:space="preserve">số……..…/2026/H</w:delText>
        </w:r>
        <w:r>
          <w:rPr>
            <w:rFonts w:ascii="Times New Roman" w:hAnsi="Times New Roman" w:hint="eastAsia"/>
            <w:bCs/>
            <w:i/>
            <w:sz w:val="26"/>
            <w:szCs w:val="26"/>
            <w:highlight w:val="yellow"/>
          </w:rPr>
          <w:delText>Đ</w:delText>
        </w:r>
        <w:r>
          <w:rPr>
            <w:rFonts w:ascii="Times New Roman" w:hAnsi="Times New Roman"/>
            <w:bCs/>
            <w:i/>
            <w:sz w:val="26"/>
            <w:szCs w:val="26"/>
            <w:highlight w:val="yellow"/>
          </w:rPr>
          <w:delText>/YS/BXD ngày……tháng……n</w:delText>
        </w:r>
        <w:r>
          <w:rPr>
            <w:rFonts w:ascii="Times New Roman" w:hAnsi="Times New Roman" w:hint="eastAsia"/>
            <w:bCs/>
            <w:i/>
            <w:sz w:val="26"/>
            <w:szCs w:val="26"/>
            <w:highlight w:val="yellow"/>
          </w:rPr>
          <w:delText>ă</w:delText>
        </w:r>
        <w:r>
          <w:rPr>
            <w:rFonts w:ascii="Times New Roman" w:hAnsi="Times New Roman"/>
            <w:bCs/>
            <w:i/>
            <w:sz w:val="26"/>
            <w:szCs w:val="26"/>
            <w:highlight w:val="yellow"/>
          </w:rPr>
          <w:delText xml:space="preserve">m 2026</w:delText>
        </w:r>
      </w:del>
      <w:ins w:id="9122" w:author="VNCN E&amp;C" w:date="2026-10-06T08:00:00Z">
        <w:r>
          <w:rPr>
            <w:rFonts w:ascii="Times New Roman" w:hAnsi="Times New Roman"/>
            <w:bCs/>
            <w:i/>
            <w:sz w:val="26"/>
            <w:szCs w:val="26"/>
          </w:rPr>
          <w:t xml:space="preserve">số </w:t>
        </w:r>
        <w:r>
          <w:rPr>
            <w:rFonts w:ascii="Times New Roman" w:hAnsi="Times New Roman"/>
            <w:bCs/>
            <w:i/>
            <w:sz w:val="26"/>
            <w:szCs w:val="26"/>
            <w:highlight w:val="yellow"/>
          </w:rPr>
          <w:t xml:space="preserve">……</w:t>
        </w:r>
        <w:r>
          <w:rPr>
            <w:rFonts w:ascii="Times New Roman" w:hAnsi="Times New Roman"/>
            <w:bCs/>
            <w:i/>
            <w:sz w:val="26"/>
            <w:szCs w:val="26"/>
          </w:rPr>
          <w:t xml:space="preserve">/2026/HĐXD/VNCNEC-PH ngày </w:t>
        </w:r>
        <w:r>
          <w:rPr>
            <w:rFonts w:ascii="Times New Roman" w:hAnsi="Times New Roman"/>
            <w:bCs/>
            <w:i/>
            <w:sz w:val="26"/>
            <w:szCs w:val="26"/>
            <w:highlight w:val="yellow"/>
          </w:rPr>
          <w:t xml:space="preserve">……</w:t>
        </w:r>
        <w:r>
          <w:rPr>
            <w:rFonts w:ascii="Times New Roman" w:hAnsi="Times New Roman"/>
            <w:bCs/>
            <w:i/>
            <w:sz w:val="26"/>
            <w:szCs w:val="26"/>
          </w:rPr>
          <w:t xml:space="preserve"> tháng 10 năm 2026</w:t>
        </w:r>
      </w:ins>
      <w:r>
        <w:rPr>
          <w:rFonts w:ascii="Times New Roman" w:hAnsi="Times New Roman"/>
          <w:bCs/>
          <w:i/>
          <w:sz w:val="26"/>
          <w:szCs w:val="26"/>
          <w:highlight w:val="yellow"/>
        </w:rPr>
        <w:t xml:space="preserve">)</w:t>
      </w:r>
    </w:p>
    <w:p w14:paraId="0081C0F5" w14:textId="77777777" w:rsidR="00C97675" w:rsidRPr="00302315" w:rsidRDefault="00C97675" w:rsidP="007A44B1">
      <w:pPr>
        <w:spacing w:after="120" w:line="276" w:lineRule="auto"/>
        <w:rPr>
          <w:rFonts w:ascii="Times New Roman" w:hAnsi="Times New Roman"/>
          <w:b/>
          <w:bCs/>
          <w:sz w:val="26"/>
          <w:szCs w:val="26"/>
          <w:u w:val="single"/>
          <w:lang w:val="vi-VN"/>
        </w:rPr>
      </w:pPr>
    </w:p>
    <w:p w14:paraId="0CD42577" w14:textId="77777777" w:rsidR="00C97675" w:rsidRPr="00302315" w:rsidRDefault="00C97675" w:rsidP="007A44B1">
      <w:pPr>
        <w:spacing w:after="120" w:line="276" w:lineRule="auto"/>
        <w:jc w:val="center"/>
        <w:rPr>
          <w:rFonts w:ascii="Times New Roman" w:hAnsi="Times New Roman"/>
          <w:b/>
          <w:bCs/>
          <w:sz w:val="26"/>
          <w:szCs w:val="26"/>
          <w:u w:val="single"/>
          <w:lang w:val="vi-VN"/>
        </w:rPr>
      </w:pPr>
    </w:p>
    <w:p w14:paraId="520F095D" w14:textId="77777777" w:rsidR="00C97675" w:rsidRPr="00302315" w:rsidRDefault="00C97675" w:rsidP="007A44B1">
      <w:pPr>
        <w:spacing w:after="120" w:line="276" w:lineRule="auto"/>
        <w:jc w:val="center"/>
        <w:rPr>
          <w:b/>
          <w:bCs/>
          <w:sz w:val="26"/>
          <w:szCs w:val="26"/>
          <w:u w:val="single"/>
        </w:rPr>
      </w:pPr>
      <w:r>
        <w:rPr>
          <w:b/>
          <w:bCs/>
          <w:sz w:val="26"/>
          <w:szCs w:val="26"/>
          <w:u w:val="single"/>
        </w:rPr>
        <w:br w:type="page"/>
      </w:r>
    </w:p>
    <w:p w14:paraId="25E706E9"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lastRenderedPageBreak/>
        <w:t>BIỂU 03</w:t>
      </w:r>
      <w:r>
        <w:rPr>
          <w:rFonts w:ascii="Times New Roman" w:hAnsi="Times New Roman"/>
          <w:b/>
          <w:bCs/>
          <w:sz w:val="26"/>
          <w:szCs w:val="26"/>
        </w:rPr>
        <w:t xml:space="preserve"> </w:t>
      </w:r>
    </w:p>
    <w:p w14:paraId="2B00CF1E" w14:textId="77777777" w:rsidR="00096978" w:rsidRPr="00302315" w:rsidRDefault="00EF170D" w:rsidP="007A44B1">
      <w:pPr>
        <w:spacing w:after="120" w:line="276" w:lineRule="auto"/>
        <w:jc w:val="center"/>
        <w:rPr>
          <w:rFonts w:ascii="Times New Roman" w:hAnsi="Times New Roman"/>
          <w:b/>
          <w:bCs/>
          <w:sz w:val="26"/>
          <w:szCs w:val="26"/>
          <w:lang w:val="vi-VN"/>
        </w:rPr>
      </w:pPr>
      <w:r>
        <w:rPr>
          <w:rFonts w:ascii="Times New Roman" w:hAnsi="Times New Roman"/>
          <w:b/>
          <w:bCs/>
          <w:sz w:val="26"/>
          <w:szCs w:val="26"/>
        </w:rPr>
        <w:t xml:space="preserve">PHẠM VI CÔNG VIỆC VÀ </w:t>
      </w:r>
      <w:r>
        <w:rPr>
          <w:rFonts w:ascii="Times New Roman" w:hAnsi="Times New Roman"/>
          <w:b/>
          <w:bCs/>
          <w:sz w:val="26"/>
          <w:szCs w:val="26"/>
          <w:lang w:val="vi-VN"/>
        </w:rPr>
        <w:t>MA TRẬN PHÂN CHIA PHẠM VI CÔNG VIỆC</w:t>
      </w:r>
    </w:p>
    <w:p w14:paraId="59168DC2" w14:textId="77777777" w:rsidR="00096978" w:rsidRPr="00302315" w:rsidRDefault="000646AF" w:rsidP="007A44B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w:t>
      </w:r>
      <w:del w:id="9123" w:author="VNCN E&amp;C" w:date="2026-10-06T08:00:00Z">
        <w:r>
          <w:rPr>
            <w:rFonts w:ascii="Times New Roman" w:hAnsi="Times New Roman"/>
            <w:bCs/>
            <w:i/>
            <w:sz w:val="26"/>
            <w:szCs w:val="26"/>
            <w:highlight w:val="yellow"/>
            <w:lang w:val="nl-NL"/>
          </w:rPr>
          <w:delText xml:space="preserve">số……..…/2026/HĐ/YS/BXD ngày……tháng……năm 2026</w:delText>
        </w:r>
      </w:del>
      <w:ins w:id="9124"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5931ACF8" w14:textId="77777777" w:rsidR="00D52C95" w:rsidRPr="00302315" w:rsidRDefault="00D52C95" w:rsidP="007A44B1">
      <w:pPr>
        <w:spacing w:after="120" w:line="276" w:lineRule="auto"/>
        <w:rPr>
          <w:rFonts w:ascii="Times New Roman" w:hAnsi="Times New Roman"/>
          <w:iCs/>
          <w:sz w:val="26"/>
          <w:szCs w:val="26"/>
          <w:lang w:val="vi-VN"/>
        </w:rPr>
      </w:pPr>
    </w:p>
    <w:p w14:paraId="61C59523" w14:textId="32EE0D3C" w:rsidR="00096978" w:rsidRPr="00302315" w:rsidRDefault="00096978" w:rsidP="007A44B1">
      <w:pPr>
        <w:spacing w:after="120" w:line="276" w:lineRule="auto"/>
        <w:rPr>
          <w:rFonts w:ascii="Times New Roman" w:hAnsi="Times New Roman"/>
          <w:i/>
          <w:iCs/>
          <w:sz w:val="26"/>
          <w:szCs w:val="26"/>
          <w:u w:val="single"/>
        </w:rPr>
      </w:pPr>
    </w:p>
    <w:p w14:paraId="27212DB1" w14:textId="77777777" w:rsidR="0015704E" w:rsidRPr="00302315" w:rsidRDefault="0015704E" w:rsidP="007A44B1">
      <w:pPr>
        <w:spacing w:after="120" w:line="276" w:lineRule="auto"/>
        <w:rPr>
          <w:rFonts w:ascii="Times New Roman" w:hAnsi="Times New Roman"/>
          <w:i/>
          <w:iCs/>
          <w:sz w:val="26"/>
          <w:szCs w:val="26"/>
          <w:u w:val="single"/>
        </w:rPr>
      </w:pPr>
    </w:p>
    <w:p w14:paraId="1A5E5D55" w14:textId="77777777" w:rsidR="0015704E" w:rsidRPr="00302315" w:rsidRDefault="0015704E" w:rsidP="007A44B1">
      <w:pPr>
        <w:spacing w:after="120" w:line="276" w:lineRule="auto"/>
        <w:rPr>
          <w:rFonts w:ascii="Times New Roman" w:hAnsi="Times New Roman"/>
          <w:i/>
          <w:iCs/>
          <w:sz w:val="26"/>
          <w:szCs w:val="26"/>
          <w:u w:val="single"/>
        </w:rPr>
      </w:pPr>
    </w:p>
    <w:p w14:paraId="7E222DEC" w14:textId="77777777" w:rsidR="0015704E" w:rsidRPr="00302315" w:rsidRDefault="0015704E" w:rsidP="007A44B1">
      <w:pPr>
        <w:spacing w:after="120" w:line="276" w:lineRule="auto"/>
        <w:rPr>
          <w:rFonts w:ascii="Times New Roman" w:hAnsi="Times New Roman"/>
          <w:i/>
          <w:iCs/>
          <w:sz w:val="26"/>
          <w:szCs w:val="26"/>
          <w:u w:val="single"/>
        </w:rPr>
      </w:pPr>
    </w:p>
    <w:p w14:paraId="0000CDFA" w14:textId="77777777" w:rsidR="0015704E" w:rsidRPr="00302315" w:rsidRDefault="0015704E" w:rsidP="007A44B1">
      <w:pPr>
        <w:spacing w:after="120" w:line="276" w:lineRule="auto"/>
        <w:rPr>
          <w:rFonts w:ascii="Times New Roman" w:hAnsi="Times New Roman"/>
          <w:i/>
          <w:iCs/>
          <w:sz w:val="26"/>
          <w:szCs w:val="26"/>
          <w:u w:val="single"/>
        </w:rPr>
      </w:pPr>
    </w:p>
    <w:p w14:paraId="78EF2182" w14:textId="77777777" w:rsidR="0015704E" w:rsidRPr="00302315" w:rsidRDefault="0015704E" w:rsidP="007A44B1">
      <w:pPr>
        <w:spacing w:after="120" w:line="276" w:lineRule="auto"/>
        <w:rPr>
          <w:rFonts w:ascii="Times New Roman" w:hAnsi="Times New Roman"/>
          <w:i/>
          <w:iCs/>
          <w:sz w:val="26"/>
          <w:szCs w:val="26"/>
          <w:u w:val="single"/>
        </w:rPr>
      </w:pPr>
    </w:p>
    <w:p w14:paraId="62CECDCC" w14:textId="77777777" w:rsidR="0015704E" w:rsidRPr="00302315" w:rsidRDefault="0015704E" w:rsidP="007A44B1">
      <w:pPr>
        <w:spacing w:after="120" w:line="276" w:lineRule="auto"/>
        <w:rPr>
          <w:rFonts w:ascii="Times New Roman" w:hAnsi="Times New Roman"/>
          <w:i/>
          <w:iCs/>
          <w:sz w:val="26"/>
          <w:szCs w:val="26"/>
          <w:u w:val="single"/>
        </w:rPr>
      </w:pPr>
    </w:p>
    <w:p w14:paraId="2345D0C9" w14:textId="77777777" w:rsidR="0015704E" w:rsidRPr="00302315" w:rsidRDefault="0015704E" w:rsidP="007A44B1">
      <w:pPr>
        <w:spacing w:after="120" w:line="276" w:lineRule="auto"/>
        <w:rPr>
          <w:rFonts w:ascii="Times New Roman" w:hAnsi="Times New Roman"/>
          <w:i/>
          <w:iCs/>
          <w:sz w:val="26"/>
          <w:szCs w:val="26"/>
          <w:u w:val="single"/>
        </w:rPr>
      </w:pPr>
    </w:p>
    <w:p w14:paraId="41CD0D37" w14:textId="77777777" w:rsidR="0015704E" w:rsidRPr="00302315" w:rsidRDefault="0015704E" w:rsidP="007A44B1">
      <w:pPr>
        <w:spacing w:after="120" w:line="276" w:lineRule="auto"/>
        <w:rPr>
          <w:rFonts w:ascii="Times New Roman" w:hAnsi="Times New Roman"/>
          <w:i/>
          <w:iCs/>
          <w:sz w:val="26"/>
          <w:szCs w:val="26"/>
          <w:u w:val="single"/>
        </w:rPr>
      </w:pPr>
    </w:p>
    <w:p w14:paraId="50065A6C" w14:textId="77777777" w:rsidR="0015704E" w:rsidRPr="00302315" w:rsidRDefault="0015704E" w:rsidP="007A44B1">
      <w:pPr>
        <w:spacing w:after="120" w:line="276" w:lineRule="auto"/>
        <w:rPr>
          <w:rFonts w:ascii="Times New Roman" w:hAnsi="Times New Roman"/>
          <w:i/>
          <w:iCs/>
          <w:sz w:val="26"/>
          <w:szCs w:val="26"/>
          <w:u w:val="single"/>
        </w:rPr>
      </w:pPr>
    </w:p>
    <w:p w14:paraId="6F1B9CAD" w14:textId="77777777" w:rsidR="0015704E" w:rsidRPr="00302315" w:rsidRDefault="0015704E" w:rsidP="007A44B1">
      <w:pPr>
        <w:spacing w:after="120" w:line="276" w:lineRule="auto"/>
        <w:rPr>
          <w:rFonts w:ascii="Times New Roman" w:hAnsi="Times New Roman"/>
          <w:i/>
          <w:iCs/>
          <w:sz w:val="26"/>
          <w:szCs w:val="26"/>
          <w:u w:val="single"/>
        </w:rPr>
      </w:pPr>
    </w:p>
    <w:p w14:paraId="3FBC362E" w14:textId="77777777" w:rsidR="0015704E" w:rsidRPr="00302315" w:rsidRDefault="0015704E" w:rsidP="007A44B1">
      <w:pPr>
        <w:spacing w:after="120" w:line="276" w:lineRule="auto"/>
        <w:rPr>
          <w:rFonts w:ascii="Times New Roman" w:hAnsi="Times New Roman"/>
          <w:i/>
          <w:iCs/>
          <w:sz w:val="26"/>
          <w:szCs w:val="26"/>
          <w:u w:val="single"/>
        </w:rPr>
      </w:pPr>
    </w:p>
    <w:p w14:paraId="28403DBB" w14:textId="77777777" w:rsidR="0015704E" w:rsidRPr="00302315" w:rsidRDefault="0015704E" w:rsidP="007A44B1">
      <w:pPr>
        <w:spacing w:after="120" w:line="276" w:lineRule="auto"/>
        <w:rPr>
          <w:rFonts w:ascii="Times New Roman" w:hAnsi="Times New Roman"/>
          <w:i/>
          <w:iCs/>
          <w:sz w:val="26"/>
          <w:szCs w:val="26"/>
          <w:u w:val="single"/>
        </w:rPr>
      </w:pPr>
    </w:p>
    <w:p w14:paraId="14B6042F" w14:textId="77777777" w:rsidR="0015704E" w:rsidRPr="00302315" w:rsidRDefault="0015704E" w:rsidP="007A44B1">
      <w:pPr>
        <w:spacing w:after="120" w:line="276" w:lineRule="auto"/>
        <w:rPr>
          <w:rFonts w:ascii="Times New Roman" w:hAnsi="Times New Roman"/>
          <w:i/>
          <w:iCs/>
          <w:sz w:val="26"/>
          <w:szCs w:val="26"/>
          <w:u w:val="single"/>
        </w:rPr>
      </w:pPr>
    </w:p>
    <w:p w14:paraId="7E4289B2" w14:textId="77777777" w:rsidR="0015704E" w:rsidRPr="00302315" w:rsidRDefault="0015704E" w:rsidP="007A44B1">
      <w:pPr>
        <w:spacing w:after="120" w:line="276" w:lineRule="auto"/>
        <w:rPr>
          <w:rFonts w:ascii="Times New Roman" w:hAnsi="Times New Roman"/>
          <w:i/>
          <w:iCs/>
          <w:sz w:val="26"/>
          <w:szCs w:val="26"/>
          <w:u w:val="single"/>
        </w:rPr>
      </w:pPr>
    </w:p>
    <w:p w14:paraId="52575C6E" w14:textId="77777777" w:rsidR="0015704E" w:rsidRPr="00302315" w:rsidRDefault="0015704E" w:rsidP="007A44B1">
      <w:pPr>
        <w:spacing w:after="120" w:line="276" w:lineRule="auto"/>
        <w:rPr>
          <w:rFonts w:ascii="Times New Roman" w:hAnsi="Times New Roman"/>
          <w:i/>
          <w:iCs/>
          <w:sz w:val="26"/>
          <w:szCs w:val="26"/>
          <w:u w:val="single"/>
        </w:rPr>
      </w:pPr>
    </w:p>
    <w:p w14:paraId="19704196" w14:textId="77777777" w:rsidR="0015704E" w:rsidRPr="00302315" w:rsidRDefault="0015704E" w:rsidP="007A44B1">
      <w:pPr>
        <w:spacing w:after="120" w:line="276" w:lineRule="auto"/>
        <w:rPr>
          <w:rFonts w:ascii="Times New Roman" w:hAnsi="Times New Roman"/>
          <w:i/>
          <w:iCs/>
          <w:sz w:val="26"/>
          <w:szCs w:val="26"/>
          <w:u w:val="single"/>
        </w:rPr>
      </w:pPr>
    </w:p>
    <w:p w14:paraId="09E98533" w14:textId="77777777" w:rsidR="0015704E" w:rsidRPr="00302315" w:rsidRDefault="0015704E" w:rsidP="007A44B1">
      <w:pPr>
        <w:spacing w:after="120" w:line="276" w:lineRule="auto"/>
        <w:rPr>
          <w:rFonts w:ascii="Times New Roman" w:hAnsi="Times New Roman"/>
          <w:i/>
          <w:iCs/>
          <w:sz w:val="26"/>
          <w:szCs w:val="26"/>
          <w:u w:val="single"/>
        </w:rPr>
      </w:pPr>
    </w:p>
    <w:p w14:paraId="5E9E8FF6" w14:textId="77777777" w:rsidR="0015704E" w:rsidRPr="00302315" w:rsidRDefault="0015704E" w:rsidP="007A44B1">
      <w:pPr>
        <w:spacing w:after="120" w:line="276" w:lineRule="auto"/>
        <w:rPr>
          <w:rFonts w:ascii="Times New Roman" w:hAnsi="Times New Roman"/>
          <w:i/>
          <w:iCs/>
          <w:sz w:val="26"/>
          <w:szCs w:val="26"/>
          <w:u w:val="single"/>
        </w:rPr>
      </w:pPr>
    </w:p>
    <w:p w14:paraId="6B92C011" w14:textId="77777777" w:rsidR="0015704E" w:rsidRPr="00302315" w:rsidRDefault="0015704E" w:rsidP="007A44B1">
      <w:pPr>
        <w:spacing w:after="120" w:line="276" w:lineRule="auto"/>
        <w:rPr>
          <w:rFonts w:ascii="Times New Roman" w:hAnsi="Times New Roman"/>
          <w:i/>
          <w:iCs/>
          <w:sz w:val="26"/>
          <w:szCs w:val="26"/>
          <w:u w:val="single"/>
        </w:rPr>
      </w:pPr>
    </w:p>
    <w:p w14:paraId="48E74093" w14:textId="77777777" w:rsidR="0015704E" w:rsidRPr="00302315" w:rsidRDefault="0015704E" w:rsidP="007A44B1">
      <w:pPr>
        <w:spacing w:after="120" w:line="276" w:lineRule="auto"/>
        <w:rPr>
          <w:rFonts w:ascii="Times New Roman" w:hAnsi="Times New Roman"/>
          <w:i/>
          <w:iCs/>
          <w:sz w:val="26"/>
          <w:szCs w:val="26"/>
          <w:u w:val="single"/>
        </w:rPr>
      </w:pPr>
    </w:p>
    <w:p w14:paraId="56551CA6" w14:textId="77777777" w:rsidR="00B00834" w:rsidRPr="00302315" w:rsidRDefault="00B00834" w:rsidP="007A44B1">
      <w:pPr>
        <w:spacing w:after="120" w:line="276" w:lineRule="auto"/>
        <w:rPr>
          <w:rFonts w:ascii="Times New Roman" w:hAnsi="Times New Roman"/>
          <w:b/>
          <w:bCs/>
          <w:sz w:val="26"/>
          <w:szCs w:val="26"/>
        </w:rPr>
      </w:pPr>
    </w:p>
    <w:p w14:paraId="6946B68B" w14:textId="77777777" w:rsidR="00BB3CBC" w:rsidRPr="00302315" w:rsidRDefault="00BB3CBC" w:rsidP="007A44B1">
      <w:pPr>
        <w:spacing w:after="120" w:line="276" w:lineRule="auto"/>
        <w:jc w:val="center"/>
        <w:rPr>
          <w:rFonts w:ascii="Times New Roman" w:hAnsi="Times New Roman"/>
          <w:b/>
          <w:bCs/>
          <w:sz w:val="26"/>
          <w:szCs w:val="26"/>
        </w:rPr>
      </w:pPr>
    </w:p>
    <w:p w14:paraId="1F6B55A1" w14:textId="77777777" w:rsidR="00BB3CBC" w:rsidRPr="00302315" w:rsidRDefault="00BB3CBC" w:rsidP="007A44B1">
      <w:pPr>
        <w:spacing w:after="120" w:line="276" w:lineRule="auto"/>
        <w:jc w:val="center"/>
        <w:rPr>
          <w:rFonts w:ascii="Times New Roman" w:hAnsi="Times New Roman"/>
          <w:b/>
          <w:bCs/>
          <w:sz w:val="26"/>
          <w:szCs w:val="26"/>
        </w:rPr>
      </w:pPr>
    </w:p>
    <w:p w14:paraId="44C58410" w14:textId="77777777" w:rsidR="00BB3CBC" w:rsidRPr="00302315" w:rsidRDefault="00BB3CBC" w:rsidP="007A44B1">
      <w:pPr>
        <w:spacing w:after="120" w:line="276" w:lineRule="auto"/>
        <w:jc w:val="center"/>
        <w:rPr>
          <w:rFonts w:ascii="Times New Roman" w:hAnsi="Times New Roman"/>
          <w:b/>
          <w:bCs/>
          <w:sz w:val="26"/>
          <w:szCs w:val="26"/>
        </w:rPr>
      </w:pPr>
    </w:p>
    <w:p w14:paraId="02194DC1" w14:textId="77777777" w:rsidR="00BB3CBC" w:rsidRPr="00302315" w:rsidRDefault="00BB3CBC" w:rsidP="007A44B1">
      <w:pPr>
        <w:spacing w:after="120" w:line="276" w:lineRule="auto"/>
        <w:jc w:val="center"/>
        <w:rPr>
          <w:rFonts w:ascii="Times New Roman" w:hAnsi="Times New Roman"/>
          <w:b/>
          <w:bCs/>
          <w:sz w:val="26"/>
          <w:szCs w:val="26"/>
        </w:rPr>
      </w:pPr>
    </w:p>
    <w:p w14:paraId="6FC05170" w14:textId="77777777" w:rsidR="00BB3CBC" w:rsidRPr="00302315" w:rsidRDefault="00BB3CBC" w:rsidP="007A44B1">
      <w:pPr>
        <w:spacing w:after="120" w:line="276" w:lineRule="auto"/>
        <w:jc w:val="center"/>
        <w:rPr>
          <w:rFonts w:ascii="Times New Roman" w:hAnsi="Times New Roman"/>
          <w:b/>
          <w:bCs/>
          <w:sz w:val="26"/>
          <w:szCs w:val="26"/>
        </w:rPr>
      </w:pPr>
    </w:p>
    <w:p w14:paraId="1A38FF52" w14:textId="40012C39"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04</w:t>
      </w:r>
    </w:p>
    <w:p w14:paraId="17A7BFAA" w14:textId="77777777" w:rsidR="00096978" w:rsidRPr="00302315" w:rsidRDefault="00096978" w:rsidP="007A44B1">
      <w:pPr>
        <w:spacing w:after="120" w:line="276" w:lineRule="auto"/>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YÊU CẦU VỀ THIẾT BỊ CHÍNH</w:t>
      </w:r>
    </w:p>
    <w:p w14:paraId="19708C31" w14:textId="77777777" w:rsidR="00096978" w:rsidRPr="00302315" w:rsidRDefault="00382CE3" w:rsidP="007A44B1">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 xml:space="preserve">(Kèm theo hợp đồng </w:t>
      </w:r>
      <w:del w:id="9125" w:author="VNCN E&amp;C" w:date="2026-10-06T08:00:00Z">
        <w:r>
          <w:rPr>
            <w:rFonts w:ascii="Times New Roman" w:hAnsi="Times New Roman"/>
            <w:bCs/>
            <w:i/>
            <w:sz w:val="26"/>
            <w:szCs w:val="26"/>
            <w:highlight w:val="yellow"/>
            <w:lang w:val="nl-NL"/>
          </w:rPr>
          <w:delText xml:space="preserve">số……..…/2026/HĐ/YS/BXD ngày……tháng……năm 2026</w:delText>
        </w:r>
      </w:del>
      <w:ins w:id="9126"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5C036210" w14:textId="77777777" w:rsidR="00096978" w:rsidRPr="00302315" w:rsidRDefault="00096978" w:rsidP="007A44B1">
      <w:pPr>
        <w:spacing w:after="120" w:line="276" w:lineRule="auto"/>
        <w:jc w:val="center"/>
        <w:rPr>
          <w:rFonts w:ascii="Times New Roman" w:hAnsi="Times New Roman"/>
          <w:b/>
          <w:bCs/>
          <w:sz w:val="26"/>
          <w:szCs w:val="26"/>
        </w:rPr>
      </w:pPr>
    </w:p>
    <w:p w14:paraId="41E37EBE" w14:textId="77777777" w:rsidR="0015704E" w:rsidRPr="00302315" w:rsidRDefault="0015704E" w:rsidP="00BB3CBC">
      <w:pPr>
        <w:spacing w:after="120" w:line="276" w:lineRule="auto"/>
        <w:rPr>
          <w:rFonts w:ascii="Times New Roman" w:hAnsi="Times New Roman"/>
          <w:b/>
          <w:bCs/>
          <w:sz w:val="26"/>
          <w:szCs w:val="26"/>
        </w:rPr>
      </w:pPr>
    </w:p>
    <w:p w14:paraId="5651D2AD" w14:textId="77777777" w:rsidR="00BB3CBC" w:rsidRPr="00302315" w:rsidRDefault="00BB3CBC" w:rsidP="007A44B1">
      <w:pPr>
        <w:spacing w:after="120" w:line="276" w:lineRule="auto"/>
        <w:jc w:val="center"/>
        <w:rPr>
          <w:rFonts w:ascii="Times New Roman" w:hAnsi="Times New Roman"/>
          <w:b/>
          <w:bCs/>
          <w:sz w:val="26"/>
          <w:szCs w:val="26"/>
        </w:rPr>
      </w:pPr>
    </w:p>
    <w:p w14:paraId="18C040E5" w14:textId="77777777" w:rsidR="00BB3CBC" w:rsidRPr="00302315" w:rsidRDefault="00BB3CBC" w:rsidP="007A44B1">
      <w:pPr>
        <w:spacing w:after="120" w:line="276" w:lineRule="auto"/>
        <w:jc w:val="center"/>
        <w:rPr>
          <w:rFonts w:ascii="Times New Roman" w:hAnsi="Times New Roman"/>
          <w:b/>
          <w:bCs/>
          <w:sz w:val="26"/>
          <w:szCs w:val="26"/>
        </w:rPr>
      </w:pPr>
    </w:p>
    <w:p w14:paraId="12EE5257" w14:textId="77777777" w:rsidR="00BB3CBC" w:rsidRPr="00302315" w:rsidRDefault="00BB3CBC" w:rsidP="007A44B1">
      <w:pPr>
        <w:spacing w:after="120" w:line="276" w:lineRule="auto"/>
        <w:jc w:val="center"/>
        <w:rPr>
          <w:rFonts w:ascii="Times New Roman" w:hAnsi="Times New Roman"/>
          <w:b/>
          <w:bCs/>
          <w:sz w:val="26"/>
          <w:szCs w:val="26"/>
        </w:rPr>
      </w:pPr>
    </w:p>
    <w:p w14:paraId="4578C746" w14:textId="77777777" w:rsidR="00BB3CBC" w:rsidRPr="00302315" w:rsidRDefault="00BB3CBC" w:rsidP="007A44B1">
      <w:pPr>
        <w:spacing w:after="120" w:line="276" w:lineRule="auto"/>
        <w:jc w:val="center"/>
        <w:rPr>
          <w:rFonts w:ascii="Times New Roman" w:hAnsi="Times New Roman"/>
          <w:b/>
          <w:bCs/>
          <w:sz w:val="26"/>
          <w:szCs w:val="26"/>
        </w:rPr>
      </w:pPr>
    </w:p>
    <w:p w14:paraId="1691C164" w14:textId="77777777" w:rsidR="00BB3CBC" w:rsidRPr="00302315" w:rsidRDefault="00BB3CBC" w:rsidP="007A44B1">
      <w:pPr>
        <w:spacing w:after="120" w:line="276" w:lineRule="auto"/>
        <w:jc w:val="center"/>
        <w:rPr>
          <w:rFonts w:ascii="Times New Roman" w:hAnsi="Times New Roman"/>
          <w:b/>
          <w:bCs/>
          <w:sz w:val="26"/>
          <w:szCs w:val="26"/>
        </w:rPr>
      </w:pPr>
    </w:p>
    <w:p w14:paraId="65B40EE4" w14:textId="77777777" w:rsidR="00BB3CBC" w:rsidRPr="00302315" w:rsidRDefault="00BB3CBC" w:rsidP="007A44B1">
      <w:pPr>
        <w:spacing w:after="120" w:line="276" w:lineRule="auto"/>
        <w:jc w:val="center"/>
        <w:rPr>
          <w:rFonts w:ascii="Times New Roman" w:hAnsi="Times New Roman"/>
          <w:b/>
          <w:bCs/>
          <w:sz w:val="26"/>
          <w:szCs w:val="26"/>
        </w:rPr>
      </w:pPr>
    </w:p>
    <w:p w14:paraId="32C6C9EE" w14:textId="77777777" w:rsidR="00BB3CBC" w:rsidRPr="00302315" w:rsidRDefault="00BB3CBC" w:rsidP="007A44B1">
      <w:pPr>
        <w:spacing w:after="120" w:line="276" w:lineRule="auto"/>
        <w:jc w:val="center"/>
        <w:rPr>
          <w:rFonts w:ascii="Times New Roman" w:hAnsi="Times New Roman"/>
          <w:b/>
          <w:bCs/>
          <w:sz w:val="26"/>
          <w:szCs w:val="26"/>
        </w:rPr>
      </w:pPr>
    </w:p>
    <w:p w14:paraId="43EF017E" w14:textId="77777777" w:rsidR="00BB3CBC" w:rsidRPr="00302315" w:rsidRDefault="00BB3CBC" w:rsidP="007A44B1">
      <w:pPr>
        <w:spacing w:after="120" w:line="276" w:lineRule="auto"/>
        <w:jc w:val="center"/>
        <w:rPr>
          <w:rFonts w:ascii="Times New Roman" w:hAnsi="Times New Roman"/>
          <w:b/>
          <w:bCs/>
          <w:sz w:val="26"/>
          <w:szCs w:val="26"/>
        </w:rPr>
      </w:pPr>
    </w:p>
    <w:p w14:paraId="36647E9A" w14:textId="77777777" w:rsidR="00BB3CBC" w:rsidRPr="00302315" w:rsidRDefault="00BB3CBC" w:rsidP="007A44B1">
      <w:pPr>
        <w:spacing w:after="120" w:line="276" w:lineRule="auto"/>
        <w:jc w:val="center"/>
        <w:rPr>
          <w:rFonts w:ascii="Times New Roman" w:hAnsi="Times New Roman"/>
          <w:b/>
          <w:bCs/>
          <w:sz w:val="26"/>
          <w:szCs w:val="26"/>
        </w:rPr>
      </w:pPr>
    </w:p>
    <w:p w14:paraId="34083B0E" w14:textId="77777777" w:rsidR="00BB3CBC" w:rsidRPr="00302315" w:rsidRDefault="00BB3CBC" w:rsidP="007A44B1">
      <w:pPr>
        <w:spacing w:after="120" w:line="276" w:lineRule="auto"/>
        <w:jc w:val="center"/>
        <w:rPr>
          <w:rFonts w:ascii="Times New Roman" w:hAnsi="Times New Roman"/>
          <w:b/>
          <w:bCs/>
          <w:sz w:val="26"/>
          <w:szCs w:val="26"/>
        </w:rPr>
      </w:pPr>
    </w:p>
    <w:p w14:paraId="194DA142" w14:textId="77777777" w:rsidR="00BB3CBC" w:rsidRPr="00302315" w:rsidRDefault="00BB3CBC" w:rsidP="007A44B1">
      <w:pPr>
        <w:spacing w:after="120" w:line="276" w:lineRule="auto"/>
        <w:jc w:val="center"/>
        <w:rPr>
          <w:rFonts w:ascii="Times New Roman" w:hAnsi="Times New Roman"/>
          <w:b/>
          <w:bCs/>
          <w:sz w:val="26"/>
          <w:szCs w:val="26"/>
        </w:rPr>
      </w:pPr>
    </w:p>
    <w:p w14:paraId="19AA3686" w14:textId="77777777" w:rsidR="00BB3CBC" w:rsidRPr="00302315" w:rsidRDefault="00BB3CBC" w:rsidP="007A44B1">
      <w:pPr>
        <w:spacing w:after="120" w:line="276" w:lineRule="auto"/>
        <w:jc w:val="center"/>
        <w:rPr>
          <w:rFonts w:ascii="Times New Roman" w:hAnsi="Times New Roman"/>
          <w:b/>
          <w:bCs/>
          <w:sz w:val="26"/>
          <w:szCs w:val="26"/>
        </w:rPr>
      </w:pPr>
    </w:p>
    <w:p w14:paraId="6DAF63E4" w14:textId="77777777" w:rsidR="00BB3CBC" w:rsidRPr="00302315" w:rsidRDefault="00BB3CBC" w:rsidP="007A44B1">
      <w:pPr>
        <w:spacing w:after="120" w:line="276" w:lineRule="auto"/>
        <w:jc w:val="center"/>
        <w:rPr>
          <w:rFonts w:ascii="Times New Roman" w:hAnsi="Times New Roman"/>
          <w:b/>
          <w:bCs/>
          <w:sz w:val="26"/>
          <w:szCs w:val="26"/>
        </w:rPr>
      </w:pPr>
    </w:p>
    <w:p w14:paraId="71BAB188" w14:textId="77777777" w:rsidR="00BB3CBC" w:rsidRPr="00302315" w:rsidRDefault="00BB3CBC" w:rsidP="007A44B1">
      <w:pPr>
        <w:spacing w:after="120" w:line="276" w:lineRule="auto"/>
        <w:jc w:val="center"/>
        <w:rPr>
          <w:rFonts w:ascii="Times New Roman" w:hAnsi="Times New Roman"/>
          <w:b/>
          <w:bCs/>
          <w:sz w:val="26"/>
          <w:szCs w:val="26"/>
        </w:rPr>
      </w:pPr>
    </w:p>
    <w:p w14:paraId="1917B1FE" w14:textId="77777777" w:rsidR="00BB3CBC" w:rsidRPr="00302315" w:rsidRDefault="00BB3CBC" w:rsidP="007A44B1">
      <w:pPr>
        <w:spacing w:after="120" w:line="276" w:lineRule="auto"/>
        <w:jc w:val="center"/>
        <w:rPr>
          <w:rFonts w:ascii="Times New Roman" w:hAnsi="Times New Roman"/>
          <w:b/>
          <w:bCs/>
          <w:sz w:val="26"/>
          <w:szCs w:val="26"/>
        </w:rPr>
      </w:pPr>
    </w:p>
    <w:p w14:paraId="4682BF88" w14:textId="77777777" w:rsidR="00BB3CBC" w:rsidRPr="00302315" w:rsidRDefault="00BB3CBC" w:rsidP="007A44B1">
      <w:pPr>
        <w:spacing w:after="120" w:line="276" w:lineRule="auto"/>
        <w:jc w:val="center"/>
        <w:rPr>
          <w:rFonts w:ascii="Times New Roman" w:hAnsi="Times New Roman"/>
          <w:b/>
          <w:bCs/>
          <w:sz w:val="26"/>
          <w:szCs w:val="26"/>
        </w:rPr>
      </w:pPr>
    </w:p>
    <w:p w14:paraId="4C16ABB8" w14:textId="77777777" w:rsidR="00BB3CBC" w:rsidRPr="00302315" w:rsidRDefault="00BB3CBC" w:rsidP="007A44B1">
      <w:pPr>
        <w:spacing w:after="120" w:line="276" w:lineRule="auto"/>
        <w:jc w:val="center"/>
        <w:rPr>
          <w:rFonts w:ascii="Times New Roman" w:hAnsi="Times New Roman"/>
          <w:b/>
          <w:bCs/>
          <w:sz w:val="26"/>
          <w:szCs w:val="26"/>
        </w:rPr>
      </w:pPr>
    </w:p>
    <w:p w14:paraId="081A680D" w14:textId="77777777" w:rsidR="00BB3CBC" w:rsidRPr="00302315" w:rsidRDefault="00BB3CBC" w:rsidP="007A44B1">
      <w:pPr>
        <w:spacing w:after="120" w:line="276" w:lineRule="auto"/>
        <w:jc w:val="center"/>
        <w:rPr>
          <w:rFonts w:ascii="Times New Roman" w:hAnsi="Times New Roman"/>
          <w:b/>
          <w:bCs/>
          <w:sz w:val="26"/>
          <w:szCs w:val="26"/>
        </w:rPr>
      </w:pPr>
    </w:p>
    <w:p w14:paraId="107D0178" w14:textId="77777777" w:rsidR="00BB3CBC" w:rsidRPr="00302315" w:rsidRDefault="00BB3CBC" w:rsidP="007A44B1">
      <w:pPr>
        <w:spacing w:after="120" w:line="276" w:lineRule="auto"/>
        <w:jc w:val="center"/>
        <w:rPr>
          <w:rFonts w:ascii="Times New Roman" w:hAnsi="Times New Roman"/>
          <w:b/>
          <w:bCs/>
          <w:sz w:val="26"/>
          <w:szCs w:val="26"/>
        </w:rPr>
      </w:pPr>
    </w:p>
    <w:p w14:paraId="7E7F1B4B" w14:textId="77777777" w:rsidR="00BB3CBC" w:rsidRPr="00302315" w:rsidRDefault="00BB3CBC" w:rsidP="007A44B1">
      <w:pPr>
        <w:spacing w:after="120" w:line="276" w:lineRule="auto"/>
        <w:jc w:val="center"/>
        <w:rPr>
          <w:rFonts w:ascii="Times New Roman" w:hAnsi="Times New Roman"/>
          <w:b/>
          <w:bCs/>
          <w:sz w:val="26"/>
          <w:szCs w:val="26"/>
        </w:rPr>
      </w:pPr>
    </w:p>
    <w:p w14:paraId="455275FD" w14:textId="77777777" w:rsidR="00BB3CBC" w:rsidRPr="00302315" w:rsidRDefault="00BB3CBC" w:rsidP="00BB3CBC">
      <w:pPr>
        <w:spacing w:after="120" w:line="276" w:lineRule="auto"/>
        <w:jc w:val="center"/>
        <w:rPr>
          <w:rFonts w:ascii="Times New Roman" w:hAnsi="Times New Roman"/>
          <w:b/>
          <w:bCs/>
          <w:sz w:val="26"/>
          <w:szCs w:val="26"/>
        </w:rPr>
      </w:pPr>
    </w:p>
    <w:p w14:paraId="207CF679" w14:textId="77777777" w:rsidR="00BB3CBC" w:rsidRPr="00302315" w:rsidRDefault="00BB3CBC" w:rsidP="00BB3CBC">
      <w:pPr>
        <w:spacing w:after="120" w:line="276" w:lineRule="auto"/>
        <w:jc w:val="center"/>
        <w:rPr>
          <w:rFonts w:ascii="Times New Roman" w:hAnsi="Times New Roman"/>
          <w:b/>
          <w:bCs/>
          <w:sz w:val="26"/>
          <w:szCs w:val="26"/>
        </w:rPr>
      </w:pPr>
    </w:p>
    <w:p w14:paraId="5A085432" w14:textId="77777777" w:rsidR="00BB3CBC" w:rsidRPr="00302315" w:rsidRDefault="00BB3CBC" w:rsidP="00BB3CBC">
      <w:pPr>
        <w:spacing w:after="120" w:line="276" w:lineRule="auto"/>
        <w:jc w:val="center"/>
        <w:rPr>
          <w:rFonts w:ascii="Times New Roman" w:hAnsi="Times New Roman"/>
          <w:b/>
          <w:bCs/>
          <w:sz w:val="26"/>
          <w:szCs w:val="26"/>
        </w:rPr>
      </w:pPr>
    </w:p>
    <w:p w14:paraId="7D75B156" w14:textId="77777777" w:rsidR="00BB3CBC" w:rsidRPr="00302315" w:rsidRDefault="00BB3CBC" w:rsidP="00BB3CBC">
      <w:pPr>
        <w:spacing w:after="120" w:line="276" w:lineRule="auto"/>
        <w:jc w:val="center"/>
        <w:rPr>
          <w:rFonts w:ascii="Times New Roman" w:hAnsi="Times New Roman"/>
          <w:b/>
          <w:bCs/>
          <w:sz w:val="26"/>
          <w:szCs w:val="26"/>
        </w:rPr>
      </w:pPr>
    </w:p>
    <w:p w14:paraId="3E9A1F2E" w14:textId="77777777" w:rsidR="00BB3CBC" w:rsidRPr="00302315" w:rsidRDefault="00BB3CBC" w:rsidP="00BB3CBC">
      <w:pPr>
        <w:spacing w:after="120" w:line="276" w:lineRule="auto"/>
        <w:jc w:val="center"/>
        <w:rPr>
          <w:rFonts w:ascii="Times New Roman" w:hAnsi="Times New Roman"/>
          <w:b/>
          <w:bCs/>
          <w:sz w:val="26"/>
          <w:szCs w:val="26"/>
        </w:rPr>
      </w:pPr>
    </w:p>
    <w:p w14:paraId="6F6D3B25" w14:textId="77777777" w:rsidR="00BB3CBC" w:rsidRPr="00302315" w:rsidRDefault="00BB3CBC" w:rsidP="00BB3CBC">
      <w:pPr>
        <w:spacing w:after="120" w:line="276" w:lineRule="auto"/>
        <w:jc w:val="center"/>
        <w:rPr>
          <w:rFonts w:ascii="Times New Roman" w:hAnsi="Times New Roman"/>
          <w:b/>
          <w:bCs/>
          <w:sz w:val="26"/>
          <w:szCs w:val="26"/>
        </w:rPr>
      </w:pPr>
    </w:p>
    <w:p w14:paraId="08D5E9B1" w14:textId="39AAFB08" w:rsidR="00096978" w:rsidRPr="00302315" w:rsidRDefault="00096978" w:rsidP="00BB3CBC">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05</w:t>
      </w:r>
    </w:p>
    <w:p w14:paraId="1172D1AB" w14:textId="77777777" w:rsidR="00096978" w:rsidRPr="00302315" w:rsidRDefault="00096978" w:rsidP="007A44B1">
      <w:pPr>
        <w:spacing w:after="120" w:line="276" w:lineRule="auto"/>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MỨC PHẠT DO VI PHẠM AN TOÀN. BẢO VỆ MÔI TRƯỜNG. NỘI QUY CÔNG TRƯỜNG</w:t>
      </w:r>
    </w:p>
    <w:p w14:paraId="7CE24098" w14:textId="77777777" w:rsidR="00096978" w:rsidRPr="00302315" w:rsidRDefault="00657743" w:rsidP="007A44B1">
      <w:pPr>
        <w:spacing w:after="120" w:line="276" w:lineRule="auto"/>
        <w:jc w:val="center"/>
        <w:rPr>
          <w:rFonts w:ascii="Times New Roman" w:hAnsi="Times New Roman"/>
          <w:bCs/>
          <w:i/>
          <w:sz w:val="26"/>
          <w:szCs w:val="26"/>
          <w:lang w:val="vi-VN"/>
        </w:rPr>
      </w:pPr>
      <w:r>
        <w:rPr>
          <w:rFonts w:ascii="Times New Roman" w:hAnsi="Times New Roman"/>
          <w:bCs/>
          <w:i/>
          <w:sz w:val="26"/>
          <w:szCs w:val="26"/>
          <w:highlight w:val="yellow"/>
          <w:lang w:val="nl-NL"/>
        </w:rPr>
        <w:t xml:space="preserve">(Kèm theo hợp đồng </w:t>
      </w:r>
      <w:del w:id="9127" w:author="VNCN E&amp;C" w:date="2026-10-06T08:00:00Z">
        <w:r>
          <w:rPr>
            <w:rFonts w:ascii="Times New Roman" w:hAnsi="Times New Roman"/>
            <w:bCs/>
            <w:i/>
            <w:sz w:val="26"/>
            <w:szCs w:val="26"/>
            <w:highlight w:val="yellow"/>
            <w:lang w:val="nl-NL"/>
          </w:rPr>
          <w:delText xml:space="preserve">số……..…/2026/HĐ/YS/BXD ngày……tháng……năm 2026</w:delText>
        </w:r>
      </w:del>
      <w:ins w:id="9128"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0E6A535B" w14:textId="77777777" w:rsidR="00D52C95" w:rsidRPr="00302315" w:rsidRDefault="00D52C95" w:rsidP="007A44B1">
      <w:pPr>
        <w:spacing w:after="120" w:line="276" w:lineRule="auto"/>
        <w:rPr>
          <w:rFonts w:ascii="Times New Roman" w:hAnsi="Times New Roman"/>
          <w:b/>
          <w:bCs/>
          <w:iCs/>
          <w:sz w:val="26"/>
          <w:szCs w:val="26"/>
          <w:lang w:val="vi-VN"/>
        </w:rPr>
      </w:pPr>
    </w:p>
    <w:p w14:paraId="200C7F7C" w14:textId="77777777" w:rsidR="00096978" w:rsidRPr="00302315" w:rsidRDefault="00096978" w:rsidP="007A44B1">
      <w:pPr>
        <w:spacing w:after="120" w:line="276" w:lineRule="auto"/>
        <w:jc w:val="center"/>
        <w:rPr>
          <w:rFonts w:ascii="Times New Roman" w:hAnsi="Times New Roman"/>
          <w:b/>
          <w:bCs/>
          <w:sz w:val="26"/>
          <w:szCs w:val="26"/>
        </w:rPr>
      </w:pPr>
    </w:p>
    <w:p w14:paraId="1A837F15" w14:textId="77777777" w:rsidR="00B67E71" w:rsidRPr="00302315" w:rsidRDefault="00B67E71" w:rsidP="007A44B1">
      <w:pPr>
        <w:spacing w:after="120" w:line="276" w:lineRule="auto"/>
        <w:jc w:val="center"/>
        <w:rPr>
          <w:rFonts w:ascii="Times New Roman" w:hAnsi="Times New Roman"/>
          <w:b/>
          <w:bCs/>
          <w:sz w:val="26"/>
          <w:szCs w:val="26"/>
        </w:rPr>
      </w:pPr>
    </w:p>
    <w:p w14:paraId="41AF0399" w14:textId="77777777" w:rsidR="00096978" w:rsidRPr="00302315" w:rsidRDefault="00D52C95" w:rsidP="007A44B1">
      <w:pPr>
        <w:spacing w:after="120" w:line="276" w:lineRule="auto"/>
        <w:jc w:val="center"/>
        <w:rPr>
          <w:rFonts w:ascii="Times New Roman" w:hAnsi="Times New Roman"/>
          <w:b/>
          <w:bCs/>
          <w:sz w:val="26"/>
          <w:szCs w:val="26"/>
        </w:rPr>
      </w:pPr>
      <w:r>
        <w:rPr>
          <w:rFonts w:ascii="Times New Roman" w:hAnsi="Times New Roman"/>
          <w:b/>
          <w:bCs/>
          <w:sz w:val="26"/>
          <w:szCs w:val="26"/>
        </w:rPr>
        <w:br w:type="column"/>
        <w:lastRenderedPageBreak/>
        <w:t>BIỂU 06</w:t>
      </w:r>
    </w:p>
    <w:p w14:paraId="7229DC8C"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t xml:space="preserve"> </w:t>
      </w:r>
      <w:r>
        <w:rPr>
          <w:rFonts w:ascii="Times New Roman" w:hAnsi="Times New Roman"/>
          <w:b/>
          <w:bCs/>
          <w:sz w:val="26"/>
          <w:szCs w:val="26"/>
        </w:rPr>
        <w:t>MẪU BẢO LÃNH THỰC HIỆN HỢP ĐỒNG. BẢO LÃNH TIỀN TẠM ỨNG</w:t>
      </w:r>
    </w:p>
    <w:p w14:paraId="4AFECA24"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t>BẢO LÃNH BẢO HÀNH. BẢO LÃNH QUYẾT TOÁN HỢP ĐỒNG</w:t>
      </w:r>
    </w:p>
    <w:p w14:paraId="2B9D947B" w14:textId="77777777" w:rsidR="00096978" w:rsidRPr="00302315" w:rsidRDefault="00657743" w:rsidP="007A44B1">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 xml:space="preserve">(Kèm theo hợp đồng </w:t>
      </w:r>
      <w:del w:id="9129" w:author="VNCN E&amp;C" w:date="2026-10-06T08:00:00Z">
        <w:r>
          <w:rPr>
            <w:rFonts w:ascii="Times New Roman" w:hAnsi="Times New Roman"/>
            <w:bCs/>
            <w:i/>
            <w:sz w:val="26"/>
            <w:szCs w:val="26"/>
            <w:highlight w:val="yellow"/>
            <w:lang w:val="nl-NL"/>
          </w:rPr>
          <w:delText xml:space="preserve">số……..…/2026/HĐ/YS/BXD ngày……tháng……năm 2026</w:delText>
        </w:r>
      </w:del>
      <w:ins w:id="9130"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5755FE83" w14:textId="77777777" w:rsidR="00096978" w:rsidRPr="00302315" w:rsidRDefault="00096978" w:rsidP="007A44B1">
      <w:pPr>
        <w:spacing w:after="120" w:line="276" w:lineRule="auto"/>
        <w:jc w:val="center"/>
        <w:rPr>
          <w:rFonts w:ascii="Times New Roman" w:hAnsi="Times New Roman"/>
          <w:i/>
          <w:sz w:val="26"/>
          <w:szCs w:val="26"/>
        </w:rPr>
      </w:pPr>
    </w:p>
    <w:p w14:paraId="582DF688" w14:textId="77777777" w:rsidR="00096978" w:rsidRPr="00302315" w:rsidRDefault="00096978" w:rsidP="007A44B1">
      <w:pPr>
        <w:spacing w:after="120" w:line="276" w:lineRule="auto"/>
        <w:jc w:val="center"/>
        <w:rPr>
          <w:rFonts w:ascii="Times New Roman" w:hAnsi="Times New Roman"/>
          <w:b/>
          <w:i/>
          <w:spacing w:val="-10"/>
          <w:w w:val="125"/>
          <w:sz w:val="26"/>
          <w:szCs w:val="26"/>
        </w:rPr>
      </w:pPr>
    </w:p>
    <w:p w14:paraId="55F5C87B" w14:textId="77777777" w:rsidR="00096978" w:rsidRPr="00302315" w:rsidRDefault="00096978" w:rsidP="007A44B1">
      <w:pPr>
        <w:spacing w:after="120" w:line="276" w:lineRule="auto"/>
        <w:jc w:val="both"/>
        <w:rPr>
          <w:rFonts w:ascii="Times New Roman" w:hAnsi="Times New Roman"/>
          <w:sz w:val="26"/>
          <w:szCs w:val="26"/>
          <w:lang w:val="it-IT"/>
        </w:rPr>
      </w:pPr>
    </w:p>
    <w:p w14:paraId="473A1A8C" w14:textId="77777777" w:rsidR="00096978" w:rsidRPr="00302315" w:rsidRDefault="00096978" w:rsidP="007A44B1">
      <w:pPr>
        <w:spacing w:after="120" w:line="276" w:lineRule="auto"/>
        <w:jc w:val="both"/>
        <w:rPr>
          <w:rFonts w:ascii="Times New Roman" w:hAnsi="Times New Roman"/>
          <w:i/>
          <w:sz w:val="26"/>
          <w:szCs w:val="26"/>
          <w:lang w:val="it-IT"/>
        </w:rPr>
      </w:pPr>
    </w:p>
    <w:p w14:paraId="1B194294" w14:textId="77777777" w:rsidR="00096978" w:rsidRPr="00302315" w:rsidRDefault="00096978" w:rsidP="007A44B1">
      <w:pPr>
        <w:spacing w:after="120" w:line="276" w:lineRule="auto"/>
        <w:jc w:val="both"/>
        <w:rPr>
          <w:rFonts w:ascii="Times New Roman" w:hAnsi="Times New Roman"/>
          <w:i/>
          <w:sz w:val="26"/>
          <w:szCs w:val="26"/>
          <w:lang w:val="it-IT"/>
        </w:rPr>
      </w:pPr>
    </w:p>
    <w:p w14:paraId="534B766E" w14:textId="7C6B4587" w:rsidR="00096978" w:rsidRPr="00302315" w:rsidRDefault="00096978" w:rsidP="007A44B1">
      <w:pPr>
        <w:spacing w:after="120" w:line="276" w:lineRule="auto"/>
        <w:jc w:val="center"/>
        <w:rPr>
          <w:rFonts w:ascii="Times New Roman" w:hAnsi="Times New Roman"/>
          <w:b/>
          <w:spacing w:val="-10"/>
          <w:sz w:val="26"/>
          <w:szCs w:val="26"/>
          <w:lang w:val="it-IT"/>
        </w:rPr>
      </w:pPr>
      <w:r>
        <w:rPr>
          <w:rFonts w:ascii="Times New Roman" w:hAnsi="Times New Roman"/>
          <w:i/>
          <w:sz w:val="26"/>
          <w:szCs w:val="26"/>
          <w:lang w:val="it-IT"/>
        </w:rPr>
        <w:br w:type="page"/>
      </w:r>
    </w:p>
    <w:p w14:paraId="1039D7C2" w14:textId="3A574F9E" w:rsidR="009E3F9F" w:rsidRPr="00302315" w:rsidRDefault="009E3F9F" w:rsidP="007A44B1">
      <w:pPr>
        <w:spacing w:after="120" w:line="276" w:lineRule="auto"/>
        <w:jc w:val="center"/>
        <w:rPr>
          <w:rFonts w:ascii="Times New Roman" w:hAnsi="Times New Roman"/>
          <w:sz w:val="26"/>
          <w:szCs w:val="26"/>
          <w:lang w:val="it-IT"/>
        </w:rPr>
      </w:pPr>
      <w:r>
        <w:rPr>
          <w:rFonts w:ascii="Times New Roman" w:hAnsi="Times New Roman"/>
          <w:b/>
          <w:bCs/>
          <w:sz w:val="26"/>
          <w:szCs w:val="26"/>
          <w:lang w:val="it-IT"/>
        </w:rPr>
        <w:lastRenderedPageBreak/>
        <w:t>BIỂU 07</w:t>
      </w:r>
    </w:p>
    <w:p w14:paraId="1616F2F0" w14:textId="27B25CAB" w:rsidR="009E3F9F" w:rsidRPr="00302315" w:rsidRDefault="009E3F9F" w:rsidP="007A44B1">
      <w:pPr>
        <w:spacing w:after="120" w:line="276" w:lineRule="auto"/>
        <w:jc w:val="center"/>
        <w:rPr>
          <w:rFonts w:ascii="Times New Roman" w:hAnsi="Times New Roman"/>
          <w:b/>
          <w:bCs/>
          <w:sz w:val="26"/>
          <w:szCs w:val="26"/>
          <w:lang w:val="it-IT"/>
        </w:rPr>
      </w:pPr>
      <w:r>
        <w:rPr>
          <w:rFonts w:ascii="Times New Roman" w:hAnsi="Times New Roman"/>
          <w:b/>
          <w:bCs/>
          <w:sz w:val="26"/>
          <w:szCs w:val="26"/>
          <w:lang w:val="it-IT"/>
        </w:rPr>
        <w:t>HAO HỤT CHO PHÉP CÁC VẬT TƯ BÊN A CẤP CHO BÊN B</w:t>
      </w:r>
    </w:p>
    <w:p w14:paraId="0972A347" w14:textId="77777777" w:rsidR="009E3F9F" w:rsidRPr="00302315" w:rsidRDefault="009E3F9F" w:rsidP="007A44B1">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 xml:space="preserve">(Kèm theo hợp đồng </w:t>
      </w:r>
      <w:del w:id="9131" w:author="VNCN E&amp;C" w:date="2026-10-06T08:00:00Z">
        <w:r>
          <w:rPr>
            <w:rFonts w:ascii="Times New Roman" w:hAnsi="Times New Roman"/>
            <w:bCs/>
            <w:i/>
            <w:sz w:val="26"/>
            <w:szCs w:val="26"/>
            <w:highlight w:val="yellow"/>
            <w:lang w:val="nl-NL"/>
          </w:rPr>
          <w:delText xml:space="preserve">số……..…/2026/HĐ/YS/BXD ngày……tháng……năm 2026</w:delText>
        </w:r>
      </w:del>
      <w:ins w:id="9132" w:author="VNCN E&amp;C" w:date="2026-10-06T08:00:00Z">
        <w:r>
          <w:rPr>
            <w:rFonts w:ascii="Times New Roman" w:hAnsi="Times New Roman"/>
            <w:bCs/>
            <w:i/>
            <w:sz w:val="26"/>
            <w:szCs w:val="26"/>
            <w:lang w:val="nl-NL"/>
          </w:rPr>
          <w:t xml:space="preserve">số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/2026/HĐXD/VNCNEC-PH ngày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tháng 10 năm 2026</w:t>
        </w:r>
      </w:ins>
      <w:r>
        <w:rPr>
          <w:rFonts w:ascii="Times New Roman" w:hAnsi="Times New Roman"/>
          <w:bCs/>
          <w:i/>
          <w:sz w:val="26"/>
          <w:szCs w:val="26"/>
          <w:highlight w:val="yellow"/>
          <w:lang w:val="nl-NL"/>
        </w:rPr>
        <w:t xml:space="preserve">)</w:t>
      </w:r>
    </w:p>
    <w:p w14:paraId="0DEE9637" w14:textId="77777777" w:rsidR="00096978" w:rsidRPr="00302315" w:rsidRDefault="00096978" w:rsidP="007A44B1">
      <w:pPr>
        <w:spacing w:after="120" w:line="276" w:lineRule="auto"/>
        <w:jc w:val="center"/>
        <w:rPr>
          <w:rFonts w:ascii="Times New Roman" w:hAnsi="Times New Roman"/>
          <w:i/>
          <w:sz w:val="26"/>
          <w:szCs w:val="26"/>
          <w:lang w:val="it-IT"/>
        </w:rPr>
      </w:pPr>
    </w:p>
    <w:p w14:paraId="15057108" w14:textId="77777777" w:rsidR="00096978" w:rsidRPr="00302315" w:rsidRDefault="00096978" w:rsidP="007A44B1">
      <w:pPr>
        <w:spacing w:after="120" w:line="276" w:lineRule="auto"/>
        <w:jc w:val="center"/>
        <w:rPr>
          <w:rFonts w:ascii="Times New Roman" w:hAnsi="Times New Roman"/>
          <w:bCs/>
          <w:i/>
          <w:iCs/>
          <w:sz w:val="26"/>
          <w:szCs w:val="26"/>
          <w:lang w:val="nl-NL"/>
        </w:rPr>
      </w:pPr>
    </w:p>
    <w:p w14:paraId="0F46B6CD" w14:textId="77777777" w:rsidR="00096978" w:rsidRPr="00302315" w:rsidRDefault="00096978" w:rsidP="007A44B1">
      <w:pPr>
        <w:spacing w:after="120" w:line="276" w:lineRule="auto"/>
        <w:jc w:val="center"/>
        <w:rPr>
          <w:rFonts w:ascii="Times New Roman" w:hAnsi="Times New Roman"/>
          <w:sz w:val="26"/>
          <w:szCs w:val="26"/>
          <w:lang w:val="nl-NL"/>
        </w:rPr>
      </w:pPr>
    </w:p>
    <w:sectPr w:rsidR="00096978" w:rsidRPr="00302315" w:rsidSect="00D107CC">
      <w:footerReference w:type="default" r:id="rId8"/>
      <w:pgSz w:w="11907" w:h="16840" w:code="9"/>
      <w:pgMar w:top="1134" w:right="1134"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A8A9" w14:textId="77777777" w:rsidR="00973F92" w:rsidRDefault="00973F92" w:rsidP="00096978">
      <w:r>
        <w:separator/>
      </w:r>
    </w:p>
  </w:endnote>
  <w:endnote w:type="continuationSeparator" w:id="0">
    <w:p w14:paraId="15959CAB" w14:textId="77777777" w:rsidR="00973F92" w:rsidRDefault="00973F92"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74F9" w14:textId="77777777" w:rsidR="00973F92" w:rsidRDefault="00973F92" w:rsidP="00096978">
      <w:r>
        <w:separator/>
      </w:r>
    </w:p>
  </w:footnote>
  <w:footnote w:type="continuationSeparator" w:id="0">
    <w:p w14:paraId="428EFC78" w14:textId="77777777" w:rsidR="00973F92" w:rsidRDefault="00973F92"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5"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29"/>
  </w:num>
  <w:num w:numId="2" w16cid:durableId="1753164198">
    <w:abstractNumId w:val="16"/>
  </w:num>
  <w:num w:numId="3" w16cid:durableId="1910576015">
    <w:abstractNumId w:val="26"/>
  </w:num>
  <w:num w:numId="4" w16cid:durableId="568346546">
    <w:abstractNumId w:val="4"/>
  </w:num>
  <w:num w:numId="5" w16cid:durableId="1339500919">
    <w:abstractNumId w:val="20"/>
  </w:num>
  <w:num w:numId="6" w16cid:durableId="976036056">
    <w:abstractNumId w:val="6"/>
  </w:num>
  <w:num w:numId="7" w16cid:durableId="1379282379">
    <w:abstractNumId w:val="10"/>
  </w:num>
  <w:num w:numId="8" w16cid:durableId="987779573">
    <w:abstractNumId w:val="41"/>
  </w:num>
  <w:num w:numId="9" w16cid:durableId="390619931">
    <w:abstractNumId w:val="45"/>
  </w:num>
  <w:num w:numId="10" w16cid:durableId="644816073">
    <w:abstractNumId w:val="38"/>
  </w:num>
  <w:num w:numId="11" w16cid:durableId="989408971">
    <w:abstractNumId w:val="13"/>
  </w:num>
  <w:num w:numId="12" w16cid:durableId="382561483">
    <w:abstractNumId w:val="24"/>
  </w:num>
  <w:num w:numId="13" w16cid:durableId="1547326542">
    <w:abstractNumId w:val="3"/>
  </w:num>
  <w:num w:numId="14" w16cid:durableId="2144345083">
    <w:abstractNumId w:val="17"/>
  </w:num>
  <w:num w:numId="15" w16cid:durableId="1778023062">
    <w:abstractNumId w:val="37"/>
  </w:num>
  <w:num w:numId="16" w16cid:durableId="313878805">
    <w:abstractNumId w:val="32"/>
  </w:num>
  <w:num w:numId="17" w16cid:durableId="404229026">
    <w:abstractNumId w:val="14"/>
  </w:num>
  <w:num w:numId="18" w16cid:durableId="613437418">
    <w:abstractNumId w:val="11"/>
  </w:num>
  <w:num w:numId="19" w16cid:durableId="807093880">
    <w:abstractNumId w:val="43"/>
  </w:num>
  <w:num w:numId="20" w16cid:durableId="341856678">
    <w:abstractNumId w:val="19"/>
  </w:num>
  <w:num w:numId="21" w16cid:durableId="1191996837">
    <w:abstractNumId w:val="33"/>
  </w:num>
  <w:num w:numId="22" w16cid:durableId="80682015">
    <w:abstractNumId w:val="18"/>
  </w:num>
  <w:num w:numId="23" w16cid:durableId="1556156862">
    <w:abstractNumId w:val="34"/>
  </w:num>
  <w:num w:numId="24" w16cid:durableId="420837127">
    <w:abstractNumId w:val="40"/>
  </w:num>
  <w:num w:numId="25" w16cid:durableId="2092120191">
    <w:abstractNumId w:val="8"/>
  </w:num>
  <w:num w:numId="26" w16cid:durableId="881596708">
    <w:abstractNumId w:val="39"/>
  </w:num>
  <w:num w:numId="27" w16cid:durableId="244999395">
    <w:abstractNumId w:val="31"/>
  </w:num>
  <w:num w:numId="28" w16cid:durableId="186673575">
    <w:abstractNumId w:val="7"/>
  </w:num>
  <w:num w:numId="29" w16cid:durableId="1416978085">
    <w:abstractNumId w:val="36"/>
  </w:num>
  <w:num w:numId="30" w16cid:durableId="1689794665">
    <w:abstractNumId w:val="23"/>
  </w:num>
  <w:num w:numId="31" w16cid:durableId="1024600073">
    <w:abstractNumId w:val="0"/>
  </w:num>
  <w:num w:numId="32" w16cid:durableId="487475596">
    <w:abstractNumId w:val="15"/>
  </w:num>
  <w:num w:numId="33" w16cid:durableId="655300695">
    <w:abstractNumId w:val="44"/>
  </w:num>
  <w:num w:numId="34" w16cid:durableId="1380351296">
    <w:abstractNumId w:val="2"/>
  </w:num>
  <w:num w:numId="35" w16cid:durableId="1627737369">
    <w:abstractNumId w:val="1"/>
  </w:num>
  <w:num w:numId="36" w16cid:durableId="1914467800">
    <w:abstractNumId w:val="35"/>
  </w:num>
  <w:num w:numId="37" w16cid:durableId="878738757">
    <w:abstractNumId w:val="5"/>
  </w:num>
  <w:num w:numId="38" w16cid:durableId="6519448">
    <w:abstractNumId w:val="9"/>
  </w:num>
  <w:num w:numId="39" w16cid:durableId="1094202867">
    <w:abstractNumId w:val="22"/>
  </w:num>
  <w:num w:numId="40" w16cid:durableId="671228">
    <w:abstractNumId w:val="25"/>
  </w:num>
  <w:num w:numId="41" w16cid:durableId="1070422171">
    <w:abstractNumId w:val="42"/>
  </w:num>
  <w:num w:numId="42" w16cid:durableId="1438480270">
    <w:abstractNumId w:val="30"/>
  </w:num>
  <w:num w:numId="43" w16cid:durableId="1712193621">
    <w:abstractNumId w:val="12"/>
  </w:num>
  <w:num w:numId="44" w16cid:durableId="129394959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7"/>
  </w:num>
  <w:num w:numId="46" w16cid:durableId="82073673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34B3"/>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3505"/>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44</Pages>
  <Words>12949</Words>
  <Characters>73815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12</cp:revision>
  <cp:lastPrinted>2026-06-30T03:14:00Z</cp:lastPrinted>
  <dcterms:created xsi:type="dcterms:W3CDTF">2026-08-04T07:36:00Z</dcterms:created>
  <dcterms:modified xsi:type="dcterms:W3CDTF">2026-09-29T04:02:00Z</dcterms:modified>
</cp:coreProperties>
</file>