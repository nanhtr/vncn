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6.xml" ContentType="application/vnd.openxmlformats-officedocument.wordprocessingml.footer+xml"/>
  <Override PartName="/word/theme/theme1.xml" ContentType="application/vnd.openxmlformats-officedocument.theme+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0" distB="0" distL="0" distR="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3.3pt,15.3pt" to="307.25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highlight w:val="yellow"/>
          <w:lang w:val="pt-BR"/>
        </w:rPr>
        <w:t>Số:................  /2026-HĐXD/VNCNEC-PHC.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r>
        <w:rPr>
          <w:rFonts w:ascii="Times New Roman" w:hAnsi="Times New Roman"/>
          <w:b/>
          <w:bCs/>
          <w:sz w:val="26"/>
          <w:szCs w:val="26"/>
          <w:lang w:val="pt-BR"/>
        </w:rPr>
        <w:t>Gói thầu:  Thi công hệ cừ, văng chống, kết cấu phần ngầm và chống thấm phần ngầm cho khối nhà ở xã hội CT1.2 và CT2 (CT2.1, CT2.2, CT2.3)</w:t>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lang w:val="vi-VN"/>
        </w:rPr>
        <w:t>CỔ PHẦN XÂY DỰNG PHỤC HƯNG HOLDINGS</w:t>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sz w:val="26"/>
          <w:szCs w:val="26"/>
          <w:lang w:val="es-ES"/>
        </w:rPr>
      </w:pPr>
      <w:r>
        <w:rPr>
          <w:rFonts w:ascii="Times New Roman" w:hAnsi="Times New Roman"/>
          <w:sz w:val="26"/>
          <w:szCs w:val="26"/>
          <w:lang w:val="es-ES"/>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0" distB="0" distL="0" distR="0"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5.25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highlight w:val="yellow"/>
        </w:rPr>
        <w:t>Số:            /2026/HĐ/VNCNEC</w:t>
      </w:r>
      <w:r>
        <w:rPr>
          <w:rFonts w:ascii="Times New Roman" w:hAnsi="Times New Roman"/>
          <w:b/>
          <w:sz w:val="26"/>
          <w:szCs w:val="26"/>
          <w:highlight w:val="yellow"/>
          <w:lang w:val="vi-VN"/>
        </w:rPr>
        <w:t>-</w:t>
      </w:r>
      <w:r>
        <w:rPr>
          <w:rFonts w:ascii="Times New Roman" w:hAnsi="Times New Roman"/>
          <w:b/>
          <w:sz w:val="26"/>
          <w:szCs w:val="26"/>
        </w:rPr>
        <w:t>PHC</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lang w:val="nl-NL"/>
        </w:rPr>
        <w:t xml:space="preserve">- </w:t>
      </w:r>
      <w:r>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pPr>
        <w:pStyle w:val="Normal"/>
        <w:spacing w:lineRule="auto" w:line="276" w:before="0" w:after="120"/>
        <w:contextualSpacing/>
        <w:jc w:val="both"/>
        <w:rPr>
          <w:rFonts w:ascii="Times New Roman" w:hAnsi="Times New Roman"/>
          <w:i/>
          <w:i/>
          <w:sz w:val="26"/>
          <w:szCs w:val="26"/>
        </w:rPr>
      </w:pPr>
      <w:r>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50"/>
        <w:gridCol w:w="311"/>
        <w:gridCol w:w="2982"/>
        <w:gridCol w:w="631"/>
        <w:gridCol w:w="1107"/>
        <w:gridCol w:w="2811"/>
      </w:tblGrid>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A</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tc>
      </w:tr>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Tầng 18, tòa nhà Vinaconex, số 34 Láng Hạ, phường Láng, Hà Nội.</w:t>
            </w:r>
          </w:p>
        </w:tc>
      </w:tr>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024 37765888</w:t>
            </w:r>
          </w:p>
        </w:tc>
        <w:tc>
          <w:tcPr>
            <w:tcW w:w="63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3918" w:type="dxa"/>
            <w:gridSpan w:val="2"/>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Fax: 024 37765999</w:t>
            </w:r>
          </w:p>
        </w:tc>
      </w:tr>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2982"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lang w:val="vi-VN" w:eastAsia="en-US" w:bidi="ar-SA"/>
              </w:rPr>
              <w:t>0102261441</w:t>
            </w:r>
          </w:p>
        </w:tc>
        <w:tc>
          <w:tcPr>
            <w:tcW w:w="63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107"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8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Normal"/>
              <w:widowControl/>
              <w:spacing w:lineRule="auto" w:line="276" w:before="0" w:after="120"/>
              <w:jc w:val="both"/>
              <w:rPr>
                <w:rFonts w:ascii="Times New Roman" w:hAnsi="Times New Roman"/>
                <w:b/>
                <w:sz w:val="26"/>
                <w:szCs w:val="26"/>
              </w:rPr>
            </w:pPr>
            <w:r>
              <w:rPr>
                <w:rFonts w:ascii="Times New Roman" w:hAnsi="Times New Roman"/>
                <w:kern w:val="0"/>
                <w:sz w:val="26"/>
                <w:szCs w:val="26"/>
                <w:lang w:val="vi-VN" w:eastAsia="en-US" w:bidi="ar-SA"/>
              </w:rPr>
              <w:t>0491001572401 tại ngân hàng Vietcombank - C</w:t>
            </w:r>
            <w:r>
              <w:rPr>
                <w:rFonts w:ascii="Times New Roman" w:hAnsi="Times New Roman"/>
                <w:kern w:val="0"/>
                <w:sz w:val="26"/>
                <w:szCs w:val="26"/>
                <w:lang w:val="en-US" w:eastAsia="en-US" w:bidi="ar-SA"/>
              </w:rPr>
              <w:t>N</w:t>
            </w:r>
            <w:r>
              <w:rPr>
                <w:rFonts w:ascii="Times New Roman" w:hAnsi="Times New Roman"/>
                <w:kern w:val="0"/>
                <w:sz w:val="26"/>
                <w:szCs w:val="26"/>
                <w:lang w:val="vi-VN" w:eastAsia="en-US" w:bidi="ar-SA"/>
              </w:rPr>
              <w:t xml:space="preserve"> Thăng Long</w:t>
            </w:r>
          </w:p>
        </w:tc>
      </w:tr>
      <w:tr>
        <w:trPr/>
        <w:tc>
          <w:tcPr>
            <w:tcW w:w="1650"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3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531" w:type="dxa"/>
            <w:gridSpan w:val="4"/>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Ông</w:t>
            </w:r>
            <w:r>
              <w:rPr>
                <w:rFonts w:ascii="Times New Roman" w:hAnsi="Times New Roman"/>
                <w:kern w:val="0"/>
                <w:sz w:val="26"/>
                <w:szCs w:val="26"/>
                <w:lang w:val="en-US" w:bidi="ar-SA"/>
              </w:rPr>
              <w:t xml:space="preserve"> </w:t>
            </w:r>
            <w:r>
              <w:rPr>
                <w:rFonts w:ascii="Times New Roman" w:hAnsi="Times New Roman"/>
                <w:b/>
                <w:bCs/>
                <w:kern w:val="0"/>
                <w:sz w:val="26"/>
                <w:szCs w:val="26"/>
                <w:lang w:val="vi-VN" w:bidi="ar-SA"/>
              </w:rPr>
              <w:t>Nguyễn Duy Quang</w:t>
            </w:r>
            <w:r>
              <w:rPr>
                <w:rFonts w:ascii="Times New Roman" w:hAnsi="Times New Roman"/>
                <w:kern w:val="0"/>
                <w:sz w:val="26"/>
                <w:szCs w:val="26"/>
                <w:lang w:val="vi-VN" w:bidi="ar-SA"/>
              </w:rPr>
              <w:t xml:space="preserve">          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tbl>
      <w:tblPr>
        <w:tblStyle w:val="TableGrid"/>
        <w:tblW w:w="92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14"/>
        <w:gridCol w:w="290"/>
        <w:gridCol w:w="3146"/>
        <w:gridCol w:w="439"/>
        <w:gridCol w:w="1511"/>
        <w:gridCol w:w="2269"/>
      </w:tblGrid>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highlight w:val="yellow"/>
              </w:rPr>
            </w:pPr>
            <w:r>
              <w:rPr>
                <w:rFonts w:ascii="Times New Roman" w:hAnsi="Times New Roman"/>
                <w:b/>
                <w:bCs/>
                <w:kern w:val="0"/>
                <w:sz w:val="26"/>
                <w:szCs w:val="26"/>
                <w:lang w:val="en-US" w:eastAsia="en-US" w:bidi="ar-SA"/>
              </w:rPr>
              <w:t>BÊN B</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Cs/>
                <w:sz w:val="26"/>
                <w:szCs w:val="26"/>
                <w:lang w:val="en-US"/>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highlight w:val="yellow"/>
                <w:lang w:val="vi-VN" w:eastAsia="en-US" w:bidi="ar-SA"/>
              </w:rPr>
              <w:t xml:space="preserve">CÔNG TY </w:t>
            </w:r>
            <w:r>
              <w:rPr>
                <w:rFonts w:ascii="Times New Roman" w:hAnsi="Times New Roman"/>
                <w:b/>
                <w:bCs/>
                <w:kern w:val="0"/>
                <w:sz w:val="26"/>
                <w:szCs w:val="26"/>
                <w:lang w:val="vi-VN" w:eastAsia="en-US" w:bidi="ar-SA"/>
              </w:rPr>
              <w:t>CỔ PHẦN XÂY DỰNG PHỤC HƯNG HOLDINGS</w:t>
            </w:r>
          </w:p>
        </w:tc>
      </w:tr>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Tầng 1, Tháp A, Tòa nhà CT2 (The Light), Đường Tố Hữu, Phường Đại Mỗ, Thành phố Hà Nội</w:t>
            </w:r>
          </w:p>
        </w:tc>
      </w:tr>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3146"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0101311315</w:t>
            </w:r>
          </w:p>
        </w:tc>
        <w:tc>
          <w:tcPr>
            <w:tcW w:w="439"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1511"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c>
          <w:tcPr>
            <w:tcW w:w="2269"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
                <w:kern w:val="0"/>
                <w:sz w:val="26"/>
                <w:szCs w:val="26"/>
                <w:lang w:bidi="ar-SA"/>
              </w:rPr>
            </w:r>
          </w:p>
        </w:tc>
      </w:tr>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lang w:val="vi-VN" w:bidi="ar-SA"/>
              </w:rPr>
              <w:t>125.00000.18 tại Ngân hàng TMCP Đ</w:t>
            </w:r>
            <w:r>
              <w:rPr>
                <w:rFonts w:ascii="Times New Roman" w:hAnsi="Times New Roman"/>
                <w:kern w:val="0"/>
                <w:sz w:val="26"/>
                <w:szCs w:val="26"/>
                <w:lang w:bidi="ar-SA"/>
              </w:rPr>
              <w:t>T</w:t>
            </w:r>
            <w:r>
              <w:rPr>
                <w:rFonts w:ascii="Times New Roman" w:hAnsi="Times New Roman"/>
                <w:kern w:val="0"/>
                <w:sz w:val="26"/>
                <w:szCs w:val="26"/>
                <w:lang w:val="vi-VN" w:bidi="ar-SA"/>
              </w:rPr>
              <w:t xml:space="preserve"> và </w:t>
            </w:r>
            <w:r>
              <w:rPr>
                <w:rFonts w:ascii="Times New Roman" w:hAnsi="Times New Roman"/>
                <w:kern w:val="0"/>
                <w:sz w:val="26"/>
                <w:szCs w:val="26"/>
                <w:lang w:bidi="ar-SA"/>
              </w:rPr>
              <w:t>PT</w:t>
            </w:r>
            <w:r>
              <w:rPr>
                <w:rFonts w:ascii="Times New Roman" w:hAnsi="Times New Roman"/>
                <w:kern w:val="0"/>
                <w:sz w:val="26"/>
                <w:szCs w:val="26"/>
                <w:lang w:val="vi-VN" w:bidi="ar-SA"/>
              </w:rPr>
              <w:t xml:space="preserve"> VN - CN Đông Đô</w:t>
            </w:r>
          </w:p>
        </w:tc>
      </w:tr>
      <w:tr>
        <w:trPr/>
        <w:tc>
          <w:tcPr>
            <w:tcW w:w="161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90" w:type="dxa"/>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bCs/>
                <w:kern w:val="0"/>
                <w:sz w:val="26"/>
                <w:szCs w:val="26"/>
                <w:lang w:val="en-US" w:bidi="ar-SA"/>
              </w:rPr>
              <w:t>:</w:t>
            </w:r>
          </w:p>
        </w:tc>
        <w:tc>
          <w:tcPr>
            <w:tcW w:w="7365" w:type="dxa"/>
            <w:gridSpan w:val="4"/>
            <w:tcBorders>
              <w:top w:val="nil"/>
              <w:left w:val="nil"/>
              <w:bottom w:val="nil"/>
              <w:right w:val="nil"/>
            </w:tcBorders>
          </w:tcPr>
          <w:p>
            <w:pPr>
              <w:pStyle w:val="BodyText23"/>
              <w:widowControl w:val="false"/>
              <w:spacing w:lineRule="auto" w:line="276" w:before="0" w:after="120"/>
              <w:jc w:val="both"/>
              <w:rPr>
                <w:rFonts w:ascii="Times New Roman" w:hAnsi="Times New Roman"/>
                <w:b/>
                <w:sz w:val="26"/>
                <w:szCs w:val="26"/>
              </w:rPr>
            </w:pPr>
            <w:r>
              <w:rPr>
                <w:rFonts w:ascii="Times New Roman" w:hAnsi="Times New Roman"/>
                <w:kern w:val="0"/>
                <w:sz w:val="26"/>
                <w:szCs w:val="26"/>
                <w:highlight w:val="yellow"/>
                <w:lang w:val="vi-VN" w:bidi="ar-SA"/>
              </w:rPr>
              <w:t xml:space="preserve">Ông </w:t>
            </w:r>
            <w:r>
              <w:rPr>
                <w:rFonts w:ascii="Times New Roman" w:hAnsi="Times New Roman"/>
                <w:b/>
                <w:bCs/>
                <w:kern w:val="0"/>
                <w:sz w:val="26"/>
                <w:szCs w:val="26"/>
                <w:highlight w:val="yellow"/>
                <w:lang w:bidi="ar-SA"/>
              </w:rPr>
              <w:t>Đặng Trọng Đức</w:t>
            </w:r>
            <w:r>
              <w:rPr>
                <w:rFonts w:ascii="Times New Roman" w:hAnsi="Times New Roman"/>
                <w:b/>
                <w:bCs/>
                <w:kern w:val="0"/>
                <w:sz w:val="26"/>
                <w:szCs w:val="26"/>
                <w:lang w:val="en-US" w:bidi="ar-SA"/>
              </w:rPr>
              <w:t xml:space="preserve">                </w:t>
            </w:r>
            <w:r>
              <w:rPr>
                <w:rFonts w:ascii="Times New Roman" w:hAnsi="Times New Roman"/>
                <w:kern w:val="0"/>
                <w:sz w:val="26"/>
                <w:szCs w:val="26"/>
                <w:lang w:val="vi-VN" w:bidi="ar-SA"/>
              </w:rPr>
              <w:t xml:space="preserve">Chức vụ: </w:t>
            </w:r>
            <w:r>
              <w:rPr>
                <w:rFonts w:ascii="Times New Roman" w:hAnsi="Times New Roman"/>
                <w:b/>
                <w:bCs/>
                <w:kern w:val="0"/>
                <w:sz w:val="26"/>
                <w:szCs w:val="26"/>
                <w:lang w:bidi="ar-SA"/>
              </w:rPr>
              <w:t>Tổng Giám đốc</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83736554"/>
      <w:bookmarkStart w:id="1" w:name="_Toc283736673"/>
      <w:bookmarkStart w:id="2" w:name="_Toc179249784"/>
      <w:bookmarkStart w:id="3" w:name="_Toc181075467"/>
      <w:bookmarkStart w:id="4" w:name="_Toc180807089"/>
      <w:bookmarkStart w:id="5" w:name="_Toc183486577"/>
      <w:bookmarkStart w:id="6" w:name="_Toc181075441"/>
      <w:bookmarkStart w:id="7" w:name="_Toc183486575"/>
      <w:bookmarkStart w:id="8" w:name="_Toc269221361"/>
      <w:bookmarkStart w:id="9" w:name="_Toc272318672"/>
      <w:bookmarkStart w:id="10" w:name="_Toc272842163"/>
      <w:bookmarkStart w:id="11" w:name="_Toc273003007"/>
      <w:bookmarkStart w:id="12" w:name="_Toc283298425"/>
      <w:bookmarkStart w:id="13" w:name="_Toc273427126"/>
      <w:bookmarkStart w:id="14" w:name="_Toc283735875"/>
      <w:bookmarkStart w:id="15" w:name="_Toc26922177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jc w:val="both"/>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jc w:val="both"/>
        <w:rPr>
          <w:rFonts w:ascii="Times New Roman" w:hAnsi="Times New Roman"/>
          <w:b/>
          <w:sz w:val="26"/>
          <w:szCs w:val="26"/>
          <w:lang w:val="nl-NL"/>
        </w:rPr>
      </w:pPr>
      <w:bookmarkStart w:id="16" w:name="_Toc179249737"/>
      <w:bookmarkStart w:id="17" w:name="_Toc181075446"/>
      <w:bookmarkStart w:id="18" w:name="_Toc273427102"/>
      <w:bookmarkStart w:id="19" w:name="_Toc180807068"/>
      <w:bookmarkStart w:id="20" w:name="_Toc179249742"/>
      <w:bookmarkStart w:id="21" w:name="_Toc179249741"/>
      <w:bookmarkStart w:id="22" w:name="_Toc180807067"/>
      <w:r>
        <w:rPr>
          <w:rStyle w:val="StyleHeading3BoldCharCharCharCharCharCharCharCharCharCharCharCharCharCharChar"/>
          <w:rFonts w:ascii="Times New Roman" w:hAnsi="Times New Roman"/>
          <w:sz w:val="26"/>
          <w:szCs w:val="26"/>
          <w:lang w:val="nl-NL"/>
        </w:rPr>
        <w:t>1.1. Chủ đầu tư</w:t>
      </w:r>
      <w:bookmarkEnd w:id="21"/>
      <w:bookmarkEnd w:id="22"/>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jc w:val="both"/>
        <w:rPr>
          <w:rFonts w:ascii="Times New Roman" w:hAnsi="Times New Roman"/>
          <w:b/>
          <w:bCs/>
          <w:sz w:val="26"/>
          <w:szCs w:val="26"/>
          <w:lang w:val="nl-NL"/>
        </w:rPr>
      </w:pPr>
      <w:bookmarkStart w:id="23" w:name="_Toc180807068"/>
      <w:bookmarkStart w:id="24" w:name="_Toc179249742"/>
      <w:r>
        <w:rPr>
          <w:rStyle w:val="StyleHeading3BoldCharCharCharCharCharCharCharCharCharCharCharCharCharCharChar"/>
          <w:rFonts w:ascii="Times New Roman" w:hAnsi="Times New Roman"/>
          <w:sz w:val="26"/>
          <w:szCs w:val="26"/>
          <w:lang w:val="nl-NL"/>
        </w:rPr>
        <w:t>1.2. Bên A</w:t>
      </w:r>
      <w:bookmarkEnd w:id="23"/>
      <w:bookmarkEnd w:id="24"/>
      <w:r>
        <w:rPr>
          <w:rStyle w:val="StyleHeading3BoldCharCharCharCharCharCharCharCharCharCharCharCharCharCharChar"/>
          <w:rFonts w:ascii="Times New Roman" w:hAnsi="Times New Roman"/>
          <w:sz w:val="26"/>
          <w:szCs w:val="26"/>
          <w:lang w:val="nl-NL"/>
        </w:rPr>
        <w:t xml:space="preserve"> </w:t>
      </w:r>
      <w:bookmarkStart w:id="25" w:name="_Toc179249743"/>
      <w:bookmarkStart w:id="26" w:name="_Toc273427103"/>
      <w:bookmarkStart w:id="27" w:name="_Toc181075447"/>
      <w:bookmarkStart w:id="28" w:name="_Toc180807069"/>
      <w:bookmarkEnd w:id="17"/>
      <w:bookmarkEnd w:id="18"/>
      <w:r>
        <w:rPr>
          <w:rFonts w:ascii="Times New Roman" w:hAnsi="Times New Roman"/>
          <w:sz w:val="26"/>
          <w:szCs w:val="26"/>
          <w:lang w:val="nl-NL"/>
        </w:rPr>
        <w:t>là Công ty Cổ phần Đầu tư Xây dựng và Kỹ thuật VNCN E&amp;C.</w:t>
      </w:r>
    </w:p>
    <w:p>
      <w:pPr>
        <w:pStyle w:val="Normal"/>
        <w:spacing w:lineRule="auto" w:line="276" w:before="0" w:after="120"/>
        <w:jc w:val="both"/>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w:t>
      </w:r>
      <w:r>
        <w:rPr>
          <w:rStyle w:val="StyleHeading3BoldCharCharCharCharCharCharCharCharCharCharCharCharCharCharChar"/>
          <w:rFonts w:ascii="Times New Roman" w:hAnsi="Times New Roman"/>
          <w:sz w:val="26"/>
          <w:szCs w:val="26"/>
          <w:highlight w:val="yellow"/>
          <w:lang w:val="nl-NL"/>
        </w:rPr>
        <w:t>Công ty Cổ phần Xây dựng Phục Hưng Holdings</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5"/>
      <w:bookmarkEnd w:id="26"/>
      <w:bookmarkEnd w:id="27"/>
      <w:bookmarkEnd w:id="2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w:t>
      </w:r>
      <w:r>
        <w:rPr>
          <w:rStyle w:val="StyleHeading3BoldCharCharCharCharCharCharCharCharCharCharCharCharCharCharChar"/>
          <w:rFonts w:ascii="Times New Roman" w:hAnsi="Times New Roman"/>
          <w:b w:val="false"/>
          <w:bCs w:val="false"/>
          <w:sz w:val="26"/>
          <w:szCs w:val="26"/>
          <w:lang w:val="nl-NL"/>
        </w:rPr>
        <w:t>Chủ đầu tư.</w:t>
      </w:r>
    </w:p>
    <w:p>
      <w:pPr>
        <w:pStyle w:val="Normal"/>
        <w:spacing w:lineRule="auto" w:line="276" w:before="0" w:after="120"/>
        <w:jc w:val="both"/>
        <w:rPr>
          <w:rFonts w:ascii="Times New Roman" w:hAnsi="Times New Roman"/>
          <w:b/>
          <w:sz w:val="26"/>
          <w:szCs w:val="26"/>
          <w:lang w:val="nl-NL"/>
        </w:rPr>
      </w:pPr>
      <w:bookmarkStart w:id="29" w:name="_Toc273427104"/>
      <w:bookmarkStart w:id="30" w:name="_Toc181075450"/>
      <w:bookmarkStart w:id="31" w:name="_Toc180807072"/>
      <w:r>
        <w:rPr>
          <w:rStyle w:val="StyleHeading3BoldCharCharCharCharCharCharCharCharCharCharCharCharCharCharChar"/>
          <w:rFonts w:ascii="Times New Roman" w:hAnsi="Times New Roman"/>
          <w:sz w:val="26"/>
          <w:szCs w:val="26"/>
          <w:lang w:val="nl-NL" w:eastAsia="en-US"/>
        </w:rPr>
        <w:t>1.5. Đại diện Bên A</w:t>
      </w:r>
      <w:bookmarkEnd w:id="29"/>
      <w:bookmarkEnd w:id="30"/>
      <w:bookmarkEnd w:id="31"/>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jc w:val="both"/>
        <w:rPr>
          <w:rStyle w:val="StyleHeading3BoldCharCharCharCharCharCharCharCharCharCharCharCharCharCharChar"/>
          <w:rFonts w:ascii="Times New Roman" w:hAnsi="Times New Roman"/>
          <w:bCs w:val="false"/>
          <w:sz w:val="26"/>
          <w:szCs w:val="26"/>
          <w:lang w:val="nl-NL"/>
        </w:rPr>
      </w:pPr>
      <w:bookmarkStart w:id="32" w:name="_Toc179249744"/>
      <w:bookmarkStart w:id="33" w:name="_Toc273427107"/>
      <w:bookmarkEnd w:id="32"/>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33"/>
    </w:p>
    <w:p>
      <w:pPr>
        <w:pStyle w:val="Normal"/>
        <w:spacing w:lineRule="auto" w:line="276" w:before="0" w:after="120"/>
        <w:jc w:val="both"/>
        <w:rPr>
          <w:rStyle w:val="StyleHeading3BoldCharCharCharCharCharCharCharCharCharCharCharCharCharCharChar"/>
          <w:rFonts w:ascii="Times New Roman" w:hAnsi="Times New Roman"/>
          <w:b w:val="false"/>
          <w:bCs w:val="false"/>
          <w:sz w:val="26"/>
          <w:szCs w:val="26"/>
          <w:lang w:val="nl-NL"/>
        </w:rPr>
      </w:pPr>
      <w:r>
        <w:rPr>
          <w:rStyle w:val="StyleHeading3BoldCharCharCharCharCharCharCharCharCharCharCharCharCharCharChar"/>
          <w:rFonts w:ascii="Times New Roman" w:hAnsi="Times New Roman"/>
          <w:sz w:val="26"/>
          <w:szCs w:val="26"/>
          <w:lang w:val="nl-NL" w:eastAsia="en-US"/>
        </w:rPr>
        <w:t xml:space="preserve">1.8. Tư vấn giám sát: </w:t>
      </w:r>
      <w:r>
        <w:rPr>
          <w:rStyle w:val="StyleHeading3BoldCharCharCharCharCharCharCharCharCharCharCharCharCharCharChar"/>
          <w:rFonts w:ascii="Times New Roman" w:hAnsi="Times New Roman"/>
          <w:b w:val="false"/>
          <w:bCs w:val="false"/>
          <w:sz w:val="26"/>
          <w:szCs w:val="26"/>
          <w:lang w:val="nl-NL" w:eastAsia="en-US"/>
        </w:rPr>
        <w:t>là tổ chức tư vấn do Chủ đầu tư lựa chọn để giám sát thi công xây dựng công trình.</w:t>
      </w:r>
    </w:p>
    <w:p>
      <w:pPr>
        <w:pStyle w:val="Normal"/>
        <w:spacing w:lineRule="auto" w:line="276" w:before="0" w:after="120"/>
        <w:jc w:val="both"/>
        <w:rPr>
          <w:rFonts w:ascii="Times New Roman" w:hAnsi="Times New Roman"/>
          <w:b/>
          <w:sz w:val="26"/>
          <w:szCs w:val="26"/>
          <w:lang w:val="nl-NL"/>
        </w:rPr>
      </w:pPr>
      <w:bookmarkStart w:id="34" w:name="_Toc179249744"/>
      <w:bookmarkStart w:id="35" w:name="_Toc273427109"/>
      <w:bookmarkEnd w:id="34"/>
      <w:r>
        <w:rPr>
          <w:rStyle w:val="StyleHeading3BoldCharCharCharCharCharCharCharCharCharCharCharCharCharCharChar"/>
          <w:rFonts w:ascii="Times New Roman" w:hAnsi="Times New Roman"/>
          <w:sz w:val="26"/>
          <w:szCs w:val="26"/>
          <w:lang w:val="nl-NL" w:eastAsia="en-US"/>
        </w:rPr>
        <w:t xml:space="preserve">1.9. Dự án: </w:t>
      </w:r>
      <w:bookmarkEnd w:id="35"/>
      <w:r>
        <w:rPr>
          <w:rStyle w:val="StyleHeading3BoldCharCharCharCharCharCharCharCharCharCharCharCharCharCharChar"/>
          <w:rFonts w:ascii="Times New Roman" w:hAnsi="Times New Roman"/>
          <w:b w:val="false"/>
          <w:bCs w:val="false"/>
          <w:sz w:val="26"/>
          <w:szCs w:val="26"/>
          <w:lang w:val="nl-NL" w:eastAsia="en-US"/>
        </w:rPr>
        <w:t>là</w:t>
      </w:r>
      <w:r>
        <w:rPr>
          <w:rStyle w:val="StyleHeading3BoldCharCharCharCharCharCharCharCharCharCharCharCharCharCharChar"/>
          <w:rFonts w:ascii="Times New Roman" w:hAnsi="Times New Roman"/>
          <w:b w:val="false"/>
          <w:bCs w:val="false"/>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jc w:val="both"/>
        <w:rPr>
          <w:rFonts w:ascii="Times New Roman" w:hAnsi="Times New Roman"/>
          <w:b/>
          <w:sz w:val="26"/>
          <w:szCs w:val="26"/>
          <w:lang w:val="nl-NL"/>
        </w:rPr>
      </w:pPr>
      <w:bookmarkStart w:id="36" w:name="_Toc179249737"/>
      <w:r>
        <w:rPr>
          <w:rStyle w:val="StyleHeading3BoldCharCharCharCharCharCharCharCharCharCharCharCharCharCharChar"/>
          <w:rFonts w:ascii="Times New Roman" w:hAnsi="Times New Roman"/>
          <w:sz w:val="26"/>
          <w:szCs w:val="26"/>
          <w:lang w:val="nl-NL" w:eastAsia="en-US"/>
        </w:rPr>
        <w:t>1.10. Hợp đồng</w:t>
      </w:r>
      <w:bookmarkEnd w:id="3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jc w:val="both"/>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1.11.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Pr>
          <w:rStyle w:val="StyleHeading3BoldCharCharCharCharCharCharCharCharCharCharCharCharCharCharChar"/>
          <w:rFonts w:ascii="Times New Roman" w:hAnsi="Times New Roman"/>
          <w:sz w:val="26"/>
          <w:szCs w:val="26"/>
          <w:highlight w:val="yellow"/>
          <w:lang w:val="nl-NL" w:eastAsia="en-US"/>
        </w:rPr>
        <w:t>16/7/2026</w:t>
      </w:r>
      <w:r>
        <w:rPr>
          <w:rStyle w:val="StyleHeading3BoldCharCharCharCharCharCharCharCharCharCharCharCharCharCharChar"/>
          <w:rFonts w:ascii="Times New Roman" w:hAnsi="Times New Roman"/>
          <w:sz w:val="26"/>
          <w:szCs w:val="26"/>
          <w:lang w:val="nl-NL" w:eastAsia="en-US"/>
        </w:rPr>
        <w:t xml:space="preserve"> giữa Chủ đầu tư</w:t>
      </w:r>
      <w:r>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1.14. Biểu chi tiết giá hợp đồng:</w:t>
      </w:r>
      <w:r>
        <w:rPr>
          <w:rFonts w:ascii="Times New Roman" w:hAnsi="Times New Roman"/>
          <w:sz w:val="26"/>
          <w:szCs w:val="26"/>
          <w:lang w:val="nl-NL"/>
        </w:rPr>
        <w:t xml:space="preserve"> là bảng kê chi tiết khối lượng và giá các công việc trong hợp đồng.</w:t>
      </w:r>
    </w:p>
    <w:p>
      <w:pPr>
        <w:pStyle w:val="Normal"/>
        <w:spacing w:lineRule="auto" w:line="276" w:before="0" w:after="120"/>
        <w:jc w:val="both"/>
        <w:rPr>
          <w:rFonts w:ascii="Times New Roman" w:hAnsi="Times New Roman"/>
          <w:b/>
          <w:sz w:val="26"/>
          <w:szCs w:val="26"/>
          <w:lang w:val="nl-NL"/>
        </w:rPr>
      </w:pPr>
      <w:bookmarkStart w:id="37" w:name="_Toc273427113"/>
      <w:bookmarkStart w:id="38" w:name="_Toc179249752"/>
      <w:bookmarkStart w:id="39" w:name="_Toc181075455"/>
      <w:bookmarkStart w:id="40" w:name="_Toc180807077"/>
      <w:r>
        <w:rPr>
          <w:rStyle w:val="StyleHeading3BoldCharCharCharCharCharCharCharCharCharCharCharCharCharCharChar"/>
          <w:rFonts w:ascii="Times New Roman" w:hAnsi="Times New Roman"/>
          <w:sz w:val="26"/>
          <w:szCs w:val="26"/>
          <w:lang w:val="nl-NL"/>
        </w:rPr>
        <w:t>1.15. Biên bản nghiệm thu</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jc w:val="both"/>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1.16. Ngày: </w:t>
      </w:r>
      <w:r>
        <w:rPr>
          <w:rStyle w:val="StyleHeading3BoldCharCharCharCharCharCharCharCharCharCharCharCharCharCharChar"/>
          <w:rFonts w:ascii="Times New Roman" w:hAnsi="Times New Roman"/>
          <w:b w:val="false"/>
          <w:bCs w:val="false"/>
          <w:sz w:val="26"/>
          <w:szCs w:val="26"/>
          <w:lang w:val="nl-NL"/>
        </w:rPr>
        <w:t>được hiểu là ngày dương lịch và tháng được hiểu là tháng dương lịch.</w:t>
      </w:r>
    </w:p>
    <w:p>
      <w:pPr>
        <w:pStyle w:val="Normal"/>
        <w:spacing w:lineRule="auto" w:line="276" w:before="0" w:after="120"/>
        <w:jc w:val="both"/>
        <w:rPr>
          <w:rFonts w:ascii="Times New Roman" w:hAnsi="Times New Roman"/>
          <w:b/>
          <w:sz w:val="26"/>
          <w:szCs w:val="26"/>
          <w:lang w:val="nl-NL"/>
        </w:rPr>
      </w:pPr>
      <w:bookmarkStart w:id="41" w:name="_Toc273427115"/>
      <w:bookmarkStart w:id="42" w:name="_Toc179249782"/>
      <w:bookmarkStart w:id="43" w:name="_Toc181075457"/>
      <w:bookmarkStart w:id="44" w:name="_Toc179249765"/>
      <w:bookmarkStart w:id="45" w:name="_Toc180807079"/>
      <w:bookmarkEnd w:id="42"/>
      <w:r>
        <w:rPr>
          <w:rStyle w:val="StyleHeading3BoldCharCharCharCharCharCharCharCharCharCharCharCharCharCharChar"/>
          <w:rFonts w:ascii="Times New Roman" w:hAnsi="Times New Roman"/>
          <w:sz w:val="26"/>
          <w:szCs w:val="26"/>
          <w:lang w:val="nl-NL"/>
        </w:rPr>
        <w:t xml:space="preserve">1.17. Thiết bị của </w:t>
      </w:r>
      <w:bookmarkEnd w:id="41"/>
      <w:bookmarkEnd w:id="43"/>
      <w:bookmarkEnd w:id="44"/>
      <w:bookmarkEnd w:id="45"/>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jc w:val="both"/>
        <w:rPr>
          <w:rFonts w:ascii="Times New Roman" w:hAnsi="Times New Roman"/>
          <w:b/>
          <w:bCs/>
          <w:sz w:val="26"/>
          <w:szCs w:val="26"/>
          <w:lang w:val="nl-NL"/>
        </w:rPr>
      </w:pPr>
      <w:bookmarkStart w:id="46" w:name="_Toc181075461"/>
      <w:bookmarkStart w:id="47" w:name="_Toc273427119"/>
      <w:bookmarkStart w:id="48" w:name="_Toc180807083"/>
      <w:bookmarkStart w:id="49" w:name="_Toc179249775"/>
      <w:bookmarkEnd w:id="49"/>
      <w:r>
        <w:rPr>
          <w:rStyle w:val="StyleHeading3BoldCharCharCharCharCharCharCharCharCharCharCharCharCharCharChar"/>
          <w:rFonts w:ascii="Times New Roman" w:hAnsi="Times New Roman"/>
          <w:sz w:val="26"/>
          <w:szCs w:val="26"/>
          <w:lang w:val="nl-NL"/>
        </w:rPr>
        <w:t xml:space="preserve">1.18. Công trình: </w:t>
      </w:r>
      <w:bookmarkEnd w:id="46"/>
      <w:bookmarkEnd w:id="47"/>
      <w:bookmarkEnd w:id="48"/>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1.19.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w:t>
      </w:r>
      <w:r>
        <w:rPr>
          <w:rFonts w:ascii="Times New Roman" w:hAnsi="Times New Roman"/>
          <w:sz w:val="26"/>
          <w:szCs w:val="26"/>
          <w:lang w:val="vi-VN"/>
        </w:rPr>
        <w:t>:</w:t>
      </w:r>
      <w:r>
        <w:rPr>
          <w:rFonts w:ascii="Times New Roman" w:hAnsi="Times New Roman"/>
          <w:sz w:val="26"/>
          <w:szCs w:val="26"/>
          <w:lang w:val="nl-NL"/>
        </w:rPr>
        <w:t xml:space="preserve"> Thi công hệ cừ, văng chống, kết cấu phần ngầm và chống thấm phần ngầm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jc w:val="both"/>
        <w:rPr>
          <w:del w:id="500340" w:author="VNCN E&amp;C - Thương thảo 17/10" w:date="2026-10-17T16:00:00Z"/>
          <w:rFonts w:ascii="Times New Roman" w:hAnsi="Times New Roman"/>
          <w:b/>
          <w:sz w:val="26"/>
          <w:szCs w:val="26"/>
          <w:lang w:val="nl-NL"/>
        </w:rPr>
      </w:pPr>
      <w:commentRangeStart w:id="39"/>
      <w:del w:id="500338" w:author="VNCN E&amp;C - Thương thảo 17/10" w:date="2026-10-17T16:00:00Z">
        <w:r>
          <w:rPr>
            <w:rFonts w:ascii="Times New Roman" w:hAnsi="Times New Roman"/>
            <w:b/>
            <w:sz w:val="26"/>
            <w:szCs w:val="26"/>
            <w:lang w:val="nl-NL"/>
          </w:rPr>
          <w:delText xml:space="preserve">1.20</w:delText>
        </w:r>
      </w:del>
      <w:commentRangeStart w:id="0"/>
      <w:del w:id="500339" w:author="VNCN E&amp;C - Thương thảo 17/10" w:date="2026-10-17T16:00:00Z">
        <w:r>
          <w:rPr>
            <w:rFonts w:ascii="Times New Roman" w:hAnsi="Times New Roman"/>
            <w:b/>
            <w:sz w:val="26"/>
            <w:szCs w:val="26"/>
            <w:lang w:val="nl-NL"/>
          </w:rPr>
          <w:delText xml:space="preserve">. </w:delText>
        </w:r>
      </w:del>
      <w:commentRangeEnd w:id="0"/>
      <w:r>
        <w:commentReference w:id="0"/>
      </w:r>
      <w:commentRangeEnd w:id="39"/>
      <w:r>
        <w:rPr>
          <w:rStyle w:val="CommentReference"/>
        </w:rPr>
        <w:commentReference w:id="39"/>
      </w:r>
    </w:p>
    <w:p>
      <w:pPr>
        <w:pStyle w:val="Normal"/>
        <w:spacing w:lineRule="auto" w:line="276" w:before="0" w:after="120"/>
        <w:jc w:val="both"/>
        <w:rPr>
          <w:rFonts w:ascii="Times New Roman" w:hAnsi="Times New Roman"/>
          <w:bCs/>
          <w:sz w:val="26"/>
          <w:szCs w:val="26"/>
          <w:lang w:val="nl-NL"/>
        </w:rPr>
      </w:pPr>
      <w:r>
        <w:rPr>
          <w:rFonts w:ascii="Times New Roman" w:hAnsi="Times New Roman"/>
          <w:b/>
          <w:sz w:val="26"/>
          <w:szCs w:val="26"/>
          <w:lang w:val="nl-NL"/>
        </w:rPr>
        <w:t xml:space="preserve">1.</w:t>
      </w:r>
      <w:ins w:id="500314" w:author="VNCN E&amp;C - Thương thảo 17/10" w:date="2026-10-17T16:00:00Z">
        <w:r>
          <w:rPr>
            <w:rFonts w:ascii="Times New Roman" w:hAnsi="Times New Roman"/>
            <w:b/>
            <w:sz w:val="26"/>
            <w:szCs w:val="26"/>
            <w:lang w:val="nl-NL"/>
          </w:rPr>
          <w:t xml:space="preserve">20</w:t>
        </w:r>
      </w:ins>
      <w:del w:id="500315" w:author="VNCN E&amp;C - Thương thảo 17/10" w:date="2026-10-17T16:00:00Z">
        <w:r>
          <w:rPr>
            <w:rFonts w:ascii="Times New Roman" w:hAnsi="Times New Roman"/>
            <w:b/>
            <w:sz w:val="26"/>
            <w:szCs w:val="26"/>
            <w:lang w:val="nl-NL"/>
          </w:rPr>
          <w:delText xml:space="preserve">21</w:delText>
        </w:r>
      </w:del>
      <w:r>
        <w:rPr>
          <w:rFonts w:ascii="Times New Roman" w:hAnsi="Times New Roman"/>
          <w:b/>
          <w:sz w:val="26"/>
          <w:szCs w:val="26"/>
          <w:lang w:val="nl-NL"/>
        </w:rPr>
        <w:t xml:space="preserve">. Nhà thầu khác: </w:t>
      </w:r>
      <w:r>
        <w:rPr>
          <w:rFonts w:ascii="Times New Roman" w:hAnsi="Times New Roman"/>
          <w:bCs/>
          <w:sz w:val="26"/>
          <w:szCs w:val="26"/>
          <w:lang w:val="nl-NL"/>
        </w:rPr>
        <w:t xml:space="preserve">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jc w:val="both"/>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 xml:space="preserve">1.</w:t>
      </w:r>
      <w:ins w:id="500316" w:author="VNCN E&amp;C - Thương thảo 17/10" w:date="2026-10-17T16:00:00Z">
        <w:r>
          <w:rPr>
            <w:rStyle w:val="StyleHeading3BoldCharCharCharCharCharCharCharCharCharCharCharCharCharCharChar"/>
            <w:rFonts w:ascii="Times New Roman" w:hAnsi="Times New Roman"/>
            <w:sz w:val="26"/>
            <w:szCs w:val="26"/>
          </w:rPr>
          <w:t xml:space="preserve">21</w:t>
        </w:r>
      </w:ins>
      <w:del w:id="500317" w:author="VNCN E&amp;C - Thương thảo 17/10" w:date="2026-10-17T16:00:00Z">
        <w:r>
          <w:rPr>
            <w:rStyle w:val="StyleHeading3BoldCharCharCharCharCharCharCharCharCharCharCharCharCharCharChar"/>
            <w:rFonts w:ascii="Times New Roman" w:hAnsi="Times New Roman"/>
            <w:sz w:val="26"/>
            <w:szCs w:val="26"/>
          </w:rPr>
          <w:delText xml:space="preserve">22</w:delText>
        </w:r>
      </w:del>
      <w:r>
        <w:rPr>
          <w:rStyle w:val="StyleHeading3BoldCharCharCharCharCharCharCharCharCharCharCharCharCharCharChar"/>
          <w:rFonts w:ascii="Times New Roman" w:hAnsi="Times New Roman"/>
          <w:sz w:val="26"/>
          <w:szCs w:val="26"/>
        </w:rPr>
        <w:t xml:space="preserve">. H</w:t>
      </w:r>
      <w:r>
        <w:rPr>
          <w:rStyle w:val="StyleHeading3BoldCharCharCharCharCharCharCharCharCharCharCharCharCharCharChar"/>
          <w:rFonts w:ascii="Times New Roman" w:hAnsi="Times New Roman"/>
          <w:sz w:val="26"/>
          <w:szCs w:val="26"/>
          <w:lang w:val="nl-NL"/>
        </w:rPr>
        <w:t xml:space="preserve">ồ sơ hoàn công hay hồ sơ hoàn thành công trình</w:t>
      </w:r>
      <w:r>
        <w:rPr>
          <w:rFonts w:ascii="Times New Roman" w:hAnsi="Times New Roman"/>
          <w:sz w:val="26"/>
          <w:szCs w:val="26"/>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jc w:val="both"/>
        <w:rPr>
          <w:rFonts w:ascii="Times New Roman" w:hAnsi="Times New Roman"/>
          <w:b/>
          <w:sz w:val="26"/>
          <w:szCs w:val="26"/>
          <w:lang w:val="nl-NL"/>
        </w:rPr>
      </w:pPr>
      <w:bookmarkStart w:id="50" w:name="_Toc179249775"/>
      <w:bookmarkStart w:id="51" w:name="_Toc180807085"/>
      <w:bookmarkStart w:id="52" w:name="_Toc181075463"/>
      <w:bookmarkStart w:id="53" w:name="_Toc179249776"/>
      <w:bookmarkStart w:id="54" w:name="_Toc273427121"/>
      <w:bookmarkEnd w:id="50"/>
      <w:r>
        <w:rPr>
          <w:rStyle w:val="StyleHeading3BoldCharCharCharCharCharCharCharCharCharCharCharCharCharCharChar"/>
          <w:rFonts w:ascii="Times New Roman" w:hAnsi="Times New Roman"/>
          <w:sz w:val="26"/>
          <w:szCs w:val="26"/>
          <w:lang w:val="nl-NL"/>
        </w:rPr>
        <w:t xml:space="preserve">1.</w:t>
      </w:r>
      <w:ins w:id="500318" w:author="VNCN E&amp;C - Thương thảo 17/10" w:date="2026-10-17T16:00:00Z">
        <w:r>
          <w:rPr>
            <w:rStyle w:val="StyleHeading3BoldCharCharCharCharCharCharCharCharCharCharCharCharCharCharChar"/>
            <w:rFonts w:ascii="Times New Roman" w:hAnsi="Times New Roman"/>
            <w:sz w:val="26"/>
            <w:szCs w:val="26"/>
            <w:lang w:val="nl-NL"/>
          </w:rPr>
          <w:t xml:space="preserve">22</w:t>
        </w:r>
      </w:ins>
      <w:del w:id="500319" w:author="VNCN E&amp;C - Thương thảo 17/10" w:date="2026-10-17T16:00:00Z">
        <w:r>
          <w:rPr>
            <w:rStyle w:val="StyleHeading3BoldCharCharCharCharCharCharCharCharCharCharCharCharCharCharChar"/>
            <w:rFonts w:ascii="Times New Roman" w:hAnsi="Times New Roman"/>
            <w:sz w:val="26"/>
            <w:szCs w:val="26"/>
            <w:lang w:val="nl-NL"/>
          </w:rPr>
          <w:delText xml:space="preserve">23</w:delText>
        </w:r>
      </w:del>
      <w:r>
        <w:rPr>
          <w:rStyle w:val="StyleHeading3BoldCharCharCharCharCharCharCharCharCharCharCharCharCharCharChar"/>
          <w:rFonts w:ascii="Times New Roman" w:hAnsi="Times New Roman"/>
          <w:sz w:val="26"/>
          <w:szCs w:val="26"/>
          <w:lang w:val="nl-NL"/>
        </w:rPr>
        <w:t xml:space="preserve">. Rủi ro và bất khả kháng</w:t>
      </w:r>
      <w:bookmarkEnd w:id="51"/>
      <w:bookmarkEnd w:id="52"/>
      <w:bookmarkEnd w:id="53"/>
      <w:bookmarkEnd w:id="54"/>
      <w:r>
        <w:rPr>
          <w:rStyle w:val="StyleHeading3BoldCharCharCharCharCharCharCharCharCharCharCharCharCharCharChar"/>
          <w:rFonts w:ascii="Times New Roman" w:hAnsi="Times New Roman"/>
          <w:sz w:val="26"/>
          <w:szCs w:val="26"/>
          <w:lang w:val="nl-NL"/>
        </w:rPr>
        <w:t xml:space="preserve">:</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jc w:val="both"/>
        <w:rPr>
          <w:rFonts w:ascii="Times New Roman" w:hAnsi="Times New Roman"/>
          <w:b/>
          <w:sz w:val="26"/>
          <w:szCs w:val="26"/>
          <w:lang w:val="nl-NL"/>
        </w:rPr>
      </w:pPr>
      <w:bookmarkStart w:id="55" w:name="_Toc273427122"/>
      <w:bookmarkStart w:id="56" w:name="_Toc181075464"/>
      <w:bookmarkStart w:id="57" w:name="_Toc180807086"/>
      <w:bookmarkStart w:id="58" w:name="_Toc179249777"/>
      <w:r>
        <w:rPr>
          <w:rStyle w:val="StyleHeading3BoldCharCharCharCharCharCharCharCharCharCharCharCharCharCharChar"/>
          <w:rFonts w:ascii="Times New Roman" w:hAnsi="Times New Roman"/>
          <w:sz w:val="26"/>
          <w:szCs w:val="26"/>
          <w:lang w:val="nl-NL"/>
        </w:rPr>
        <w:t xml:space="preserve">1.</w:t>
      </w:r>
      <w:ins w:id="500320" w:author="VNCN E&amp;C - Thương thảo 17/10" w:date="2026-10-17T16:00:00Z">
        <w:r>
          <w:rPr>
            <w:rStyle w:val="StyleHeading3BoldCharCharCharCharCharCharCharCharCharCharCharCharCharCharChar"/>
            <w:rFonts w:ascii="Times New Roman" w:hAnsi="Times New Roman"/>
            <w:sz w:val="26"/>
            <w:szCs w:val="26"/>
            <w:lang w:val="nl-NL"/>
          </w:rPr>
          <w:t xml:space="preserve">23</w:t>
        </w:r>
      </w:ins>
      <w:del w:id="500321" w:author="VNCN E&amp;C - Thương thảo 17/10" w:date="2026-10-17T16:00:00Z">
        <w:r>
          <w:rPr>
            <w:rStyle w:val="StyleHeading3BoldCharCharCharCharCharCharCharCharCharCharCharCharCharCharChar"/>
            <w:rFonts w:ascii="Times New Roman" w:hAnsi="Times New Roman"/>
            <w:sz w:val="26"/>
            <w:szCs w:val="26"/>
            <w:lang w:val="nl-NL"/>
          </w:rPr>
          <w:delText xml:space="preserve">24</w:delText>
        </w:r>
      </w:del>
      <w:r>
        <w:rPr>
          <w:rStyle w:val="StyleHeading3BoldCharCharCharCharCharCharCharCharCharCharCharCharCharCharChar"/>
          <w:rFonts w:ascii="Times New Roman" w:hAnsi="Times New Roman"/>
          <w:sz w:val="26"/>
          <w:szCs w:val="26"/>
          <w:lang w:val="nl-NL"/>
        </w:rPr>
        <w:t xml:space="preserve">. Luật</w:t>
      </w:r>
      <w:bookmarkEnd w:id="55"/>
      <w:bookmarkEnd w:id="56"/>
      <w:bookmarkEnd w:id="57"/>
      <w:bookmarkEnd w:id="58"/>
      <w:r>
        <w:rPr>
          <w:rStyle w:val="StyleHeading3BoldCharCharCharCharCharCharCharCharCharCharCharCharCharCharChar"/>
          <w:rFonts w:ascii="Times New Roman" w:hAnsi="Times New Roman"/>
          <w:sz w:val="26"/>
          <w:szCs w:val="26"/>
          <w:lang w:val="nl-NL"/>
        </w:rPr>
        <w:t xml:space="preserve">:</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jc w:val="both"/>
        <w:rPr>
          <w:rFonts w:ascii="Times New Roman" w:hAnsi="Times New Roman"/>
          <w:b/>
          <w:sz w:val="26"/>
          <w:szCs w:val="26"/>
          <w:lang w:val="nl-NL"/>
        </w:rPr>
      </w:pPr>
      <w:bookmarkStart w:id="59" w:name="_Toc273427123"/>
      <w:bookmarkStart w:id="60" w:name="_Toc179249779"/>
      <w:bookmarkStart w:id="61" w:name="_Toc181075465"/>
      <w:bookmarkStart w:id="62" w:name="_Toc180807087"/>
      <w:r>
        <w:rPr>
          <w:rStyle w:val="StyleHeading3BoldCharCharCharCharCharCharCharCharCharCharCharCharCharCharChar"/>
          <w:rFonts w:ascii="Times New Roman" w:hAnsi="Times New Roman"/>
          <w:sz w:val="26"/>
          <w:szCs w:val="26"/>
          <w:lang w:val="nl-NL"/>
        </w:rPr>
        <w:t xml:space="preserve">1.</w:t>
      </w:r>
      <w:ins w:id="500001" w:author="VNCN E&amp;C - Thương thảo 17/10" w:date="2026-10-17T16:00:00Z">
        <w:r>
          <w:rPr>
            <w:rStyle w:val="StyleHeading3BoldCharCharCharCharCharCharCharCharCharCharCharCharCharCharChar"/>
            <w:rFonts w:ascii="Times New Roman" w:hAnsi="Times New Roman"/>
            <w:sz w:val="26"/>
            <w:szCs w:val="26"/>
            <w:lang w:val="nl-NL"/>
          </w:rPr>
          <w:t xml:space="preserve">24</w:t>
        </w:r>
      </w:ins>
      <w:del w:id="500002" w:author="VNCN E&amp;C - Thương thảo 17/10" w:date="2026-10-17T16:00:00Z">
        <w:r>
          <w:rPr>
            <w:rStyle w:val="StyleHeading3BoldCharCharCharCharCharCharCharCharCharCharCharCharCharCharChar"/>
            <w:rFonts w:ascii="Times New Roman" w:hAnsi="Times New Roman"/>
            <w:sz w:val="26"/>
            <w:szCs w:val="26"/>
            <w:lang w:val="nl-NL"/>
          </w:rPr>
          <w:delText xml:space="preserve">25</w:delText>
        </w:r>
      </w:del>
      <w:r>
        <w:rPr>
          <w:rStyle w:val="StyleHeading3BoldCharCharCharCharCharCharCharCharCharCharCharCharCharCharChar"/>
          <w:rFonts w:ascii="Times New Roman" w:hAnsi="Times New Roman"/>
          <w:sz w:val="26"/>
          <w:szCs w:val="26"/>
          <w:lang w:val="nl-NL"/>
        </w:rPr>
        <w:t xml:space="preserve">. Công trường</w:t>
      </w:r>
      <w:bookmarkEnd w:id="59"/>
      <w:bookmarkEnd w:id="60"/>
      <w:bookmarkEnd w:id="61"/>
      <w:bookmarkEnd w:id="62"/>
      <w:r>
        <w:rPr>
          <w:rStyle w:val="StyleHeading3BoldCharCharCharCharCharCharCharCharCharCharCharCharCharCharChar"/>
          <w:rFonts w:ascii="Times New Roman" w:hAnsi="Times New Roman"/>
          <w:sz w:val="26"/>
          <w:szCs w:val="26"/>
          <w:lang w:val="nl-NL"/>
        </w:rPr>
        <w:t xml:space="preserve">:</w:t>
      </w:r>
      <w:r>
        <w:rPr>
          <w:rFonts w:ascii="Times New Roman" w:hAnsi="Times New Roman"/>
          <w:sz w:val="26"/>
          <w:szCs w:val="26"/>
          <w:lang w:val="nl-NL"/>
        </w:rPr>
        <w:t xml:space="preserve"> là khối nhà ở xã hội CT1.2 và CT2 (CT2.1, CT2.2 và CT2.3) Dự án NOXH Yên Sở </w:t>
      </w:r>
      <w:ins w:id="500003" w:author="VNCN E&amp;C - Thương thảo 17/10" w:date="2026-10-17T16:00:00Z">
        <w:r>
          <w:rPr>
            <w:rFonts w:ascii="Times New Roman" w:hAnsi="Times New Roman"/>
            <w:sz w:val="26"/>
            <w:szCs w:val="26"/>
            <w:lang w:val="nl-NL"/>
          </w:rPr>
          <w:t xml:space="preserve">được Bên A giao cho Bên B để thi công công trình</w:t>
        </w:r>
      </w:ins>
      <w:r>
        <w:rPr>
          <w:rFonts w:ascii="Times New Roman" w:hAnsi="Times New Roman"/>
          <w:sz w:val="26"/>
          <w:szCs w:val="26"/>
          <w:lang w:val="nl-NL"/>
        </w:rPr>
        <w:t xml:space="preserve">.</w:t>
      </w:r>
    </w:p>
    <w:p>
      <w:pPr>
        <w:pStyle w:val="Normal"/>
        <w:spacing w:lineRule="auto" w:line="276" w:before="0" w:after="120"/>
        <w:jc w:val="both"/>
        <w:rPr>
          <w:rFonts w:ascii="Times New Roman" w:hAnsi="Times New Roman"/>
          <w:b/>
          <w:sz w:val="26"/>
          <w:szCs w:val="26"/>
          <w:lang w:val="nl-NL"/>
        </w:rPr>
      </w:pPr>
      <w:r>
        <w:rPr>
          <w:rFonts w:ascii="Times New Roman" w:hAnsi="Times New Roman"/>
          <w:b/>
          <w:bCs/>
          <w:sz w:val="26"/>
          <w:szCs w:val="26"/>
          <w:lang w:val="nl-NL"/>
        </w:rPr>
        <w:t xml:space="preserve">1.</w:t>
      </w:r>
      <w:ins w:id="500322" w:author="VNCN E&amp;C - Thương thảo 17/10" w:date="2026-10-17T16:00:00Z">
        <w:r>
          <w:rPr>
            <w:rFonts w:ascii="Times New Roman" w:hAnsi="Times New Roman"/>
            <w:b/>
            <w:bCs/>
            <w:sz w:val="26"/>
            <w:szCs w:val="26"/>
            <w:lang w:val="nl-NL"/>
          </w:rPr>
          <w:t xml:space="preserve">25</w:t>
        </w:r>
      </w:ins>
      <w:del w:id="500323" w:author="VNCN E&amp;C - Thương thảo 17/10" w:date="2026-10-17T16:00:00Z">
        <w:r>
          <w:rPr>
            <w:rFonts w:ascii="Times New Roman" w:hAnsi="Times New Roman"/>
            <w:b/>
            <w:bCs/>
            <w:sz w:val="26"/>
            <w:szCs w:val="26"/>
            <w:lang w:val="nl-NL"/>
          </w:rPr>
          <w:delText xml:space="preserve">26</w:delText>
        </w:r>
      </w:del>
      <w:r>
        <w:rPr>
          <w:rFonts w:ascii="Times New Roman" w:hAnsi="Times New Roman"/>
          <w:b/>
          <w:bCs/>
          <w:sz w:val="26"/>
          <w:szCs w:val="26"/>
          <w:lang w:val="nl-NL"/>
        </w:rPr>
        <w:t xml:space="preserve">.</w:t>
      </w:r>
      <w:r>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3" w:name="_Toc283736554"/>
      <w:bookmarkStart w:id="64" w:name="_Toc283736673"/>
      <w:bookmarkStart w:id="65" w:name="_Toc179249784"/>
      <w:bookmarkStart w:id="66" w:name="_Toc181075467"/>
      <w:bookmarkStart w:id="67" w:name="_Toc180807089"/>
      <w:bookmarkStart w:id="68" w:name="_Toc183486577"/>
      <w:bookmarkStart w:id="69" w:name="_Toc181075441"/>
      <w:bookmarkStart w:id="70" w:name="_Toc183486575"/>
      <w:bookmarkStart w:id="71" w:name="_Toc269221361"/>
      <w:bookmarkStart w:id="72" w:name="_Toc272318672"/>
      <w:bookmarkStart w:id="73" w:name="_Toc272842163"/>
      <w:bookmarkStart w:id="74" w:name="_Toc273003007"/>
      <w:bookmarkStart w:id="75" w:name="_Toc283298425"/>
      <w:bookmarkStart w:id="76" w:name="_Toc273427126"/>
      <w:bookmarkStart w:id="77" w:name="_Toc283735875"/>
      <w:bookmarkStart w:id="78" w:name="_Toc269221776"/>
      <w:bookmarkStart w:id="79" w:name="_Toc17924978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 và các Phụ lục đính kèm Hợp đồng, các phụ lục bổ sung, sửa đổi các điều khoản trong văn bản Hợp đồng này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Thông báo trúng thầu;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Hồ sơ mời thầu của Bên A và các câu hỏi làm rõ gói thầu;</w:t>
      </w:r>
    </w:p>
    <w:p>
      <w:pPr>
        <w:pStyle w:val="Normal"/>
        <w:spacing w:lineRule="auto" w:line="276" w:before="0" w:after="120"/>
        <w:rPr>
          <w:rFonts w:ascii="Times New Roman" w:hAnsi="Times New Roman"/>
          <w:b/>
          <w:bCs/>
          <w:sz w:val="26"/>
          <w:szCs w:val="26"/>
        </w:rPr>
      </w:pPr>
      <w:r>
        <w:rPr>
          <w:rFonts w:ascii="Times New Roman" w:hAnsi="Times New Roman"/>
          <w:sz w:val="26"/>
          <w:szCs w:val="26"/>
        </w:rPr>
        <w:t>d) Hồ sơ dự thầu của Bên B;</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chỉ dẫn kỹ thuật, các bản vẽ thiết kế kỹ thuật, bản vẽ thi công và các tài liệu Bên A cung cấp cho Bên B trong giai đoạn đấu thầu được đính kèm trong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Những tài liệu cấu thành nên Hồ sơ Hợp đồng là quan hệ thống nhất giải thích tương hỗ cho nhau, trường hợp có điểm nào không rõ ràng hoặc không thống nhất thì thứ tự ưu tiên các tài liệu cấu thành Hồ sơ Hợp đồng theo trình tự sắp xếp từ </w:t>
      </w:r>
      <w:ins w:id="500004" w:author="VNCN E&amp;C - Thương thảo 17/10" w:date="2026-10-17T16:00:00Z">
        <w:r>
          <w:rPr>
            <w:rFonts w:ascii="Times New Roman" w:hAnsi="Times New Roman"/>
            <w:sz w:val="26"/>
            <w:szCs w:val="26"/>
          </w:rPr>
          <w:t xml:space="preserve">khoản</w:t>
        </w:r>
      </w:ins>
      <w:del w:id="500005" w:author="VNCN E&amp;C - Thương thảo 17/10" w:date="2026-10-17T16:00:00Z">
        <w:r>
          <w:rPr>
            <w:rFonts w:ascii="Times New Roman" w:hAnsi="Times New Roman"/>
            <w:sz w:val="26"/>
            <w:szCs w:val="26"/>
          </w:rPr>
          <w:delText xml:space="preserve">khỏan</w:delText>
        </w:r>
      </w:del>
      <w:r>
        <w:rPr>
          <w:rFonts w:ascii="Times New Roman" w:hAnsi="Times New Roman"/>
          <w:sz w:val="26"/>
          <w:szCs w:val="26"/>
        </w:rPr>
        <w:t xml:space="preserve"> a đến khoản e như trên.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Nếu có sự không rõ ràng hoặc khác biệt được tìm thấy trong cùng một tài liệu, Bên A sẽ đưa ra những giải thích hoặc chỉ thị hoặc chỉ dẫn cần thiết, phù hợp cho Bên B và quyết định của Bên A sẽ là quyết định cuối cùng.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jc w:val="both"/>
        <w:rPr>
          <w:ins w:id="500615" w:author="VNCN E&amp;C - Thương thảo 17/10" w:date="2026-10-17T16:00:00Z"/>
          <w:rFonts w:ascii="Times New Roman" w:hAnsi="Times New Roman"/>
          <w:sz w:val="26"/>
          <w:szCs w:val="26"/>
        </w:rPr>
      </w:pPr>
      <w:commentRangeStart w:id="9"/>
      <w:ins w:id="500614" w:author="VNCN E&amp;C - Thương thảo 17/10" w:date="2026-10-17T16:00:00Z">
        <w:r>
          <w:rPr>
            <w:rFonts w:ascii="Times New Roman" w:hAnsi="Times New Roman"/>
            <w:sz w:val="26"/>
            <w:szCs w:val="26"/>
          </w:rPr>
          <w:t xml:space="preserve">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ins>
      <w:commentRangeEnd w:id="9"/>
      <w:r>
        <w:rPr>
          <w:rStyle w:val="CommentReference"/>
        </w:rPr>
        <w:commentReference w:id="9"/>
      </w:r>
    </w:p>
    <w:p>
      <w:pPr>
        <w:pStyle w:val="Normal"/>
        <w:spacing w:lineRule="auto" w:line="276" w:before="0" w:after="120"/>
        <w:jc w:val="both"/>
        <w:rPr>
          <w:ins w:id="500617" w:author="VNCN E&amp;C - Thương thảo 17/10" w:date="2026-10-17T16:00:00Z"/>
          <w:rFonts w:ascii="Times New Roman" w:hAnsi="Times New Roman"/>
          <w:sz w:val="26"/>
          <w:szCs w:val="26"/>
        </w:rPr>
      </w:pPr>
      <w:ins w:id="500616" w:author="VNCN E&amp;C - Thương thảo 17/10" w:date="2026-10-17T16:00:00Z">
        <w:r>
          <w:rPr>
            <w:rFonts w:ascii="Times New Roman" w:hAnsi="Times New Roman"/>
            <w:sz w:val="26"/>
            <w:szCs w:val="26"/>
          </w:rPr>
          <w:t xml:space="preserve">c) Bên B phải bồi thường toàn bộ thiệt hại, chi phí, tiền phạt mà Bên A phải gánh chịu do Bên B vi phạm pháp luật.</w:t>
        </w:r>
      </w:ins>
    </w:p>
    <w:p>
      <w:pPr>
        <w:pStyle w:val="Normal"/>
        <w:spacing w:lineRule="auto" w:line="276" w:before="0" w:after="120"/>
        <w:jc w:val="both"/>
        <w:rPr>
          <w:ins w:id="500619" w:author="VNCN E&amp;C - Thương thảo 17/10" w:date="2026-10-17T16:00:00Z"/>
          <w:rFonts w:ascii="Times New Roman" w:hAnsi="Times New Roman"/>
          <w:b/>
          <w:bCs/>
          <w:sz w:val="26"/>
          <w:szCs w:val="26"/>
        </w:rPr>
      </w:pPr>
      <w:ins w:id="500618" w:author="VNCN E&amp;C - Thương thảo 17/10" w:date="2026-10-17T16:00:00Z">
        <w:r>
          <w:rPr>
            <w:rFonts w:ascii="Times New Roman" w:hAnsi="Times New Roman"/>
            <w:b/>
            <w:bCs/>
            <w:sz w:val="26"/>
            <w:szCs w:val="26"/>
          </w:rPr>
          <w:t xml:space="preserve">3.5. Khấu trừ giá trị Hợp đồng</w:t>
        </w:r>
      </w:ins>
    </w:p>
    <w:p>
      <w:pPr>
        <w:pStyle w:val="Normal"/>
        <w:spacing w:lineRule="auto" w:line="276" w:before="0" w:after="120"/>
        <w:jc w:val="both"/>
        <w:rPr>
          <w:ins w:id="500621" w:author="VNCN E&amp;C - Thương thảo 17/10" w:date="2026-10-17T16:00:00Z"/>
          <w:rFonts w:ascii="Times New Roman" w:hAnsi="Times New Roman"/>
          <w:sz w:val="26"/>
          <w:szCs w:val="26"/>
        </w:rPr>
      </w:pPr>
      <w:ins w:id="500620" w:author="VNCN E&amp;C - Thương thảo 17/10" w:date="2026-10-17T16:00:00Z">
        <w:r>
          <w:rPr>
            <w:rFonts w:ascii="Times New Roman" w:hAnsi="Times New Roman"/>
            <w:sz w:val="26"/>
            <w:szCs w:val="26"/>
          </w:rPr>
          <w:t xml:space="preserve">Chi phí để Bên B thực hiện toàn bộ nghĩa vụ theo đúng biện pháp thi công, hồ sơ thiết kế và Bảng khối lượng (BOQ)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15%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 Bên A có quyền bù trừ mọi khoản Bên B phải trả cho Bên A theo Hợp đồng (tiền phạt, bồi thường, tạm ứng chưa thu hồi và các khoản khác) vào các khoản thanh toán đến hạn cho Bên B.</w:t>
        </w:r>
      </w:ins>
    </w:p>
    <w:p>
      <w:pPr>
        <w:pStyle w:val="Normal"/>
        <w:spacing w:lineRule="auto" w:line="276" w:before="0" w:after="120"/>
        <w:jc w:val="both"/>
        <w:rPr>
          <w:rFonts w:ascii="Times New Roman" w:hAnsi="Times New Roman"/>
          <w:sz w:val="26"/>
          <w:szCs w:val="26"/>
        </w:rPr>
      </w:pPr>
      <w:r>
        <w:rPr>
          <w:rFonts w:ascii="Times New Roman" w:hAnsi="Times New Roman"/>
          <w:sz w:val="26"/>
          <w:szCs w:val="26"/>
        </w:rPr>
        <w:commentReference w:id="1"/>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mỗi bên là địa chỉ do bên đó thông báo bằng văn bản cho bên kia trong vòng 03 ngày kể từ ngày ký Hợp đồng; thông báo gửi đến địa chỉ này được coi là đã nhận vào ngày gửi.</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4.1. Nội dung công việc</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4.1.1.</w:t>
      </w:r>
      <w:commentRangeStart w:id="2"/>
      <w:r>
        <w:rPr>
          <w:rFonts w:ascii="Times New Roman" w:hAnsi="Times New Roman"/>
          <w:sz w:val="26"/>
          <w:szCs w:val="26"/>
        </w:rPr>
        <w:t>.</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4.1.2.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highlight w:val="yellow"/>
        </w:rPr>
      </w:pPr>
      <w:commentRangeStart w:id="10"/>
      <w:r>
        <w:rPr>
          <w:rFonts w:ascii="Times New Roman" w:hAnsi="Times New Roman"/>
          <w:b/>
          <w:bCs/>
          <w:sz w:val="26"/>
          <w:szCs w:val="26"/>
          <w:highlight w:val="yellow"/>
        </w:rPr>
        <w:t xml:space="preserve">Chậm trễ của Nhà thầu khác</w:t>
      </w:r>
      <w:ins w:id="500006" w:author="VNCN E&amp;C - Thương thảo 17/10" w:date="2026-10-17T16:00:00Z">
        <w:r>
          <w:rPr>
            <w:rFonts w:ascii="Times New Roman" w:hAnsi="Times New Roman"/>
            <w:b/>
            <w:bCs/>
            <w:sz w:val="26"/>
            <w:szCs w:val="26"/>
          </w:rPr>
          <w:t xml:space="preserve"> được xử lý theo Điều 15.1 điểm c (</w:t>
        </w:r>
      </w:ins>
      <w:del w:id="500007" w:author="VNCN E&amp;C - Thương thảo 17/10" w:date="2026-10-17T16:00:00Z">
        <w:r>
          <w:rPr>
            <w:rFonts w:ascii="Times New Roman" w:hAnsi="Times New Roman"/>
            <w:b/>
            <w:bCs/>
            <w:sz w:val="26"/>
            <w:szCs w:val="26"/>
            <w:highlight w:val="yellow"/>
          </w:rPr>
          <w:delText xml:space="preserve">  là căn cứ để Bên A </w:delText>
        </w:r>
      </w:del>
      <w:r>
        <w:rPr>
          <w:rFonts w:ascii="Times New Roman" w:hAnsi="Times New Roman"/>
          <w:b/>
          <w:bCs/>
          <w:sz w:val="26"/>
          <w:szCs w:val="26"/>
          <w:highlight w:val="yellow"/>
        </w:rPr>
        <w:t xml:space="preserve">gia hạn</w:t>
      </w:r>
      <w:ins w:id="500008" w:author="VNCN E&amp;C - Thương thảo 17/10" w:date="2026-10-17T16:00:00Z">
        <w:r>
          <w:rPr>
            <w:rFonts w:ascii="Times New Roman" w:hAnsi="Times New Roman"/>
            <w:b/>
            <w:bCs/>
            <w:sz w:val="26"/>
            <w:szCs w:val="26"/>
          </w:rPr>
          <w:t xml:space="preserve">) và Điều 17.1 điểm c (</w:t>
        </w:r>
      </w:ins>
      <w:del w:id="500009" w:author="VNCN E&amp;C - Thương thảo 17/10" w:date="2026-10-17T16:00:00Z">
        <w:r>
          <w:rPr>
            <w:rFonts w:ascii="Times New Roman" w:hAnsi="Times New Roman"/>
            <w:b/>
            <w:bCs/>
            <w:sz w:val="26"/>
            <w:szCs w:val="26"/>
            <w:highlight w:val="yellow"/>
          </w:rPr>
          <w:delText xml:space="preserve"> thời gian tương ứng căn cứ theo tiến độ của Bên B được Bên A phê duyệt. Bên A phải thanh toán toàn bộ </w:delText>
        </w:r>
      </w:del>
      <w:r>
        <w:rPr>
          <w:rFonts w:ascii="Times New Roman" w:hAnsi="Times New Roman"/>
          <w:b/>
          <w:bCs/>
          <w:sz w:val="26"/>
          <w:szCs w:val="26"/>
          <w:highlight w:val="yellow"/>
        </w:rPr>
        <w:t xml:space="preserve">chi phí </w:t>
      </w:r>
      <w:del w:id="500010" w:author="VNCN E&amp;C - Thương thảo 17/10" w:date="2026-10-17T16:00:00Z">
        <w:r>
          <w:rPr>
            <w:rFonts w:ascii="Times New Roman" w:hAnsi="Times New Roman"/>
            <w:b/>
            <w:bCs/>
            <w:sz w:val="26"/>
            <w:szCs w:val="26"/>
            <w:highlight w:val="yellow"/>
          </w:rPr>
          <w:delText xml:space="preserve">phát sinh do </w:delText>
        </w:r>
      </w:del>
      <w:r>
        <w:rPr>
          <w:rFonts w:ascii="Times New Roman" w:hAnsi="Times New Roman"/>
          <w:b/>
          <w:bCs/>
          <w:sz w:val="26"/>
          <w:szCs w:val="26"/>
          <w:highlight w:val="yellow"/>
        </w:rPr>
        <w:t xml:space="preserve">dừng chờ</w:t>
      </w:r>
      <w:ins w:id="500011" w:author="VNCN E&amp;C - Thương thảo 17/10" w:date="2026-10-17T16:00:00Z">
        <w:r>
          <w:rPr>
            <w:rFonts w:ascii="Times New Roman" w:hAnsi="Times New Roman"/>
            <w:b/>
            <w:bCs/>
            <w:sz w:val="26"/>
            <w:szCs w:val="26"/>
          </w:rPr>
          <w:t xml:space="preserve">)</w:t>
        </w:r>
      </w:ins>
      <w:del w:id="500012" w:author="VNCN E&amp;C - Thương thảo 17/10" w:date="2026-10-17T16:00:00Z">
        <w:r>
          <w:rPr>
            <w:rFonts w:ascii="Times New Roman" w:hAnsi="Times New Roman"/>
            <w:b/>
            <w:bCs/>
            <w:sz w:val="26"/>
            <w:szCs w:val="26"/>
            <w:highlight w:val="yellow"/>
          </w:rPr>
          <w:delText xml:space="preserve"> do ảnh hưởng việc chậm trễ từ các nhà thầu khác của Bên A</w:delText>
        </w:r>
      </w:del>
      <w:r>
        <w:rPr>
          <w:rFonts w:ascii="Times New Roman" w:hAnsi="Times New Roman"/>
          <w:b/>
          <w:bCs/>
          <w:sz w:val="26"/>
          <w:szCs w:val="26"/>
          <w:highlight w:val="yellow"/>
        </w:rPr>
        <w:t xml:space="preserve">.</w:t>
      </w:r>
      <w:commentRangeEnd w:id="10"/>
      <w:r>
        <w:rPr>
          <w:rStyle w:val="CommentReference"/>
        </w:rPr>
        <w:commentReference w:id="10"/>
      </w:r>
    </w:p>
    <w:p>
      <w:pPr>
        <w:pStyle w:val="Normal"/>
        <w:widowControl w:val="false"/>
        <w:spacing w:lineRule="auto" w:line="276" w:before="0" w:after="120"/>
        <w:jc w:val="both"/>
        <w:rPr>
          <w:rFonts w:ascii="Times New Roman" w:hAnsi="Times New Roman"/>
          <w:sz w:val="26"/>
          <w:szCs w:val="26"/>
          <w:highlight w:val="yellow"/>
        </w:rPr>
      </w:pPr>
      <w:r>
        <w:rPr>
          <w:rFonts w:ascii="Times New Roman" w:hAnsi="Times New Roman"/>
          <w:b/>
          <w:bCs/>
          <w:sz w:val="26"/>
          <w:szCs w:val="26"/>
          <w:highlight w:val="yellow"/>
        </w:rPr>
        <w:t xml:space="preserve">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del w:id="500013" w:author="VNCN E&amp;C - Thương thảo 17/10" w:date="2026-10-17T16:00:00Z">
        <w:r>
          <w:rPr>
            <w:rFonts w:ascii="Times New Roman" w:hAnsi="Times New Roman"/>
            <w:sz w:val="26"/>
            <w:szCs w:val="26"/>
            <w:highlight w:val="yellow"/>
          </w:rPr>
          <w:delText xml:space="preserve">; Bên B có nghĩa vụ sửa chữa mọi sai sót thuộc phạm vi công việc của mình bằng chi phí của Bên B</w:delText>
        </w:r>
      </w:del>
      <w:r>
        <w:rPr>
          <w:rFonts w:ascii="Times New Roman" w:hAnsi="Times New Roman"/>
          <w:sz w:val="26"/>
          <w:szCs w:val="26"/>
          <w:highlight w:val="yellow"/>
        </w:rPr>
        <w:t xml:space="preserve">.</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highlight w:val="yellow"/>
        </w:rPr>
        <w:t xml:space="preserve">4.4.</w:t>
      </w:r>
      <w:r>
        <w:rPr>
          <w:rFonts w:ascii="Times New Roman" w:hAnsi="Times New Roman"/>
          <w:sz w:val="26"/>
          <w:szCs w:val="26"/>
          <w:highlight w:val="yellow"/>
        </w:rPr>
        <w:t xml:space="preserve"> Trong phạm vi công việc của Hợp đồng, Bên B có nghĩa vụ tuân thủ các yêu cầu của Hồ sơ thiết kế, Chỉ dẫn kỹ thuật và chỉ dẫn hợp pháp của Chủ đầu tư, Tư vấn giám sát, Bên A.</w:t>
      </w:r>
      <w:del w:id="500014" w:author="VNCN E&amp;C - Thương thảo 17/10" w:date="2026-10-17T16:00:00Z">
        <w:r>
          <w:rPr>
            <w:rFonts w:ascii="Times New Roman" w:hAnsi="Times New Roman"/>
            <w:sz w:val="26"/>
            <w:szCs w:val="26"/>
            <w:highlight w:val="yellow"/>
          </w:rPr>
          <w:delText xml:space="preserve">.</w:delText>
        </w:r>
      </w:del>
      <w:r>
        <w:rPr>
          <w:rFonts w:ascii="Times New Roman" w:hAnsi="Times New Roman"/>
          <w:sz w:val="26"/>
          <w:szCs w:val="26"/>
          <w:highlight w:val="yellow"/>
        </w:rPr>
        <w:t xml:space="preserve"> Trường hợp do lỗi của Bên B mà Chủ đầu tư từ chối nghiệm thu, giảm trừ thanh toán, yêu cầu sửa chữa, bồi thường </w:t>
      </w:r>
      <w:del w:id="500015" w:author="VNCN E&amp;C - Thương thảo 17/10" w:date="2026-10-17T16:00:00Z">
        <w:r>
          <w:rPr>
            <w:rFonts w:ascii="Times New Roman" w:hAnsi="Times New Roman"/>
            <w:sz w:val="26"/>
            <w:szCs w:val="26"/>
            <w:highlight w:val="yellow"/>
          </w:rPr>
          <w:delText xml:space="preserve">hoặc áp dụng chế tài </w:delText>
        </w:r>
      </w:del>
      <w:r>
        <w:rPr>
          <w:rFonts w:ascii="Times New Roman" w:hAnsi="Times New Roman"/>
          <w:sz w:val="26"/>
          <w:szCs w:val="26"/>
          <w:highlight w:val="yellow"/>
        </w:rPr>
        <w:t xml:space="preserve">đối với Bên A</w:t>
      </w:r>
      <w:ins w:id="500016" w:author="VNCN E&amp;C - Thương thảo 17/10" w:date="2026-10-17T16:00:00Z">
        <w:r>
          <w:rPr>
            <w:rFonts w:ascii="Times New Roman" w:hAnsi="Times New Roman"/>
            <w:sz w:val="26"/>
            <w:szCs w:val="26"/>
          </w:rPr>
          <w:t xml:space="preserve"> thì</w:t>
        </w:r>
      </w:ins>
      <w:del w:id="500017" w:author="VNCN E&amp;C - Thương thảo 17/10" w:date="2026-10-17T16:00:00Z">
        <w:r>
          <w:rPr>
            <w:rFonts w:ascii="Times New Roman" w:hAnsi="Times New Roman"/>
            <w:sz w:val="26"/>
            <w:szCs w:val="26"/>
            <w:highlight w:val="yellow"/>
          </w:rPr>
          <w:delText xml:space="preserve">,</w:delText>
        </w:r>
      </w:del>
      <w:r>
        <w:rPr>
          <w:rFonts w:ascii="Times New Roman" w:hAnsi="Times New Roman"/>
          <w:sz w:val="26"/>
          <w:szCs w:val="26"/>
          <w:highlight w:val="yellow"/>
        </w:rPr>
        <w:t xml:space="preserve"> Bên B phải khắc phục </w:t>
      </w:r>
      <w:ins w:id="500018" w:author="VNCN E&amp;C - Thương thảo 17/10" w:date="2026-10-17T16:00:00Z">
        <w:r>
          <w:rPr>
            <w:rFonts w:ascii="Times New Roman" w:hAnsi="Times New Roman"/>
            <w:sz w:val="26"/>
            <w:szCs w:val="26"/>
          </w:rPr>
          <w:t xml:space="preserve">bằng</w:t>
        </w:r>
      </w:ins>
      <w:del w:id="500019" w:author="VNCN E&amp;C - Thương thảo 17/10" w:date="2026-10-17T16:00:00Z">
        <w:r>
          <w:rPr>
            <w:rFonts w:ascii="Times New Roman" w:hAnsi="Times New Roman"/>
            <w:sz w:val="26"/>
            <w:szCs w:val="26"/>
            <w:highlight w:val="yellow"/>
          </w:rPr>
          <w:delText xml:space="preserve">và hoàn trả cho Bên A toàn bộ</w:delText>
        </w:r>
      </w:del>
      <w:r>
        <w:rPr>
          <w:rFonts w:ascii="Times New Roman" w:hAnsi="Times New Roman"/>
          <w:sz w:val="26"/>
          <w:szCs w:val="26"/>
          <w:highlight w:val="yellow"/>
        </w:rPr>
        <w:t xml:space="preserve"> chi phí</w:t>
      </w:r>
      <w:ins w:id="500020" w:author="VNCN E&amp;C - Thương thảo 17/10" w:date="2026-10-17T16:00:00Z">
        <w:r>
          <w:rPr>
            <w:rFonts w:ascii="Times New Roman" w:hAnsi="Times New Roman"/>
            <w:sz w:val="26"/>
            <w:szCs w:val="26"/>
          </w:rPr>
          <w:t xml:space="preserve"> của mình và chịu trách nhiệm bồi thường; đối với</w:t>
        </w:r>
      </w:ins>
      <w:del w:id="500021" w:author="VNCN E&amp;C - Thương thảo 17/10" w:date="2026-10-17T16:00:00Z">
        <w:r>
          <w:rPr>
            <w:rFonts w:ascii="Times New Roman" w:hAnsi="Times New Roman"/>
            <w:sz w:val="26"/>
            <w:szCs w:val="26"/>
            <w:highlight w:val="yellow"/>
          </w:rPr>
          <w:delText xml:space="preserve">,</w:delText>
        </w:r>
      </w:del>
      <w:r>
        <w:rPr>
          <w:rFonts w:ascii="Times New Roman" w:hAnsi="Times New Roman"/>
          <w:sz w:val="26"/>
          <w:szCs w:val="26"/>
          <w:highlight w:val="yellow"/>
        </w:rPr>
        <w:t xml:space="preserve"> thiệt</w:t>
      </w:r>
      <w:r>
        <w:rPr>
          <w:rFonts w:ascii="Times New Roman" w:hAnsi="Times New Roman"/>
          <w:sz w:val="26"/>
          <w:szCs w:val="26"/>
        </w:rPr>
        <w:t xml:space="preserve"> hại</w:t>
      </w:r>
      <w:del w:id="500022" w:author="VNCN E&amp;C - Thương thảo 17/10" w:date="2026-10-17T16:00:00Z">
        <w:r>
          <w:rPr>
            <w:rFonts w:ascii="Times New Roman" w:hAnsi="Times New Roman"/>
            <w:sz w:val="26"/>
            <w:szCs w:val="26"/>
          </w:rPr>
          <w:delText xml:space="preserve">, tiền phạt</w:delText>
        </w:r>
      </w:del>
      <w:r>
        <w:rPr>
          <w:rFonts w:ascii="Times New Roman" w:hAnsi="Times New Roman"/>
          <w:sz w:val="26"/>
          <w:szCs w:val="26"/>
        </w:rPr>
        <w:t xml:space="preserve"> phát sinh</w:t>
      </w:r>
      <w:ins w:id="500023" w:author="VNCN E&amp;C - Thương thảo 17/10" w:date="2026-10-17T16:00:00Z">
        <w:r>
          <w:rPr>
            <w:rFonts w:ascii="Times New Roman" w:hAnsi="Times New Roman"/>
            <w:sz w:val="26"/>
            <w:szCs w:val="26"/>
          </w:rPr>
          <w:t xml:space="preserve">, hai bên cùng phối hợp xử lý theo nguyên tắc tại Điều 18</w:t>
        </w:r>
      </w:ins>
      <w:del w:id="500024" w:author="VNCN E&amp;C - Thương thảo 17/10" w:date="2026-10-17T16:00:00Z">
        <w:r>
          <w:rPr>
            <w:rFonts w:ascii="Times New Roman" w:hAnsi="Times New Roman"/>
            <w:sz w:val="26"/>
            <w:szCs w:val="26"/>
          </w:rPr>
          <w:delText xml:space="preserve"> tương ứng</w:delText>
        </w:r>
      </w:del>
      <w:r>
        <w:rPr>
          <w:rFonts w:ascii="Times New Roman" w:hAnsi="Times New Roman"/>
          <w:sz w:val="26"/>
          <w:szCs w:val="26"/>
        </w:rPr>
        <w:t xml:space="preserve">.</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4.5.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true"/>
        <w:spacing w:lineRule="auto" w:line="276" w:before="0" w:after="120"/>
        <w:jc w:val="both"/>
        <w:textAlignment w:val="baseline"/>
        <w:rPr>
          <w:del w:id="500343" w:author="VNCN E&amp;C - Thương thảo 17/10" w:date="2026-10-17T16:00:00Z"/>
          <w:rFonts w:ascii="Times New Roman" w:hAnsi="Times New Roman"/>
          <w:sz w:val="26"/>
          <w:szCs w:val="26"/>
        </w:rPr>
      </w:pPr>
      <w:commentRangeStart w:id="11"/>
      <w:del w:id="500341" w:author="VNCN E&amp;C - Thương thảo 17/10" w:date="2026-10-17T16:00:00Z">
        <w:r>
          <w:rPr>
            <w:rFonts w:ascii="Times New Roman" w:hAnsi="Times New Roman"/>
            <w:b/>
            <w:bCs/>
            <w:sz w:val="26"/>
            <w:szCs w:val="26"/>
          </w:rPr>
          <w:delText xml:space="preserve">5.7.</w:delText>
        </w:r>
      </w:del>
      <w:del w:id="500342" w:author="VNCN E&amp;C - Thương thảo 17/10" w:date="2026-10-17T16:00:00Z">
        <w:r>
          <w:rPr>
            <w:rFonts w:ascii="Times New Roman" w:hAnsi="Times New Roman"/>
            <w:sz w:val="26"/>
            <w:szCs w:val="26"/>
          </w:rPr>
          <w:delTex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delText>
        </w:r>
      </w:del>
      <w:commentRangeEnd w:id="11"/>
      <w:r>
        <w:rPr>
          <w:rStyle w:val="CommentReference"/>
        </w:rPr>
        <w:commentReference w:id="11"/>
      </w:r>
    </w:p>
    <w:p>
      <w:pPr>
        <w:pStyle w:val="Normal"/>
        <w:widowControl w:val="false"/>
        <w:overflowPunct w:val="true"/>
        <w:spacing w:lineRule="auto" w:line="276" w:before="0" w:after="120"/>
        <w:jc w:val="both"/>
        <w:textAlignment w:val="baseline"/>
        <w:rPr>
          <w:del w:id="500346" w:author="VNCN E&amp;C - Thương thảo 17/10" w:date="2026-10-17T16:00:00Z"/>
          <w:rFonts w:ascii="Times New Roman" w:hAnsi="Times New Roman"/>
          <w:sz w:val="26"/>
          <w:szCs w:val="26"/>
        </w:rPr>
      </w:pPr>
      <w:del w:id="500344" w:author="VNCN E&amp;C - Thương thảo 17/10" w:date="2026-10-17T16:00:00Z">
        <w:r>
          <w:rPr>
            <w:rFonts w:ascii="Times New Roman" w:hAnsi="Times New Roman"/>
            <w:b/>
            <w:bCs/>
            <w:sz w:val="26"/>
            <w:szCs w:val="26"/>
          </w:rPr>
          <w:delText xml:space="preserve">5.8.</w:delText>
        </w:r>
      </w:del>
      <w:del w:id="500345" w:author="VNCN E&amp;C - Thương thảo 17/10" w:date="2026-10-17T16:00:00Z">
        <w:r>
          <w:rPr>
            <w:rFonts w:ascii="Times New Roman" w:hAnsi="Times New Roman"/>
            <w:sz w:val="26"/>
            <w:szCs w:val="26"/>
          </w:rPr>
          <w:delText xml:space="preserve"> Bên B chịu trách nhiệm hoàn thành công việc của Hợp đồng bằng chi phí của mình đến khi bàn giao Hạng mục công trình và hoàn thành nghĩa vụ bảo hành.</w:delText>
        </w:r>
      </w:del>
    </w:p>
    <w:p>
      <w:pPr>
        <w:pStyle w:val="Normal"/>
        <w:widowControl w:val="false"/>
        <w:overflowPunct w:val="true"/>
        <w:spacing w:lineRule="auto" w:line="276" w:before="0" w:after="120"/>
        <w:jc w:val="both"/>
        <w:textAlignment w:val="baseline"/>
        <w:rPr>
          <w:del w:id="500349" w:author="VNCN E&amp;C - Thương thảo 17/10" w:date="2026-10-17T16:00:00Z"/>
          <w:rFonts w:ascii="Times New Roman" w:hAnsi="Times New Roman"/>
          <w:sz w:val="26"/>
          <w:szCs w:val="26"/>
        </w:rPr>
      </w:pPr>
      <w:del w:id="500347" w:author="VNCN E&amp;C - Thương thảo 17/10" w:date="2026-10-17T16:00:00Z">
        <w:r>
          <w:rPr>
            <w:rFonts w:ascii="Times New Roman" w:hAnsi="Times New Roman"/>
            <w:b/>
            <w:bCs/>
            <w:sz w:val="26"/>
            <w:szCs w:val="26"/>
          </w:rPr>
          <w:delText xml:space="preserve">5.9.</w:delText>
        </w:r>
      </w:del>
      <w:del w:id="500348" w:author="VNCN E&amp;C - Thương thảo 17/10" w:date="2026-10-17T16:00:00Z">
        <w:r>
          <w:rPr>
            <w:rFonts w:ascii="Times New Roman" w:hAnsi="Times New Roman"/>
            <w:sz w:val="26"/>
            <w:szCs w:val="26"/>
          </w:rPr>
          <w:delText xml:space="preserve"> Mọi tổn thất, hư hỏng đối với Hạng mục công trình, người lao động, vật liệu, máy móc, thiết bị phát sinh do lỗi của Bên B thì Bên B phải sửa chữa, khắc phục, bồi thường bằng chi phí của mình.</w:delText>
        </w:r>
      </w:del>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 xml:space="preserve">5.</w:t>
      </w:r>
      <w:ins w:id="500025" w:author="VNCN E&amp;C - Thương thảo 17/10" w:date="2026-10-17T16:00:00Z">
        <w:r>
          <w:rPr>
            <w:rFonts w:ascii="Times New Roman" w:hAnsi="Times New Roman"/>
            <w:b/>
            <w:bCs/>
            <w:sz w:val="26"/>
            <w:szCs w:val="26"/>
          </w:rPr>
          <w:t xml:space="preserve">7</w:t>
        </w:r>
      </w:ins>
      <w:del w:id="500026" w:author="VNCN E&amp;C - Thương thảo 17/10" w:date="2026-10-17T16:00:00Z">
        <w:r>
          <w:rPr>
            <w:rFonts w:ascii="Times New Roman" w:hAnsi="Times New Roman"/>
            <w:b/>
            <w:bCs/>
            <w:sz w:val="26"/>
            <w:szCs w:val="26"/>
          </w:rPr>
          <w:delText xml:space="preserve">10</w:delText>
        </w:r>
      </w:del>
      <w:r>
        <w:rPr>
          <w:rFonts w:ascii="Times New Roman" w:hAnsi="Times New Roman"/>
          <w:b/>
          <w:bCs/>
          <w:sz w:val="26"/>
          <w:szCs w:val="26"/>
        </w:rPr>
        <w:t xml:space="preserve">. </w:t>
      </w:r>
      <w:r>
        <w:rPr>
          <w:rFonts w:ascii="Times New Roman" w:hAnsi="Times New Roman"/>
          <w:sz w:val="26"/>
          <w:szCs w:val="26"/>
        </w:rPr>
        <w:t xml:space="preserve">Bên B chịu trách nhiệm về chất lượng công tác chống thấm phần ngầm. Trước khi nghiệm thu, Bên B phải thực hiện thí nghiệm</w:t>
      </w:r>
      <w:del w:id="500027"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 (ngâm nước)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Pr>
          <w:rFonts w:ascii="Times New Roman" w:hAnsi="Times New Roman"/>
          <w:sz w:val="26"/>
          <w:szCs w:val="26"/>
          <w:highlight w:val="yellow"/>
        </w:rPr>
        <w:t>24</w:t>
      </w:r>
      <w:r>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d) Việc kiểm tra, nghiệm thu của Bên A không miễn trừ, không làm giảm trách nhiệm của Bên B theo Hợp đồng và pháp luật. Số lượng hồ sơ nghiệm thu hoàn thành: </w:t>
      </w:r>
      <w:r>
        <w:rPr>
          <w:rFonts w:ascii="Times New Roman" w:hAnsi="Times New Roman"/>
          <w:sz w:val="26"/>
          <w:szCs w:val="26"/>
        </w:rPr>
        <w:t>06 bộ.</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nghiệm thu bàn giao Hạng mục công trình theo phạm vi công việc của hợp đồng này.</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B đã hoàn thành tháo dỡ hệ văng chống, nhổ cừ (theo thiết kế biện pháp), thu dọn mặt bằng và bàn giao đầy đủ hồ sơ hoàn công</w:t>
      </w:r>
      <w:del w:id="500028" w:author="VNCN E&amp;C - Thương thảo 17/10" w:date="2026-10-17T16:00:00Z">
        <w:r>
          <w:rPr>
            <w:rFonts w:ascii="Times New Roman" w:hAnsi="Times New Roman"/>
            <w:sz w:val="26"/>
            <w:szCs w:val="26"/>
          </w:rPr>
          <w:delText xml:space="preserve">, chất lượng trong vòng 30 ngày sau khi ký biên bản bàn giao</w:delText>
        </w:r>
      </w:del>
      <w:r>
        <w:rPr>
          <w:rFonts w:ascii="Times New Roman" w:hAnsi="Times New Roman"/>
          <w:sz w:val="26"/>
          <w:szCs w:val="26"/>
        </w:rPr>
        <w:t xml:space="preserve">.</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 xml:space="preserve">b) Trường hợp Bên B không thực hiện, thực hiện không đầy đủ hoặc thực hiện sai và không khắc phục trong thời hạn Bên A ấn định tại thông báo bằng văn bản, Bên A có quyền giữ lại giá trị thanh toán tương ứng và</w:t>
      </w:r>
      <w:ins w:id="500029" w:author="VNCN E&amp;C - Thương thảo 17/10" w:date="2026-10-17T16:00:00Z">
        <w:r>
          <w:rPr>
            <w:rFonts w:ascii="Times New Roman" w:hAnsi="Times New Roman"/>
            <w:sz w:val="26"/>
            <w:szCs w:val="26"/>
            <w:lang w:val="en-US" w:eastAsia="en-US"/>
          </w:rPr>
          <w:t xml:space="preserve"> xử lý theo Điều 18.4.</w:t>
        </w:r>
      </w:ins>
      <w:del w:id="500030" w:author="VNCN E&amp;C - Thương thảo 17/10" w:date="2026-10-17T16:00:00Z">
        <w:r>
          <w:rPr>
            <w:rFonts w:ascii="Times New Roman" w:hAnsi="Times New Roman"/>
            <w:sz w:val="26"/>
            <w:szCs w:val="26"/>
            <w:lang w:val="en-US" w:eastAsia="en-US"/>
          </w:rPr>
          <w:delText xml:space="preserve">/hoặc tự thực hiện hoặc thuê Nhà thầu khác thực hiện; toàn bộ chi phí phát sinh được khấu trừ vào giá trị thanh toán của Bên B.</w:delText>
        </w:r>
      </w:del>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hệ ván khuôn dàn giáo)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a) Tiến độ thực hiện Hợp đồng gồm các mốc bắt buộc sau, làm căn cứ xác định vi phạm và phạt chậm tiến độ:</w:t>
      </w:r>
    </w:p>
    <w:p>
      <w:pPr>
        <w:pStyle w:val="Normal"/>
        <w:spacing w:lineRule="auto" w:line="276" w:before="0" w:after="120"/>
        <w:jc w:val="both"/>
        <w:rPr>
          <w:rFonts w:ascii="Times New Roman" w:hAnsi="Times New Roman"/>
          <w:sz w:val="26"/>
          <w:szCs w:val="26"/>
        </w:rPr>
      </w:pPr>
      <w:commentRangeStart w:id="12"/>
      <w:r>
        <w:rPr>
          <w:rFonts w:ascii="Times New Roman" w:hAnsi="Times New Roman"/>
          <w:sz w:val="26"/>
          <w:szCs w:val="26"/>
        </w:rPr>
        <w:t xml:space="preserve">- Tổng thời gian thực hiện Hợp đồng: </w:t>
      </w:r>
      <w:ins w:id="500031" w:author="VNCN E&amp;C - Thương thảo 17/10" w:date="2026-10-17T16:00:00Z">
        <w:r>
          <w:rPr>
            <w:rFonts w:ascii="Times New Roman" w:hAnsi="Times New Roman"/>
            <w:sz w:val="26"/>
            <w:szCs w:val="26"/>
            <w:highlight w:val="yellow"/>
          </w:rPr>
          <w:t xml:space="preserve">……</w:t>
        </w:r>
      </w:ins>
      <w:del w:id="500032" w:author="VNCN E&amp;C - Thương thảo 17/10" w:date="2026-10-17T16:00:00Z">
        <w:r>
          <w:rPr>
            <w:rFonts w:ascii="Times New Roman" w:hAnsi="Times New Roman"/>
            <w:sz w:val="26"/>
            <w:szCs w:val="26"/>
          </w:rPr>
          <w:delText xml:space="preserve">10,5 tháng (liên tục, bao gồm cả thứ Bảy, Chủ nhật,</w:delText>
        </w:r>
      </w:del>
      <w:r>
        <w:rPr>
          <w:rFonts w:ascii="Times New Roman" w:hAnsi="Times New Roman"/>
          <w:sz w:val="26"/>
          <w:szCs w:val="26"/>
        </w:rPr>
        <w:t xml:space="preserve"> ngày</w:t>
      </w:r>
      <w:del w:id="500033" w:author="VNCN E&amp;C - Thương thảo 17/10" w:date="2026-10-17T16:00:00Z">
        <w:r>
          <w:rPr>
            <w:rFonts w:ascii="Times New Roman" w:hAnsi="Times New Roman"/>
            <w:sz w:val="26"/>
            <w:szCs w:val="26"/>
          </w:rPr>
          <w:delText xml:space="preserve"> nghỉ lễ; riêng ngày nghỉ Tết nguyên đán được công thêm 20 ngày)</w:delText>
        </w:r>
      </w:del>
      <w:r>
        <w:rPr>
          <w:rFonts w:ascii="Times New Roman" w:hAnsi="Times New Roman"/>
          <w:sz w:val="26"/>
          <w:szCs w:val="26"/>
        </w:rPr>
        <w:t xml:space="preserve"> kể từ ngày bắt đầu</w:t>
      </w:r>
      <w:ins w:id="500034" w:author="VNCN E&amp;C - Thương thảo 17/10" w:date="2026-10-17T16:00:00Z">
        <w:r>
          <w:rPr>
            <w:rFonts w:ascii="Times New Roman" w:hAnsi="Times New Roman"/>
            <w:sz w:val="26"/>
            <w:szCs w:val="26"/>
          </w:rPr>
          <w:t xml:space="preserve"> (hai bên chưa thống nhất, tiếp tục đàm phán)</w:t>
        </w:r>
      </w:ins>
      <w:r>
        <w:rPr>
          <w:rFonts w:ascii="Times New Roman" w:hAnsi="Times New Roman"/>
          <w:sz w:val="26"/>
          <w:szCs w:val="26"/>
        </w:rPr>
        <w:t xml:space="preserve">.</w:t>
      </w:r>
      <w:commentRangeEnd w:id="12"/>
      <w:r>
        <w:rPr>
          <w:rStyle w:val="CommentReference"/>
        </w:rPr>
        <w:commentReference w:id="12"/>
      </w:r>
    </w:p>
    <w:p>
      <w:pPr>
        <w:pStyle w:val="ListParagraph"/>
        <w:numPr>
          <w:ilvl w:val="0"/>
          <w:numId w:val="26"/>
        </w:numPr>
        <w:spacing w:before="0" w:after="120"/>
        <w:contextualSpacing/>
        <w:jc w:val="both"/>
        <w:rPr>
          <w:rFonts w:ascii="Times New Roman" w:hAnsi="Times New Roman"/>
          <w:sz w:val="26"/>
          <w:szCs w:val="26"/>
        </w:rPr>
      </w:pPr>
      <w:r>
        <w:rPr/>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7.2. Ngày bắt đầu và hoàn thành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Ngày bắt đầu được quy định như sau và được tính theo thời gian tùy theo điều kiện nào đến sau, cụ thể:</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rPr>
        <w:t>Hợp đồng</w:t>
      </w:r>
      <w:r>
        <w:rPr>
          <w:rFonts w:ascii="Times New Roman" w:hAnsi="Times New Roman"/>
          <w:sz w:val="26"/>
          <w:szCs w:val="26"/>
          <w:lang w:val="en-US"/>
        </w:rPr>
        <w:t xml:space="preserve"> được ký kết</w:t>
      </w:r>
      <w:r>
        <w:rPr>
          <w:rFonts w:ascii="Times New Roman" w:hAnsi="Times New Roman"/>
          <w:sz w:val="26"/>
          <w:szCs w:val="26"/>
        </w:rPr>
        <w:t>;</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lang w:val="en-US"/>
        </w:rPr>
        <w:t>Hồ sơ thiết kế</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lang w:val="en-US"/>
        </w:rPr>
        <w:t>Các bên ký biên bản bàn giao toàn bộ mặt bằng đủ điều kiện thi công</w:t>
      </w:r>
    </w:p>
    <w:p>
      <w:pPr>
        <w:pStyle w:val="ListParagraph"/>
        <w:numPr>
          <w:ilvl w:val="0"/>
          <w:numId w:val="27"/>
        </w:numPr>
        <w:spacing w:before="0" w:after="120"/>
        <w:contextualSpacing/>
        <w:jc w:val="both"/>
        <w:rPr>
          <w:rFonts w:ascii="Times New Roman" w:hAnsi="Times New Roman"/>
          <w:sz w:val="26"/>
          <w:szCs w:val="26"/>
        </w:rPr>
      </w:pPr>
      <w:r>
        <w:rPr>
          <w:rFonts w:ascii="Times New Roman" w:hAnsi="Times New Roman"/>
          <w:sz w:val="26"/>
          <w:szCs w:val="26"/>
          <w:lang w:val="en-US"/>
        </w:rPr>
        <w:t>Bên A cung cấp nguồn điện phục vụ thi công đủ công suất theo công suất dự kiến thiết bị tiêu thụ trong Biện pháp thi công được duyệt</w:t>
      </w:r>
    </w:p>
    <w:p>
      <w:pPr>
        <w:pStyle w:val="ListParagraph"/>
        <w:numPr>
          <w:ilvl w:val="0"/>
          <w:numId w:val="27"/>
        </w:numPr>
        <w:spacing w:before="0" w:after="120"/>
        <w:contextualSpacing/>
        <w:jc w:val="both"/>
        <w:rPr>
          <w:rFonts w:ascii="Times New Roman" w:hAnsi="Times New Roman"/>
          <w:sz w:val="26"/>
          <w:szCs w:val="26"/>
        </w:rPr>
      </w:pPr>
      <w:commentRangeStart w:id="13"/>
      <w:r>
        <w:rPr>
          <w:rFonts w:ascii="Times New Roman" w:hAnsi="Times New Roman"/>
          <w:sz w:val="26"/>
          <w:szCs w:val="26"/>
          <w:lang w:val="en-US"/>
        </w:rPr>
        <w:t xml:space="preserve">Bên B nhận được toàn bộ tiền tạm ứng của Bên A</w:t>
      </w:r>
      <w:ins w:id="500035" w:author="VNCN E&amp;C - Thương thảo 17/10" w:date="2026-10-17T16:00:00Z">
        <w:r>
          <w:rPr>
            <w:rFonts w:ascii="Times New Roman" w:hAnsi="Times New Roman"/>
            <w:sz w:val="26"/>
            <w:szCs w:val="26"/>
            <w:lang w:val="en-US"/>
          </w:rPr>
          <w:t xml:space="preserve">; điều kiện này chỉ áp dụng khi Bên A chậm tạm ứng từ 10 ngày làm việc trở lên so với thời hạn quy định tại Điều 10.3.1.</w:t>
        </w:r>
      </w:ins>
      <w:del w:id="500036" w:author="VNCN E&amp;C - Thương thảo 17/10" w:date="2026-10-17T16:00:00Z">
        <w:r>
          <w:rPr>
            <w:rFonts w:ascii="Times New Roman" w:hAnsi="Times New Roman"/>
            <w:sz w:val="26"/>
            <w:szCs w:val="26"/>
            <w:lang w:val="en-US"/>
          </w:rPr>
          <w:delText xml:space="preserve">. </w:delText>
        </w:r>
      </w:del>
      <w:commentRangeEnd w:id="13"/>
      <w:r>
        <w:rPr>
          <w:rStyle w:val="CommentReference"/>
        </w:rPr>
        <w:commentReference w:id="13"/>
      </w:r>
    </w:p>
    <w:p>
      <w:pPr>
        <w:pStyle w:val="Normal"/>
        <w:numPr>
          <w:ilvl w:val="0"/>
          <w:numId w:val="23"/>
        </w:numPr>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Trong vòng 07 ngày làm việc kể từ ngày ký Hợp đồng, Bên B phải trình Bên A tiến độ thi công chi tiết; tiến độ phải phù hợp với tiến độ thi công công tác đất của Nhà thầu khác và phải được Bên A chấp thuận.</w:t>
      </w:r>
      <w:del w:id="500037" w:author="VNCN E&amp;C - Thương thảo 17/10" w:date="2026-10-17T16:00:00Z">
        <w:r>
          <w:rPr>
            <w:rFonts w:ascii="Times New Roman" w:hAnsi="Times New Roman"/>
            <w:sz w:val="26"/>
            <w:szCs w:val="26"/>
          </w:rPr>
          <w:delText xml:space="preserve">.</w:delText>
        </w:r>
      </w:del>
    </w:p>
    <w:p>
      <w:pPr>
        <w:pStyle w:val="Normal"/>
        <w:tabs>
          <w:tab w:val="clear" w:pos="720"/>
          <w:tab w:val="left" w:pos="709" w:leader="none"/>
        </w:tabs>
        <w:spacing w:lineRule="auto" w:line="276" w:before="0" w:after="120"/>
        <w:jc w:val="both"/>
        <w:rPr>
          <w:rFonts w:ascii="Times New Roman" w:hAnsi="Times New Roman"/>
          <w:sz w:val="26"/>
          <w:szCs w:val="26"/>
        </w:rPr>
      </w:pPr>
      <w:del w:id="500038" w:author="VNCN E&amp;C - Thương thảo 17/10" w:date="2026-10-17T16:00:00Z">
        <w:r>
          <w:rPr>
            <w:rFonts w:ascii="Times New Roman" w:hAnsi="Times New Roman"/>
            <w:sz w:val="26"/>
            <w:szCs w:val="26"/>
          </w:rPr>
          <w:delText xml:space="preserve">. </w:delText>
        </w:r>
      </w:del>
      <w:r>
        <w:rPr>
          <w:rFonts w:ascii="Times New Roman" w:hAnsi="Times New Roman"/>
          <w:sz w:val="26"/>
          <w:szCs w:val="26"/>
        </w:rPr>
        <w:t xml:space="preserve">Tiến độ thi công chi tiết được Bên A chấp thuận là căn cứ để quản lý thi công, nghiệm thu, bàn giao và xác định thời gian chậm tiến độ.</w:t>
      </w:r>
    </w:p>
    <w:p>
      <w:pPr>
        <w:pStyle w:val="Normal"/>
        <w:numPr>
          <w:ilvl w:val="0"/>
          <w:numId w:val="23"/>
        </w:numPr>
        <w:spacing w:lineRule="auto" w:line="276" w:before="0" w:after="120"/>
        <w:ind w:hanging="0" w:left="0"/>
        <w:jc w:val="both"/>
        <w:rPr>
          <w:rFonts w:ascii="Times New Roman" w:hAnsi="Times New Roman"/>
          <w:sz w:val="26"/>
          <w:szCs w:val="26"/>
        </w:rPr>
      </w:pPr>
      <w:del w:id="500039" w:author="VNCN E&amp;C - Thương thảo 17/10" w:date="2026-10-17T16:00:00Z">
        <w:r>
          <w:rPr>
            <w:rFonts w:ascii="Times New Roman" w:hAnsi="Times New Roman"/>
            <w:sz w:val="26"/>
            <w:szCs w:val="26"/>
          </w:rPr>
          <w:delText xml:space="preserve">. </w:delText>
        </w:r>
      </w:del>
      <w:r>
        <w:rPr>
          <w:rFonts w:ascii="Times New Roman" w:hAnsi="Times New Roman"/>
          <w:sz w:val="26"/>
          <w:szCs w:val="26"/>
        </w:rPr>
        <w:t xml:space="preserve">Bên B có nghĩa vụ huy động máy móc, thiết bị, nhân lực, vật tư đến Công trường, thi công đúng tiến độ đã được chấp thuận và liên tục cho đến khi hoàn thành.</w:t>
      </w:r>
    </w:p>
    <w:p>
      <w:pPr>
        <w:pStyle w:val="Normal"/>
        <w:numPr>
          <w:ilvl w:val="0"/>
          <w:numId w:val="23"/>
        </w:numPr>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Trong vòng 07 ngày kể từ ngày nhận được yêu cầu của Bên A, Bên B phải trình Bên A phê duyệt kế hoạch chi tiết về nhân lực, thiết bị và trình tự thi công</w:t>
      </w:r>
      <w:del w:id="500040" w:author="VNCN E&amp;C - Thương thảo 17/10" w:date="2026-10-17T16:00:00Z">
        <w:r>
          <w:rPr>
            <w:rFonts w:ascii="Times New Roman" w:hAnsi="Times New Roman"/>
            <w:sz w:val="26"/>
            <w:szCs w:val="26"/>
          </w:rPr>
          <w:delText xml:space="preserve">. Bên B phải điều chỉnh tiến độ theo yêu cầu của Bên A</w:delText>
        </w:r>
      </w:del>
      <w:r>
        <w:rPr>
          <w:rFonts w:ascii="Times New Roman" w:hAnsi="Times New Roman"/>
          <w:sz w:val="26"/>
          <w:szCs w:val="26"/>
        </w:rPr>
        <w:t xml:space="preserve">;</w:t>
      </w:r>
    </w:p>
    <w:p>
      <w:pPr>
        <w:pStyle w:val="Normal"/>
        <w:numPr>
          <w:ilvl w:val="0"/>
          <w:numId w:val="23"/>
        </w:numPr>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Bên B phải huy động đủ máy móc, thiết bị, vật tư, nhân lực để thực hiện công việc theo yêu cầu của Bên A trong thời hạn quy định</w:t>
      </w:r>
      <w:del w:id="500041"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w:t>
      </w:r>
    </w:p>
    <w:p>
      <w:pPr>
        <w:pStyle w:val="Normal"/>
        <w:spacing w:lineRule="auto" w:line="276" w:before="0" w:after="120"/>
        <w:jc w:val="both"/>
        <w:rPr>
          <w:del w:id="500351" w:author="VNCN E&amp;C - Thương thảo 17/10" w:date="2026-10-17T16:00:00Z"/>
          <w:rFonts w:ascii="Times New Roman" w:hAnsi="Times New Roman"/>
          <w:sz w:val="26"/>
          <w:szCs w:val="26"/>
        </w:rPr>
      </w:pPr>
      <w:del w:id="500350" w:author="VNCN E&amp;C - Thương thảo 17/10" w:date="2026-10-17T16:00:00Z">
        <w:r>
          <w:rPr>
            <w:rFonts w:ascii="Times New Roman" w:hAnsi="Times New Roman"/>
            <w:sz w:val="26"/>
            <w:szCs w:val="26"/>
          </w:rPr>
          <w:delText xml:space="preserve">e) Khi chậm tiến độ, Bên B phải áp dụng biện pháp bổ sung, kể cả tăng ca, làm thêm giờ, làm vào ngày nghỉ, bằng chi phí của mình để bảo đảm tiến độ của Bên A.;</w:delText>
        </w:r>
      </w:del>
    </w:p>
    <w:p>
      <w:pPr>
        <w:pStyle w:val="Normal"/>
        <w:spacing w:lineRule="auto" w:line="276" w:before="0" w:after="120"/>
        <w:jc w:val="both"/>
        <w:rPr>
          <w:del w:id="500353" w:author="VNCN E&amp;C - Thương thảo 17/10" w:date="2026-10-17T16:00:00Z"/>
          <w:rFonts w:ascii="Times New Roman" w:hAnsi="Times New Roman"/>
          <w:sz w:val="26"/>
          <w:szCs w:val="26"/>
        </w:rPr>
      </w:pPr>
      <w:del w:id="500352" w:author="VNCN E&amp;C - Thương thảo 17/10" w:date="2026-10-17T16:00:00Z">
        <w:r>
          <w:rPr>
            <w:rFonts w:ascii="Times New Roman" w:hAnsi="Times New Roman"/>
            <w:sz w:val="26"/>
            <w:szCs w:val="26"/>
          </w:rPr>
          <w:delText xml:space="preserve">f) Khi tiến độ thực tế không phù hợp với tiến độ đã được chấp thuận, Bên A có quyền yêu cầu Bên B lập tiến độ điều chỉnh, nêu rõ biện pháp bảo đảm hoàn thành đúng các mốc tiến độ bắt buộc;</w:delText>
        </w:r>
      </w:del>
    </w:p>
    <w:p>
      <w:pPr>
        <w:pStyle w:val="Normal"/>
        <w:tabs>
          <w:tab w:val="clear" w:pos="720"/>
          <w:tab w:val="left" w:pos="6750" w:leader="none"/>
        </w:tabs>
        <w:spacing w:lineRule="auto" w:line="276" w:before="0" w:after="120"/>
        <w:jc w:val="both"/>
        <w:rPr>
          <w:rFonts w:ascii="Times New Roman" w:hAnsi="Times New Roman"/>
          <w:sz w:val="26"/>
          <w:szCs w:val="26"/>
        </w:rPr>
      </w:pPr>
      <w:ins w:id="500042" w:author="VNCN E&amp;C - Thương thảo 17/10" w:date="2026-10-17T16:00:00Z">
        <w:r>
          <w:rPr>
            <w:rFonts w:ascii="Times New Roman" w:hAnsi="Times New Roman"/>
            <w:sz w:val="26"/>
            <w:szCs w:val="26"/>
          </w:rPr>
          <w:t xml:space="preserve">e</w:t>
        </w:r>
      </w:ins>
      <w:del w:id="500043" w:author="VNCN E&amp;C - Thương thảo 17/10" w:date="2026-10-17T16:00:00Z">
        <w:r>
          <w:rPr>
            <w:rFonts w:ascii="Times New Roman" w:hAnsi="Times New Roman"/>
            <w:sz w:val="26"/>
            <w:szCs w:val="26"/>
          </w:rPr>
          <w:delText xml:space="preserve">g</w:delText>
        </w:r>
      </w:del>
      <w:r>
        <w:rPr>
          <w:rFonts w:ascii="Times New Roman" w:hAnsi="Times New Roman"/>
          <w:sz w:val="26"/>
          <w:szCs w:val="26"/>
        </w:rPr>
        <w:t xml:space="preserve">)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ins w:id="500044" w:author="VNCN E&amp;C - Thương thảo 17/10" w:date="2026-10-17T16:00:00Z">
        <w:r>
          <w:rPr>
            <w:rFonts w:ascii="Times New Roman" w:hAnsi="Times New Roman"/>
            <w:sz w:val="26"/>
            <w:szCs w:val="26"/>
          </w:rPr>
          <w:t xml:space="preserve">f</w:t>
        </w:r>
      </w:ins>
      <w:del w:id="500045" w:author="VNCN E&amp;C - Thương thảo 17/10" w:date="2026-10-17T16:00:00Z">
        <w:r>
          <w:rPr>
            <w:rFonts w:ascii="Times New Roman" w:hAnsi="Times New Roman"/>
            <w:sz w:val="26"/>
            <w:szCs w:val="26"/>
          </w:rPr>
          <w:delText xml:space="preserve">h</w:delText>
        </w:r>
      </w:del>
      <w:r>
        <w:rPr>
          <w:rFonts w:ascii="Times New Roman" w:hAnsi="Times New Roman"/>
          <w:sz w:val="26"/>
          <w:szCs w:val="26"/>
        </w:rPr>
        <w:t xml:space="preserve">) Thời hạn hoàn thành, bàn giao: theo Điều 7.1 và Tiến độ được Bên A chấp thuận.</w:t>
      </w:r>
      <w:ins w:id="500046" w:author="VNCN E&amp;C - Thương thảo 17/10" w:date="2026-10-17T16:00:00Z">
        <w:r>
          <w:rPr>
            <w:rFonts w:ascii="Times New Roman" w:hAnsi="Times New Roman"/>
            <w:sz w:val="26"/>
            <w:szCs w:val="26"/>
          </w:rPr>
          <w:t xml:space="preserve"> Việc gia hạn thời gian hoàn thành thực hiện theo Điều 15.1 điểm c.</w:t>
        </w:r>
      </w:ins>
    </w:p>
    <w:p>
      <w:pPr>
        <w:pStyle w:val="ListParagraph"/>
        <w:widowControl w:val="false"/>
        <w:numPr>
          <w:ilvl w:val="1"/>
          <w:numId w:val="33"/>
        </w:numPr>
        <w:spacing w:lineRule="auto" w:line="288" w:before="120" w:after="120"/>
        <w:contextualSpacing/>
        <w:jc w:val="both"/>
        <w:rPr>
          <w:del w:id="500362" w:author="VNCN E&amp;C - Thương thảo 17/10" w:date="2026-10-17T16:00:00Z"/>
          <w:rFonts w:ascii="Times New Roman" w:hAnsi="Times New Roman"/>
          <w:b/>
          <w:sz w:val="26"/>
          <w:szCs w:val="26"/>
        </w:rPr>
      </w:pPr>
      <w:commentRangeStart w:id="14"/>
      <w:bookmarkStart w:id="80" w:name="_Ref500837428"/>
      <w:del w:id="500354" w:author="VNCN E&amp;C - Thương thảo 17/10" w:date="2026-10-17T16:00:00Z">
        <w:r>
          <w:rPr>
            <w:rFonts w:ascii="Times New Roman" w:hAnsi="Times New Roman"/>
            <w:b/>
            <w:sz w:val="26"/>
            <w:szCs w:val="26"/>
            <w:lang w:val="en-US"/>
          </w:rPr>
          <w:delText xml:space="preserve">. </w:delText>
        </w:r>
      </w:del>
      <w:del w:id="500355" w:author="VNCN E&amp;C - Thương thảo 17/10" w:date="2026-10-17T16:00:00Z">
        <w:r>
          <w:rPr>
            <w:rFonts w:ascii="Times New Roman" w:hAnsi="Times New Roman"/>
            <w:b/>
            <w:sz w:val="26"/>
            <w:szCs w:val="26"/>
          </w:rPr>
          <w:delText xml:space="preserve">Gia h</w:delText>
        </w:r>
      </w:del>
      <w:del w:id="500356" w:author="VNCN E&amp;C - Thương thảo 17/10" w:date="2026-10-17T16:00:00Z">
        <w:r>
          <w:rPr>
            <w:rFonts w:cs="Calibri" w:ascii="Times New Roman" w:hAnsi="Times New Roman"/>
            <w:b/>
            <w:sz w:val="26"/>
            <w:szCs w:val="26"/>
          </w:rPr>
          <w:delText xml:space="preserve">ạ</w:delText>
        </w:r>
      </w:del>
      <w:del w:id="500357" w:author="VNCN E&amp;C - Thương thảo 17/10" w:date="2026-10-17T16:00:00Z">
        <w:r>
          <w:rPr>
            <w:rFonts w:ascii="Times New Roman" w:hAnsi="Times New Roman"/>
            <w:b/>
            <w:sz w:val="26"/>
            <w:szCs w:val="26"/>
          </w:rPr>
          <w:delText xml:space="preserve">n th</w:delText>
        </w:r>
      </w:del>
      <w:del w:id="500358" w:author="VNCN E&amp;C - Thương thảo 17/10" w:date="2026-10-17T16:00:00Z">
        <w:r>
          <w:rPr>
            <w:rFonts w:cs="Calibri" w:ascii="Times New Roman" w:hAnsi="Times New Roman"/>
            <w:b/>
            <w:sz w:val="26"/>
            <w:szCs w:val="26"/>
          </w:rPr>
          <w:delText xml:space="preserve">ờ</w:delText>
        </w:r>
      </w:del>
      <w:del w:id="500359" w:author="VNCN E&amp;C - Thương thảo 17/10" w:date="2026-10-17T16:00:00Z">
        <w:r>
          <w:rPr>
            <w:rFonts w:ascii="Times New Roman" w:hAnsi="Times New Roman"/>
            <w:b/>
            <w:sz w:val="26"/>
            <w:szCs w:val="26"/>
          </w:rPr>
          <w:delText xml:space="preserve">i gian ho</w:delText>
        </w:r>
      </w:del>
      <w:del w:id="500360" w:author="VNCN E&amp;C - Thương thảo 17/10" w:date="2026-10-17T16:00:00Z">
        <w:r>
          <w:rPr>
            <w:rFonts w:cs="Calibri" w:ascii="Times New Roman" w:hAnsi="Times New Roman"/>
            <w:b/>
            <w:sz w:val="26"/>
            <w:szCs w:val="26"/>
          </w:rPr>
          <w:delText xml:space="preserve">à</w:delText>
        </w:r>
      </w:del>
      <w:del w:id="500361" w:author="VNCN E&amp;C - Thương thảo 17/10" w:date="2026-10-17T16:00:00Z">
        <w:r>
          <w:rPr>
            <w:rFonts w:ascii="Times New Roman" w:hAnsi="Times New Roman"/>
            <w:b/>
            <w:sz w:val="26"/>
            <w:szCs w:val="26"/>
          </w:rPr>
          <w:delText xml:space="preserve">n thành</w:delText>
        </w:r>
      </w:del>
      <w:bookmarkEnd w:id="80"/>
      <w:commentRangeEnd w:id="14"/>
      <w:r>
        <w:rPr>
          <w:rStyle w:val="CommentReference"/>
        </w:rPr>
        <w:commentReference w:id="14"/>
      </w:r>
    </w:p>
    <w:p>
      <w:pPr>
        <w:pStyle w:val="ListParagraph"/>
        <w:widowControl w:val="false"/>
        <w:numPr>
          <w:ilvl w:val="2"/>
          <w:numId w:val="32"/>
        </w:numPr>
        <w:tabs>
          <w:tab w:val="clear" w:pos="720"/>
          <w:tab w:val="left" w:pos="360" w:leader="none"/>
        </w:tabs>
        <w:spacing w:lineRule="auto" w:line="288" w:before="120" w:after="120"/>
        <w:ind w:hanging="360" w:left="360"/>
        <w:contextualSpacing w:val="false"/>
        <w:jc w:val="both"/>
        <w:rPr>
          <w:del w:id="500366" w:author="VNCN E&amp;C - Thương thảo 17/10" w:date="2026-10-17T16:00:00Z"/>
          <w:rFonts w:ascii="Times New Roman" w:hAnsi="Times New Roman"/>
          <w:sz w:val="26"/>
          <w:szCs w:val="26"/>
          <w:lang w:val="vi-VN"/>
        </w:rPr>
      </w:pPr>
      <w:del w:id="500363" w:author="VNCN E&amp;C - Thương thảo 17/10" w:date="2026-10-17T16:00:00Z">
        <w:r>
          <w:rPr>
            <w:rFonts w:ascii="Times New Roman" w:hAnsi="Times New Roman"/>
            <w:sz w:val="26"/>
            <w:szCs w:val="26"/>
            <w:lang w:val="vi-VN"/>
          </w:rPr>
          <w:delText xml:space="preserve">Bên B được phép gia hạn thời gian hoàn thành</w:delText>
        </w:r>
      </w:del>
      <w:del w:id="500364" w:author="VNCN E&amp;C - Thương thảo 17/10" w:date="2026-10-17T16:00:00Z">
        <w:r>
          <w:rPr>
            <w:rFonts w:ascii="Times New Roman" w:hAnsi="Times New Roman"/>
            <w:sz w:val="26"/>
            <w:szCs w:val="26"/>
            <w:lang w:val="en-US"/>
          </w:rPr>
          <w:delText xml:space="preserve"> tướng ứng với thời gian ảnh hưởng do</w:delText>
        </w:r>
      </w:del>
      <w:del w:id="500365" w:author="VNCN E&amp;C - Thương thảo 17/10" w:date="2026-10-17T16:00:00Z">
        <w:r>
          <w:rPr>
            <w:rFonts w:ascii="Times New Roman" w:hAnsi="Times New Roman"/>
            <w:sz w:val="26"/>
            <w:szCs w:val="26"/>
            <w:lang w:val="vi-VN"/>
          </w:rPr>
          <w:delText xml:space="preserve"> một trong những lý do sau đây: </w:delText>
        </w:r>
      </w:del>
    </w:p>
    <w:p>
      <w:pPr>
        <w:pStyle w:val="ListParagraph"/>
        <w:widowControl w:val="false"/>
        <w:numPr>
          <w:ilvl w:val="3"/>
          <w:numId w:val="32"/>
        </w:numPr>
        <w:spacing w:lineRule="auto" w:line="288" w:before="120" w:after="120"/>
        <w:contextualSpacing w:val="false"/>
        <w:jc w:val="both"/>
        <w:rPr>
          <w:del w:id="500376" w:author="VNCN E&amp;C - Thương thảo 17/10" w:date="2026-10-17T16:00:00Z"/>
          <w:rFonts w:ascii="Times New Roman" w:hAnsi="Times New Roman"/>
          <w:sz w:val="26"/>
          <w:szCs w:val="26"/>
          <w:lang w:val="vi-VN"/>
        </w:rPr>
      </w:pPr>
      <w:del w:id="500367" w:author="VNCN E&amp;C - Thương thảo 17/10" w:date="2026-10-17T16:00:00Z">
        <w:r>
          <w:rPr>
            <w:rFonts w:ascii="Times New Roman" w:hAnsi="Times New Roman"/>
            <w:sz w:val="26"/>
            <w:szCs w:val="26"/>
            <w:lang w:val="vi-VN"/>
          </w:rPr>
          <w:delText xml:space="preserve">Có </w:delText>
        </w:r>
      </w:del>
      <w:del w:id="500368" w:author="VNCN E&amp;C - Thương thảo 17/10" w:date="2026-10-17T16:00:00Z">
        <w:r>
          <w:rPr>
            <w:rFonts w:ascii="Times New Roman" w:hAnsi="Times New Roman"/>
            <w:sz w:val="26"/>
            <w:szCs w:val="26"/>
          </w:rPr>
          <w:delText xml:space="preserve">sự</w:delText>
        </w:r>
      </w:del>
      <w:del w:id="500369" w:author="VNCN E&amp;C - Thương thảo 17/10" w:date="2026-10-17T16:00:00Z">
        <w:r>
          <w:rPr>
            <w:rFonts w:ascii="Times New Roman" w:hAnsi="Times New Roman"/>
            <w:sz w:val="26"/>
            <w:szCs w:val="26"/>
            <w:lang w:val="vi-VN"/>
          </w:rPr>
          <w:delText xml:space="preserve"> thay đổi phạm vi công việc</w:delText>
        </w:r>
      </w:del>
      <w:del w:id="500370" w:author="VNCN E&amp;C - Thương thảo 17/10" w:date="2026-10-17T16:00:00Z">
        <w:r>
          <w:rPr>
            <w:rFonts w:ascii="Times New Roman" w:hAnsi="Times New Roman"/>
            <w:sz w:val="26"/>
            <w:szCs w:val="26"/>
          </w:rPr>
          <w:delText xml:space="preserve"> do</w:delText>
        </w:r>
      </w:del>
      <w:del w:id="500371" w:author="VNCN E&amp;C - Thương thảo 17/10" w:date="2026-10-17T16:00:00Z">
        <w:r>
          <w:rPr>
            <w:rFonts w:ascii="Times New Roman" w:hAnsi="Times New Roman"/>
            <w:sz w:val="26"/>
            <w:szCs w:val="26"/>
            <w:lang w:val="vi-VN"/>
          </w:rPr>
          <w:delText xml:space="preserve"> </w:delText>
        </w:r>
      </w:del>
      <w:del w:id="500372" w:author="VNCN E&amp;C - Thương thảo 17/10" w:date="2026-10-17T16:00:00Z">
        <w:r>
          <w:rPr>
            <w:rFonts w:ascii="Times New Roman" w:hAnsi="Times New Roman"/>
            <w:sz w:val="26"/>
            <w:szCs w:val="26"/>
          </w:rPr>
          <w:delText xml:space="preserve">thay đổi </w:delText>
        </w:r>
      </w:del>
      <w:del w:id="500373" w:author="VNCN E&amp;C - Thương thảo 17/10" w:date="2026-10-17T16:00:00Z">
        <w:r>
          <w:rPr>
            <w:rFonts w:ascii="Times New Roman" w:hAnsi="Times New Roman"/>
            <w:sz w:val="26"/>
            <w:szCs w:val="26"/>
            <w:lang w:val="vi-VN"/>
          </w:rPr>
          <w:delText xml:space="preserve">thiết kế</w:delText>
        </w:r>
      </w:del>
      <w:del w:id="500374" w:author="VNCN E&amp;C - Thương thảo 17/10" w:date="2026-10-17T16:00:00Z">
        <w:r>
          <w:rPr>
            <w:rFonts w:ascii="Times New Roman" w:hAnsi="Times New Roman"/>
            <w:sz w:val="26"/>
            <w:szCs w:val="26"/>
          </w:rPr>
          <w:delText xml:space="preserve"> hoặc</w:delText>
        </w:r>
      </w:del>
      <w:del w:id="500375" w:author="VNCN E&amp;C - Thương thảo 17/10" w:date="2026-10-17T16:00:00Z">
        <w:r>
          <w:rPr>
            <w:rFonts w:ascii="Times New Roman" w:hAnsi="Times New Roman"/>
            <w:sz w:val="26"/>
            <w:szCs w:val="26"/>
            <w:lang w:val="vi-VN"/>
          </w:rPr>
          <w:delText xml:space="preserve"> biện pháp thi công theo chỉ dẫn, yêu cầu của Bên A làm ảnh hưởng đến tiến độ thực hiện Hợp đồng;</w:delText>
        </w:r>
      </w:del>
    </w:p>
    <w:p>
      <w:pPr>
        <w:pStyle w:val="ListParagraph"/>
        <w:widowControl w:val="false"/>
        <w:numPr>
          <w:ilvl w:val="3"/>
          <w:numId w:val="32"/>
        </w:numPr>
        <w:spacing w:lineRule="auto" w:line="288" w:before="120" w:after="120"/>
        <w:contextualSpacing w:val="false"/>
        <w:jc w:val="both"/>
        <w:rPr>
          <w:del w:id="500380" w:author="VNCN E&amp;C - Thương thảo 17/10" w:date="2026-10-17T16:00:00Z"/>
          <w:rFonts w:ascii="Times New Roman" w:hAnsi="Times New Roman"/>
          <w:sz w:val="26"/>
          <w:szCs w:val="26"/>
          <w:lang w:val="vi-VN"/>
        </w:rPr>
      </w:pPr>
      <w:del w:id="500377" w:author="VNCN E&amp;C - Thương thảo 17/10" w:date="2026-10-17T16:00:00Z">
        <w:r>
          <w:rPr>
            <w:rFonts w:ascii="Times New Roman" w:hAnsi="Times New Roman"/>
            <w:sz w:val="26"/>
            <w:szCs w:val="26"/>
            <w:lang w:val="vi-VN"/>
          </w:rPr>
          <w:delText xml:space="preserve">Do ảnh </w:delText>
        </w:r>
      </w:del>
      <w:del w:id="500378" w:author="VNCN E&amp;C - Thương thảo 17/10" w:date="2026-10-17T16:00:00Z">
        <w:r>
          <w:rPr>
            <w:rFonts w:ascii="Times New Roman" w:hAnsi="Times New Roman"/>
            <w:sz w:val="26"/>
            <w:szCs w:val="26"/>
          </w:rPr>
          <w:delText xml:space="preserve">hưởng</w:delText>
        </w:r>
      </w:del>
      <w:del w:id="500379" w:author="VNCN E&amp;C - Thương thảo 17/10" w:date="2026-10-17T16:00:00Z">
        <w:r>
          <w:rPr>
            <w:rFonts w:ascii="Times New Roman" w:hAnsi="Times New Roman"/>
            <w:sz w:val="26"/>
            <w:szCs w:val="26"/>
            <w:lang w:val="vi-VN"/>
          </w:rPr>
          <w:delText xml:space="preserve"> của các trường hợp Bất khả kháng;</w:delText>
        </w:r>
      </w:del>
    </w:p>
    <w:p>
      <w:pPr>
        <w:pStyle w:val="ListParagraph"/>
        <w:widowControl w:val="false"/>
        <w:numPr>
          <w:ilvl w:val="3"/>
          <w:numId w:val="32"/>
        </w:numPr>
        <w:spacing w:lineRule="auto" w:line="288" w:before="120" w:after="120"/>
        <w:contextualSpacing w:val="false"/>
        <w:jc w:val="both"/>
        <w:rPr>
          <w:del w:id="500382" w:author="VNCN E&amp;C - Thương thảo 17/10" w:date="2026-10-17T16:00:00Z"/>
          <w:rFonts w:ascii="Times New Roman" w:hAnsi="Times New Roman"/>
          <w:sz w:val="26"/>
          <w:szCs w:val="26"/>
          <w:lang w:val="vi-VN"/>
        </w:rPr>
      </w:pPr>
      <w:del w:id="500381" w:author="VNCN E&amp;C - Thương thảo 17/10" w:date="2026-10-17T16:00:00Z">
        <w:r>
          <w:rPr>
            <w:rFonts w:ascii="Times New Roman" w:hAnsi="Times New Roman"/>
            <w:sz w:val="26"/>
            <w:szCs w:val="26"/>
            <w:lang w:val="en-US"/>
          </w:rPr>
          <w:delText xml:space="preserve">Do ảnh hưởng của mưa bão;</w:delText>
        </w:r>
      </w:del>
    </w:p>
    <w:p>
      <w:pPr>
        <w:pStyle w:val="ListParagraph"/>
        <w:widowControl w:val="false"/>
        <w:numPr>
          <w:ilvl w:val="3"/>
          <w:numId w:val="32"/>
        </w:numPr>
        <w:spacing w:lineRule="auto" w:line="288" w:before="120" w:after="120"/>
        <w:contextualSpacing w:val="false"/>
        <w:jc w:val="both"/>
        <w:rPr>
          <w:del w:id="500387" w:author="VNCN E&amp;C - Thương thảo 17/10" w:date="2026-10-17T16:00:00Z"/>
          <w:rFonts w:ascii="Times New Roman" w:hAnsi="Times New Roman"/>
          <w:sz w:val="26"/>
          <w:szCs w:val="26"/>
          <w:lang w:val="vi-VN"/>
        </w:rPr>
      </w:pPr>
      <w:del w:id="500383" w:author="VNCN E&amp;C - Thương thảo 17/10" w:date="2026-10-17T16:00:00Z">
        <w:r>
          <w:rPr>
            <w:rFonts w:ascii="Times New Roman" w:hAnsi="Times New Roman"/>
            <w:sz w:val="26"/>
            <w:szCs w:val="26"/>
            <w:lang w:val="vi-VN"/>
          </w:rPr>
          <w:delText xml:space="preserve">Sự chậm trễ, trở ngại trên Công trường do Bên A, nhân lực của Bên A hay các nhà thầu </w:delText>
        </w:r>
      </w:del>
      <w:del w:id="500384" w:author="VNCN E&amp;C - Thương thảo 17/10" w:date="2026-10-17T16:00:00Z">
        <w:r>
          <w:rPr>
            <w:rFonts w:ascii="Times New Roman" w:hAnsi="Times New Roman"/>
            <w:sz w:val="26"/>
            <w:szCs w:val="26"/>
          </w:rPr>
          <w:delText xml:space="preserve">khác</w:delText>
        </w:r>
      </w:del>
      <w:del w:id="500385" w:author="VNCN E&amp;C - Thương thảo 17/10" w:date="2026-10-17T16:00:00Z">
        <w:r>
          <w:rPr>
            <w:rFonts w:ascii="Times New Roman" w:hAnsi="Times New Roman"/>
            <w:sz w:val="26"/>
            <w:szCs w:val="26"/>
            <w:lang w:val="vi-VN"/>
          </w:rPr>
          <w:delText xml:space="preserve"> của Bên A gây ra như: việc bàn giao toàn bộ hoặc một phần mặt bằng không đúng với các thoả thuận trong Hợp đồng, các thủ tục liên quan ảnh hưởng đến tiến độ thực hiện Hợp đồng mà không do lỗi của Bên B gây ra</w:delText>
        </w:r>
      </w:del>
      <w:del w:id="500386" w:author="VNCN E&amp;C - Thương thảo 17/10" w:date="2026-10-17T16:00:00Z">
        <w:r>
          <w:rPr>
            <w:rFonts w:ascii="Times New Roman" w:hAnsi="Times New Roman"/>
            <w:sz w:val="26"/>
            <w:szCs w:val="26"/>
          </w:rPr>
          <w:delText xml:space="preserve">;</w:delText>
        </w:r>
      </w:del>
    </w:p>
    <w:p>
      <w:pPr>
        <w:pStyle w:val="ListParagraph"/>
        <w:widowControl w:val="false"/>
        <w:numPr>
          <w:ilvl w:val="3"/>
          <w:numId w:val="32"/>
        </w:numPr>
        <w:spacing w:lineRule="auto" w:line="300" w:before="120" w:after="120"/>
        <w:contextualSpacing w:val="false"/>
        <w:jc w:val="both"/>
        <w:rPr>
          <w:del w:id="500391" w:author="VNCN E&amp;C - Thương thảo 17/10" w:date="2026-10-17T16:00:00Z"/>
          <w:rFonts w:ascii="Times New Roman" w:hAnsi="Times New Roman"/>
          <w:sz w:val="26"/>
          <w:szCs w:val="26"/>
          <w:lang w:val="vi-VN"/>
        </w:rPr>
      </w:pPr>
      <w:del w:id="500388" w:author="VNCN E&amp;C - Thương thảo 17/10" w:date="2026-10-17T16:00:00Z">
        <w:r>
          <w:rPr>
            <w:rFonts w:ascii="Times New Roman" w:hAnsi="Times New Roman"/>
            <w:sz w:val="26"/>
            <w:szCs w:val="26"/>
            <w:lang w:val="vi-VN"/>
          </w:rPr>
          <w:delText xml:space="preserve">Bên A chậm phản hồi, phê duyệt các đề xuất/ đề nghị/ hồ sơ do Bên B đệ trình, thời gian chậm tính từ thời điểm các hồ sơ này đủ điều kiện phê duyệt. Bên A chậm chuyển tiền tạm ứng, thanh toán cho Bên B, thời gian chậm thanh toán là quá </w:delText>
        </w:r>
      </w:del>
      <w:del w:id="500389" w:author="VNCN E&amp;C - Thương thảo 17/10" w:date="2026-10-17T16:00:00Z">
        <w:r>
          <w:rPr>
            <w:rFonts w:ascii="Times New Roman" w:hAnsi="Times New Roman"/>
            <w:sz w:val="26"/>
            <w:szCs w:val="26"/>
            <w:lang w:val="en-US"/>
          </w:rPr>
          <w:delText xml:space="preserve">15</w:delText>
        </w:r>
      </w:del>
      <w:del w:id="500390" w:author="VNCN E&amp;C - Thương thảo 17/10" w:date="2026-10-17T16:00:00Z">
        <w:r>
          <w:rPr>
            <w:rFonts w:ascii="Times New Roman" w:hAnsi="Times New Roman"/>
            <w:sz w:val="26"/>
            <w:szCs w:val="26"/>
            <w:lang w:val="vi-VN"/>
          </w:rPr>
          <w:delText xml:space="preserve"> ngày làm việc kể từ ngày hết hạn thanh toán;</w:delText>
        </w:r>
      </w:del>
    </w:p>
    <w:p>
      <w:pPr>
        <w:pStyle w:val="ListParagraph"/>
        <w:widowControl w:val="false"/>
        <w:numPr>
          <w:ilvl w:val="3"/>
          <w:numId w:val="32"/>
        </w:numPr>
        <w:spacing w:lineRule="auto" w:line="300" w:before="120" w:after="120"/>
        <w:contextualSpacing w:val="false"/>
        <w:jc w:val="both"/>
        <w:rPr>
          <w:del w:id="500393" w:author="VNCN E&amp;C - Thương thảo 17/10" w:date="2026-10-17T16:00:00Z"/>
          <w:rFonts w:ascii="Times New Roman" w:hAnsi="Times New Roman"/>
          <w:sz w:val="26"/>
          <w:szCs w:val="26"/>
          <w:lang w:val="vi-VN"/>
        </w:rPr>
      </w:pPr>
      <w:del w:id="500392" w:author="VNCN E&amp;C - Thương thảo 17/10" w:date="2026-10-17T16:00:00Z">
        <w:r>
          <w:rPr>
            <w:rFonts w:ascii="Times New Roman" w:hAnsi="Times New Roman"/>
            <w:sz w:val="26"/>
            <w:szCs w:val="26"/>
            <w:lang w:val="en-US"/>
          </w:rPr>
          <w:delText xml:space="preserve">Chậm phê duyệt đơn giá hạng mục phát sinh ngoài hợp đồng</w:delText>
        </w:r>
      </w:del>
    </w:p>
    <w:p>
      <w:pPr>
        <w:pStyle w:val="ListParagraph"/>
        <w:widowControl w:val="false"/>
        <w:numPr>
          <w:ilvl w:val="3"/>
          <w:numId w:val="32"/>
        </w:numPr>
        <w:spacing w:lineRule="auto" w:line="300" w:before="120" w:after="120"/>
        <w:contextualSpacing w:val="false"/>
        <w:jc w:val="both"/>
        <w:rPr>
          <w:del w:id="500395" w:author="VNCN E&amp;C - Thương thảo 17/10" w:date="2026-10-17T16:00:00Z"/>
          <w:rFonts w:ascii="Times New Roman" w:hAnsi="Times New Roman"/>
          <w:sz w:val="26"/>
          <w:szCs w:val="26"/>
          <w:lang w:val="vi-VN"/>
        </w:rPr>
      </w:pPr>
      <w:del w:id="500394" w:author="VNCN E&amp;C - Thương thảo 17/10" w:date="2026-10-17T16:00:00Z">
        <w:r>
          <w:rPr>
            <w:rFonts w:ascii="Times New Roman" w:hAnsi="Times New Roman"/>
            <w:sz w:val="26"/>
            <w:szCs w:val="26"/>
            <w:lang w:val="vi-VN"/>
          </w:rPr>
          <w:delText xml:space="preserve">Các trường hợp tạm ngừng theo quyết định của Bên A mà không phải do lỗi của Bên B;</w:delText>
        </w:r>
      </w:del>
    </w:p>
    <w:p>
      <w:pPr>
        <w:pStyle w:val="ListParagraph"/>
        <w:widowControl w:val="false"/>
        <w:numPr>
          <w:ilvl w:val="3"/>
          <w:numId w:val="32"/>
        </w:numPr>
        <w:tabs>
          <w:tab w:val="clear" w:pos="720"/>
          <w:tab w:val="left" w:pos="1620" w:leader="none"/>
        </w:tabs>
        <w:spacing w:lineRule="auto" w:line="300" w:before="120" w:after="120"/>
        <w:contextualSpacing w:val="false"/>
        <w:jc w:val="both"/>
        <w:rPr>
          <w:del w:id="500397" w:author="VNCN E&amp;C - Thương thảo 17/10" w:date="2026-10-17T16:00:00Z"/>
          <w:rFonts w:ascii="Times New Roman" w:hAnsi="Times New Roman"/>
          <w:sz w:val="26"/>
          <w:szCs w:val="26"/>
        </w:rPr>
      </w:pPr>
      <w:del w:id="500396" w:author="VNCN E&amp;C - Thương thảo 17/10" w:date="2026-10-17T16:00:00Z">
        <w:r>
          <w:rPr>
            <w:rFonts w:ascii="Times New Roman" w:hAnsi="Times New Roman"/>
            <w:sz w:val="26"/>
            <w:szCs w:val="26"/>
            <w:lang w:val="vi-VN"/>
          </w:rPr>
          <w:delText xml:space="preserve">Các trường hợp khác do hai Bên đàm phán thống nhất.</w:delText>
        </w:r>
      </w:del>
    </w:p>
    <w:p>
      <w:pPr>
        <w:pStyle w:val="Normal"/>
        <w:spacing w:lineRule="auto" w:line="276" w:before="0" w:after="120"/>
        <w:jc w:val="both"/>
        <w:rPr>
          <w:rFonts w:ascii="Times New Roman" w:hAnsi="Times New Roman"/>
          <w:b/>
          <w:bCs/>
          <w:sz w:val="26"/>
          <w:szCs w:val="26"/>
        </w:rPr>
      </w:pPr>
      <w:commentRangeStart w:id="15"/>
      <w:r>
        <w:rPr>
          <w:rFonts w:ascii="Times New Roman" w:hAnsi="Times New Roman"/>
          <w:b/>
          <w:bCs/>
          <w:sz w:val="26"/>
          <w:szCs w:val="26"/>
        </w:rPr>
        <w:t xml:space="preserve">7.3. Hậu quả của việc chậm tiến độ thực hiện</w:t>
      </w:r>
      <w:ins w:id="500047" w:author="VNCN E&amp;C - Thương thảo 17/10" w:date="2026-10-17T16:00:00Z">
        <w:r>
          <w:rPr>
            <w:rFonts w:ascii="Times New Roman" w:hAnsi="Times New Roman"/>
            <w:b/>
            <w:bCs/>
            <w:sz w:val="26"/>
            <w:szCs w:val="26"/>
          </w:rPr>
          <w:t xml:space="preserve">: theo Điều 18.3.</w:t>
        </w:r>
      </w:ins>
      <w:del w:id="500048" w:author="VNCN E&amp;C - Thương thảo 17/10" w:date="2026-10-17T16:00:00Z">
        <w:r>
          <w:rPr>
            <w:rFonts w:ascii="Times New Roman" w:hAnsi="Times New Roman"/>
            <w:b/>
            <w:bCs/>
            <w:sz w:val="26"/>
            <w:szCs w:val="26"/>
          </w:rPr>
          <w:delText xml:space="preserve"> </w:delText>
        </w:r>
      </w:del>
      <w:commentRangeEnd w:id="15"/>
      <w:r>
        <w:rPr>
          <w:rStyle w:val="CommentReference"/>
        </w:rPr>
        <w:commentReference w:id="15"/>
      </w:r>
    </w:p>
    <w:p>
      <w:pPr>
        <w:pStyle w:val="Normal"/>
        <w:tabs>
          <w:tab w:val="clear" w:pos="720"/>
          <w:tab w:val="left" w:pos="709" w:leader="none"/>
        </w:tabs>
        <w:spacing w:lineRule="auto" w:line="276" w:before="0" w:after="120"/>
        <w:jc w:val="both"/>
        <w:rPr>
          <w:del w:id="500399" w:author="VNCN E&amp;C - Thương thảo 17/10" w:date="2026-10-17T16:00:00Z"/>
          <w:rFonts w:ascii="Times New Roman" w:hAnsi="Times New Roman"/>
          <w:sz w:val="26"/>
          <w:szCs w:val="26"/>
        </w:rPr>
      </w:pPr>
      <w:del w:id="500398" w:author="VNCN E&amp;C - Thương thảo 17/10" w:date="2026-10-17T16:00:00Z">
        <w:r>
          <w:rPr>
            <w:rFonts w:ascii="Times New Roman" w:hAnsi="Times New Roman"/>
            <w:sz w:val="26"/>
            <w:szCs w:val="26"/>
          </w:rPr>
          <w:delText xml:space="preserve">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w:delText>
        </w:r>
      </w:del>
    </w:p>
    <w:p>
      <w:pPr>
        <w:pStyle w:val="Normal"/>
        <w:tabs>
          <w:tab w:val="clear" w:pos="720"/>
          <w:tab w:val="left" w:pos="709" w:leader="none"/>
        </w:tabs>
        <w:spacing w:lineRule="auto" w:line="276" w:before="0" w:after="120"/>
        <w:jc w:val="both"/>
        <w:rPr>
          <w:del w:id="500401" w:author="VNCN E&amp;C - Thương thảo 17/10" w:date="2026-10-17T16:00:00Z"/>
          <w:rFonts w:ascii="Times New Roman" w:hAnsi="Times New Roman"/>
          <w:sz w:val="26"/>
          <w:szCs w:val="26"/>
        </w:rPr>
      </w:pPr>
      <w:del w:id="500400" w:author="VNCN E&amp;C - Thương thảo 17/10" w:date="2026-10-17T16:00:00Z">
        <w:r>
          <w:rPr>
            <w:rFonts w:ascii="Times New Roman" w:hAnsi="Times New Roman"/>
            <w:sz w:val="26"/>
            <w:szCs w:val="26"/>
          </w:rPr>
          <w:delText xml:space="preserve">b) Khi tiến độ thi công bị chậm hoặc có nguy cơ bị chậm, Bên B phải áp dụng ngay biện pháp khắc phục (tăng cường thiết bị, nhân lực, vật tư, tăng ca…) bằng chi phí của mình.</w:delText>
        </w:r>
      </w:del>
    </w:p>
    <w:p>
      <w:pPr>
        <w:pStyle w:val="Normal"/>
        <w:tabs>
          <w:tab w:val="clear" w:pos="720"/>
          <w:tab w:val="left" w:pos="709" w:leader="none"/>
        </w:tabs>
        <w:spacing w:lineRule="auto" w:line="276" w:before="0" w:after="120"/>
        <w:jc w:val="both"/>
        <w:rPr>
          <w:del w:id="500403" w:author="VNCN E&amp;C - Thương thảo 17/10" w:date="2026-10-17T16:00:00Z"/>
          <w:rFonts w:ascii="Times New Roman" w:hAnsi="Times New Roman"/>
          <w:sz w:val="26"/>
          <w:szCs w:val="26"/>
        </w:rPr>
      </w:pPr>
      <w:del w:id="500402" w:author="VNCN E&amp;C - Thương thảo 17/10" w:date="2026-10-17T16:00:00Z">
        <w:r>
          <w:rPr>
            <w:rFonts w:ascii="Times New Roman" w:hAnsi="Times New Roman"/>
            <w:sz w:val="26"/>
            <w:szCs w:val="26"/>
          </w:rPr>
          <w:delText xml:space="preserve">c) Trong vòng 15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 (Đơn giá đối trừ do Bên A thuê các đơn vị khác thực hiện không vượt quá 20% đơn giá hợp đồng này cho các đầu việc tương ứng).</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Bên B có nghĩa vụ mua bảo hiểm đối với thiết bị của Bên B, bảo hiểm cho người lao động trên Công trường và </w:t>
      </w:r>
      <w:commentRangeStart w:id="3"/>
      <w:r>
        <w:rPr>
          <w:rFonts w:ascii="Times New Roman" w:hAnsi="Times New Roman"/>
          <w:sz w:val="26"/>
          <w:szCs w:val="26"/>
        </w:rPr>
        <w:t xml:space="preserve">bảo hiểm trách nhiệm dân sự đối với bên thứ ba cho phần công việc của Bên </w:t>
      </w:r>
      <w:commentRangeStart w:id="4"/>
      <w:r>
        <w:rPr>
          <w:rFonts w:ascii="Times New Roman" w:hAnsi="Times New Roman"/>
          <w:sz w:val="26"/>
          <w:szCs w:val="26"/>
        </w:rPr>
        <w:t>B</w:t>
      </w:r>
      <w:r>
        <w:rPr>
          <w:rFonts w:ascii="Times New Roman" w:hAnsi="Times New Roman"/>
          <w:sz w:val="26"/>
          <w:szCs w:val="26"/>
        </w:rPr>
      </w:r>
      <w:commentRangeEnd w:id="3"/>
      <w:r>
        <w:commentReference w:id="3"/>
      </w:r>
      <w:r>
        <w:rPr>
          <w:rFonts w:ascii="Times New Roman" w:hAnsi="Times New Roman"/>
          <w:sz w:val="26"/>
          <w:szCs w:val="26"/>
        </w:rPr>
      </w:r>
      <w:commentRangeEnd w:id="4"/>
      <w:r>
        <w:commentReference w:id="4"/>
      </w:r>
      <w:r>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Pr>
          <w:rFonts w:ascii="Times New Roman" w:hAnsi="Times New Roman"/>
          <w:sz w:val="26"/>
          <w:szCs w:val="26"/>
          <w:highlight w:val="yellow"/>
        </w:rPr>
        <w:t>30</w:t>
      </w:r>
      <w:r>
        <w:rPr>
          <w:rFonts w:ascii="Times New Roman" w:hAnsi="Times New Roman"/>
          <w:sz w:val="26"/>
          <w:szCs w:val="26"/>
        </w:rPr>
        <w:t xml:space="preserve"> ngày kể từ ngày ký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38"/>
      <w:r>
        <w:rPr>
          <w:rFonts w:ascii="Times New Roman" w:hAnsi="Times New Roman"/>
          <w:sz w:val="26"/>
          <w:szCs w:val="26"/>
        </w:rPr>
        <w:t xml:space="preserve">Thời hạn bảo hành: </w:t>
      </w:r>
      <w:ins w:id="500049" w:author="VNCN E&amp;C - Thương thảo 17/10" w:date="2026-10-17T16:00:00Z">
        <w:r>
          <w:rPr>
            <w:rFonts w:ascii="Times New Roman" w:hAnsi="Times New Roman"/>
            <w:sz w:val="26"/>
            <w:szCs w:val="26"/>
          </w:rPr>
          <w:t xml:space="preserve">36</w:t>
        </w:r>
      </w:ins>
      <w:del w:id="500050" w:author="VNCN E&amp;C - Thương thảo 17/10" w:date="2026-10-17T16:00:00Z">
        <w:r>
          <w:rPr>
            <w:rFonts w:ascii="Times New Roman" w:hAnsi="Times New Roman"/>
            <w:sz w:val="26"/>
            <w:szCs w:val="26"/>
            <w:highlight w:val="yellow"/>
          </w:rPr>
          <w:delText xml:space="preserve">24</w:delText>
        </w:r>
      </w:del>
      <w:r>
        <w:rPr>
          <w:rFonts w:ascii="Times New Roman" w:hAnsi="Times New Roman"/>
          <w:sz w:val="26"/>
          <w:szCs w:val="26"/>
        </w:rPr>
        <w:t xml:space="preserve"> tháng kể từ ngày Chủ đầu tư ký biên bản nghiệm thu hoàn thành hạng mục Công trình theo phạm vi hợp đồng, nhưng không ngắn hơn thời hạn bảo hành mà Bên A phải chịu theo Hợp đồng thầu chính.</w:t>
      </w:r>
      <w:commentRangeEnd w:id="38"/>
      <w:r>
        <w:rPr>
          <w:rStyle w:val="CommentReference"/>
        </w:rPr>
        <w:commentReference w:id="38"/>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 bảo hành và giữ lại chờ quyết toán: 05% giá trị quyết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07 ngày (đối với sự cố khẩn cấp, thấm, rò rỉ nước: </w:t>
      </w:r>
      <w:r>
        <w:rPr>
          <w:rFonts w:ascii="Times New Roman" w:hAnsi="Times New Roman"/>
          <w:sz w:val="26"/>
          <w:szCs w:val="26"/>
          <w:highlight w:val="yellow"/>
        </w:rPr>
        <w:t xml:space="preserve">24</w:t>
      </w:r>
      <w:r>
        <w:rPr>
          <w:rFonts w:ascii="Times New Roman" w:hAnsi="Times New Roman"/>
          <w:sz w:val="26"/>
          <w:szCs w:val="26"/>
        </w:rPr>
        <w:t xml:space="preserve"> giờ) kể từ khi nhận được thông báo, Bên A có quyền </w:t>
      </w:r>
      <w:ins w:id="500051" w:author="VNCN E&amp;C - Thương thảo 17/10" w:date="2026-10-17T16:00:00Z">
        <w:r>
          <w:rPr>
            <w:rFonts w:ascii="Times New Roman" w:hAnsi="Times New Roman"/>
            <w:sz w:val="26"/>
            <w:szCs w:val="26"/>
          </w:rPr>
          <w:t xml:space="preserve">xử lý theo Điều 18.4.</w:t>
        </w:r>
      </w:ins>
      <w:del w:id="500052" w:author="VNCN E&amp;C - Thương thảo 17/10" w:date="2026-10-17T16:00:00Z">
        <w:r>
          <w:rPr>
            <w:rFonts w:ascii="Times New Roman" w:hAnsi="Times New Roman"/>
            <w:sz w:val="26"/>
            <w:szCs w:val="26"/>
          </w:rPr>
          <w:delText xml:space="preserve">tự thực hiện hoặc thuê Nhà thầu khác thực hiện; toàn bộ chi phí được khấu trừ vào khoản Bên A còn phải thanh toán cho Bên B, tiền bảo hành hoặc thu từ bảo lãnh bảo hành. </w:delText>
        </w:r>
      </w:del>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B được hoàn trả tiền bảo hành sau khi kết thúc thời hạn bảo hành và được Bên A xác nhận hoàn thành nghĩa vụ bảo hành. Trường hợp Bên B nộp bảo lãnh bảo hành có giá trị bằng tiền bảo hành theo Điều </w:t>
      </w:r>
      <w:ins w:id="500053" w:author="VNCN E&amp;C - Thương thảo 17/10" w:date="2026-10-17T16:00:00Z">
        <w:r>
          <w:rPr>
            <w:rFonts w:ascii="Times New Roman" w:hAnsi="Times New Roman"/>
            <w:sz w:val="26"/>
            <w:szCs w:val="26"/>
          </w:rPr>
          <w:t xml:space="preserve">19</w:t>
        </w:r>
      </w:ins>
      <w:del w:id="500054" w:author="VNCN E&amp;C - Thương thảo 17/10" w:date="2026-10-17T16:00:00Z">
        <w:r>
          <w:rPr>
            <w:rFonts w:ascii="Times New Roman" w:hAnsi="Times New Roman"/>
            <w:sz w:val="26"/>
            <w:szCs w:val="26"/>
          </w:rPr>
          <w:delText xml:space="preserve">20</w:delText>
        </w:r>
      </w:del>
      <w:r>
        <w:rPr>
          <w:rFonts w:ascii="Times New Roman" w:hAnsi="Times New Roman"/>
          <w:sz w:val="26"/>
          <w:szCs w:val="26"/>
        </w:rPr>
        <w:t xml:space="preserve">.3,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Hợp đồng theo đơn giá cố định. Đơn giá không được điều chỉnh trong suốt thời gian thực hiện Hợp đồng, </w:t>
      </w:r>
      <w:ins w:id="500055" w:author="VNCN E&amp;C - Thương thảo 17/10" w:date="2026-10-17T16:00:00Z">
        <w:r>
          <w:rPr>
            <w:rFonts w:ascii="Times New Roman" w:hAnsi="Times New Roman"/>
            <w:sz w:val="26"/>
            <w:szCs w:val="26"/>
          </w:rPr>
          <w:t xml:space="preserve">trừ</w:t>
        </w:r>
      </w:ins>
      <w:del w:id="500056" w:author="VNCN E&amp;C - Thương thảo 17/10" w:date="2026-10-17T16:00:00Z">
        <w:r>
          <w:rPr>
            <w:rFonts w:ascii="Times New Roman" w:hAnsi="Times New Roman"/>
            <w:sz w:val="26"/>
            <w:szCs w:val="26"/>
          </w:rPr>
          <w:delText xml:space="preserve">(Trừ</w:delText>
        </w:r>
      </w:del>
      <w:r>
        <w:rPr>
          <w:rFonts w:ascii="Times New Roman" w:hAnsi="Times New Roman"/>
          <w:sz w:val="26"/>
          <w:szCs w:val="26"/>
        </w:rPr>
        <w:t xml:space="preserve"> trường hợp</w:t>
      </w:r>
      <w:del w:id="500057" w:author="VNCN E&amp;C - Thương thảo 17/10" w:date="2026-10-17T16:00:00Z">
        <w:r>
          <w:rPr>
            <w:rFonts w:ascii="Times New Roman" w:hAnsi="Times New Roman"/>
            <w:sz w:val="26"/>
            <w:szCs w:val="26"/>
          </w:rPr>
          <w:delText xml:space="preserve"> khi có</w:delText>
        </w:r>
      </w:del>
      <w:r>
        <w:rPr>
          <w:rFonts w:ascii="Times New Roman" w:hAnsi="Times New Roman"/>
          <w:sz w:val="26"/>
          <w:szCs w:val="26"/>
        </w:rPr>
        <w:t xml:space="preserve"> biến động giá vật liệu</w:t>
      </w:r>
      <w:del w:id="500058"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 theo </w:t>
      </w:r>
      <w:del w:id="500059" w:author="VNCN E&amp;C - Thương thảo 17/10" w:date="2026-10-17T16:00:00Z">
        <w:r>
          <w:rPr>
            <w:rFonts w:ascii="Times New Roman" w:hAnsi="Times New Roman"/>
            <w:sz w:val="26"/>
            <w:szCs w:val="26"/>
          </w:rPr>
          <w:delText xml:space="preserve">quy định tại khoản 9.4 của </w:delText>
        </w:r>
      </w:del>
      <w:r>
        <w:rPr>
          <w:rFonts w:ascii="Times New Roman" w:hAnsi="Times New Roman"/>
          <w:sz w:val="26"/>
          <w:szCs w:val="26"/>
        </w:rPr>
        <w:t xml:space="preserve">Điều </w:t>
      </w:r>
      <w:ins w:id="500060" w:author="VNCN E&amp;C - Thương thảo 17/10" w:date="2026-10-17T16:00:00Z">
        <w:r>
          <w:rPr>
            <w:rFonts w:ascii="Times New Roman" w:hAnsi="Times New Roman"/>
            <w:sz w:val="26"/>
            <w:szCs w:val="26"/>
          </w:rPr>
          <w:t xml:space="preserve">15.3</w:t>
        </w:r>
      </w:ins>
      <w:del w:id="500061" w:author="VNCN E&amp;C - Thương thảo 17/10" w:date="2026-10-17T16:00:00Z">
        <w:r>
          <w:rPr>
            <w:rFonts w:ascii="Times New Roman" w:hAnsi="Times New Roman"/>
            <w:sz w:val="26"/>
            <w:szCs w:val="26"/>
          </w:rPr>
          <w:delText xml:space="preserve">này</w:delText>
        </w:r>
      </w:del>
      <w:r>
        <w:rPr>
          <w:rFonts w:ascii="Times New Roman" w:hAnsi="Times New Roman"/>
          <w:sz w:val="26"/>
          <w:szCs w:val="26"/>
        </w:rPr>
        <w:t xml:space="preserve">. Trường hợp pháp luật bắt buộc điều chỉnh hoặc Chủ đầu tư chấp thuận 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commentRangeStart w:id="16"/>
      <w:r>
        <w:rPr>
          <w:rFonts w:ascii="Times New Roman" w:hAnsi="Times New Roman"/>
          <w:sz w:val="26"/>
          <w:szCs w:val="26"/>
        </w:rPr>
        <w:t xml:space="preserve">a) Giá </w:t>
      </w:r>
      <w:commentRangeStart w:id="5"/>
      <w:r>
        <w:rPr>
          <w:rFonts w:ascii="Times New Roman" w:hAnsi="Times New Roman"/>
          <w:sz w:val="26"/>
          <w:szCs w:val="26"/>
        </w:rPr>
        <w:t xml:space="preserve">Hợp đồng (tạm tính): </w:t>
      </w:r>
      <w:ins w:id="500062" w:author="VNCN E&amp;C - Thương thảo 17/10" w:date="2026-10-17T16:00:00Z">
        <w:r>
          <w:rPr>
            <w:rFonts w:ascii="Times New Roman" w:hAnsi="Times New Roman"/>
            <w:b/>
            <w:bCs/>
            <w:sz w:val="26"/>
            <w:szCs w:val="26"/>
            <w:highlight w:val="yellow"/>
          </w:rPr>
          <w:t xml:space="preserve">216.334.704.781</w:t>
        </w:r>
      </w:ins>
      <w:del w:id="500063" w:author="VNCN E&amp;C - Thương thảo 17/10" w:date="2026-10-17T16:00:00Z">
        <w:r>
          <w:rPr>
            <w:rFonts w:ascii="Times New Roman" w:hAnsi="Times New Roman"/>
            <w:b/>
            <w:bCs/>
            <w:sz w:val="26"/>
            <w:szCs w:val="26"/>
            <w:highlight w:val="yellow"/>
          </w:rPr>
          <w:delText xml:space="preserve">215.928.265.204</w:delText>
        </w:r>
      </w:del>
      <w:r>
        <w:rPr>
          <w:rFonts w:ascii="Times New Roman" w:hAnsi="Times New Roman"/>
          <w:b/>
          <w:bCs/>
          <w:sz w:val="26"/>
          <w:szCs w:val="26"/>
        </w:rPr>
        <w:t xml:space="preserve"> đồng</w:t>
      </w:r>
      <w:r>
        <w:rPr>
          <w:rFonts w:ascii="Times New Roman" w:hAnsi="Times New Roman"/>
          <w:sz w:val="26"/>
          <w:szCs w:val="26"/>
        </w:rPr>
        <w:t xml:space="preserve">,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 xml:space="preserve">Hai trăm mười </w:t>
      </w:r>
      <w:ins w:id="500064" w:author="VNCN E&amp;C - Thương thảo 17/10" w:date="2026-10-17T16:00:00Z">
        <w:r>
          <w:rPr>
            <w:rFonts w:ascii="Times New Roman" w:hAnsi="Times New Roman"/>
            <w:i/>
            <w:iCs/>
            <w:sz w:val="26"/>
            <w:szCs w:val="26"/>
            <w:highlight w:val="yellow"/>
          </w:rPr>
          <w:t xml:space="preserve">sáu</w:t>
        </w:r>
      </w:ins>
      <w:del w:id="500065" w:author="VNCN E&amp;C - Thương thảo 17/10" w:date="2026-10-17T16:00:00Z">
        <w:r>
          <w:rPr>
            <w:rFonts w:ascii="Times New Roman" w:hAnsi="Times New Roman"/>
            <w:i/>
            <w:iCs/>
            <w:sz w:val="26"/>
            <w:szCs w:val="26"/>
            <w:highlight w:val="yellow"/>
          </w:rPr>
          <w:delText xml:space="preserve">lăm</w:delText>
        </w:r>
      </w:del>
      <w:r>
        <w:rPr>
          <w:rFonts w:ascii="Times New Roman" w:hAnsi="Times New Roman"/>
          <w:i/>
          <w:iCs/>
          <w:sz w:val="26"/>
          <w:szCs w:val="26"/>
          <w:highlight w:val="yellow"/>
        </w:rPr>
        <w:t xml:space="preserve"> tỷ, </w:t>
      </w:r>
      <w:ins w:id="500066" w:author="VNCN E&amp;C - Thương thảo 17/10" w:date="2026-10-17T16:00:00Z">
        <w:r>
          <w:rPr>
            <w:rFonts w:ascii="Times New Roman" w:hAnsi="Times New Roman"/>
            <w:i/>
            <w:iCs/>
            <w:sz w:val="26"/>
            <w:szCs w:val="26"/>
            <w:highlight w:val="yellow"/>
          </w:rPr>
          <w:t xml:space="preserve">ba</w:t>
        </w:r>
      </w:ins>
      <w:del w:id="500067" w:author="VNCN E&amp;C - Thương thảo 17/10" w:date="2026-10-17T16:00:00Z">
        <w:r>
          <w:rPr>
            <w:rFonts w:ascii="Times New Roman" w:hAnsi="Times New Roman"/>
            <w:i/>
            <w:iCs/>
            <w:sz w:val="26"/>
            <w:szCs w:val="26"/>
            <w:highlight w:val="yellow"/>
          </w:rPr>
          <w:delText xml:space="preserve">chín</w:delText>
        </w:r>
      </w:del>
      <w:r>
        <w:rPr>
          <w:rFonts w:ascii="Times New Roman" w:hAnsi="Times New Roman"/>
          <w:i/>
          <w:iCs/>
          <w:sz w:val="26"/>
          <w:szCs w:val="26"/>
          <w:highlight w:val="yellow"/>
        </w:rPr>
        <w:t xml:space="preserve"> trăm </w:t>
      </w:r>
      <w:ins w:id="500068" w:author="VNCN E&amp;C - Thương thảo 17/10" w:date="2026-10-17T16:00:00Z">
        <w:r>
          <w:rPr>
            <w:rFonts w:ascii="Times New Roman" w:hAnsi="Times New Roman"/>
            <w:i/>
            <w:iCs/>
            <w:sz w:val="26"/>
            <w:szCs w:val="26"/>
            <w:highlight w:val="yellow"/>
          </w:rPr>
          <w:t xml:space="preserve">ba</w:t>
        </w:r>
      </w:ins>
      <w:del w:id="500069" w:author="VNCN E&amp;C - Thương thảo 17/10" w:date="2026-10-17T16:00:00Z">
        <w:r>
          <w:rPr>
            <w:rFonts w:ascii="Times New Roman" w:hAnsi="Times New Roman"/>
            <w:i/>
            <w:iCs/>
            <w:sz w:val="26"/>
            <w:szCs w:val="26"/>
            <w:highlight w:val="yellow"/>
          </w:rPr>
          <w:delText xml:space="preserve">hai</w:delText>
        </w:r>
      </w:del>
      <w:r>
        <w:rPr>
          <w:rFonts w:ascii="Times New Roman" w:hAnsi="Times New Roman"/>
          <w:i/>
          <w:iCs/>
          <w:sz w:val="26"/>
          <w:szCs w:val="26"/>
          <w:highlight w:val="yellow"/>
        </w:rPr>
        <w:t xml:space="preserve"> mươi </w:t>
      </w:r>
      <w:ins w:id="500070" w:author="VNCN E&amp;C - Thương thảo 17/10" w:date="2026-10-17T16:00:00Z">
        <w:r>
          <w:rPr>
            <w:rFonts w:ascii="Times New Roman" w:hAnsi="Times New Roman"/>
            <w:i/>
            <w:iCs/>
            <w:sz w:val="26"/>
            <w:szCs w:val="26"/>
            <w:highlight w:val="yellow"/>
          </w:rPr>
          <w:t xml:space="preserve">tư</w:t>
        </w:r>
      </w:ins>
      <w:del w:id="500071" w:author="VNCN E&amp;C - Thương thảo 17/10" w:date="2026-10-17T16:00:00Z">
        <w:r>
          <w:rPr>
            <w:rFonts w:ascii="Times New Roman" w:hAnsi="Times New Roman"/>
            <w:i/>
            <w:iCs/>
            <w:sz w:val="26"/>
            <w:szCs w:val="26"/>
            <w:highlight w:val="yellow"/>
          </w:rPr>
          <w:delText xml:space="preserve">tám</w:delText>
        </w:r>
      </w:del>
      <w:r>
        <w:rPr>
          <w:rFonts w:ascii="Times New Roman" w:hAnsi="Times New Roman"/>
          <w:i/>
          <w:iCs/>
          <w:sz w:val="26"/>
          <w:szCs w:val="26"/>
          <w:highlight w:val="yellow"/>
        </w:rPr>
        <w:t xml:space="preserve"> triệu, </w:t>
      </w:r>
      <w:ins w:id="500072" w:author="VNCN E&amp;C - Thương thảo 17/10" w:date="2026-10-17T16:00:00Z">
        <w:r>
          <w:rPr>
            <w:rFonts w:ascii="Times New Roman" w:hAnsi="Times New Roman"/>
            <w:i/>
            <w:iCs/>
            <w:sz w:val="26"/>
            <w:szCs w:val="26"/>
            <w:highlight w:val="yellow"/>
          </w:rPr>
          <w:t xml:space="preserve">bảy</w:t>
        </w:r>
      </w:ins>
      <w:del w:id="500073" w:author="VNCN E&amp;C - Thương thảo 17/10" w:date="2026-10-17T16:00:00Z">
        <w:r>
          <w:rPr>
            <w:rFonts w:ascii="Times New Roman" w:hAnsi="Times New Roman"/>
            <w:i/>
            <w:iCs/>
            <w:sz w:val="26"/>
            <w:szCs w:val="26"/>
            <w:highlight w:val="yellow"/>
          </w:rPr>
          <w:delText xml:space="preserve">hai trăm sáu mươi lăm nghìn, hai</w:delText>
        </w:r>
      </w:del>
      <w:r>
        <w:rPr>
          <w:rFonts w:ascii="Times New Roman" w:hAnsi="Times New Roman"/>
          <w:i/>
          <w:iCs/>
          <w:sz w:val="26"/>
          <w:szCs w:val="26"/>
          <w:highlight w:val="yellow"/>
        </w:rPr>
        <w:t xml:space="preserve"> trăm linh bốn</w:t>
      </w:r>
      <w:ins w:id="500074" w:author="VNCN E&amp;C - Thương thảo 17/10" w:date="2026-10-17T16:00:00Z">
        <w:r>
          <w:rPr>
            <w:rFonts w:ascii="Times New Roman" w:hAnsi="Times New Roman"/>
            <w:i/>
            <w:iCs/>
            <w:sz w:val="26"/>
            <w:szCs w:val="26"/>
            <w:highlight w:val="yellow"/>
          </w:rPr>
          <w:t xml:space="preserve"> nghìn, bảy trăm tám mươi mốt</w:t>
        </w:r>
      </w:ins>
      <w:r>
        <w:rPr>
          <w:rFonts w:ascii="Times New Roman" w:hAnsi="Times New Roman"/>
          <w:i/>
          <w:iCs/>
          <w:sz w:val="26"/>
          <w:szCs w:val="26"/>
          <w:highlight w:val="yellow"/>
        </w:rPr>
        <w:t xml:space="preserve"> đồng</w:t>
      </w:r>
      <w:r>
        <w:rPr>
          <w:rFonts w:ascii="Times New Roman" w:hAnsi="Times New Roman"/>
          <w:sz w:val="26"/>
          <w:szCs w:val="26"/>
        </w:rPr>
        <w:t xml:space="preserve">). Trong đó: giá trị trước thuế </w:t>
      </w:r>
      <w:ins w:id="500075" w:author="VNCN E&amp;C - Thương thảo 17/10" w:date="2026-10-17T16:00:00Z">
        <w:r>
          <w:rPr>
            <w:rFonts w:ascii="Times New Roman" w:hAnsi="Times New Roman"/>
            <w:sz w:val="26"/>
            <w:szCs w:val="26"/>
            <w:highlight w:val="yellow"/>
          </w:rPr>
          <w:t xml:space="preserve">200.309.911.834</w:t>
        </w:r>
      </w:ins>
      <w:del w:id="500076" w:author="VNCN E&amp;C - Thương thảo 17/10" w:date="2026-10-17T16:00:00Z">
        <w:r>
          <w:rPr>
            <w:rFonts w:ascii="Times New Roman" w:hAnsi="Times New Roman"/>
            <w:sz w:val="26"/>
            <w:szCs w:val="26"/>
            <w:highlight w:val="yellow"/>
          </w:rPr>
          <w:delText xml:space="preserve">199.933.578.893</w:delText>
        </w:r>
      </w:del>
      <w:r>
        <w:rPr>
          <w:rFonts w:ascii="Times New Roman" w:hAnsi="Times New Roman"/>
          <w:sz w:val="26"/>
          <w:szCs w:val="26"/>
        </w:rPr>
        <w:t xml:space="preserve"> đồng; thuế GTGT 8% </w:t>
      </w:r>
      <w:ins w:id="500077" w:author="VNCN E&amp;C - Thương thảo 17/10" w:date="2026-10-17T16:00:00Z">
        <w:r>
          <w:rPr>
            <w:rFonts w:ascii="Times New Roman" w:hAnsi="Times New Roman"/>
            <w:sz w:val="26"/>
            <w:szCs w:val="26"/>
            <w:highlight w:val="yellow"/>
          </w:rPr>
          <w:t xml:space="preserve">16.024.792.947</w:t>
        </w:r>
      </w:ins>
      <w:del w:id="500078" w:author="VNCN E&amp;C - Thương thảo 17/10" w:date="2026-10-17T16:00:00Z">
        <w:r>
          <w:rPr>
            <w:rFonts w:ascii="Times New Roman" w:hAnsi="Times New Roman"/>
            <w:sz w:val="26"/>
            <w:szCs w:val="26"/>
            <w:highlight w:val="yellow"/>
          </w:rPr>
          <w:delText xml:space="preserve">15.994.686.311</w:delText>
        </w:r>
      </w:del>
      <w:r>
        <w:rPr>
          <w:rFonts w:ascii="Times New Roman" w:hAnsi="Times New Roman"/>
          <w:sz w:val="26"/>
          <w:szCs w:val="26"/>
        </w:rPr>
        <w:t xml:space="preserve"> đồng. Thuế suất GTGT áp dụng theo quy định của pháp luật</w:t>
      </w:r>
      <w:commentRangeEnd w:id="5"/>
      <w:r>
        <w:commentReference w:id="5"/>
      </w:r>
      <w:r>
        <w:rPr>
          <w:rFonts w:ascii="Times New Roman" w:hAnsi="Times New Roman"/>
          <w:sz w:val="26"/>
          <w:szCs w:val="26"/>
        </w:rPr>
        <w:t xml:space="preserve">.</w:t>
      </w:r>
      <w:commentRangeEnd w:id="16"/>
      <w:r>
        <w:rPr>
          <w:rStyle w:val="CommentReference"/>
        </w:rPr>
        <w:commentReference w:id="16"/>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 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bảo vệ mái đào; 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cung cấp toàn bộ vật liệu chính, vật liệu phụ và chịu toàn bộ chi phí hao hụt vật liệu trong quá trình thi công.</w:t>
      </w:r>
    </w:p>
    <w:p>
      <w:pPr>
        <w:pStyle w:val="Normal"/>
        <w:tabs>
          <w:tab w:val="clear" w:pos="720"/>
          <w:tab w:val="left" w:pos="709" w:leader="none"/>
        </w:tabs>
        <w:spacing w:lineRule="auto" w:line="276" w:before="0" w:after="120"/>
        <w:jc w:val="both"/>
        <w:rPr>
          <w:del w:id="500405" w:author="VNCN E&amp;C - Thương thảo 17/10" w:date="2026-10-17T16:00:00Z"/>
          <w:rFonts w:ascii="Times New Roman" w:hAnsi="Times New Roman"/>
          <w:b/>
          <w:bCs/>
          <w:sz w:val="26"/>
          <w:szCs w:val="26"/>
        </w:rPr>
      </w:pPr>
      <w:commentRangeStart w:id="17"/>
      <w:del w:id="500404" w:author="VNCN E&amp;C - Thương thảo 17/10" w:date="2026-10-17T16:00:00Z">
        <w:r>
          <w:rPr>
            <w:rFonts w:ascii="Times New Roman" w:hAnsi="Times New Roman"/>
            <w:b/>
            <w:bCs/>
            <w:sz w:val="26"/>
            <w:szCs w:val="26"/>
          </w:rPr>
          <w:delText xml:space="preserve">9.4. Điều chỉnh giá trị Hợp đồng</w:delText>
        </w:r>
      </w:del>
      <w:commentRangeEnd w:id="17"/>
      <w:r>
        <w:rPr>
          <w:rStyle w:val="CommentReference"/>
        </w:rPr>
        <w:commentReference w:id="17"/>
      </w:r>
    </w:p>
    <w:p>
      <w:pPr>
        <w:pStyle w:val="Normal"/>
        <w:tabs>
          <w:tab w:val="clear" w:pos="720"/>
          <w:tab w:val="left" w:pos="709" w:leader="none"/>
        </w:tabs>
        <w:spacing w:lineRule="auto" w:line="276" w:before="0" w:after="120"/>
        <w:jc w:val="both"/>
        <w:rPr>
          <w:del w:id="500407" w:author="VNCN E&amp;C - Thương thảo 17/10" w:date="2026-10-17T16:00:00Z"/>
          <w:rFonts w:ascii="Times New Roman" w:hAnsi="Times New Roman"/>
          <w:sz w:val="26"/>
          <w:szCs w:val="26"/>
        </w:rPr>
      </w:pPr>
      <w:del w:id="500406" w:author="VNCN E&amp;C - Thương thảo 17/10" w:date="2026-10-17T16:00:00Z">
        <w:r>
          <w:rPr>
            <w:rFonts w:ascii="Times New Roman" w:hAnsi="Times New Roman"/>
            <w:sz w:val="26"/>
            <w:szCs w:val="26"/>
          </w:rPr>
          <w:delText xml:space="preserve">b) Các trường hợp điều chỉnh giá trị Hợp đồng:</w:delText>
        </w:r>
      </w:del>
    </w:p>
    <w:p>
      <w:pPr>
        <w:pStyle w:val="Normal"/>
        <w:tabs>
          <w:tab w:val="clear" w:pos="720"/>
          <w:tab w:val="left" w:pos="709" w:leader="none"/>
        </w:tabs>
        <w:spacing w:lineRule="auto" w:line="276" w:before="0" w:after="120"/>
        <w:jc w:val="both"/>
        <w:rPr>
          <w:del w:id="500409" w:author="VNCN E&amp;C - Thương thảo 17/10" w:date="2026-10-17T16:00:00Z"/>
          <w:rFonts w:ascii="Times New Roman" w:hAnsi="Times New Roman"/>
          <w:sz w:val="26"/>
          <w:szCs w:val="26"/>
        </w:rPr>
      </w:pPr>
      <w:del w:id="500408" w:author="VNCN E&amp;C - Thương thảo 17/10" w:date="2026-10-17T16:00:00Z">
        <w:r>
          <w:rPr>
            <w:rFonts w:ascii="Times New Roman" w:hAnsi="Times New Roman"/>
            <w:sz w:val="26"/>
            <w:szCs w:val="26"/>
          </w:rPr>
          <w:delText xml:space="preserve">Trừ khi có yêu cầu khác của Bên A, việc phát sinh tăng hoặc giảm giá trị Hợp đồng chỉ được thực hiện khi xảy ra một trong các trường hợp sau:</w:delText>
        </w:r>
      </w:del>
    </w:p>
    <w:p>
      <w:pPr>
        <w:pStyle w:val="ListParagraph"/>
        <w:numPr>
          <w:ilvl w:val="0"/>
          <w:numId w:val="28"/>
        </w:numPr>
        <w:tabs>
          <w:tab w:val="clear" w:pos="720"/>
          <w:tab w:val="left" w:pos="709" w:leader="none"/>
        </w:tabs>
        <w:spacing w:before="0" w:after="120"/>
        <w:contextualSpacing/>
        <w:jc w:val="both"/>
        <w:rPr>
          <w:del w:id="500411" w:author="VNCN E&amp;C - Thương thảo 17/10" w:date="2026-10-17T16:00:00Z"/>
          <w:rFonts w:ascii="Times New Roman" w:hAnsi="Times New Roman"/>
          <w:sz w:val="26"/>
          <w:szCs w:val="26"/>
        </w:rPr>
      </w:pPr>
      <w:del w:id="500410" w:author="VNCN E&amp;C - Thương thảo 17/10" w:date="2026-10-17T16:00:00Z">
        <w:r>
          <w:rPr>
            <w:rFonts w:ascii="Times New Roman" w:hAnsi="Times New Roman"/>
            <w:sz w:val="26"/>
            <w:szCs w:val="26"/>
          </w:rPr>
          <w:delText xml:space="preserve">Bên A thay đổi thiết kế và/hoặc điều chỉnh nội dung, phạm vi công việc; </w:delText>
        </w:r>
      </w:del>
    </w:p>
    <w:p>
      <w:pPr>
        <w:pStyle w:val="ListParagraph"/>
        <w:numPr>
          <w:ilvl w:val="0"/>
          <w:numId w:val="28"/>
        </w:numPr>
        <w:tabs>
          <w:tab w:val="clear" w:pos="720"/>
          <w:tab w:val="left" w:pos="709" w:leader="none"/>
        </w:tabs>
        <w:spacing w:before="0" w:after="120"/>
        <w:contextualSpacing/>
        <w:jc w:val="both"/>
        <w:rPr>
          <w:del w:id="500413" w:author="VNCN E&amp;C - Thương thảo 17/10" w:date="2026-10-17T16:00:00Z"/>
          <w:rFonts w:ascii="Times New Roman" w:hAnsi="Times New Roman"/>
          <w:sz w:val="26"/>
          <w:szCs w:val="26"/>
        </w:rPr>
      </w:pPr>
      <w:del w:id="500412" w:author="VNCN E&amp;C - Thương thảo 17/10" w:date="2026-10-17T16:00:00Z">
        <w:r>
          <w:rPr>
            <w:rFonts w:ascii="Times New Roman" w:hAnsi="Times New Roman"/>
            <w:sz w:val="26"/>
            <w:szCs w:val="26"/>
          </w:rPr>
          <w:tab/>
          <w:delText xml:space="preserve">Bên A muốn tăng khối lượng/hạng mục ngoài Phạm vi công việc hoặc cắt giảm khối lượng hoặc hạng mục công việc và có thông báo đến Bên B trước khi Bên B bắt đầu triển khai thực hiện công việc đó. Trường hợp Bên A cắt giảm khối lượng công việc ảnh hưởng lớn đến giá trị Hợp đồng mà không phải do lỗi của Bên B gây ra, thì cần được Hai bên thống nhất;</w:delText>
        </w:r>
      </w:del>
    </w:p>
    <w:p>
      <w:pPr>
        <w:pStyle w:val="ListParagraph"/>
        <w:numPr>
          <w:ilvl w:val="0"/>
          <w:numId w:val="28"/>
        </w:numPr>
        <w:tabs>
          <w:tab w:val="clear" w:pos="720"/>
          <w:tab w:val="left" w:pos="709" w:leader="none"/>
        </w:tabs>
        <w:spacing w:before="0" w:after="120"/>
        <w:contextualSpacing/>
        <w:jc w:val="both"/>
        <w:rPr>
          <w:del w:id="500415" w:author="VNCN E&amp;C - Thương thảo 17/10" w:date="2026-10-17T16:00:00Z"/>
          <w:rFonts w:ascii="Times New Roman" w:hAnsi="Times New Roman"/>
          <w:sz w:val="26"/>
          <w:szCs w:val="26"/>
        </w:rPr>
      </w:pPr>
      <w:del w:id="500414" w:author="VNCN E&amp;C - Thương thảo 17/10" w:date="2026-10-17T16:00:00Z">
        <w:r>
          <w:rPr>
            <w:rFonts w:ascii="Times New Roman" w:hAnsi="Times New Roman"/>
            <w:sz w:val="26"/>
            <w:szCs w:val="26"/>
          </w:rPr>
          <w:delText xml:space="preserve">Các công việc mà trên thực tế Bên B hoàn toàn không thực hiện hoặc thực hiện không đầy đủ Phạm vi công việc mà Các bên đã thỏa thuận tại Phụ lục số 01 và Bên A có quyền khấu trừ giá trị phần công việc chưa được thực hiện hoặc thực hiện không đầy đủ vào tổng giá trị của Hợp đồng quy định tại Khoản 6.1 Điều này;</w:delText>
        </w:r>
      </w:del>
    </w:p>
    <w:p>
      <w:pPr>
        <w:pStyle w:val="ListParagraph"/>
        <w:numPr>
          <w:ilvl w:val="0"/>
          <w:numId w:val="28"/>
        </w:numPr>
        <w:tabs>
          <w:tab w:val="clear" w:pos="720"/>
          <w:tab w:val="left" w:pos="709" w:leader="none"/>
        </w:tabs>
        <w:spacing w:before="0" w:after="120"/>
        <w:contextualSpacing/>
        <w:jc w:val="both"/>
        <w:rPr>
          <w:del w:id="500417" w:author="VNCN E&amp;C - Thương thảo 17/10" w:date="2026-10-17T16:00:00Z"/>
          <w:rFonts w:ascii="Times New Roman" w:hAnsi="Times New Roman"/>
          <w:sz w:val="26"/>
          <w:szCs w:val="26"/>
        </w:rPr>
      </w:pPr>
      <w:del w:id="500416" w:author="VNCN E&amp;C - Thương thảo 17/10" w:date="2026-10-17T16:00:00Z">
        <w:r>
          <w:rPr>
            <w:rFonts w:ascii="Times New Roman" w:hAnsi="Times New Roman"/>
            <w:sz w:val="26"/>
            <w:szCs w:val="26"/>
          </w:rPr>
          <w:tab/>
          <w:delText xml:space="preserve">Bên B thực hiện chậm trễ hoặc chất lượng không đạt tiêu chuẩn của một số hạng mục và Bên A cần thuê một nhà thầu khác thực hiện để đạt tiến độ và chất lượng theo yêu cầu. </w:delText>
        </w:r>
      </w:del>
    </w:p>
    <w:p>
      <w:pPr>
        <w:pStyle w:val="ListParagraph"/>
        <w:numPr>
          <w:ilvl w:val="0"/>
          <w:numId w:val="28"/>
        </w:numPr>
        <w:tabs>
          <w:tab w:val="clear" w:pos="720"/>
          <w:tab w:val="left" w:pos="709" w:leader="none"/>
        </w:tabs>
        <w:spacing w:before="0" w:after="120"/>
        <w:contextualSpacing/>
        <w:jc w:val="both"/>
        <w:rPr>
          <w:del w:id="500423" w:author="VNCN E&amp;C - Thương thảo 17/10" w:date="2026-10-17T16:00:00Z"/>
          <w:rFonts w:ascii="Times New Roman" w:hAnsi="Times New Roman"/>
          <w:sz w:val="26"/>
          <w:szCs w:val="26"/>
        </w:rPr>
      </w:pPr>
      <w:del w:id="500418" w:author="VNCN E&amp;C - Thương thảo 17/10" w:date="2026-10-17T16:00:00Z">
        <w:r>
          <w:rPr>
            <w:rFonts w:ascii="Times New Roman" w:hAnsi="Times New Roman"/>
            <w:sz w:val="26"/>
            <w:szCs w:val="26"/>
          </w:rPr>
          <w:tab/>
          <w:delText xml:space="preserve">Thời gian tạm dừng thực hiện Hợp đồng từ </w:delText>
        </w:r>
      </w:del>
      <w:del w:id="500419" w:author="VNCN E&amp;C - Thương thảo 17/10" w:date="2026-10-17T16:00:00Z">
        <w:r>
          <w:rPr>
            <w:rFonts w:ascii="Times New Roman" w:hAnsi="Times New Roman"/>
            <w:sz w:val="26"/>
            <w:szCs w:val="26"/>
            <w:lang w:val="en-US"/>
          </w:rPr>
          <w:delText xml:space="preserve">30</w:delText>
        </w:r>
      </w:del>
      <w:del w:id="500420" w:author="VNCN E&amp;C - Thương thảo 17/10" w:date="2026-10-17T16:00:00Z">
        <w:r>
          <w:rPr>
            <w:rFonts w:ascii="Times New Roman" w:hAnsi="Times New Roman"/>
            <w:sz w:val="26"/>
            <w:szCs w:val="26"/>
          </w:rPr>
          <w:delText xml:space="preserve"> (</w:delText>
        </w:r>
      </w:del>
      <w:del w:id="500421" w:author="VNCN E&amp;C - Thương thảo 17/10" w:date="2026-10-17T16:00:00Z">
        <w:r>
          <w:rPr>
            <w:rFonts w:ascii="Times New Roman" w:hAnsi="Times New Roman"/>
            <w:sz w:val="26"/>
            <w:szCs w:val="26"/>
            <w:lang w:val="en-US"/>
          </w:rPr>
          <w:delText xml:space="preserve">ba</w:delText>
        </w:r>
      </w:del>
      <w:del w:id="500422" w:author="VNCN E&amp;C - Thương thảo 17/10" w:date="2026-10-17T16:00:00Z">
        <w:r>
          <w:rPr>
            <w:rFonts w:ascii="Times New Roman" w:hAnsi="Times New Roman"/>
            <w:sz w:val="26"/>
            <w:szCs w:val="26"/>
          </w:rPr>
          <w:delText xml:space="preserve"> mươi) ngày trở lên mà không do lỗi của Bên B và/hoặc do sự kiện Bất khả kháng gây ra, Bên A sẽ thanh toán cho Bên B các khoản chi phí hợp lý phát sinh bao gồm chi phí nhân công và máy móc thiết bị chính (được Các bên thống nhất bằng văn bản trước khi thực hiện) tại Công trường trong thời gian tạm dừng. Tổng giá trị các khoản chi phí này sẽ được Các bên thống nhất trước khi thanh toán. </w:delText>
        </w:r>
      </w:del>
    </w:p>
    <w:p>
      <w:pPr>
        <w:pStyle w:val="ListParagraph"/>
        <w:numPr>
          <w:ilvl w:val="0"/>
          <w:numId w:val="28"/>
        </w:numPr>
        <w:tabs>
          <w:tab w:val="clear" w:pos="720"/>
          <w:tab w:val="left" w:pos="709" w:leader="none"/>
        </w:tabs>
        <w:spacing w:before="0" w:after="120"/>
        <w:contextualSpacing/>
        <w:jc w:val="both"/>
        <w:rPr>
          <w:del w:id="500425" w:author="VNCN E&amp;C - Thương thảo 17/10" w:date="2026-10-17T16:00:00Z"/>
          <w:rFonts w:ascii="Times New Roman" w:hAnsi="Times New Roman"/>
          <w:sz w:val="26"/>
          <w:szCs w:val="26"/>
        </w:rPr>
      </w:pPr>
      <w:del w:id="500424" w:author="VNCN E&amp;C - Thương thảo 17/10" w:date="2026-10-17T16:00:00Z">
        <w:r>
          <w:rPr>
            <w:rFonts w:ascii="Times New Roman" w:hAnsi="Times New Roman"/>
            <w:sz w:val="26"/>
            <w:szCs w:val="26"/>
          </w:rPr>
          <w:tab/>
          <w:delText xml:space="preserve">Đơn giá vật tư chính (gồm thép xây dựng, bê tông thương phẩm) tăng giảm quá 5% so với Đơn giá cơ sở.</w:delText>
        </w:r>
      </w:del>
    </w:p>
    <w:p>
      <w:pPr>
        <w:pStyle w:val="Normal"/>
        <w:tabs>
          <w:tab w:val="clear" w:pos="720"/>
          <w:tab w:val="left" w:pos="709" w:leader="none"/>
        </w:tabs>
        <w:spacing w:lineRule="auto" w:line="276" w:before="0" w:after="120"/>
        <w:jc w:val="both"/>
        <w:rPr>
          <w:del w:id="500427" w:author="VNCN E&amp;C - Thương thảo 17/10" w:date="2026-10-17T16:00:00Z"/>
          <w:rFonts w:ascii="Times New Roman" w:hAnsi="Times New Roman"/>
          <w:sz w:val="26"/>
          <w:szCs w:val="26"/>
        </w:rPr>
      </w:pPr>
      <w:del w:id="500426" w:author="VNCN E&amp;C - Thương thảo 17/10" w:date="2026-10-17T16:00:00Z">
        <w:r>
          <w:rPr>
            <w:rFonts w:ascii="Times New Roman" w:hAnsi="Times New Roman"/>
            <w:sz w:val="26"/>
            <w:szCs w:val="26"/>
          </w:rPr>
          <w:delText xml:space="preserve">c)</w:delText>
          <w:tab/>
          <w:delText xml:space="preserve">Cách thức xác định đơn giá và khối lượng điều chỉnh:</w:delText>
        </w:r>
      </w:del>
    </w:p>
    <w:p>
      <w:pPr>
        <w:pStyle w:val="ListParagraph"/>
        <w:numPr>
          <w:ilvl w:val="0"/>
          <w:numId w:val="29"/>
        </w:numPr>
        <w:tabs>
          <w:tab w:val="clear" w:pos="720"/>
          <w:tab w:val="left" w:pos="709" w:leader="none"/>
        </w:tabs>
        <w:spacing w:before="0" w:after="120"/>
        <w:contextualSpacing/>
        <w:jc w:val="both"/>
        <w:rPr>
          <w:del w:id="500429" w:author="VNCN E&amp;C - Thương thảo 17/10" w:date="2026-10-17T16:00:00Z"/>
          <w:rFonts w:ascii="Times New Roman" w:hAnsi="Times New Roman"/>
          <w:sz w:val="26"/>
          <w:szCs w:val="26"/>
        </w:rPr>
      </w:pPr>
      <w:del w:id="500428" w:author="VNCN E&amp;C - Thương thảo 17/10" w:date="2026-10-17T16:00:00Z">
        <w:r>
          <w:rPr>
            <w:rFonts w:ascii="Times New Roman" w:hAnsi="Times New Roman"/>
            <w:sz w:val="26"/>
            <w:szCs w:val="26"/>
          </w:rPr>
          <w:delText xml:space="preserve">Khi có khối lượng công việc phát sinh ngoài phạm vi Hợp đồng đã ký kết thì Các bên phải lập phụ lục Hợp đồng bổ sung, trong đó xác định rõ về khối lượng công việc bổ sung và đơn giá áp dụng. </w:delText>
        </w:r>
      </w:del>
    </w:p>
    <w:p>
      <w:pPr>
        <w:pStyle w:val="ListParagraph"/>
        <w:numPr>
          <w:ilvl w:val="0"/>
          <w:numId w:val="29"/>
        </w:numPr>
        <w:tabs>
          <w:tab w:val="clear" w:pos="720"/>
          <w:tab w:val="left" w:pos="709" w:leader="none"/>
        </w:tabs>
        <w:spacing w:before="0" w:after="120"/>
        <w:contextualSpacing/>
        <w:jc w:val="both"/>
        <w:rPr>
          <w:del w:id="500431" w:author="VNCN E&amp;C - Thương thảo 17/10" w:date="2026-10-17T16:00:00Z"/>
          <w:rFonts w:ascii="Times New Roman" w:hAnsi="Times New Roman"/>
          <w:sz w:val="26"/>
          <w:szCs w:val="26"/>
        </w:rPr>
      </w:pPr>
      <w:del w:id="500430" w:author="VNCN E&amp;C - Thương thảo 17/10" w:date="2026-10-17T16:00:00Z">
        <w:r>
          <w:rPr>
            <w:rFonts w:ascii="Times New Roman" w:hAnsi="Times New Roman"/>
            <w:sz w:val="26"/>
            <w:szCs w:val="26"/>
          </w:rPr>
          <w:tab/>
          <w:delText xml:space="preserve">Đối với các công việc phát sinh đã có đơn giá trong Hợp đồng tùy theo từng trường hợp và tính chất công việc phát sinh mà áp dụng đơn giá trong Hợp đồng đã ký. Đối với các công việc bổ sung chưa có đơn giá trong Hợp đồng thì đơn giá mới được xác định trên cơ sở thoả thuận của Các bên và phù hợp với quy định của pháp luật; </w:delText>
        </w:r>
      </w:del>
    </w:p>
    <w:p>
      <w:pPr>
        <w:pStyle w:val="ListParagraph"/>
        <w:numPr>
          <w:ilvl w:val="0"/>
          <w:numId w:val="29"/>
        </w:numPr>
        <w:tabs>
          <w:tab w:val="clear" w:pos="720"/>
          <w:tab w:val="left" w:pos="709" w:leader="none"/>
        </w:tabs>
        <w:spacing w:before="0" w:after="120"/>
        <w:contextualSpacing/>
        <w:jc w:val="both"/>
        <w:rPr>
          <w:del w:id="500433" w:author="VNCN E&amp;C - Thương thảo 17/10" w:date="2026-10-17T16:00:00Z"/>
          <w:rFonts w:ascii="Times New Roman" w:hAnsi="Times New Roman"/>
          <w:sz w:val="26"/>
          <w:szCs w:val="26"/>
        </w:rPr>
      </w:pPr>
      <w:del w:id="500432" w:author="VNCN E&amp;C - Thương thảo 17/10" w:date="2026-10-17T16:00:00Z">
        <w:r>
          <w:rPr>
            <w:rFonts w:ascii="Times New Roman" w:hAnsi="Times New Roman"/>
            <w:sz w:val="26"/>
            <w:szCs w:val="26"/>
          </w:rPr>
          <w:tab/>
          <w:delText xml:space="preserve">Trường hợp điều chỉnh giá trị Hợp đồng theo quy định tại Mục (vi) Điểm b) Khoản này, phương pháp điều chỉnh như sau:</w:delText>
        </w:r>
      </w:del>
    </w:p>
    <w:p>
      <w:pPr>
        <w:pStyle w:val="ListParagraph"/>
        <w:numPr>
          <w:ilvl w:val="1"/>
          <w:numId w:val="30"/>
        </w:numPr>
        <w:tabs>
          <w:tab w:val="clear" w:pos="720"/>
          <w:tab w:val="left" w:pos="709" w:leader="none"/>
        </w:tabs>
        <w:spacing w:before="0" w:after="120"/>
        <w:ind w:hanging="360" w:left="1080"/>
        <w:contextualSpacing/>
        <w:jc w:val="both"/>
        <w:rPr>
          <w:del w:id="500435" w:author="VNCN E&amp;C - Thương thảo 17/10" w:date="2026-10-17T16:00:00Z"/>
          <w:rFonts w:ascii="Times New Roman" w:hAnsi="Times New Roman"/>
          <w:sz w:val="26"/>
          <w:szCs w:val="26"/>
        </w:rPr>
      </w:pPr>
      <w:del w:id="500434" w:author="VNCN E&amp;C - Thương thảo 17/10" w:date="2026-10-17T16:00:00Z">
        <w:r>
          <w:rPr>
            <w:rFonts w:ascii="Times New Roman" w:hAnsi="Times New Roman"/>
            <w:sz w:val="26"/>
            <w:szCs w:val="26"/>
          </w:rPr>
          <w:delText xml:space="preserve">Điều kiện áp dụng: Giá của từng chủng loại vật tư thuộc phạm vi điều chỉnh tăng hoặc giảm từ 5% trở lên so với Đơn giá cơ sở;</w:delText>
        </w:r>
      </w:del>
    </w:p>
    <w:p>
      <w:pPr>
        <w:pStyle w:val="ListParagraph"/>
        <w:numPr>
          <w:ilvl w:val="1"/>
          <w:numId w:val="30"/>
        </w:numPr>
        <w:tabs>
          <w:tab w:val="clear" w:pos="720"/>
          <w:tab w:val="left" w:pos="709" w:leader="none"/>
        </w:tabs>
        <w:spacing w:before="0" w:after="120"/>
        <w:ind w:hanging="360" w:left="1080"/>
        <w:contextualSpacing/>
        <w:jc w:val="both"/>
        <w:rPr>
          <w:del w:id="500437" w:author="VNCN E&amp;C - Thương thảo 17/10" w:date="2026-10-17T16:00:00Z"/>
          <w:rFonts w:ascii="Times New Roman" w:hAnsi="Times New Roman"/>
          <w:sz w:val="26"/>
          <w:szCs w:val="26"/>
        </w:rPr>
      </w:pPr>
      <w:del w:id="500436" w:author="VNCN E&amp;C - Thương thảo 17/10" w:date="2026-10-17T16:00:00Z">
        <w:r>
          <w:rPr>
            <w:rFonts w:ascii="Times New Roman" w:hAnsi="Times New Roman"/>
            <w:sz w:val="26"/>
            <w:szCs w:val="26"/>
          </w:rPr>
          <w:delText xml:space="preserve">Danh mục vật tư được điều chỉnh giá: thép xây dựng, bê tông thương phẩm;</w:delText>
        </w:r>
      </w:del>
    </w:p>
    <w:p>
      <w:pPr>
        <w:pStyle w:val="ListParagraph"/>
        <w:numPr>
          <w:ilvl w:val="1"/>
          <w:numId w:val="30"/>
        </w:numPr>
        <w:tabs>
          <w:tab w:val="clear" w:pos="720"/>
          <w:tab w:val="left" w:pos="709" w:leader="none"/>
        </w:tabs>
        <w:spacing w:before="0" w:after="120"/>
        <w:ind w:hanging="360" w:left="1080"/>
        <w:contextualSpacing/>
        <w:jc w:val="both"/>
        <w:rPr>
          <w:del w:id="500439" w:author="VNCN E&amp;C - Thương thảo 17/10" w:date="2026-10-17T16:00:00Z"/>
          <w:rFonts w:ascii="Times New Roman" w:hAnsi="Times New Roman"/>
          <w:sz w:val="26"/>
          <w:szCs w:val="26"/>
        </w:rPr>
      </w:pPr>
      <w:del w:id="500438" w:author="VNCN E&amp;C - Thương thảo 17/10" w:date="2026-10-17T16:00:00Z">
        <w:r>
          <w:rPr>
            <w:rFonts w:ascii="Times New Roman" w:hAnsi="Times New Roman"/>
            <w:sz w:val="26"/>
            <w:szCs w:val="26"/>
          </w:rPr>
          <w:delText xml:space="preserve">Đơn giá cơ sở: Được xác định theo phụ lục đính kèm hợp đồng này;</w:delText>
        </w:r>
      </w:del>
    </w:p>
    <w:p>
      <w:pPr>
        <w:pStyle w:val="ListParagraph"/>
        <w:numPr>
          <w:ilvl w:val="1"/>
          <w:numId w:val="30"/>
        </w:numPr>
        <w:tabs>
          <w:tab w:val="clear" w:pos="720"/>
          <w:tab w:val="left" w:pos="709" w:leader="none"/>
        </w:tabs>
        <w:spacing w:before="0" w:after="120"/>
        <w:ind w:hanging="360" w:left="1080"/>
        <w:contextualSpacing/>
        <w:jc w:val="both"/>
        <w:rPr>
          <w:del w:id="500443" w:author="VNCN E&amp;C - Thương thảo 17/10" w:date="2026-10-17T16:00:00Z"/>
          <w:rFonts w:ascii="Times New Roman" w:hAnsi="Times New Roman"/>
          <w:sz w:val="26"/>
          <w:szCs w:val="26"/>
        </w:rPr>
      </w:pPr>
      <w:del w:id="500440" w:author="VNCN E&amp;C - Thương thảo 17/10" w:date="2026-10-17T16:00:00Z">
        <w:r>
          <w:rPr>
            <w:rFonts w:ascii="Times New Roman" w:hAnsi="Times New Roman"/>
            <w:sz w:val="26"/>
            <w:szCs w:val="26"/>
          </w:rPr>
          <w:delText xml:space="preserve">Nguồn xác định đơn giá vật tư đầu vào:</w:delText>
        </w:r>
      </w:del>
      <w:del w:id="500441" w:author="VNCN E&amp;C - Thương thảo 17/10" w:date="2026-10-17T16:00:00Z">
        <w:r>
          <w:rPr>
            <w:rFonts w:ascii="Times New Roman" w:hAnsi="Times New Roman"/>
            <w:sz w:val="26"/>
            <w:szCs w:val="26"/>
            <w:lang w:val="en-US"/>
          </w:rPr>
          <w:delText xml:space="preserve"> Theo</w:delText>
        </w:r>
      </w:del>
      <w:del w:id="500442" w:author="VNCN E&amp;C - Thương thảo 17/10" w:date="2026-10-17T16:00:00Z">
        <w:r>
          <w:rPr>
            <w:rFonts w:ascii="Times New Roman" w:hAnsi="Times New Roman"/>
            <w:sz w:val="26"/>
            <w:szCs w:val="26"/>
          </w:rPr>
          <w:delText xml:space="preserve"> Thông báo giá của nhà sản xuất, nhà cung cấp đã được Bên A chấp thuận theo quy định của Hợp đồng này.</w:delText>
        </w:r>
      </w:del>
    </w:p>
    <w:p>
      <w:pPr>
        <w:pStyle w:val="ListParagraph"/>
        <w:numPr>
          <w:ilvl w:val="1"/>
          <w:numId w:val="30"/>
        </w:numPr>
        <w:tabs>
          <w:tab w:val="clear" w:pos="720"/>
          <w:tab w:val="left" w:pos="709" w:leader="none"/>
        </w:tabs>
        <w:spacing w:before="0" w:after="120"/>
        <w:ind w:hanging="360" w:left="1080"/>
        <w:contextualSpacing/>
        <w:jc w:val="both"/>
        <w:rPr>
          <w:del w:id="500445" w:author="VNCN E&amp;C - Thương thảo 17/10" w:date="2026-10-17T16:00:00Z"/>
          <w:rFonts w:ascii="Times New Roman" w:hAnsi="Times New Roman"/>
          <w:sz w:val="26"/>
          <w:szCs w:val="26"/>
        </w:rPr>
      </w:pPr>
      <w:del w:id="500444" w:author="VNCN E&amp;C - Thương thảo 17/10" w:date="2026-10-17T16:00:00Z">
        <w:r>
          <w:rPr>
            <w:rFonts w:ascii="Times New Roman" w:hAnsi="Times New Roman"/>
            <w:sz w:val="26"/>
            <w:szCs w:val="26"/>
          </w:rPr>
          <w:delText xml:space="preserve">Phương pháp tính giá trị điều chỉnh:</w:delText>
        </w:r>
      </w:del>
    </w:p>
    <w:p>
      <w:pPr>
        <w:pStyle w:val="Normal"/>
        <w:tabs>
          <w:tab w:val="clear" w:pos="720"/>
          <w:tab w:val="left" w:pos="709" w:leader="none"/>
        </w:tabs>
        <w:spacing w:before="0" w:after="120"/>
        <w:ind w:hanging="360" w:left="1980"/>
        <w:jc w:val="both"/>
        <w:rPr>
          <w:del w:id="500447" w:author="VNCN E&amp;C - Thương thảo 17/10" w:date="2026-10-17T16:00:00Z"/>
          <w:rFonts w:ascii="Times New Roman" w:hAnsi="Times New Roman"/>
          <w:sz w:val="26"/>
          <w:szCs w:val="26"/>
        </w:rPr>
      </w:pPr>
      <w:del w:id="500446" w:author="VNCN E&amp;C - Thương thảo 17/10" w:date="2026-10-17T16:00:00Z">
        <w:r>
          <w:rPr>
            <w:rFonts w:ascii="Times New Roman" w:hAnsi="Times New Roman"/>
            <w:sz w:val="26"/>
            <w:szCs w:val="26"/>
          </w:rPr>
          <w:delText xml:space="preserve">Công thức tính giá trị điều chỉnh:</w:delText>
        </w:r>
      </w:del>
    </w:p>
    <w:p>
      <w:pPr>
        <w:pStyle w:val="Normal"/>
        <w:tabs>
          <w:tab w:val="clear" w:pos="720"/>
          <w:tab w:val="left" w:pos="709" w:leader="none"/>
        </w:tabs>
        <w:spacing w:before="0" w:after="120"/>
        <w:ind w:hanging="360" w:left="1980"/>
        <w:jc w:val="both"/>
        <w:rPr>
          <w:del w:id="500449" w:author="VNCN E&amp;C - Thương thảo 17/10" w:date="2026-10-17T16:00:00Z"/>
          <w:rFonts w:ascii="Times New Roman" w:hAnsi="Times New Roman"/>
          <w:sz w:val="26"/>
          <w:szCs w:val="26"/>
        </w:rPr>
      </w:pPr>
      <w:del w:id="500448" w:author="VNCN E&amp;C - Thương thảo 17/10" w:date="2026-10-17T16:00:00Z">
        <w:r>
          <w:rPr>
            <w:rFonts w:ascii="Times New Roman" w:hAnsi="Times New Roman"/>
            <w:sz w:val="26"/>
            <w:szCs w:val="26"/>
          </w:rPr>
          <w:delText xml:space="preserve">GTĐC= (Gt - Gc x (100% + D)) x Q</w:delText>
        </w:r>
      </w:del>
    </w:p>
    <w:p>
      <w:pPr>
        <w:pStyle w:val="Normal"/>
        <w:tabs>
          <w:tab w:val="clear" w:pos="720"/>
          <w:tab w:val="left" w:pos="709" w:leader="none"/>
        </w:tabs>
        <w:spacing w:before="0" w:after="120"/>
        <w:ind w:hanging="360" w:left="1980"/>
        <w:jc w:val="both"/>
        <w:rPr>
          <w:del w:id="500451" w:author="VNCN E&amp;C - Thương thảo 17/10" w:date="2026-10-17T16:00:00Z"/>
          <w:rFonts w:ascii="Times New Roman" w:hAnsi="Times New Roman"/>
          <w:sz w:val="26"/>
          <w:szCs w:val="26"/>
        </w:rPr>
      </w:pPr>
      <w:del w:id="500450" w:author="VNCN E&amp;C - Thương thảo 17/10" w:date="2026-10-17T16:00:00Z">
        <w:r>
          <w:rPr>
            <w:rFonts w:ascii="Times New Roman" w:hAnsi="Times New Roman"/>
            <w:sz w:val="26"/>
            <w:szCs w:val="26"/>
          </w:rPr>
          <w:delText xml:space="preserve">Trong đó: </w:delText>
        </w:r>
      </w:del>
    </w:p>
    <w:p>
      <w:pPr>
        <w:pStyle w:val="Normal"/>
        <w:tabs>
          <w:tab w:val="clear" w:pos="720"/>
          <w:tab w:val="left" w:pos="709" w:leader="none"/>
        </w:tabs>
        <w:spacing w:before="0" w:after="120"/>
        <w:ind w:hanging="360" w:left="1980"/>
        <w:jc w:val="both"/>
        <w:rPr>
          <w:del w:id="500453" w:author="VNCN E&amp;C - Thương thảo 17/10" w:date="2026-10-17T16:00:00Z"/>
          <w:rFonts w:ascii="Times New Roman" w:hAnsi="Times New Roman"/>
          <w:sz w:val="26"/>
          <w:szCs w:val="26"/>
        </w:rPr>
      </w:pPr>
      <w:del w:id="500452" w:author="VNCN E&amp;C - Thương thảo 17/10" w:date="2026-10-17T16:00:00Z">
        <w:r>
          <w:rPr>
            <w:rFonts w:ascii="Times New Roman" w:hAnsi="Times New Roman"/>
            <w:sz w:val="26"/>
            <w:szCs w:val="26"/>
          </w:rPr>
          <w:delText xml:space="preserve">GTĐC: Giá trị điều chỉnh (+ hoặc −);</w:delText>
        </w:r>
      </w:del>
    </w:p>
    <w:p>
      <w:pPr>
        <w:pStyle w:val="Normal"/>
        <w:tabs>
          <w:tab w:val="clear" w:pos="720"/>
          <w:tab w:val="left" w:pos="709" w:leader="none"/>
        </w:tabs>
        <w:spacing w:before="0" w:after="120"/>
        <w:ind w:hanging="360" w:left="1980"/>
        <w:jc w:val="both"/>
        <w:rPr>
          <w:del w:id="500455" w:author="VNCN E&amp;C - Thương thảo 17/10" w:date="2026-10-17T16:00:00Z"/>
          <w:rFonts w:ascii="Times New Roman" w:hAnsi="Times New Roman"/>
          <w:sz w:val="26"/>
          <w:szCs w:val="26"/>
        </w:rPr>
      </w:pPr>
      <w:del w:id="500454" w:author="VNCN E&amp;C - Thương thảo 17/10" w:date="2026-10-17T16:00:00Z">
        <w:r>
          <w:rPr>
            <w:rFonts w:ascii="Times New Roman" w:hAnsi="Times New Roman"/>
            <w:sz w:val="26"/>
            <w:szCs w:val="26"/>
          </w:rPr>
          <w:delText xml:space="preserve">Gt: Đơn giá vật tư đầu vào tại thời điểm có biến động giá;</w:delText>
        </w:r>
      </w:del>
    </w:p>
    <w:p>
      <w:pPr>
        <w:pStyle w:val="Normal"/>
        <w:tabs>
          <w:tab w:val="clear" w:pos="720"/>
          <w:tab w:val="left" w:pos="709" w:leader="none"/>
        </w:tabs>
        <w:spacing w:before="0" w:after="120"/>
        <w:ind w:hanging="360" w:left="1980"/>
        <w:jc w:val="both"/>
        <w:rPr>
          <w:del w:id="500457" w:author="VNCN E&amp;C - Thương thảo 17/10" w:date="2026-10-17T16:00:00Z"/>
          <w:rFonts w:ascii="Times New Roman" w:hAnsi="Times New Roman"/>
          <w:sz w:val="26"/>
          <w:szCs w:val="26"/>
        </w:rPr>
      </w:pPr>
      <w:del w:id="500456" w:author="VNCN E&amp;C - Thương thảo 17/10" w:date="2026-10-17T16:00:00Z">
        <w:r>
          <w:rPr>
            <w:rFonts w:ascii="Times New Roman" w:hAnsi="Times New Roman"/>
            <w:sz w:val="26"/>
            <w:szCs w:val="26"/>
          </w:rPr>
          <w:delText xml:space="preserve">Gc: Đơn giá cơ sở;</w:delText>
        </w:r>
      </w:del>
    </w:p>
    <w:p>
      <w:pPr>
        <w:pStyle w:val="Normal"/>
        <w:tabs>
          <w:tab w:val="clear" w:pos="720"/>
          <w:tab w:val="left" w:pos="709" w:leader="none"/>
        </w:tabs>
        <w:spacing w:before="0" w:after="120"/>
        <w:ind w:hanging="360" w:left="1980"/>
        <w:jc w:val="both"/>
        <w:rPr>
          <w:del w:id="500459" w:author="VNCN E&amp;C - Thương thảo 17/10" w:date="2026-10-17T16:00:00Z"/>
          <w:rFonts w:ascii="Times New Roman" w:hAnsi="Times New Roman"/>
          <w:sz w:val="26"/>
          <w:szCs w:val="26"/>
        </w:rPr>
      </w:pPr>
      <w:del w:id="500458" w:author="VNCN E&amp;C - Thương thảo 17/10" w:date="2026-10-17T16:00:00Z">
        <w:r>
          <w:rPr>
            <w:rFonts w:ascii="Times New Roman" w:hAnsi="Times New Roman"/>
            <w:sz w:val="26"/>
            <w:szCs w:val="26"/>
          </w:rPr>
          <w:delText xml:space="preserve">Q: Khối lượng vật tư xét điều chỉnh giá cấp về Công trình được nghiệm thu (trong đó tổng khối lượng vật tư xét điều chỉnh giá không được vượt quá tổng khối lượng vật tư tương ứng theo Hợp đồng).</w:delText>
        </w:r>
      </w:del>
    </w:p>
    <w:p>
      <w:pPr>
        <w:pStyle w:val="Normal"/>
        <w:tabs>
          <w:tab w:val="clear" w:pos="720"/>
          <w:tab w:val="left" w:pos="709" w:leader="none"/>
        </w:tabs>
        <w:spacing w:before="0" w:after="120"/>
        <w:ind w:hanging="360" w:left="1980"/>
        <w:jc w:val="both"/>
        <w:rPr>
          <w:del w:id="500461" w:author="VNCN E&amp;C - Thương thảo 17/10" w:date="2026-10-17T16:00:00Z"/>
          <w:rFonts w:ascii="Times New Roman" w:hAnsi="Times New Roman"/>
          <w:sz w:val="26"/>
          <w:szCs w:val="26"/>
        </w:rPr>
      </w:pPr>
      <w:del w:id="500460" w:author="VNCN E&amp;C - Thương thảo 17/10" w:date="2026-10-17T16:00:00Z">
        <w:r>
          <w:rPr>
            <w:rFonts w:ascii="Times New Roman" w:hAnsi="Times New Roman"/>
            <w:sz w:val="26"/>
            <w:szCs w:val="26"/>
          </w:rPr>
          <w:delText xml:space="preserve">D: tỷ lệ biến động vật tư. D=5% nếu biến động tăng, D=-5% nếu biến động giảm so với giá cơ sở. Phần biến động trong phạm vi ± 5% không được tính vào giá trị điều chỉnh.</w:delText>
        </w:r>
      </w:del>
    </w:p>
    <w:p>
      <w:pPr>
        <w:pStyle w:val="ListParagraph"/>
        <w:numPr>
          <w:ilvl w:val="1"/>
          <w:numId w:val="30"/>
        </w:numPr>
        <w:tabs>
          <w:tab w:val="clear" w:pos="720"/>
          <w:tab w:val="left" w:pos="709" w:leader="none"/>
        </w:tabs>
        <w:spacing w:before="0" w:after="120"/>
        <w:ind w:hanging="360" w:left="1080"/>
        <w:contextualSpacing/>
        <w:jc w:val="both"/>
        <w:rPr>
          <w:del w:id="500466" w:author="VNCN E&amp;C - Thương thảo 17/10" w:date="2026-10-17T16:00:00Z"/>
          <w:rFonts w:ascii="Times New Roman" w:hAnsi="Times New Roman"/>
          <w:sz w:val="26"/>
          <w:szCs w:val="26"/>
        </w:rPr>
      </w:pPr>
      <w:del w:id="500462" w:author="VNCN E&amp;C - Thương thảo 17/10" w:date="2026-10-17T16:00:00Z">
        <w:r>
          <w:rPr>
            <w:rFonts w:ascii="Times New Roman" w:hAnsi="Times New Roman"/>
            <w:sz w:val="26"/>
            <w:szCs w:val="26"/>
            <w:lang w:val="en-US"/>
          </w:rPr>
          <w:delText xml:space="preserve">K</w:delText>
        </w:r>
      </w:del>
      <w:del w:id="500463" w:author="VNCN E&amp;C - Thương thảo 17/10" w:date="2026-10-17T16:00:00Z">
        <w:r>
          <w:rPr>
            <w:rFonts w:ascii="Times New Roman" w:hAnsi="Times New Roman"/>
            <w:sz w:val="26"/>
            <w:szCs w:val="26"/>
          </w:rPr>
          <w:delText xml:space="preserve">ỳ điều chỉnh giá: Định kỳ mỗi </w:delText>
        </w:r>
      </w:del>
      <w:del w:id="500464" w:author="VNCN E&amp;C - Thương thảo 17/10" w:date="2026-10-17T16:00:00Z">
        <w:r>
          <w:rPr>
            <w:rFonts w:ascii="Times New Roman" w:hAnsi="Times New Roman"/>
            <w:sz w:val="26"/>
            <w:szCs w:val="26"/>
            <w:lang w:val="en-US"/>
          </w:rPr>
          <w:delText xml:space="preserve">01</w:delText>
        </w:r>
      </w:del>
      <w:del w:id="500465" w:author="VNCN E&amp;C - Thương thảo 17/10" w:date="2026-10-17T16:00:00Z">
        <w:r>
          <w:rPr>
            <w:rFonts w:ascii="Times New Roman" w:hAnsi="Times New Roman"/>
            <w:sz w:val="26"/>
            <w:szCs w:val="26"/>
          </w:rPr>
          <w:delText xml:space="preserve"> tháng/lần</w:delText>
        </w:r>
      </w:del>
    </w:p>
    <w:p>
      <w:pPr>
        <w:pStyle w:val="ListParagraph"/>
        <w:numPr>
          <w:ilvl w:val="0"/>
          <w:numId w:val="29"/>
        </w:numPr>
        <w:tabs>
          <w:tab w:val="clear" w:pos="720"/>
          <w:tab w:val="left" w:pos="709" w:leader="none"/>
        </w:tabs>
        <w:spacing w:before="0" w:after="120"/>
        <w:contextualSpacing/>
        <w:jc w:val="both"/>
        <w:rPr>
          <w:del w:id="500468" w:author="VNCN E&amp;C - Thương thảo 17/10" w:date="2026-10-17T16:00:00Z"/>
          <w:rFonts w:ascii="Times New Roman" w:hAnsi="Times New Roman"/>
          <w:sz w:val="26"/>
          <w:szCs w:val="26"/>
        </w:rPr>
      </w:pPr>
      <w:del w:id="500467" w:author="VNCN E&amp;C - Thương thảo 17/10" w:date="2026-10-17T16:00:00Z">
        <w:r>
          <w:rPr>
            <w:rFonts w:ascii="Times New Roman" w:hAnsi="Times New Roman"/>
            <w:sz w:val="26"/>
            <w:szCs w:val="26"/>
          </w:rPr>
          <w:tab/>
          <w:delText xml:space="preserve">Trường hợp giảm khối lượng công việc hoặc hạng mục công việc thuộc phạm vi công việc phải thực hiện theo Hợp đồng đã ký kết thì giá trị Hợp đồng phải giảm tương ứng với phần giá trị khối lượng công việc/hạng mục công việc mà Bên B không thực hiện.</w:delText>
        </w:r>
      </w:del>
    </w:p>
    <w:p>
      <w:pPr>
        <w:pStyle w:val="ListParagraph"/>
        <w:numPr>
          <w:ilvl w:val="0"/>
          <w:numId w:val="29"/>
        </w:numPr>
        <w:tabs>
          <w:tab w:val="clear" w:pos="720"/>
          <w:tab w:val="left" w:pos="709" w:leader="none"/>
        </w:tabs>
        <w:spacing w:before="0" w:after="120"/>
        <w:contextualSpacing/>
        <w:jc w:val="both"/>
        <w:rPr>
          <w:del w:id="500470" w:author="VNCN E&amp;C - Thương thảo 17/10" w:date="2026-10-17T16:00:00Z"/>
          <w:rFonts w:ascii="Times New Roman" w:hAnsi="Times New Roman"/>
          <w:sz w:val="26"/>
          <w:szCs w:val="26"/>
        </w:rPr>
      </w:pPr>
      <w:del w:id="500469" w:author="VNCN E&amp;C - Thương thảo 17/10" w:date="2026-10-17T16:00:00Z">
        <w:r>
          <w:rPr>
            <w:rFonts w:ascii="Times New Roman" w:hAnsi="Times New Roman"/>
            <w:sz w:val="26"/>
            <w:szCs w:val="26"/>
          </w:rPr>
          <w:delText xml:space="preserve">Trường hợp thay đổi thiết kế, hai Bên sẽ chỉ tính toán khối lượng thay đổi tăng/giảm cho riêng việc thay đổi thiết kế. Những khu vực, hạng mục không thay đổi thiết kế sẽ không xem xét lại khối lượng.</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Giá trị tạm ứng: </w:t>
      </w:r>
      <w:ins w:id="500079" w:author="VNCN E&amp;C - Thương thảo 17/10" w:date="2026-10-17T16:00:00Z">
        <w:r>
          <w:rPr>
            <w:rFonts w:ascii="Times New Roman" w:hAnsi="Times New Roman"/>
            <w:sz w:val="26"/>
            <w:szCs w:val="26"/>
          </w:rPr>
          <w:t xml:space="preserve">25</w:t>
        </w:r>
      </w:ins>
      <w:del w:id="500080" w:author="VNCN E&amp;C - Thương thảo 17/10" w:date="2026-10-17T16:00:00Z">
        <w:r>
          <w:rPr>
            <w:rFonts w:ascii="Times New Roman" w:hAnsi="Times New Roman"/>
            <w:sz w:val="26"/>
            <w:szCs w:val="26"/>
          </w:rPr>
          <w:delText xml:space="preserve">30</w:delText>
        </w:r>
      </w:del>
      <w:r>
        <w:rPr>
          <w:rFonts w:ascii="Times New Roman" w:hAnsi="Times New Roman"/>
          <w:sz w:val="26"/>
          <w:szCs w:val="26"/>
        </w:rPr>
        <w:t xml:space="preserve">% giá trị Hợp đồng trước thuế GTGT,</w:t>
      </w:r>
      <w:ins w:id="500081" w:author="VNCN E&amp;C - Thương thảo 17/10" w:date="2026-10-17T16:00:00Z">
        <w:r>
          <w:rPr>
            <w:rFonts w:ascii="Times New Roman" w:hAnsi="Times New Roman"/>
            <w:sz w:val="26"/>
            <w:szCs w:val="26"/>
          </w:rPr>
          <w:t xml:space="preserve"> tương ứng </w:t>
        </w:r>
        <w:r>
          <w:rPr>
            <w:rFonts w:ascii="Times New Roman" w:hAnsi="Times New Roman"/>
            <w:sz w:val="26"/>
            <w:szCs w:val="26"/>
            <w:highlight w:val="yellow"/>
          </w:rPr>
          <w:t xml:space="preserve">50.077.477.959</w:t>
        </w:r>
        <w:r>
          <w:rPr>
            <w:rFonts w:ascii="Times New Roman" w:hAnsi="Times New Roman"/>
            <w:sz w:val="26"/>
            <w:szCs w:val="26"/>
          </w:rPr>
          <w:t xml:space="preserve"> đồng</w:t>
        </w:r>
      </w:ins>
      <w:r>
        <w:rPr>
          <w:rFonts w:ascii="Times New Roman" w:hAnsi="Times New Roman"/>
          <w:sz w:val="26"/>
          <w:szCs w:val="26"/>
        </w:rPr>
        <w:t xml:space="preserve">. Bên A tạm ứng trong vòng 07 ngày làm việc kể từ ngày nhận đủ các hồ sơ hợp lệ sau của Bên B:</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Công văn 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Hợp đồng có giá trị bằng </w:t>
      </w:r>
      <w:r>
        <w:rPr>
          <w:rFonts w:ascii="Times New Roman" w:hAnsi="Times New Roman"/>
          <w:sz w:val="26"/>
          <w:szCs w:val="26"/>
          <w:highlight w:val="yellow"/>
        </w:rPr>
        <w:t xml:space="preserve">05</w:t>
      </w:r>
      <w:r>
        <w:rPr>
          <w:rFonts w:ascii="Times New Roman" w:hAnsi="Times New Roman"/>
          <w:sz w:val="26"/>
          <w:szCs w:val="26"/>
        </w:rPr>
        <w:t xml:space="preserve">% giá trị Hợp đồng theo Điều </w:t>
      </w:r>
      <w:ins w:id="500082" w:author="VNCN E&amp;C - Thương thảo 17/10" w:date="2026-10-17T16:00:00Z">
        <w:r>
          <w:rPr>
            <w:rFonts w:ascii="Times New Roman" w:hAnsi="Times New Roman"/>
            <w:sz w:val="26"/>
            <w:szCs w:val="26"/>
          </w:rPr>
          <w:t xml:space="preserve">19</w:t>
        </w:r>
      </w:ins>
      <w:del w:id="500083" w:author="VNCN E&amp;C - Thương thảo 17/10" w:date="2026-10-17T16:00:00Z">
        <w:r>
          <w:rPr>
            <w:rFonts w:ascii="Times New Roman" w:hAnsi="Times New Roman"/>
            <w:sz w:val="26"/>
            <w:szCs w:val="26"/>
          </w:rPr>
          <w:delText xml:space="preserve">20</w:delText>
        </w:r>
      </w:del>
      <w:r>
        <w:rPr>
          <w:rFonts w:ascii="Times New Roman" w:hAnsi="Times New Roman"/>
          <w:sz w:val="26"/>
          <w:szCs w:val="26"/>
        </w:rPr>
        <w:t xml:space="preserve">.2;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 xml:space="preserve">100</w:t>
      </w:r>
      <w:r>
        <w:rPr>
          <w:rFonts w:ascii="Times New Roman" w:hAnsi="Times New Roman"/>
          <w:sz w:val="26"/>
          <w:szCs w:val="26"/>
        </w:rPr>
        <w:t xml:space="preserve">% số tiền tạm ứng theo Điều </w:t>
      </w:r>
      <w:ins w:id="500084" w:author="VNCN E&amp;C - Thương thảo 17/10" w:date="2026-10-17T16:00:00Z">
        <w:r>
          <w:rPr>
            <w:rFonts w:ascii="Times New Roman" w:hAnsi="Times New Roman"/>
            <w:sz w:val="26"/>
            <w:szCs w:val="26"/>
          </w:rPr>
          <w:t xml:space="preserve">19</w:t>
        </w:r>
      </w:ins>
      <w:del w:id="500085" w:author="VNCN E&amp;C - Thương thảo 17/10" w:date="2026-10-17T16:00:00Z">
        <w:r>
          <w:rPr>
            <w:rFonts w:ascii="Times New Roman" w:hAnsi="Times New Roman"/>
            <w:sz w:val="26"/>
            <w:szCs w:val="26"/>
          </w:rPr>
          <w:delText xml:space="preserve">20</w:delText>
        </w:r>
      </w:del>
      <w:r>
        <w:rPr>
          <w:rFonts w:ascii="Times New Roman" w:hAnsi="Times New Roman"/>
          <w:sz w:val="26"/>
          <w:szCs w:val="26"/>
        </w:rPr>
        <w:t xml:space="preserve">.1;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b) Thu hồi tạm ứng: Tiền tạm ứng được giảm trừ (thu hồi) dần vào các đợt thanh toán, bắt đầu từ đợt thanh toán đầu tiên và thu hồi hết khi giá trị khối lượng hoàn thành đạt </w:t>
      </w:r>
      <w:r>
        <w:rPr>
          <w:rFonts w:ascii="Times New Roman" w:hAnsi="Times New Roman"/>
          <w:sz w:val="26"/>
          <w:szCs w:val="26"/>
          <w:highlight w:val="yellow"/>
        </w:rPr>
        <w:t>80</w:t>
      </w:r>
      <w:r>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Giá trị thu hồi tạm ứng  = GTTƯ x [GTHT/(GTHĐ x </w:t>
      </w:r>
      <w:r>
        <w:rPr>
          <w:rFonts w:ascii="Times New Roman" w:hAnsi="Times New Roman"/>
          <w:sz w:val="26"/>
          <w:szCs w:val="26"/>
          <w:highlight w:val="yellow"/>
        </w:rPr>
        <w:t>80</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a) Thanh toán theo đợt:</w:t>
      </w:r>
      <w:r>
        <w:rPr>
          <w:rFonts w:ascii="Times New Roman" w:hAnsi="Times New Roman"/>
          <w:sz w:val="26"/>
          <w:szCs w:val="26"/>
        </w:rPr>
        <w:t xml:space="preserve"> Hàng tháng 2 bên sẽ tổng hợp xác nhận khối lượng hoàn thành trong tháng, Bên B sẽ hoàn thiện hồ sơ thanh toán trình bên A xác nhận. Bên A thanh toán cho Bên B đến </w:t>
      </w:r>
      <w:r>
        <w:rPr>
          <w:rFonts w:ascii="Times New Roman" w:hAnsi="Times New Roman"/>
          <w:sz w:val="26"/>
          <w:szCs w:val="26"/>
          <w:highlight w:val="yellow"/>
        </w:rPr>
        <w:t xml:space="preserve">90</w:t>
      </w:r>
      <w:r>
        <w:rPr>
          <w:rFonts w:ascii="Times New Roman" w:hAnsi="Times New Roman"/>
          <w:sz w:val="26"/>
          <w:szCs w:val="26"/>
        </w:rPr>
        <w:t xml:space="preserve">% giá trị khối lượng hoàn thành được nghiệm thu của từng đợt, sau khi trừ tiền thu hồi tạm ứng và các khoản khấu trừ (nếu có). Hồ sơ thanh </w:t>
      </w:r>
      <w:ins w:id="500086" w:author="VNCN E&amp;C - Thương thảo 17/10" w:date="2026-10-17T16:00:00Z">
        <w:r>
          <w:rPr>
            <w:rFonts w:ascii="Times New Roman" w:hAnsi="Times New Roman"/>
            <w:sz w:val="26"/>
            <w:szCs w:val="26"/>
          </w:rPr>
          <w:t xml:space="preserve">toán </w:t>
        </w:r>
      </w:ins>
      <w:r>
        <w:rPr>
          <w:rFonts w:ascii="Times New Roman" w:hAnsi="Times New Roman"/>
          <w:sz w:val="26"/>
          <w:szCs w:val="26"/>
        </w:rPr>
        <w:t xml:space="preserve">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6"/>
      <w:r>
        <w:rPr>
          <w:rFonts w:ascii="Times New Roman" w:hAnsi="Times New Roman"/>
          <w:sz w:val="26"/>
          <w:szCs w:val="26"/>
        </w:rPr>
        <w:t>riêng công thí nghiệm chống thấm phải có đề cương thí nghiệm</w:t>
      </w:r>
      <w:r>
        <w:rPr>
          <w:rFonts w:ascii="Times New Roman" w:hAnsi="Times New Roman"/>
          <w:sz w:val="26"/>
          <w:szCs w:val="26"/>
        </w:rPr>
      </w:r>
      <w:commentRangeEnd w:id="6"/>
      <w:r>
        <w:commentReference w:id="6"/>
      </w:r>
      <w:r>
        <w:rPr>
          <w:rFonts w:ascii="Times New Roman" w:hAnsi="Times New Roman"/>
          <w:sz w:val="26"/>
          <w:szCs w:val="26"/>
        </w:rPr>
        <w: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Biên bản nghiệm thu hoàn thành công việc theo giai đoạn; Bảng xác định khối lượng hoàn thành được Bên A</w:t>
      </w:r>
      <w:commentRangeStart w:id="7"/>
      <w:ins w:id="500087" w:author="VNCN E&amp;C - Thương thảo 17/10" w:date="2026-10-17T16:00:00Z">
        <w:r>
          <w:rPr>
            <w:rFonts w:ascii="Times New Roman" w:hAnsi="Times New Roman"/>
            <w:sz w:val="26"/>
            <w:szCs w:val="26"/>
          </w:rPr>
          <w:t xml:space="preserve">, Tư vấn giám sát</w:t>
        </w:r>
      </w:ins>
      <w:r>
        <w:rPr>
          <w:rFonts w:ascii="Times New Roman" w:hAnsi="Times New Roman"/>
          <w:sz w:val="26"/>
          <w:szCs w:val="26"/>
        </w:rPr>
        <w:t xml:space="preserve"> </w:t>
      </w:r>
      <w:commentRangeEnd w:id="7"/>
      <w:r>
        <w:commentReference w:id="7"/>
      </w:r>
      <w:r>
        <w:rPr>
          <w:rFonts w:ascii="Times New Roman" w:hAnsi="Times New Roman"/>
          <w:sz w:val="26"/>
          <w:szCs w:val="26"/>
        </w:rPr>
        <w:t xml:space="preserve">xác nhận (khối lượng xác định theo bản vẽ hoàn công được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hoàn thành được Bên A xác nhận (Khối lượng hoàn thành theo thực tế thi công tăng hoặc giảm so với khối lượng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(theo mẫu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 Số lượng hồ sơ thanh toán: 06 bộ.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Giá trị phần Công tác trọn gói tại Biểu 01 [Chi tiết giá hợp đồng] được thanh toán </w:t>
      </w:r>
      <w:ins w:id="500088" w:author="VNCN E&amp;C - Thương thảo 17/10" w:date="2026-10-17T16:00:00Z">
        <w:r>
          <w:rPr>
            <w:rFonts w:ascii="Times New Roman" w:hAnsi="Times New Roman"/>
            <w:sz w:val="26"/>
            <w:szCs w:val="26"/>
          </w:rPr>
          <w:t xml:space="preserve">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ins>
      <w:del w:id="500089" w:author="VNCN E&amp;C - Thương thảo 17/10" w:date="2026-10-17T16:00:00Z">
        <w:r>
          <w:rPr>
            <w:rFonts w:ascii="Times New Roman" w:hAnsi="Times New Roman"/>
            <w:sz w:val="26"/>
            <w:szCs w:val="26"/>
          </w:rPr>
          <w:delText xml:space="preserve">như sau: </w:delText>
        </w:r>
      </w:del>
    </w:p>
    <w:p>
      <w:pPr>
        <w:pStyle w:val="ListParagraph"/>
        <w:numPr>
          <w:ilvl w:val="0"/>
          <w:numId w:val="31"/>
        </w:numPr>
        <w:spacing w:before="0" w:after="120"/>
        <w:contextualSpacing/>
        <w:jc w:val="both"/>
        <w:rPr>
          <w:del w:id="500472" w:author="VNCN E&amp;C - Thương thảo 17/10" w:date="2026-10-17T16:00:00Z"/>
          <w:rFonts w:ascii="Times New Roman" w:hAnsi="Times New Roman"/>
          <w:sz w:val="26"/>
          <w:szCs w:val="26"/>
        </w:rPr>
      </w:pPr>
      <w:del w:id="500471" w:author="VNCN E&amp;C - Thương thảo 17/10" w:date="2026-10-17T16:00:00Z">
        <w:r>
          <w:rPr>
            <w:rFonts w:ascii="Times New Roman" w:hAnsi="Times New Roman"/>
            <w:sz w:val="26"/>
            <w:szCs w:val="26"/>
            <w:lang w:val="en-US"/>
          </w:rPr>
          <w:delText xml:space="preserve">Phần chi phí chung: Thanh toán 70% sau khi Bên B hoàn thành lắp đặt văn phòng tiện ích, đấu nối điện nước thi công, lắp đặt đưa vào vận hành 03/4 cẩu tháp. 30% giá trị còn lại thanh toán theo tỷ lệ % khối lượng hoàn thành các đợt.</w:delText>
        </w:r>
      </w:del>
    </w:p>
    <w:p>
      <w:pPr>
        <w:pStyle w:val="ListParagraph"/>
        <w:numPr>
          <w:ilvl w:val="0"/>
          <w:numId w:val="31"/>
        </w:numPr>
        <w:spacing w:before="0" w:after="120"/>
        <w:contextualSpacing/>
        <w:jc w:val="both"/>
        <w:rPr>
          <w:del w:id="500474" w:author="VNCN E&amp;C - Thương thảo 17/10" w:date="2026-10-17T16:00:00Z"/>
          <w:rFonts w:ascii="Times New Roman" w:hAnsi="Times New Roman"/>
          <w:sz w:val="26"/>
          <w:szCs w:val="26"/>
        </w:rPr>
      </w:pPr>
      <w:del w:id="500473" w:author="VNCN E&amp;C - Thương thảo 17/10" w:date="2026-10-17T16:00:00Z">
        <w:r>
          <w:rPr>
            <w:rFonts w:ascii="Times New Roman" w:hAnsi="Times New Roman"/>
            <w:sz w:val="26"/>
            <w:szCs w:val="26"/>
            <w:lang w:val="en-US"/>
          </w:rPr>
          <w:delText xml:space="preserve">Phần chi phí cẩu tháp: Thanh toán 100% khối lượng hoàn thành từng thiết bị sau khi lắp đặt đưa cẩu vào vận hành </w:delText>
        </w:r>
      </w:del>
    </w:p>
    <w:p>
      <w:pPr>
        <w:pStyle w:val="ListParagraph"/>
        <w:numPr>
          <w:ilvl w:val="0"/>
          <w:numId w:val="31"/>
        </w:numPr>
        <w:spacing w:before="0" w:after="120"/>
        <w:contextualSpacing/>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commentRangeStart w:id="18"/>
      <w:r>
        <w:rPr>
          <w:rFonts w:ascii="Times New Roman" w:hAnsi="Times New Roman"/>
          <w:sz w:val="26"/>
          <w:szCs w:val="26"/>
        </w:rPr>
        <w:t xml:space="preserve">Bên A</w:t>
      </w:r>
      <w:del w:id="500090" w:author="VNCN E&amp;C - Thương thảo 17/10" w:date="2026-10-17T16:00:00Z">
        <w:r>
          <w:rPr>
            <w:rFonts w:ascii="Times New Roman" w:hAnsi="Times New Roman"/>
            <w:sz w:val="26"/>
            <w:szCs w:val="26"/>
          </w:rPr>
          <w:delText xml:space="preserve"> sẽ</w:delText>
        </w:r>
      </w:del>
      <w:r>
        <w:rPr>
          <w:rFonts w:ascii="Times New Roman" w:hAnsi="Times New Roman"/>
          <w:sz w:val="26"/>
          <w:szCs w:val="26"/>
        </w:rPr>
        <w:t xml:space="preserve"> kiểm tra, cho ý kiến về hồ sơ</w:t>
      </w:r>
      <w:del w:id="500091" w:author="VNCN E&amp;C - Thương thảo 17/10" w:date="2026-10-17T16:00:00Z">
        <w:r>
          <w:rPr>
            <w:rFonts w:ascii="Times New Roman" w:hAnsi="Times New Roman"/>
            <w:sz w:val="26"/>
            <w:szCs w:val="26"/>
          </w:rPr>
          <w:delText xml:space="preserve"> cho Bên B</w:delText>
        </w:r>
      </w:del>
      <w:r>
        <w:rPr>
          <w:rFonts w:ascii="Times New Roman" w:hAnsi="Times New Roman"/>
          <w:sz w:val="26"/>
          <w:szCs w:val="26"/>
        </w:rPr>
        <w:t xml:space="preserve"> trong vòng 15 (mười lăm) ngày kể từ ngày Bên A nhận được đầy đủ hồ sơ đề nghị thanh toán hợp lệ</w:t>
      </w:r>
      <w:ins w:id="500092" w:author="VNCN E&amp;C - Thương thảo 17/10" w:date="2026-10-17T16:00:00Z">
        <w:r>
          <w:rPr>
            <w:rFonts w:ascii="Times New Roman" w:hAnsi="Times New Roman"/>
            <w:sz w:val="26"/>
            <w:szCs w:val="26"/>
          </w:rPr>
          <w:t xml:space="preserve">, đúng quy định của Hợp đồng</w:t>
        </w:r>
      </w:ins>
      <w:r>
        <w:rPr>
          <w:rFonts w:ascii="Times New Roman" w:hAnsi="Times New Roman"/>
          <w:sz w:val="26"/>
          <w:szCs w:val="26"/>
        </w:rPr>
        <w:t xml:space="preserve"> từ Bên B. Nếu có</w:t>
      </w:r>
      <w:del w:id="500093" w:author="VNCN E&amp;C - Thương thảo 17/10" w:date="2026-10-17T16:00:00Z">
        <w:r>
          <w:rPr>
            <w:rFonts w:ascii="Times New Roman" w:hAnsi="Times New Roman"/>
            <w:sz w:val="26"/>
            <w:szCs w:val="26"/>
          </w:rPr>
          <w:delText xml:space="preserve"> bất kỳ</w:delText>
        </w:r>
      </w:del>
      <w:r>
        <w:rPr>
          <w:rFonts w:ascii="Times New Roman" w:hAnsi="Times New Roman"/>
          <w:sz w:val="26"/>
          <w:szCs w:val="26"/>
        </w:rPr>
        <w:t xml:space="preserve"> yêu cầu chỉnh sửa, giải trình </w:t>
      </w:r>
      <w:del w:id="500094" w:author="VNCN E&amp;C - Thương thảo 17/10" w:date="2026-10-17T16:00:00Z">
        <w:r>
          <w:rPr>
            <w:rFonts w:ascii="Times New Roman" w:hAnsi="Times New Roman"/>
            <w:sz w:val="26"/>
            <w:szCs w:val="26"/>
          </w:rPr>
          <w:delText xml:space="preserve">nào về hồ sơ </w:delText>
        </w:r>
      </w:del>
      <w:r>
        <w:rPr>
          <w:rFonts w:ascii="Times New Roman" w:hAnsi="Times New Roman"/>
          <w:sz w:val="26"/>
          <w:szCs w:val="26"/>
        </w:rPr>
        <w:t xml:space="preserve">(nếu có), Bên A</w:t>
      </w:r>
      <w:del w:id="500095" w:author="VNCN E&amp;C - Thương thảo 17/10" w:date="2026-10-17T16:00:00Z">
        <w:r>
          <w:rPr>
            <w:rFonts w:ascii="Times New Roman" w:hAnsi="Times New Roman"/>
            <w:sz w:val="26"/>
            <w:szCs w:val="26"/>
          </w:rPr>
          <w:delText xml:space="preserve"> sẽ</w:delText>
        </w:r>
      </w:del>
      <w:r>
        <w:rPr>
          <w:rFonts w:ascii="Times New Roman" w:hAnsi="Times New Roman"/>
          <w:sz w:val="26"/>
          <w:szCs w:val="26"/>
        </w:rPr>
        <w:t xml:space="preserve"> tổng hợp và phản hồi một lần </w:t>
      </w:r>
      <w:ins w:id="500096" w:author="VNCN E&amp;C - Thương thảo 17/10" w:date="2026-10-17T16:00:00Z">
        <w:r>
          <w:rPr>
            <w:rFonts w:ascii="Times New Roman" w:hAnsi="Times New Roman"/>
            <w:sz w:val="26"/>
            <w:szCs w:val="26"/>
          </w:rPr>
          <w:t xml:space="preserve">bằng văn bản cho</w:t>
        </w:r>
      </w:ins>
      <w:del w:id="500097" w:author="VNCN E&amp;C - Thương thảo 17/10" w:date="2026-10-17T16:00:00Z">
        <w:r>
          <w:rPr>
            <w:rFonts w:ascii="Times New Roman" w:hAnsi="Times New Roman"/>
            <w:sz w:val="26"/>
            <w:szCs w:val="26"/>
          </w:rPr>
          <w:delText xml:space="preserve">đến</w:delText>
        </w:r>
      </w:del>
      <w:r>
        <w:rPr>
          <w:rFonts w:ascii="Times New Roman" w:hAnsi="Times New Roman"/>
          <w:sz w:val="26"/>
          <w:szCs w:val="26"/>
        </w:rPr>
        <w:t xml:space="preserve"> Bên B trong </w:t>
      </w:r>
      <w:ins w:id="500098" w:author="VNCN E&amp;C - Thương thảo 17/10" w:date="2026-10-17T16:00:00Z">
        <w:r>
          <w:rPr>
            <w:rFonts w:ascii="Times New Roman" w:hAnsi="Times New Roman"/>
            <w:sz w:val="26"/>
            <w:szCs w:val="26"/>
          </w:rPr>
          <w:t xml:space="preserve">thời hạn</w:t>
        </w:r>
      </w:ins>
      <w:del w:id="500099" w:author="VNCN E&amp;C - Thương thảo 17/10" w:date="2026-10-17T16:00:00Z">
        <w:r>
          <w:rPr>
            <w:rFonts w:ascii="Times New Roman" w:hAnsi="Times New Roman"/>
            <w:sz w:val="26"/>
            <w:szCs w:val="26"/>
          </w:rPr>
          <w:delText xml:space="preserve">vòng 15 (mười lăm) việc</w:delText>
        </w:r>
      </w:del>
      <w:r>
        <w:rPr>
          <w:rFonts w:ascii="Times New Roman" w:hAnsi="Times New Roman"/>
          <w:sz w:val="26"/>
          <w:szCs w:val="26"/>
        </w:rPr>
        <w:t xml:space="preserve"> nêu trên. </w:t>
      </w:r>
      <w:ins w:id="500100" w:author="VNCN E&amp;C - Thương thảo 17/10" w:date="2026-10-17T16:00:00Z">
        <w:r>
          <w:rPr>
            <w:rFonts w:ascii="Times New Roman" w:hAnsi="Times New Roman"/>
            <w:sz w:val="26"/>
            <w:szCs w:val="26"/>
          </w:rPr>
          <w:t xml:space="preserve">Thời gian Bên B chỉnh sửa, bổ sung hồ sơ không tính vào</w:t>
        </w:r>
      </w:ins>
      <w:del w:id="500101" w:author="VNCN E&amp;C - Thương thảo 17/10" w:date="2026-10-17T16:00:00Z">
        <w:r>
          <w:rPr>
            <w:rFonts w:ascii="Times New Roman" w:hAnsi="Times New Roman"/>
            <w:sz w:val="26"/>
            <w:szCs w:val="26"/>
          </w:rPr>
          <w:delText xml:space="preserve">Nếu quá</w:delText>
        </w:r>
      </w:del>
      <w:r>
        <w:rPr>
          <w:rFonts w:ascii="Times New Roman" w:hAnsi="Times New Roman"/>
          <w:sz w:val="26"/>
          <w:szCs w:val="26"/>
        </w:rPr>
        <w:t xml:space="preserve"> thời hạn </w:t>
      </w:r>
      <w:ins w:id="500102" w:author="VNCN E&amp;C - Thương thảo 17/10" w:date="2026-10-17T16:00:00Z">
        <w:r>
          <w:rPr>
            <w:rFonts w:ascii="Times New Roman" w:hAnsi="Times New Roman"/>
            <w:sz w:val="26"/>
            <w:szCs w:val="26"/>
          </w:rPr>
          <w:t xml:space="preserve">xem xét, thanh toán của</w:t>
        </w:r>
      </w:ins>
      <w:del w:id="500103" w:author="VNCN E&amp;C - Thương thảo 17/10" w:date="2026-10-17T16:00:00Z">
        <w:r>
          <w:rPr>
            <w:rFonts w:ascii="Times New Roman" w:hAnsi="Times New Roman"/>
            <w:sz w:val="26"/>
            <w:szCs w:val="26"/>
          </w:rPr>
          <w:delText xml:space="preserve">trên mà Bên B không nhận được bất kỳ phản hồi nào từ</w:delText>
        </w:r>
      </w:del>
      <w:r>
        <w:rPr>
          <w:rFonts w:ascii="Times New Roman" w:hAnsi="Times New Roman"/>
          <w:sz w:val="26"/>
          <w:szCs w:val="26"/>
        </w:rPr>
        <w:t xml:space="preserve"> Bên A</w:t>
      </w:r>
      <w:ins w:id="500104" w:author="VNCN E&amp;C - Thương thảo 17/10" w:date="2026-10-17T16:00:00Z">
        <w:r>
          <w:rPr>
            <w:rFonts w:ascii="Times New Roman" w:hAnsi="Times New Roman"/>
            <w:sz w:val="26"/>
            <w:szCs w:val="26"/>
          </w:rPr>
          <w:t xml:space="preserve">. Thời hạn thanh toán theo điểm e khoản này</w:t>
        </w:r>
      </w:ins>
      <w:del w:id="500105" w:author="VNCN E&amp;C - Thương thảo 17/10" w:date="2026-10-17T16:00:00Z">
        <w:r>
          <w:rPr>
            <w:rFonts w:ascii="Times New Roman" w:hAnsi="Times New Roman"/>
            <w:sz w:val="26"/>
            <w:szCs w:val="26"/>
          </w:rPr>
          <w:delText xml:space="preserve"> thì xem như hồ sơ Bên B đệ trình đã được Bên A phê duyệt</w:delText>
        </w:r>
      </w:del>
      <w:r>
        <w:rPr>
          <w:rFonts w:ascii="Times New Roman" w:hAnsi="Times New Roman"/>
          <w:sz w:val="26"/>
          <w:szCs w:val="26"/>
        </w:rPr>
        <w:t xml:space="preserve">.</w:t>
      </w:r>
      <w:commentRangeEnd w:id="18"/>
      <w:r>
        <w:rPr>
          <w:rStyle w:val="CommentReference"/>
        </w:rPr>
        <w:commentReference w:id="18"/>
      </w:r>
    </w:p>
    <w:p>
      <w:pPr>
        <w:pStyle w:val="Normal"/>
        <w:spacing w:lineRule="auto" w:line="276" w:before="0" w:after="120"/>
        <w:jc w:val="both"/>
        <w:rPr>
          <w:del w:id="500476" w:author="VNCN E&amp;C - Thương thảo 17/10" w:date="2026-10-17T16:00:00Z"/>
          <w:rFonts w:ascii="Times New Roman" w:hAnsi="Times New Roman"/>
          <w:sz w:val="26"/>
          <w:szCs w:val="26"/>
        </w:rPr>
      </w:pPr>
      <w:del w:id="500475" w:author="VNCN E&amp;C - Thương thảo 17/10" w:date="2026-10-17T16:00:00Z">
        <w:r>
          <w:rPr>
            <w:rFonts w:ascii="Times New Roman" w:hAnsi="Times New Roman"/>
            <w:sz w:val="26"/>
            <w:szCs w:val="26"/>
          </w:rPr>
          <w:delText xml:space="preserve">Thời hạn thanh toán: Trong vòng 07 ngày làm việc kể từ ngày Bên A phê duyệt hồ sơ thanh toán do Bên B cung cấp</w:delText>
        </w:r>
      </w:del>
    </w:p>
    <w:p>
      <w:pPr>
        <w:pStyle w:val="Normal"/>
        <w:spacing w:lineRule="auto" w:line="276" w:before="0" w:after="120"/>
        <w:jc w:val="both"/>
        <w:rPr>
          <w:rFonts w:ascii="Times New Roman" w:hAnsi="Times New Roman"/>
          <w:sz w:val="26"/>
          <w:szCs w:val="26"/>
        </w:rPr>
      </w:pPr>
      <w:r>
        <w:rPr/>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Bên B có trách nhiệm phối hợp cung cấp hồ sơ liên quan để Bên A hoàn thiện hồ sơ thanh toán đáp ứng yêu cầu của Tư vấn giám sát, Chủ đầu tư để Bên A kịp thời nộp hồ sơ thanh toán giữa Bên A với Chủ đầu tư.</w:t>
      </w:r>
    </w:p>
    <w:p>
      <w:pPr>
        <w:pStyle w:val="Normal"/>
        <w:spacing w:lineRule="auto" w:line="276" w:before="0" w:after="120"/>
        <w:jc w:val="both"/>
        <w:rPr>
          <w:rFonts w:ascii="Times New Roman" w:hAnsi="Times New Roman"/>
          <w:sz w:val="26"/>
          <w:szCs w:val="26"/>
        </w:rPr>
      </w:pPr>
      <w:r>
        <w:rPr/>
      </w:r>
    </w:p>
    <w:p>
      <w:pPr>
        <w:pStyle w:val="Normal"/>
        <w:widowControl w:val="false"/>
        <w:tabs>
          <w:tab w:val="clear" w:pos="720"/>
          <w:tab w:val="left" w:pos="270" w:leader="none"/>
        </w:tabs>
        <w:spacing w:lineRule="auto" w:line="276" w:before="0" w:after="120"/>
        <w:jc w:val="both"/>
        <w:rPr>
          <w:del w:id="500479" w:author="VNCN E&amp;C - Thương thảo 17/10" w:date="2026-10-17T16:00:00Z"/>
          <w:rFonts w:ascii="Times New Roman" w:hAnsi="Times New Roman"/>
          <w:sz w:val="26"/>
          <w:szCs w:val="26"/>
        </w:rPr>
      </w:pPr>
      <w:del w:id="500477" w:author="VNCN E&amp;C - Thương thảo 17/10" w:date="2026-10-17T16:00:00Z">
        <w:r>
          <w:rPr>
            <w:rFonts w:ascii="Times New Roman" w:hAnsi="Times New Roman"/>
            <w:b/>
            <w:bCs/>
            <w:sz w:val="26"/>
            <w:szCs w:val="26"/>
          </w:rPr>
          <w:delText xml:space="preserve">b) Thanh toán vật tư:</w:delText>
        </w:r>
      </w:del>
      <w:del w:id="500478" w:author="VNCN E&amp;C - Thương thảo 17/10" w:date="2026-10-17T16:00:00Z">
        <w:r>
          <w:rPr>
            <w:rFonts w:ascii="Times New Roman" w:hAnsi="Times New Roman"/>
            <w:sz w:val="26"/>
            <w:szCs w:val="26"/>
          </w:rPr>
          <w:delText xml:space="preserve"> Hàng tháng hai bên chốt khối lượng vật tư thép xây dựng, bê tông thương phẩm về công trình, Bên A thanh toán cho Bên B đến 80% giá trị vật tư thép xây dựng, bê tông theo hồ sơ thanh toán vật tư hàng tháng hoặc 65% giá trị phần vật tư theo khối lượng nhập về công trường và đơn giá hợp đồng của đầu việc tương ứng. Giá trị thanh toán vật tư này sẽ được khấu trừ trong hồ sơ thanh toán gần nhất tương tứng với tỷ lệ giá trị vật tư đưa vào hồ sơ thanh toán khối lượng hoàn thành.</w:delText>
        </w:r>
      </w:del>
    </w:p>
    <w:p>
      <w:pPr>
        <w:pStyle w:val="Normal"/>
        <w:widowControl w:val="false"/>
        <w:tabs>
          <w:tab w:val="clear" w:pos="720"/>
          <w:tab w:val="left" w:pos="270" w:leader="none"/>
        </w:tabs>
        <w:spacing w:lineRule="auto" w:line="276" w:before="0" w:after="120"/>
        <w:jc w:val="both"/>
        <w:rPr>
          <w:rFonts w:ascii="Times New Roman" w:hAnsi="Times New Roman"/>
          <w:b/>
          <w:bCs/>
          <w:sz w:val="26"/>
          <w:szCs w:val="26"/>
        </w:rPr>
      </w:pPr>
      <w:r>
        <w:rPr/>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ins w:id="500312" w:author="VNCN E&amp;C - Thương thảo 17/10" w:date="2026-10-17T16:00:00Z">
        <w:r>
          <w:rPr>
            <w:rFonts w:ascii="Times New Roman" w:hAnsi="Times New Roman"/>
            <w:b/>
            <w:bCs/>
            <w:sz w:val="26"/>
            <w:szCs w:val="26"/>
          </w:rPr>
          <w:t xml:space="preserve">b</w:t>
        </w:r>
      </w:ins>
      <w:del w:id="500313" w:author="VNCN E&amp;C - Thương thảo 17/10" w:date="2026-10-17T16:00:00Z">
        <w:r>
          <w:rPr>
            <w:rFonts w:ascii="Times New Roman" w:hAnsi="Times New Roman"/>
            <w:b/>
            <w:bCs/>
            <w:sz w:val="26"/>
            <w:szCs w:val="26"/>
          </w:rPr>
          <w:delText xml:space="preserve">c</w:delText>
        </w:r>
      </w:del>
      <w:r>
        <w:rPr>
          <w:rFonts w:ascii="Times New Roman" w:hAnsi="Times New Roman"/>
          <w:b/>
          <w:bCs/>
          <w:sz w:val="26"/>
          <w:szCs w:val="26"/>
        </w:rPr>
        <w:t xml:space="preserve">) Thanh toán quyết toán: </w:t>
      </w:r>
      <w:r>
        <w:rPr>
          <w:rFonts w:ascii="Times New Roman" w:hAnsi="Times New Roman"/>
          <w:sz w:val="26"/>
          <w:szCs w:val="26"/>
        </w:rPr>
        <w:t xml:space="preserve">sau khi Bên B hoàn thành toàn bộ công việc, các bên ký Biên bản nghiệm thu hoàn thành, bàn giao Hạng mục công trình và Chủ đầu tư phê duyệt giá trị quyết toán phần công việc tương ứng theo Hợp đồng thầu chính.</w:t>
      </w:r>
    </w:p>
    <w:p>
      <w:pPr>
        <w:pStyle w:val="Normal"/>
        <w:spacing w:lineRule="auto" w:line="276" w:before="0" w:after="120"/>
        <w:jc w:val="both"/>
        <w:rPr>
          <w:rFonts w:ascii="Times New Roman" w:hAnsi="Times New Roman"/>
          <w:sz w:val="26"/>
          <w:szCs w:val="26"/>
        </w:rPr>
      </w:pPr>
      <w:del w:id="500106" w:author="VNCN E&amp;C - Thương thảo 17/10" w:date="2026-10-17T16: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w:delText>
        </w:r>
      </w:del>
      <w:r>
        <w:rPr>
          <w:rFonts w:ascii="Times New Roman" w:hAnsi="Times New Roman"/>
          <w:sz w:val="26"/>
          <w:szCs w:val="26"/>
        </w:rPr>
        <w:t xml:space="preserve">Bên A thanh toán cho Bên B đến </w:t>
      </w:r>
      <w:r>
        <w:rPr>
          <w:rFonts w:ascii="Times New Roman" w:hAnsi="Times New Roman"/>
          <w:sz w:val="26"/>
          <w:szCs w:val="26"/>
          <w:highlight w:val="yellow"/>
        </w:rPr>
        <w:t xml:space="preserve">95%</w:t>
      </w:r>
      <w:r>
        <w:rPr>
          <w:rFonts w:ascii="Times New Roman" w:hAnsi="Times New Roman"/>
          <w:sz w:val="26"/>
          <w:szCs w:val="26"/>
        </w:rPr>
        <w:t xml:space="preserve"> giá trị quyết toán được phê duyệt, giữ lại </w:t>
      </w:r>
      <w:r>
        <w:rPr>
          <w:rFonts w:ascii="Times New Roman" w:hAnsi="Times New Roman"/>
          <w:sz w:val="26"/>
          <w:szCs w:val="26"/>
          <w:highlight w:val="yellow"/>
        </w:rPr>
        <w:t xml:space="preserve">05</w:t>
      </w:r>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w:t>
      </w:r>
      <w:ins w:id="500107" w:author="VNCN E&amp;C - Thương thảo 17/10" w:date="2026-10-17T16:00:00Z">
        <w:r>
          <w:rPr>
            <w:rFonts w:ascii="Times New Roman" w:hAnsi="Times New Roman"/>
            <w:sz w:val="26"/>
            <w:szCs w:val="26"/>
          </w:rPr>
          <w:t xml:space="preserve">19</w:t>
        </w:r>
      </w:ins>
      <w:del w:id="500108" w:author="VNCN E&amp;C - Thương thảo 17/10" w:date="2026-10-17T16:00:00Z">
        <w:r>
          <w:rPr>
            <w:rFonts w:ascii="Times New Roman" w:hAnsi="Times New Roman"/>
            <w:sz w:val="26"/>
            <w:szCs w:val="26"/>
          </w:rPr>
          <w:delText xml:space="preserve">20</w:delText>
        </w:r>
      </w:del>
      <w:r>
        <w:rPr>
          <w:rFonts w:ascii="Times New Roman" w:hAnsi="Times New Roman"/>
          <w:sz w:val="26"/>
          <w:szCs w:val="26"/>
        </w:rPr>
        <w:t xml:space="preserve">.3, Bên A thanh toán đến </w:t>
      </w:r>
      <w:r>
        <w:rPr>
          <w:rFonts w:ascii="Times New Roman" w:hAnsi="Times New Roman"/>
          <w:sz w:val="26"/>
          <w:szCs w:val="26"/>
          <w:highlight w:val="yellow"/>
        </w:rPr>
        <w:t xml:space="preserve">100</w:t>
      </w:r>
      <w:r>
        <w:rPr>
          <w:rFonts w:ascii="Times New Roman" w:hAnsi="Times New Roman"/>
          <w:sz w:val="26"/>
          <w:szCs w:val="26"/>
        </w:rPr>
        <w:t xml:space="preserve">% giá trị quyết toán. </w:t>
      </w:r>
      <w:ins w:id="500109" w:author="VNCN E&amp;C - Thương thảo 17/10" w:date="2026-10-17T16:00:00Z">
        <w:r>
          <w:rPr>
            <w:rFonts w:ascii="Times New Roman" w:hAnsi="Times New Roman"/>
            <w:sz w:val="26"/>
            <w:szCs w:val="26"/>
          </w:rPr>
          <w:t xml:space="preserve">Hồ sơ, thời hạn lập và xác nhận quyết toán thực hiện theo Điều 14.1.</w:t>
        </w:r>
      </w:ins>
    </w:p>
    <w:p>
      <w:pPr>
        <w:pStyle w:val="Normal"/>
        <w:spacing w:lineRule="auto" w:line="276" w:before="0" w:after="120"/>
        <w:jc w:val="both"/>
        <w:rPr>
          <w:del w:id="500481" w:author="VNCN E&amp;C - Thương thảo 17/10" w:date="2026-10-17T16:00:00Z"/>
          <w:rFonts w:ascii="Times New Roman" w:hAnsi="Times New Roman"/>
          <w:b/>
          <w:bCs/>
          <w:sz w:val="26"/>
          <w:szCs w:val="26"/>
        </w:rPr>
      </w:pPr>
      <w:commentRangeStart w:id="19"/>
      <w:del w:id="500480" w:author="VNCN E&amp;C - Thương thảo 17/10" w:date="2026-10-17T16:00:00Z">
        <w:r>
          <w:rPr>
            <w:rFonts w:ascii="Times New Roman" w:hAnsi="Times New Roman"/>
            <w:b/>
            <w:bCs/>
            <w:sz w:val="26"/>
            <w:szCs w:val="26"/>
          </w:rPr>
          <w:delText xml:space="preserve">10.4. Chậm thanh toán</w:delText>
        </w:r>
      </w:del>
      <w:commentRangeEnd w:id="19"/>
      <w:r>
        <w:rPr>
          <w:rStyle w:val="CommentReference"/>
        </w:rPr>
        <w:commentReference w:id="19"/>
      </w:r>
    </w:p>
    <w:p>
      <w:pPr>
        <w:pStyle w:val="ListParagraph"/>
        <w:numPr>
          <w:ilvl w:val="0"/>
          <w:numId w:val="34"/>
        </w:numPr>
        <w:spacing w:before="0" w:after="120"/>
        <w:ind w:hanging="360" w:left="360"/>
        <w:contextualSpacing/>
        <w:jc w:val="both"/>
        <w:rPr>
          <w:del w:id="500487" w:author="VNCN E&amp;C - Thương thảo 17/10" w:date="2026-10-17T16:00:00Z"/>
          <w:rFonts w:ascii="Times New Roman" w:hAnsi="Times New Roman"/>
          <w:sz w:val="26"/>
          <w:szCs w:val="26"/>
        </w:rPr>
      </w:pPr>
      <w:del w:id="500482" w:author="VNCN E&amp;C - Thương thảo 17/10" w:date="2026-10-17T16:00:00Z">
        <w:r>
          <w:rPr>
            <w:rFonts w:ascii="Times New Roman" w:hAnsi="Times New Roman"/>
            <w:sz w:val="26"/>
            <w:szCs w:val="26"/>
          </w:rPr>
          <w:delText xml:space="preserve">Trong trường Bên </w:delText>
        </w:r>
      </w:del>
      <w:del w:id="500483" w:author="VNCN E&amp;C - Thương thảo 17/10" w:date="2026-10-17T16:00:00Z">
        <w:r>
          <w:rPr>
            <w:rFonts w:ascii="Times New Roman" w:hAnsi="Times New Roman"/>
            <w:sz w:val="26"/>
            <w:szCs w:val="26"/>
            <w:lang w:val="en-US"/>
          </w:rPr>
          <w:delText xml:space="preserve">A </w:delText>
        </w:r>
      </w:del>
      <w:del w:id="500484" w:author="VNCN E&amp;C - Thương thảo 17/10" w:date="2026-10-17T16:00:00Z">
        <w:r>
          <w:rPr>
            <w:rFonts w:ascii="Times New Roman" w:hAnsi="Times New Roman"/>
            <w:sz w:val="26"/>
            <w:szCs w:val="26"/>
          </w:rPr>
          <w:delText xml:space="preserve">chậm thanh toán theo tiến độ</w:delText>
        </w:r>
      </w:del>
      <w:del w:id="500485" w:author="VNCN E&amp;C - Thương thảo 17/10" w:date="2026-10-17T16:00:00Z">
        <w:r>
          <w:rPr>
            <w:rFonts w:ascii="Times New Roman" w:hAnsi="Times New Roman"/>
            <w:sz w:val="26"/>
            <w:szCs w:val="26"/>
            <w:lang w:val="en-US"/>
          </w:rPr>
          <w:delText xml:space="preserve"> hợp đồng </w:delText>
        </w:r>
      </w:del>
      <w:del w:id="500486" w:author="VNCN E&amp;C - Thương thảo 17/10" w:date="2026-10-17T16:00:00Z">
        <w:r>
          <w:rPr>
            <w:rFonts w:ascii="Times New Roman" w:hAnsi="Times New Roman"/>
            <w:sz w:val="26"/>
            <w:szCs w:val="26"/>
          </w:rPr>
          <w:delText xml:space="preserve">thì phải chịu một khoản lãi chậm thanh toán bằng 150% của lãi suất tiết kiệm kỳ hạn 01 (một) tháng (đồng Việt Nam, trả lãi sau) do Ngân hàng TMCP Ngoại thương Việt Nam công bố tại thời điểm tính lãi nhân với số tiền chậm thanh toán. Thời gian chậm thanh toán tính từ ngày hết thời hạn thanh toán cho tới ngày liền trước ngày thanh toán thực tế.Hồ sơ quyết toán gồm:</w:delText>
        </w:r>
      </w:del>
    </w:p>
    <w:p>
      <w:pPr>
        <w:pStyle w:val="Normal"/>
        <w:spacing w:lineRule="auto" w:line="276" w:before="0" w:after="120"/>
        <w:jc w:val="both"/>
        <w:rPr>
          <w:del w:id="500489" w:author="VNCN E&amp;C - Thương thảo 17/10" w:date="2026-10-17T16:00:00Z"/>
          <w:rFonts w:ascii="Times New Roman" w:hAnsi="Times New Roman"/>
          <w:sz w:val="26"/>
          <w:szCs w:val="26"/>
        </w:rPr>
      </w:pPr>
      <w:del w:id="500488" w:author="VNCN E&amp;C - Thương thảo 17/10" w:date="2026-10-17T16:00:00Z">
        <w:r>
          <w:rPr>
            <w:rFonts w:ascii="Times New Roman" w:hAnsi="Times New Roman"/>
            <w:sz w:val="26"/>
            <w:szCs w:val="26"/>
          </w:rPr>
          <w:delText xml:space="preserve">- Giấy đề nghị quyết toán;</w:delText>
        </w:r>
      </w:del>
    </w:p>
    <w:p>
      <w:pPr>
        <w:pStyle w:val="Normal"/>
        <w:spacing w:lineRule="auto" w:line="276" w:before="0" w:after="120"/>
        <w:jc w:val="both"/>
        <w:rPr>
          <w:del w:id="500491" w:author="VNCN E&amp;C - Thương thảo 17/10" w:date="2026-10-17T16:00:00Z"/>
          <w:rFonts w:ascii="Times New Roman" w:hAnsi="Times New Roman"/>
          <w:sz w:val="26"/>
          <w:szCs w:val="26"/>
        </w:rPr>
      </w:pPr>
      <w:del w:id="500490" w:author="VNCN E&amp;C - Thương thảo 17/10" w:date="2026-10-17T16:00:00Z">
        <w:r>
          <w:rPr>
            <w:rFonts w:ascii="Times New Roman" w:hAnsi="Times New Roman"/>
            <w:sz w:val="26"/>
            <w:szCs w:val="26"/>
          </w:rPr>
          <w:delText xml:space="preserve">- Hồ sơ chất lượng và các hồ sơ liên quan khác:</w:delText>
        </w:r>
      </w:del>
    </w:p>
    <w:p>
      <w:pPr>
        <w:pStyle w:val="ListParagraph"/>
        <w:spacing w:before="0" w:after="120"/>
        <w:ind w:left="0"/>
        <w:contextualSpacing w:val="false"/>
        <w:jc w:val="both"/>
        <w:rPr>
          <w:del w:id="500493" w:author="VNCN E&amp;C - Thương thảo 17/10" w:date="2026-10-17T16:00:00Z"/>
          <w:rFonts w:ascii="Times New Roman" w:hAnsi="Times New Roman"/>
          <w:b/>
          <w:bCs/>
          <w:sz w:val="26"/>
          <w:szCs w:val="26"/>
          <w:lang w:val="en-US" w:eastAsia="en-US"/>
        </w:rPr>
      </w:pPr>
      <w:del w:id="500492" w:author="VNCN E&amp;C - Thương thảo 17/10" w:date="2026-10-17T16:00:00Z">
        <w:r>
          <w:rPr>
            <w:rFonts w:ascii="Times New Roman" w:hAnsi="Times New Roman"/>
            <w:b/>
            <w:bCs/>
            <w:sz w:val="26"/>
            <w:szCs w:val="26"/>
            <w:lang w:val="en-US" w:eastAsia="en-US"/>
          </w:rPr>
          <w:delText xml:space="preserve">Phần thi công: (Bên A tuân thủ biểu mẫu hồ sơ theo quy trình của dự án, việc xác nhận hồ sơ để phê duyệt thanh toán/quyết toán là sau khi Bên A ký phê duyệt không phụ thuộc và việc ký hồ sơ của TVGS hay Chủ đầu tư)</w:delText>
        </w:r>
      </w:del>
    </w:p>
    <w:p>
      <w:pPr>
        <w:pStyle w:val="ListParagraph"/>
        <w:tabs>
          <w:tab w:val="clear" w:pos="720"/>
          <w:tab w:val="left" w:pos="993" w:leader="none"/>
        </w:tabs>
        <w:spacing w:before="0" w:after="120"/>
        <w:ind w:left="0"/>
        <w:contextualSpacing w:val="false"/>
        <w:jc w:val="both"/>
        <w:rPr>
          <w:del w:id="500495" w:author="VNCN E&amp;C - Thương thảo 17/10" w:date="2026-10-17T16:00:00Z"/>
          <w:rFonts w:ascii="Times New Roman" w:hAnsi="Times New Roman"/>
          <w:sz w:val="26"/>
          <w:szCs w:val="26"/>
          <w:lang w:val="en-US" w:eastAsia="en-US"/>
        </w:rPr>
      </w:pPr>
      <w:del w:id="500494" w:author="VNCN E&amp;C - Thương thảo 17/10" w:date="2026-10-17T16:00:00Z">
        <w:r>
          <w:rPr>
            <w:rFonts w:ascii="Times New Roman" w:hAnsi="Times New Roman"/>
            <w:sz w:val="26"/>
            <w:szCs w:val="26"/>
            <w:lang w:val="en-US" w:eastAsia="en-US"/>
          </w:rPr>
          <w:delText xml:space="preserve">- Hồ sơ, bản vẽ hoàn công;</w:delText>
        </w:r>
      </w:del>
    </w:p>
    <w:p>
      <w:pPr>
        <w:pStyle w:val="ListParagraph"/>
        <w:spacing w:before="0" w:after="120"/>
        <w:ind w:left="0"/>
        <w:contextualSpacing w:val="false"/>
        <w:jc w:val="both"/>
        <w:rPr>
          <w:del w:id="500497" w:author="VNCN E&amp;C - Thương thảo 17/10" w:date="2026-10-17T16:00:00Z"/>
          <w:rFonts w:ascii="Times New Roman" w:hAnsi="Times New Roman"/>
          <w:sz w:val="26"/>
          <w:szCs w:val="26"/>
          <w:lang w:val="en-US" w:eastAsia="en-US"/>
        </w:rPr>
      </w:pPr>
      <w:del w:id="500496" w:author="VNCN E&amp;C - Thương thảo 17/10" w:date="2026-10-17T16:00:00Z">
        <w:r>
          <w:rPr>
            <w:rFonts w:ascii="Times New Roman" w:hAnsi="Times New Roman"/>
            <w:sz w:val="26"/>
            <w:szCs w:val="26"/>
            <w:lang w:val="en-US" w:eastAsia="en-US"/>
          </w:rPr>
          <w:delText xml:space="preserve">- Hồ sơ nghiệm thu gồm: </w:delText>
        </w:r>
      </w:del>
    </w:p>
    <w:p>
      <w:pPr>
        <w:pStyle w:val="ListParagraph"/>
        <w:spacing w:before="0" w:after="120"/>
        <w:ind w:left="0"/>
        <w:contextualSpacing w:val="false"/>
        <w:jc w:val="both"/>
        <w:rPr>
          <w:del w:id="500499" w:author="VNCN E&amp;C - Thương thảo 17/10" w:date="2026-10-17T16:00:00Z"/>
          <w:rFonts w:ascii="Times New Roman" w:hAnsi="Times New Roman"/>
          <w:sz w:val="26"/>
          <w:szCs w:val="26"/>
          <w:lang w:val="en-US" w:eastAsia="en-US"/>
        </w:rPr>
      </w:pPr>
      <w:del w:id="500498" w:author="VNCN E&amp;C - Thương thảo 17/10" w:date="2026-10-17T16:00:00Z">
        <w:r>
          <w:rPr>
            <w:rFonts w:ascii="Times New Roman" w:hAnsi="Times New Roman"/>
            <w:sz w:val="26"/>
            <w:szCs w:val="26"/>
            <w:lang w:val="en-US" w:eastAsia="en-US"/>
          </w:rPr>
          <w:delText xml:space="preserve">+ Biên bản nghiệm thu bàn giao Hạng mục công trình;</w:delText>
        </w:r>
      </w:del>
    </w:p>
    <w:p>
      <w:pPr>
        <w:pStyle w:val="ListParagraph"/>
        <w:spacing w:before="0" w:after="120"/>
        <w:ind w:left="0"/>
        <w:contextualSpacing w:val="false"/>
        <w:jc w:val="both"/>
        <w:rPr>
          <w:del w:id="500501" w:author="VNCN E&amp;C - Thương thảo 17/10" w:date="2026-10-17T16:00:00Z"/>
          <w:rFonts w:ascii="Times New Roman" w:hAnsi="Times New Roman"/>
          <w:sz w:val="26"/>
          <w:szCs w:val="26"/>
          <w:lang w:val="en-US" w:eastAsia="en-US"/>
        </w:rPr>
      </w:pPr>
      <w:del w:id="500500" w:author="VNCN E&amp;C - Thương thảo 17/10" w:date="2026-10-17T16:00:00Z">
        <w:r>
          <w:rPr>
            <w:rFonts w:ascii="Times New Roman" w:hAnsi="Times New Roman"/>
            <w:sz w:val="26"/>
            <w:szCs w:val="26"/>
            <w:lang w:val="en-US" w:eastAsia="en-US"/>
          </w:rPr>
          <w:delText xml:space="preserve">+ Các biên bản nghiệm thu công việc hoàn thành;</w:delText>
        </w:r>
      </w:del>
    </w:p>
    <w:p>
      <w:pPr>
        <w:pStyle w:val="ListParagraph"/>
        <w:spacing w:before="0" w:after="120"/>
        <w:ind w:left="0"/>
        <w:contextualSpacing w:val="false"/>
        <w:jc w:val="both"/>
        <w:rPr>
          <w:del w:id="500503" w:author="VNCN E&amp;C - Thương thảo 17/10" w:date="2026-10-17T16:00:00Z"/>
          <w:rFonts w:ascii="Times New Roman" w:hAnsi="Times New Roman"/>
          <w:sz w:val="26"/>
          <w:szCs w:val="26"/>
          <w:lang w:val="en-US" w:eastAsia="en-US"/>
        </w:rPr>
      </w:pPr>
      <w:del w:id="500502" w:author="VNCN E&amp;C - Thương thảo 17/10" w:date="2026-10-17T16:00:00Z">
        <w:r>
          <w:rPr>
            <w:rFonts w:ascii="Times New Roman" w:hAnsi="Times New Roman"/>
            <w:sz w:val="26"/>
            <w:szCs w:val="26"/>
            <w:lang w:val="en-US" w:eastAsia="en-US"/>
          </w:rPr>
          <w:delText xml:space="preserve">+ Hồ sơ nghiệm thu vật liệu đầu vào, kết quả thí nghiệm;</w:delText>
        </w:r>
      </w:del>
    </w:p>
    <w:p>
      <w:pPr>
        <w:pStyle w:val="ListParagraph"/>
        <w:spacing w:before="0" w:after="120"/>
        <w:ind w:left="0"/>
        <w:contextualSpacing w:val="false"/>
        <w:jc w:val="both"/>
        <w:rPr>
          <w:del w:id="500505" w:author="VNCN E&amp;C - Thương thảo 17/10" w:date="2026-10-17T16:00:00Z"/>
          <w:rFonts w:ascii="Times New Roman" w:hAnsi="Times New Roman"/>
          <w:sz w:val="26"/>
          <w:szCs w:val="26"/>
          <w:lang w:val="en-US" w:eastAsia="en-US"/>
        </w:rPr>
      </w:pPr>
      <w:del w:id="500504" w:author="VNCN E&amp;C - Thương thảo 17/10" w:date="2026-10-17T16:00:00Z">
        <w:r>
          <w:rPr>
            <w:rFonts w:ascii="Times New Roman" w:hAnsi="Times New Roman"/>
            <w:sz w:val="26"/>
            <w:szCs w:val="26"/>
            <w:lang w:val="en-US" w:eastAsia="en-US"/>
          </w:rPr>
          <w:delText xml:space="preserve">+ Các biên bản hiện trường.</w:delText>
        </w:r>
      </w:del>
    </w:p>
    <w:p>
      <w:pPr>
        <w:pStyle w:val="ListParagraph"/>
        <w:tabs>
          <w:tab w:val="clear" w:pos="720"/>
          <w:tab w:val="left" w:pos="993" w:leader="none"/>
        </w:tabs>
        <w:spacing w:before="0" w:after="120"/>
        <w:ind w:left="0"/>
        <w:contextualSpacing w:val="false"/>
        <w:jc w:val="both"/>
        <w:rPr>
          <w:del w:id="500507" w:author="VNCN E&amp;C - Thương thảo 17/10" w:date="2026-10-17T16:00:00Z"/>
          <w:rFonts w:ascii="Times New Roman" w:hAnsi="Times New Roman"/>
          <w:sz w:val="26"/>
          <w:szCs w:val="26"/>
          <w:lang w:val="en-US" w:eastAsia="en-US"/>
        </w:rPr>
      </w:pPr>
      <w:del w:id="500506" w:author="VNCN E&amp;C - Thương thảo 17/10" w:date="2026-10-17T16:00:00Z">
        <w:r>
          <w:rPr>
            <w:rFonts w:ascii="Times New Roman" w:hAnsi="Times New Roman"/>
            <w:sz w:val="26"/>
            <w:szCs w:val="26"/>
            <w:lang w:val="en-US" w:eastAsia="en-US"/>
          </w:rPr>
          <w:delText xml:space="preserve">- Nhật ký thi công;</w:delText>
        </w:r>
      </w:del>
    </w:p>
    <w:p>
      <w:pPr>
        <w:pStyle w:val="ListParagraph"/>
        <w:tabs>
          <w:tab w:val="clear" w:pos="720"/>
          <w:tab w:val="left" w:pos="993" w:leader="none"/>
        </w:tabs>
        <w:spacing w:before="0" w:after="120"/>
        <w:ind w:left="0"/>
        <w:contextualSpacing w:val="false"/>
        <w:jc w:val="both"/>
        <w:rPr>
          <w:del w:id="500509" w:author="VNCN E&amp;C - Thương thảo 17/10" w:date="2026-10-17T16:00:00Z"/>
          <w:rFonts w:ascii="Times New Roman" w:hAnsi="Times New Roman"/>
          <w:sz w:val="26"/>
          <w:szCs w:val="26"/>
          <w:lang w:val="en-US" w:eastAsia="en-US"/>
        </w:rPr>
      </w:pPr>
      <w:del w:id="500508" w:author="VNCN E&amp;C - Thương thảo 17/10" w:date="2026-10-17T16:00:00Z">
        <w:r>
          <w:rPr>
            <w:rFonts w:ascii="Times New Roman" w:hAnsi="Times New Roman"/>
            <w:sz w:val="26"/>
            <w:szCs w:val="26"/>
            <w:lang w:val="en-US" w:eastAsia="en-US"/>
          </w:rPr>
          <w:delText xml:space="preserve">- Hồ sơ quyết toán (giá trị hoàn thành) bao gồm:</w:delText>
        </w:r>
      </w:del>
    </w:p>
    <w:p>
      <w:pPr>
        <w:pStyle w:val="ListParagraph"/>
        <w:spacing w:before="0" w:after="120"/>
        <w:ind w:left="0"/>
        <w:contextualSpacing w:val="false"/>
        <w:jc w:val="both"/>
        <w:rPr>
          <w:del w:id="500511" w:author="VNCN E&amp;C - Thương thảo 17/10" w:date="2026-10-17T16:00:00Z"/>
          <w:rFonts w:ascii="Times New Roman" w:hAnsi="Times New Roman"/>
          <w:sz w:val="26"/>
          <w:szCs w:val="26"/>
          <w:lang w:val="en-US" w:eastAsia="en-US"/>
        </w:rPr>
      </w:pPr>
      <w:del w:id="500510" w:author="VNCN E&amp;C - Thương thảo 17/10" w:date="2026-10-17T16:00:00Z">
        <w:r>
          <w:rPr>
            <w:rFonts w:ascii="Times New Roman" w:hAnsi="Times New Roman"/>
            <w:sz w:val="26"/>
            <w:szCs w:val="26"/>
            <w:lang w:val="en-US" w:eastAsia="en-US"/>
          </w:rPr>
          <w:delText xml:space="preserve">+ Bảng giá trị công việc hoàn thành theo hợp đồng;</w:delText>
        </w:r>
      </w:del>
    </w:p>
    <w:p>
      <w:pPr>
        <w:pStyle w:val="ListParagraph"/>
        <w:spacing w:before="0" w:after="120"/>
        <w:ind w:left="0"/>
        <w:contextualSpacing w:val="false"/>
        <w:jc w:val="both"/>
        <w:rPr>
          <w:del w:id="500513" w:author="VNCN E&amp;C - Thương thảo 17/10" w:date="2026-10-17T16:00:00Z"/>
          <w:rFonts w:ascii="Times New Roman" w:hAnsi="Times New Roman"/>
          <w:sz w:val="26"/>
          <w:szCs w:val="26"/>
          <w:lang w:val="en-US" w:eastAsia="en-US"/>
        </w:rPr>
      </w:pPr>
      <w:del w:id="500512" w:author="VNCN E&amp;C - Thương thảo 17/10" w:date="2026-10-17T16:00:00Z">
        <w:r>
          <w:rPr>
            <w:rFonts w:ascii="Times New Roman" w:hAnsi="Times New Roman"/>
            <w:sz w:val="26"/>
            <w:szCs w:val="26"/>
            <w:lang w:val="en-US" w:eastAsia="en-US"/>
          </w:rPr>
          <w:delText xml:space="preserve">+ Bảng xác định giá trị quyết toán Hợp đồng, bao gồm bảng xác định giá trị khối lượng phát sinh ngoài phạm vi Hợp đồng (nếu có) đã được lập thành phụ lục Hợp đồng;</w:delText>
        </w:r>
      </w:del>
    </w:p>
    <w:p>
      <w:pPr>
        <w:pStyle w:val="ListParagraph"/>
        <w:spacing w:before="0" w:after="120"/>
        <w:ind w:left="0"/>
        <w:contextualSpacing w:val="false"/>
        <w:jc w:val="both"/>
        <w:rPr>
          <w:del w:id="500515" w:author="VNCN E&amp;C - Thương thảo 17/10" w:date="2026-10-17T16:00:00Z"/>
          <w:rFonts w:ascii="Times New Roman" w:hAnsi="Times New Roman"/>
          <w:sz w:val="26"/>
          <w:szCs w:val="26"/>
          <w:lang w:val="en-US" w:eastAsia="en-US"/>
        </w:rPr>
      </w:pPr>
      <w:del w:id="500514" w:author="VNCN E&amp;C - Thương thảo 17/10" w:date="2026-10-17T16:00:00Z">
        <w:r>
          <w:rPr>
            <w:rFonts w:ascii="Times New Roman" w:hAnsi="Times New Roman"/>
            <w:sz w:val="26"/>
            <w:szCs w:val="26"/>
            <w:lang w:val="en-US" w:eastAsia="en-US"/>
          </w:rPr>
          <w:delText xml:space="preserve">+ Bảng Tổng hợp các khoản thưởng, phạt, khấu trừ Hợp đồng và các hồ sơ liên quan.</w:delText>
        </w:r>
      </w:del>
    </w:p>
    <w:p>
      <w:pPr>
        <w:pStyle w:val="ListParagraph"/>
        <w:spacing w:before="0" w:after="120"/>
        <w:ind w:left="0"/>
        <w:contextualSpacing w:val="false"/>
        <w:jc w:val="both"/>
        <w:rPr>
          <w:del w:id="500517" w:author="VNCN E&amp;C - Thương thảo 17/10" w:date="2026-10-17T16:00:00Z"/>
          <w:rFonts w:ascii="Times New Roman" w:hAnsi="Times New Roman"/>
          <w:b/>
          <w:bCs/>
          <w:sz w:val="26"/>
          <w:szCs w:val="26"/>
          <w:lang w:val="en-US" w:eastAsia="en-US"/>
        </w:rPr>
      </w:pPr>
      <w:del w:id="500516" w:author="VNCN E&amp;C - Thương thảo 17/10" w:date="2026-10-17T16:00:00Z">
        <w:r>
          <w:rPr>
            <w:rFonts w:ascii="Times New Roman" w:hAnsi="Times New Roman"/>
            <w:b/>
            <w:bCs/>
            <w:sz w:val="26"/>
            <w:szCs w:val="26"/>
            <w:lang w:val="en-US" w:eastAsia="en-US"/>
          </w:rPr>
          <w:delText xml:space="preserve">Phần Công tác chuẩn bị, Biện pháp thi công:</w:delText>
        </w:r>
      </w:del>
    </w:p>
    <w:p>
      <w:pPr>
        <w:pStyle w:val="ListParagraph"/>
        <w:tabs>
          <w:tab w:val="clear" w:pos="720"/>
          <w:tab w:val="left" w:pos="993" w:leader="none"/>
        </w:tabs>
        <w:spacing w:before="0" w:after="120"/>
        <w:ind w:left="0"/>
        <w:contextualSpacing w:val="false"/>
        <w:jc w:val="both"/>
        <w:rPr>
          <w:del w:id="500519" w:author="VNCN E&amp;C - Thương thảo 17/10" w:date="2026-10-17T16:00:00Z"/>
          <w:rFonts w:ascii="Times New Roman" w:hAnsi="Times New Roman"/>
          <w:sz w:val="26"/>
          <w:szCs w:val="26"/>
          <w:lang w:val="en-US" w:eastAsia="en-US"/>
        </w:rPr>
      </w:pPr>
      <w:del w:id="500518" w:author="VNCN E&amp;C - Thương thảo 17/10" w:date="2026-10-17T16:00:00Z">
        <w:r>
          <w:rPr>
            <w:rFonts w:ascii="Times New Roman" w:hAnsi="Times New Roman"/>
            <w:sz w:val="26"/>
            <w:szCs w:val="26"/>
            <w:lang w:val="en-US" w:eastAsia="en-US"/>
          </w:rPr>
          <w:delText xml:space="preserve">- Biên bản nghiệm thu hoàn thành Công tác chuẩn bị;</w:delText>
        </w:r>
      </w:del>
    </w:p>
    <w:p>
      <w:pPr>
        <w:pStyle w:val="ListParagraph"/>
        <w:tabs>
          <w:tab w:val="clear" w:pos="720"/>
          <w:tab w:val="left" w:pos="993" w:leader="none"/>
        </w:tabs>
        <w:spacing w:before="0" w:after="120"/>
        <w:ind w:left="0"/>
        <w:contextualSpacing w:val="false"/>
        <w:jc w:val="both"/>
        <w:rPr>
          <w:del w:id="500521" w:author="VNCN E&amp;C - Thương thảo 17/10" w:date="2026-10-17T16:00:00Z"/>
          <w:rFonts w:ascii="Times New Roman" w:hAnsi="Times New Roman"/>
          <w:sz w:val="26"/>
          <w:szCs w:val="26"/>
          <w:lang w:val="en-US" w:eastAsia="en-US"/>
        </w:rPr>
      </w:pPr>
      <w:del w:id="500520" w:author="VNCN E&amp;C - Thương thảo 17/10" w:date="2026-10-17T16:00:00Z">
        <w:r>
          <w:rPr>
            <w:rFonts w:ascii="Times New Roman" w:hAnsi="Times New Roman"/>
            <w:sz w:val="26"/>
            <w:szCs w:val="26"/>
            <w:lang w:val="en-US" w:eastAsia="en-US"/>
          </w:rPr>
          <w:delText xml:space="preserve">- Biên bản nghiệm thu hoàn thành Các Công tác thuộc phần Biện pháp thi công;</w:delText>
        </w:r>
      </w:del>
    </w:p>
    <w:p>
      <w:pPr>
        <w:pStyle w:val="ListParagraph"/>
        <w:tabs>
          <w:tab w:val="clear" w:pos="720"/>
          <w:tab w:val="left" w:pos="993" w:leader="none"/>
        </w:tabs>
        <w:spacing w:before="0" w:after="120"/>
        <w:ind w:left="0"/>
        <w:contextualSpacing w:val="false"/>
        <w:jc w:val="both"/>
        <w:rPr>
          <w:del w:id="500523" w:author="VNCN E&amp;C - Thương thảo 17/10" w:date="2026-10-17T16:00:00Z"/>
          <w:rFonts w:ascii="Times New Roman" w:hAnsi="Times New Roman"/>
          <w:sz w:val="26"/>
          <w:szCs w:val="26"/>
          <w:lang w:val="en-US" w:eastAsia="en-US"/>
        </w:rPr>
      </w:pPr>
      <w:del w:id="500522" w:author="VNCN E&amp;C - Thương thảo 17/10" w:date="2026-10-17T16:00:00Z">
        <w:r>
          <w:rPr>
            <w:rFonts w:ascii="Times New Roman" w:hAnsi="Times New Roman"/>
            <w:sz w:val="26"/>
            <w:szCs w:val="26"/>
            <w:lang w:val="en-US" w:eastAsia="en-US"/>
          </w:rPr>
          <w:delText xml:space="preserve">- Các hồ sơ liên quan khác.</w:delText>
        </w:r>
      </w:del>
    </w:p>
    <w:p>
      <w:pPr>
        <w:pStyle w:val="ListParagraph"/>
        <w:spacing w:before="0" w:after="120"/>
        <w:ind w:left="0"/>
        <w:contextualSpacing w:val="false"/>
        <w:jc w:val="both"/>
        <w:rPr>
          <w:del w:id="500525" w:author="VNCN E&amp;C - Thương thảo 17/10" w:date="2026-10-17T16:00:00Z"/>
          <w:rFonts w:ascii="Times New Roman" w:hAnsi="Times New Roman"/>
          <w:sz w:val="26"/>
          <w:szCs w:val="26"/>
          <w:lang w:val="en-US" w:eastAsia="en-US"/>
        </w:rPr>
      </w:pPr>
      <w:del w:id="500524" w:author="VNCN E&amp;C - Thương thảo 17/10" w:date="2026-10-17T16:00:00Z">
        <w:r>
          <w:rPr>
            <w:rFonts w:ascii="Times New Roman" w:hAnsi="Times New Roman"/>
            <w:sz w:val="26"/>
            <w:szCs w:val="26"/>
            <w:lang w:val="en-US" w:eastAsia="en-US"/>
          </w:rPr>
          <w:delText xml:space="preserve">- Hóa đơn GTGT tương ứng toàn bộ giá trị quyết toán Hợp đồng (căn cứ giá trị quyết toán, Bên B xuất hóa đơn bổ sung hoặc điều chỉnh giảm theo quy định);</w:delText>
        </w:r>
      </w:del>
    </w:p>
    <w:p>
      <w:pPr>
        <w:pStyle w:val="ListParagraph"/>
        <w:spacing w:before="0" w:after="120"/>
        <w:ind w:left="0"/>
        <w:contextualSpacing w:val="false"/>
        <w:jc w:val="both"/>
        <w:rPr>
          <w:del w:id="500529" w:author="VNCN E&amp;C - Thương thảo 17/10" w:date="2026-10-17T16:00:00Z"/>
          <w:rFonts w:ascii="Times New Roman" w:hAnsi="Times New Roman"/>
          <w:sz w:val="26"/>
          <w:szCs w:val="26"/>
          <w:lang w:val="en-US" w:eastAsia="en-US"/>
        </w:rPr>
      </w:pPr>
      <w:del w:id="500526" w:author="VNCN E&amp;C - Thương thảo 17/10" w:date="2026-10-17T16:00:00Z">
        <w:r>
          <w:rPr>
            <w:rFonts w:ascii="Times New Roman" w:hAnsi="Times New Roman"/>
            <w:sz w:val="26"/>
            <w:szCs w:val="26"/>
            <w:lang w:val="en-US" w:eastAsia="en-US"/>
          </w:rPr>
          <w:delText xml:space="preserve">- Các tài liệu khác có liên quan theo quy định của pháp luật và yêu cầu của Chủ đầu tư. Số lượng hồ sơ quyết toán: </w:delText>
        </w:r>
      </w:del>
      <w:del w:id="500527" w:author="VNCN E&amp;C - Thương thảo 17/10" w:date="2026-10-17T16:00:00Z">
        <w:r>
          <w:rPr>
            <w:rFonts w:ascii="Times New Roman" w:hAnsi="Times New Roman"/>
            <w:sz w:val="26"/>
            <w:szCs w:val="26"/>
            <w:highlight w:val="yellow"/>
            <w:lang w:val="en-US" w:eastAsia="en-US"/>
          </w:rPr>
          <w:delText xml:space="preserve">0</w:delText>
        </w:r>
      </w:del>
      <w:del w:id="500528" w:author="VNCN E&amp;C - Thương thảo 17/10" w:date="2026-10-17T16:00:00Z">
        <w:r>
          <w:rPr>
            <w:rFonts w:ascii="Times New Roman" w:hAnsi="Times New Roman"/>
            <w:sz w:val="26"/>
            <w:szCs w:val="26"/>
            <w:lang w:val="en-US" w:eastAsia="en-US"/>
          </w:rPr>
          <w:delText xml:space="preserve">6 bộ gốc.</w:delText>
        </w:r>
      </w:del>
    </w:p>
    <w:p>
      <w:pPr>
        <w:pStyle w:val="Normal"/>
        <w:spacing w:lineRule="auto" w:line="276" w:before="0" w:after="120"/>
        <w:jc w:val="both"/>
        <w:rPr>
          <w:del w:id="500537" w:author="VNCN E&amp;C - Thương thảo 17/10" w:date="2026-10-17T16:00:00Z"/>
          <w:rFonts w:ascii="Times New Roman" w:hAnsi="Times New Roman"/>
          <w:sz w:val="26"/>
          <w:szCs w:val="26"/>
        </w:rPr>
      </w:pPr>
      <w:del w:id="500530" w:author="VNCN E&amp;C - Thương thảo 17/10" w:date="2026-10-17T16: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delText>
        </w:r>
      </w:del>
      <w:del w:id="500531" w:author="VNCN E&amp;C - Thương thảo 17/10" w:date="2026-10-17T16:00:00Z">
        <w:r>
          <w:rPr>
            <w:rFonts w:ascii="Times New Roman" w:hAnsi="Times New Roman"/>
            <w:sz w:val="26"/>
            <w:szCs w:val="26"/>
            <w:highlight w:val="yellow"/>
          </w:rPr>
          <w:delText xml:space="preserve">95%</w:delText>
        </w:r>
      </w:del>
      <w:del w:id="500532" w:author="VNCN E&amp;C - Thương thảo 17/10" w:date="2026-10-17T16:00:00Z">
        <w:r>
          <w:rPr>
            <w:rFonts w:ascii="Times New Roman" w:hAnsi="Times New Roman"/>
            <w:sz w:val="26"/>
            <w:szCs w:val="26"/>
          </w:rPr>
          <w:delText xml:space="preserve"> giá trị quyết toán được phê duyệt, giữ lại </w:delText>
        </w:r>
      </w:del>
      <w:del w:id="500533" w:author="VNCN E&amp;C - Thương thảo 17/10" w:date="2026-10-17T16:00:00Z">
        <w:r>
          <w:rPr>
            <w:rFonts w:ascii="Times New Roman" w:hAnsi="Times New Roman"/>
            <w:sz w:val="26"/>
            <w:szCs w:val="26"/>
            <w:highlight w:val="yellow"/>
          </w:rPr>
          <w:delText xml:space="preserve">05</w:delText>
        </w:r>
      </w:del>
      <w:del w:id="500534" w:author="VNCN E&amp;C - Thương thảo 17/10" w:date="2026-10-17T16:00:00Z">
        <w:r>
          <w:rPr>
            <w:rFonts w:ascii="Times New Roman" w:hAnsi="Times New Roman"/>
            <w:sz w:val="26"/>
            <w:szCs w:val="26"/>
          </w:rPr>
          <w:delTex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 05% giá trị quyết toán theo Điều 20.3, Bên A thanh toán đến </w:delText>
        </w:r>
      </w:del>
      <w:del w:id="500535" w:author="VNCN E&amp;C - Thương thảo 17/10" w:date="2026-10-17T16:00:00Z">
        <w:r>
          <w:rPr>
            <w:rFonts w:ascii="Times New Roman" w:hAnsi="Times New Roman"/>
            <w:sz w:val="26"/>
            <w:szCs w:val="26"/>
            <w:highlight w:val="yellow"/>
          </w:rPr>
          <w:delText xml:space="preserve">100</w:delText>
        </w:r>
      </w:del>
      <w:del w:id="500536" w:author="VNCN E&amp;C - Thương thảo 17/10" w:date="2026-10-17T16:00:00Z">
        <w:r>
          <w:rPr>
            <w:rFonts w:ascii="Times New Roman" w:hAnsi="Times New Roman"/>
            <w:sz w:val="26"/>
            <w:szCs w:val="26"/>
          </w:rPr>
          <w:delText xml:space="preserve">% giá trị quyết toán.</w:delText>
        </w:r>
      </w:del>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(05% giá trị quyết toán) trong trường hợp</w:t>
      </w:r>
      <w:r>
        <w:rPr>
          <w:rFonts w:ascii="Times New Roman" w:hAnsi="Times New Roman"/>
          <w:sz w:val="26"/>
          <w:szCs w:val="26"/>
        </w:rPr>
        <w:t xml:space="preserve">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commentRangeStart w:id="20"/>
      <w:r>
        <w:rPr>
          <w:rFonts w:ascii="Times New Roman" w:hAnsi="Times New Roman"/>
          <w:sz w:val="26"/>
          <w:szCs w:val="26"/>
        </w:rPr>
        <w:t xml:space="preserve">Trường hợp Bên B không nộp bảo lãnh bảo hành, Bên A giữ lại </w:t>
      </w:r>
      <w:ins w:id="500110" w:author="VNCN E&amp;C - Thương thảo 17/10" w:date="2026-10-17T16:00:00Z">
        <w:r>
          <w:rPr>
            <w:rFonts w:ascii="Times New Roman" w:hAnsi="Times New Roman"/>
            <w:sz w:val="26"/>
            <w:szCs w:val="26"/>
          </w:rPr>
          <w:t xml:space="preserve">05</w:t>
        </w:r>
      </w:ins>
      <w:del w:id="500111" w:author="VNCN E&amp;C - Thương thảo 17/10" w:date="2026-10-17T16:00:00Z">
        <w:r>
          <w:rPr>
            <w:rFonts w:ascii="Times New Roman" w:hAnsi="Times New Roman"/>
            <w:sz w:val="26"/>
            <w:szCs w:val="26"/>
            <w:highlight w:val="yellow"/>
          </w:rPr>
          <w:delText xml:space="preserve">03</w:delText>
        </w:r>
      </w:del>
      <w:r>
        <w:rPr>
          <w:rFonts w:ascii="Times New Roman" w:hAnsi="Times New Roman"/>
          <w:sz w:val="26"/>
          <w:szCs w:val="26"/>
        </w:rPr>
        <w:t xml:space="preserve">% giá trị quyết toán và thanh toán cho Bên B khi kết thúc thời hạn bảo hành. Hồ sơ thanh toán gồm:</w:t>
      </w:r>
      <w:commentRangeEnd w:id="20"/>
      <w:r>
        <w:rPr>
          <w:rStyle w:val="CommentReference"/>
        </w:rPr>
        <w:commentReference w:id="20"/>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Bên A thanh toán các khoản</w:t>
      </w:r>
      <w:del w:id="500112"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 thanh toán theo đợt trong vòng </w:t>
      </w:r>
      <w:ins w:id="500113" w:author="VNCN E&amp;C - Thương thảo 17/10" w:date="2026-10-17T16:00:00Z">
        <w:r>
          <w:rPr>
            <w:rFonts w:ascii="Times New Roman" w:hAnsi="Times New Roman"/>
            <w:sz w:val="26"/>
            <w:szCs w:val="26"/>
          </w:rPr>
          <w:t xml:space="preserve">20</w:t>
        </w:r>
      </w:ins>
      <w:del w:id="500114" w:author="VNCN E&amp;C - Thương thảo 17/10" w:date="2026-10-17T16:00:00Z">
        <w:r>
          <w:rPr>
            <w:rFonts w:ascii="Times New Roman" w:hAnsi="Times New Roman"/>
            <w:sz w:val="26"/>
            <w:szCs w:val="26"/>
            <w:highlight w:val="yellow"/>
          </w:rPr>
          <w:delText xml:space="preserve">14</w:delText>
        </w:r>
      </w:del>
      <w:r>
        <w:rPr>
          <w:rFonts w:ascii="Times New Roman" w:hAnsi="Times New Roman"/>
          <w:sz w:val="26"/>
          <w:szCs w:val="26"/>
        </w:rPr>
        <w:t xml:space="preserve"> ngày kể từ ngày </w:t>
      </w:r>
      <w:ins w:id="500115" w:author="VNCN E&amp;C - Thương thảo 17/10" w:date="2026-10-17T16:00:00Z">
        <w:r>
          <w:rPr>
            <w:rFonts w:ascii="Times New Roman" w:hAnsi="Times New Roman"/>
            <w:sz w:val="26"/>
            <w:szCs w:val="26"/>
          </w:rPr>
          <w:t xml:space="preserve">Bên A phê duyệt</w:t>
        </w:r>
      </w:ins>
      <w:del w:id="500116" w:author="VNCN E&amp;C - Thương thảo 17/10" w:date="2026-10-17T16:00:00Z">
        <w:r>
          <w:rPr>
            <w:rFonts w:ascii="Times New Roman" w:hAnsi="Times New Roman"/>
            <w:sz w:val="26"/>
            <w:szCs w:val="26"/>
          </w:rPr>
          <w:delText xml:space="preserve">nhận đủ</w:delText>
        </w:r>
      </w:del>
      <w:r>
        <w:rPr>
          <w:rFonts w:ascii="Times New Roman" w:hAnsi="Times New Roman"/>
          <w:sz w:val="26"/>
          <w:szCs w:val="26"/>
        </w:rPr>
        <w:t xml:space="preserve"> hồ sơ thanh toán hợp lệ của Bên B. Giá trị quyết toán còn lại được thanh toán trong vòng </w:t>
      </w:r>
      <w:ins w:id="500117" w:author="VNCN E&amp;C - Thương thảo 17/10" w:date="2026-10-17T16:00:00Z">
        <w:r>
          <w:rPr>
            <w:rFonts w:ascii="Times New Roman" w:hAnsi="Times New Roman"/>
            <w:sz w:val="26"/>
            <w:szCs w:val="26"/>
          </w:rPr>
          <w:t xml:space="preserve">20</w:t>
        </w:r>
      </w:ins>
      <w:del w:id="500118" w:author="VNCN E&amp;C - Thương thảo 17/10" w:date="2026-10-17T16:00:00Z">
        <w:r>
          <w:rPr>
            <w:rFonts w:ascii="Times New Roman" w:hAnsi="Times New Roman"/>
            <w:sz w:val="26"/>
            <w:szCs w:val="26"/>
            <w:highlight w:val="yellow"/>
          </w:rPr>
          <w:delText xml:space="preserve">14</w:delText>
        </w:r>
      </w:del>
      <w:r>
        <w:rPr>
          <w:rFonts w:ascii="Times New Roman" w:hAnsi="Times New Roman"/>
          <w:sz w:val="26"/>
          <w:szCs w:val="26"/>
        </w:rPr>
        <w:t xml:space="preserve"> ngày kể từ ngày Bên A </w:t>
      </w:r>
      <w:ins w:id="500119" w:author="VNCN E&amp;C - Thương thảo 17/10" w:date="2026-10-17T16:00:00Z">
        <w:r>
          <w:rPr>
            <w:rFonts w:ascii="Times New Roman" w:hAnsi="Times New Roman"/>
            <w:sz w:val="26"/>
            <w:szCs w:val="26"/>
          </w:rPr>
          <w:t xml:space="preserve">phê duyệt</w:t>
        </w:r>
      </w:ins>
      <w:del w:id="500120" w:author="VNCN E&amp;C - Thương thảo 17/10" w:date="2026-10-17T16:00:00Z">
        <w:r>
          <w:rPr>
            <w:rFonts w:ascii="Times New Roman" w:hAnsi="Times New Roman"/>
            <w:sz w:val="26"/>
            <w:szCs w:val="26"/>
          </w:rPr>
          <w:delText xml:space="preserve">nhận được</w:delText>
        </w:r>
      </w:del>
      <w:r>
        <w:rPr>
          <w:rFonts w:ascii="Times New Roman" w:hAnsi="Times New Roman"/>
          <w:sz w:val="26"/>
          <w:szCs w:val="26"/>
        </w:rPr>
        <w:t xml:space="preserve"> hồ sơ </w:t>
      </w:r>
      <w:ins w:id="500121" w:author="VNCN E&amp;C - Thương thảo 17/10" w:date="2026-10-17T16:00:00Z">
        <w:r>
          <w:rPr>
            <w:rFonts w:ascii="Times New Roman" w:hAnsi="Times New Roman"/>
            <w:sz w:val="26"/>
            <w:szCs w:val="26"/>
          </w:rPr>
          <w:t xml:space="preserve">quyết</w:t>
        </w:r>
      </w:ins>
      <w:del w:id="500122" w:author="VNCN E&amp;C - Thương thảo 17/10" w:date="2026-10-17T16:00:00Z">
        <w:r>
          <w:rPr>
            <w:rFonts w:ascii="Times New Roman" w:hAnsi="Times New Roman"/>
            <w:sz w:val="26"/>
            <w:szCs w:val="26"/>
          </w:rPr>
          <w:delText xml:space="preserve">Quyết</w:delText>
        </w:r>
      </w:del>
      <w:r>
        <w:rPr>
          <w:rFonts w:ascii="Times New Roman" w:hAnsi="Times New Roman"/>
          <w:sz w:val="26"/>
          <w:szCs w:val="26"/>
        </w:rPr>
        <w:t xml:space="preserve"> toán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07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ins w:id="500123" w:author="VNCN E&amp;C - Thương thảo 17/10" w:date="2026-10-17T16:00:00Z">
        <w:r>
          <w:rPr>
            <w:rFonts w:ascii="Times New Roman" w:hAnsi="Times New Roman"/>
            <w:sz w:val="26"/>
            <w:szCs w:val="26"/>
          </w:rPr>
          <w:t xml:space="preserve">Công văn đề nghị</w:t>
        </w:r>
      </w:ins>
      <w:del w:id="500124" w:author="VNCN E&amp;C - Thương thảo 17/10" w:date="2026-10-17T16:00:00Z">
        <w:r>
          <w:rPr>
            <w:rFonts w:ascii="Times New Roman" w:hAnsi="Times New Roman"/>
            <w:sz w:val="26"/>
            <w:szCs w:val="26"/>
          </w:rPr>
          <w:delText xml:space="preserve">Khi tiến hành</w:delText>
        </w:r>
      </w:del>
      <w:r>
        <w:rPr>
          <w:rFonts w:ascii="Times New Roman" w:hAnsi="Times New Roman"/>
          <w:sz w:val="26"/>
          <w:szCs w:val="26"/>
        </w:rPr>
        <w:t xml:space="preserve"> thanh toán giai đoạn, quyết toán, thanh lý Hợp đồng</w:t>
      </w:r>
      <w:ins w:id="500125" w:author="VNCN E&amp;C - Thương thảo 17/10" w:date="2026-10-17T16:00:00Z">
        <w:r>
          <w:rPr>
            <w:rFonts w:ascii="Times New Roman" w:hAnsi="Times New Roman"/>
            <w:sz w:val="26"/>
            <w:szCs w:val="26"/>
          </w:rPr>
          <w:t xml:space="preserve"> phải ghi rõ giá trị hóa đơn đã xuất, số tiền Bên A đã thanh toán cho Bên B, số tiền</w:t>
        </w:r>
      </w:ins>
      <w:del w:id="500126"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 Bên B </w:t>
      </w:r>
      <w:ins w:id="500127" w:author="VNCN E&amp;C - Thương thảo 17/10" w:date="2026-10-17T16:00:00Z">
        <w:r>
          <w:rPr>
            <w:rFonts w:ascii="Times New Roman" w:hAnsi="Times New Roman"/>
            <w:sz w:val="26"/>
            <w:szCs w:val="26"/>
          </w:rPr>
          <w:t xml:space="preserve">còn được hưởng và tài khoản chuyển tiền, kèm phiếu giá thanh toán có xác nhận của đại diện</w:t>
        </w:r>
      </w:ins>
      <w:del w:id="500128" w:author="VNCN E&amp;C - Thương thảo 17/10" w:date="2026-10-17T16:00:00Z">
        <w:r>
          <w:rPr>
            <w:rFonts w:ascii="Times New Roman" w:hAnsi="Times New Roman"/>
            <w:sz w:val="26"/>
            <w:szCs w:val="26"/>
          </w:rPr>
          <w:delText xml:space="preserve">gửi cho</w:delText>
        </w:r>
      </w:del>
      <w:r>
        <w:rPr>
          <w:rFonts w:ascii="Times New Roman" w:hAnsi="Times New Roman"/>
          <w:sz w:val="26"/>
          <w:szCs w:val="26"/>
        </w:rPr>
        <w:t xml:space="preserve"> Bên A</w:t>
      </w:r>
      <w:ins w:id="500129" w:author="VNCN E&amp;C - Thương thảo 17/10" w:date="2026-10-17T16:00:00Z">
        <w:r>
          <w:rPr>
            <w:rFonts w:ascii="Times New Roman" w:hAnsi="Times New Roman"/>
            <w:sz w:val="26"/>
            <w:szCs w:val="26"/>
          </w:rPr>
          <w:t xml:space="preserve">. Các thành phần hồ sơ khác theo Điều 10.3.2 và Điều 14.1.</w:t>
        </w:r>
      </w:ins>
      <w:del w:id="500130" w:author="VNCN E&amp;C - Thương thảo 17/10" w:date="2026-10-17T16:00:00Z">
        <w:r>
          <w:rPr>
            <w:rFonts w:ascii="Times New Roman" w:hAnsi="Times New Roman"/>
            <w:sz w:val="26"/>
            <w:szCs w:val="26"/>
          </w:rPr>
          <w:delText xml:space="preserve"> các tài liệu bao gồm như sau:</w:delText>
        </w:r>
      </w:del>
    </w:p>
    <w:p>
      <w:pPr>
        <w:pStyle w:val="Normal"/>
        <w:spacing w:lineRule="auto" w:line="276" w:before="0" w:after="120"/>
        <w:jc w:val="both"/>
        <w:rPr>
          <w:del w:id="500539" w:author="VNCN E&amp;C - Thương thảo 17/10" w:date="2026-10-17T16:00:00Z"/>
          <w:rFonts w:ascii="Times New Roman" w:hAnsi="Times New Roman"/>
          <w:sz w:val="26"/>
          <w:szCs w:val="26"/>
        </w:rPr>
      </w:pPr>
      <w:del w:id="500538" w:author="VNCN E&amp;C - Thương thảo 17/10" w:date="2026-10-17T16:00:00Z">
        <w:r>
          <w:rPr>
            <w:rFonts w:ascii="Times New Roman" w:hAnsi="Times New Roman"/>
            <w:sz w:val="26"/>
            <w:szCs w:val="26"/>
          </w:rPr>
          <w:delText xml:space="preserve">a) Công văn đề nghị thanh toán, trong đó ghi rõ giá trị hóa đơn đã xuất, số tiền Bên A đã thanh toán cho Bên B, số tiền Bên B còn được hưởng và tài khoản chuyển tiền;</w:delText>
        </w:r>
      </w:del>
    </w:p>
    <w:p>
      <w:pPr>
        <w:pStyle w:val="Normal"/>
        <w:spacing w:lineRule="auto" w:line="276" w:before="0" w:after="120"/>
        <w:jc w:val="both"/>
        <w:rPr>
          <w:del w:id="500541" w:author="VNCN E&amp;C - Thương thảo 17/10" w:date="2026-10-17T16:00:00Z"/>
          <w:rFonts w:ascii="Times New Roman" w:hAnsi="Times New Roman"/>
          <w:sz w:val="26"/>
          <w:szCs w:val="26"/>
        </w:rPr>
      </w:pPr>
      <w:del w:id="500540" w:author="VNCN E&amp;C - Thương thảo 17/10" w:date="2026-10-17T16:00:00Z">
        <w:r>
          <w:rPr>
            <w:rFonts w:ascii="Times New Roman" w:hAnsi="Times New Roman"/>
            <w:sz w:val="26"/>
            <w:szCs w:val="26"/>
          </w:rPr>
          <w:delText xml:space="preserve">b) Hoá đơn hợp lệ theo quy định của Bộ Tài Chính;</w:delText>
        </w:r>
      </w:del>
    </w:p>
    <w:p>
      <w:pPr>
        <w:pStyle w:val="Normal"/>
        <w:spacing w:lineRule="auto" w:line="276" w:before="0" w:after="120"/>
        <w:jc w:val="both"/>
        <w:rPr>
          <w:del w:id="500543" w:author="VNCN E&amp;C - Thương thảo 17/10" w:date="2026-10-17T16:00:00Z"/>
          <w:rFonts w:ascii="Times New Roman" w:hAnsi="Times New Roman"/>
          <w:sz w:val="26"/>
          <w:szCs w:val="26"/>
        </w:rPr>
      </w:pPr>
      <w:del w:id="500542" w:author="VNCN E&amp;C - Thương thảo 17/10" w:date="2026-10-17T16:00:00Z">
        <w:r>
          <w:rPr>
            <w:rFonts w:ascii="Times New Roman" w:hAnsi="Times New Roman"/>
            <w:sz w:val="26"/>
            <w:szCs w:val="26"/>
          </w:rPr>
          <w:delText xml:space="preserve">c) Phiếu giá thanh toán tạm thời có xác nhận của đại diện Bên A;</w:delText>
        </w:r>
      </w:del>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del w:id="500546" w:author="VNCN E&amp;C - Thương thảo 17/10" w:date="2026-10-17T16:00:00Z"/>
          <w:rFonts w:ascii="Times New Roman" w:hAnsi="Times New Roman"/>
          <w:sz w:val="26"/>
          <w:szCs w:val="26"/>
        </w:rPr>
      </w:pPr>
      <w:commentRangeStart w:id="21"/>
      <w:del w:id="500544" w:author="VNCN E&amp;C - Thương thảo 17/10" w:date="2026-10-17T16:00:00Z">
        <w:r>
          <w:rPr>
            <w:rFonts w:ascii="Times New Roman" w:hAnsi="Times New Roman"/>
            <w:b/>
            <w:bCs/>
            <w:sz w:val="26"/>
            <w:szCs w:val="26"/>
          </w:rPr>
          <w:delText xml:space="preserve">10.7.</w:delText>
        </w:r>
      </w:del>
      <w:del w:id="500545" w:author="VNCN E&amp;C - Thương thảo 17/10" w:date="2026-10-17T16:00:00Z">
        <w:r>
          <w:rPr>
            <w:rFonts w:ascii="Times New Roman" w:hAnsi="Times New Roman"/>
            <w:sz w:val="26"/>
            <w:szCs w:val="26"/>
          </w:rPr>
          <w:delText xml:space="preserve"> Giá trị Bên A thanh toán cuối cùng cho Bên B là giá trị quyết toán Hợp đồng.</w:delText>
        </w:r>
      </w:del>
      <w:commentRangeEnd w:id="21"/>
      <w:r>
        <w:rPr>
          <w:rStyle w:val="CommentReference"/>
        </w:rPr>
        <w:commentReference w:id="21"/>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 xml:space="preserve">10.</w:t>
      </w:r>
      <w:ins w:id="500131" w:author="VNCN E&amp;C - Thương thảo 17/10" w:date="2026-10-17T16:00:00Z">
        <w:r>
          <w:rPr>
            <w:rFonts w:ascii="Times New Roman" w:hAnsi="Times New Roman"/>
            <w:b/>
            <w:bCs/>
            <w:sz w:val="26"/>
            <w:szCs w:val="26"/>
          </w:rPr>
          <w:t xml:space="preserve">7</w:t>
        </w:r>
      </w:ins>
      <w:del w:id="500132" w:author="VNCN E&amp;C - Thương thảo 17/10" w:date="2026-10-17T16:00:00Z">
        <w:r>
          <w:rPr>
            <w:rFonts w:ascii="Times New Roman" w:hAnsi="Times New Roman"/>
            <w:b/>
            <w:bCs/>
            <w:sz w:val="26"/>
            <w:szCs w:val="26"/>
          </w:rPr>
          <w:delText xml:space="preserve">8</w:delText>
        </w:r>
      </w:del>
      <w:r>
        <w:rPr>
          <w:rFonts w:ascii="Times New Roman" w:hAnsi="Times New Roman"/>
          <w:b/>
          <w:bCs/>
          <w:sz w:val="26"/>
          <w:szCs w:val="26"/>
        </w:rPr>
        <w:t xml:space="preserve">.</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 xml:space="preserve">10.</w:t>
      </w:r>
      <w:ins w:id="500133" w:author="VNCN E&amp;C - Thương thảo 17/10" w:date="2026-10-17T16:00:00Z">
        <w:r>
          <w:rPr>
            <w:rFonts w:ascii="Times New Roman" w:hAnsi="Times New Roman"/>
            <w:b/>
            <w:bCs/>
            <w:sz w:val="26"/>
            <w:szCs w:val="26"/>
          </w:rPr>
          <w:t xml:space="preserve">8</w:t>
        </w:r>
      </w:ins>
      <w:del w:id="500134" w:author="VNCN E&amp;C - Thương thảo 17/10" w:date="2026-10-17T16:00:00Z">
        <w:r>
          <w:rPr>
            <w:rFonts w:ascii="Times New Roman" w:hAnsi="Times New Roman"/>
            <w:b/>
            <w:bCs/>
            <w:sz w:val="26"/>
            <w:szCs w:val="26"/>
          </w:rPr>
          <w:delText xml:space="preserve">9</w:delText>
        </w:r>
      </w:del>
      <w:r>
        <w:rPr>
          <w:rFonts w:ascii="Times New Roman" w:hAnsi="Times New Roman"/>
          <w:b/>
          <w:bCs/>
          <w:sz w:val="26"/>
          <w:szCs w:val="26"/>
        </w:rPr>
        <w:t xml:space="preserve">.</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Normal"/>
        <w:spacing w:lineRule="auto" w:line="276" w:before="0" w:after="120"/>
        <w:jc w:val="both"/>
        <w:rPr>
          <w:del w:id="500549" w:author="VNCN E&amp;C - Thương thảo 17/10" w:date="2026-10-17T16:00:00Z"/>
          <w:rFonts w:ascii="Times New Roman" w:hAnsi="Times New Roman"/>
          <w:sz w:val="26"/>
          <w:szCs w:val="26"/>
        </w:rPr>
      </w:pPr>
      <w:del w:id="500547" w:author="VNCN E&amp;C - Thương thảo 17/10" w:date="2026-10-17T16:00:00Z">
        <w:r>
          <w:rPr>
            <w:rFonts w:ascii="Times New Roman" w:hAnsi="Times New Roman"/>
            <w:b/>
            <w:bCs/>
            <w:sz w:val="26"/>
            <w:szCs w:val="26"/>
          </w:rPr>
          <w:delText xml:space="preserve">10.10.</w:delText>
        </w:r>
      </w:del>
      <w:del w:id="500548" w:author="VNCN E&amp;C - Thương thảo 17/10" w:date="2026-10-17T16:00:00Z">
        <w:r>
          <w:rPr>
            <w:rFonts w:ascii="Times New Roman" w:hAnsi="Times New Roman"/>
            <w:sz w:val="26"/>
            <w:szCs w:val="26"/>
          </w:rPr>
          <w:delText xml:space="preserve"> Bên A có quyền bù trừ mọi khoản Bên B phải trả cho Bên A vào các khoản thanh toán đến hạn cho Bên B theo Hợp đồng.</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del w:id="500551" w:author="VNCN E&amp;C - Thương thảo 17/10" w:date="2026-10-17T16:00:00Z"/>
          <w:rFonts w:ascii="Times New Roman" w:hAnsi="Times New Roman"/>
          <w:strike/>
          <w:sz w:val="26"/>
          <w:szCs w:val="26"/>
          <w:lang w:val="vi-VN"/>
        </w:rPr>
      </w:pPr>
      <w:del w:id="500550" w:author="VNCN E&amp;C - Thương thảo 17/10" w:date="2026-10-17T16:00:00Z">
        <w:r>
          <w:rPr>
            <w:rFonts w:ascii="Times New Roman" w:hAnsi="Times New Roman"/>
            <w:sz w:val="26"/>
            <w:szCs w:val="26"/>
            <w:lang w:val="vi-VN"/>
          </w:rPr>
          <w:delText xml:space="preserve">Tạm giữ khoản tiền tương ứng với các khoản phải khấu trừ, các khoản đang tranh chấp tại bất kỳ thời điểm nào trong quá trình thực hiện Hợp đồng.</w:delText>
        </w:r>
      </w:del>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cho Bên B hệ thống điện tạm, chiếu sáng thi công và hàng rào bao quanh Công trường theo Biểu 03; cung cấp nguồn điện thi công, điểm đấu nối nước tạm đến phạm vi Dự án.</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ins w:id="500135" w:author="VNCN E&amp;C - Thương thảo 17/10" w:date="2026-10-17T16:00:00Z">
        <w:r>
          <w:rPr>
            <w:rFonts w:ascii="Times New Roman" w:hAnsi="Times New Roman"/>
            <w:sz w:val="26"/>
            <w:szCs w:val="26"/>
          </w:rPr>
          <w:t xml:space="preserve">Hỗ trợ Bên B trong</w:t>
        </w:r>
      </w:ins>
      <w:del w:id="500136" w:author="VNCN E&amp;C - Thương thảo 17/10" w:date="2026-10-17T16:00:00Z">
        <w:r>
          <w:rPr>
            <w:rFonts w:ascii="Times New Roman" w:hAnsi="Times New Roman"/>
            <w:sz w:val="26"/>
            <w:szCs w:val="26"/>
          </w:rPr>
          <w:delText xml:space="preserve">thực hiện</w:delText>
        </w:r>
      </w:del>
      <w:r>
        <w:rPr>
          <w:rFonts w:ascii="Times New Roman" w:hAnsi="Times New Roman"/>
          <w:sz w:val="26"/>
          <w:szCs w:val="26"/>
        </w:rPr>
        <w:t xml:space="preserve">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del w:id="500553" w:author="VNCN E&amp;C - Thương thảo 17/10" w:date="2026-10-17T16:00:00Z"/>
          <w:rFonts w:ascii="Times New Roman" w:hAnsi="Times New Roman"/>
          <w:sz w:val="26"/>
          <w:szCs w:val="26"/>
        </w:rPr>
      </w:pPr>
      <w:commentRangeStart w:id="22"/>
      <w:del w:id="500552" w:author="VNCN E&amp;C - Thương thảo 17/10" w:date="2026-10-17T16:00:00Z">
        <w:r>
          <w:rPr>
            <w:rFonts w:ascii="Times New Roman" w:hAnsi="Times New Roman"/>
            <w:sz w:val="26"/>
            <w:szCs w:val="26"/>
          </w:rPr>
          <w:delText xml:space="preserve">Thanh toán chi phí dừng chờ cho Bên B chỉ khi đồng thời đáp ứng các điều kiện: (i) việc dừng chờ do lỗi không phải lỗi của Bên Bs; (ii) kéo dài liên tục quá 14 (mười bốn)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delText>
        </w:r>
      </w:del>
      <w:commentRangeEnd w:id="22"/>
      <w:r>
        <w:rPr>
          <w:rStyle w:val="CommentReference"/>
        </w:rPr>
        <w:commentReference w:id="22"/>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del w:id="500555" w:author="VNCN E&amp;C - Thương thảo 17/10" w:date="2026-10-17T16:00:00Z"/>
          <w:rFonts w:ascii="Times New Roman" w:hAnsi="Times New Roman"/>
          <w:strike/>
          <w:sz w:val="26"/>
          <w:szCs w:val="26"/>
        </w:rPr>
      </w:pPr>
      <w:commentRangeStart w:id="23"/>
      <w:del w:id="500554" w:author="VNCN E&amp;C - Thương thảo 17/10" w:date="2026-10-17T16:00:00Z">
        <w:r>
          <w:rPr>
            <w:rFonts w:ascii="Times New Roman" w:hAnsi="Times New Roman"/>
            <w:sz w:val="26"/>
            <w:szCs w:val="26"/>
          </w:rPr>
          <w:delText xml:space="preserve">Chưa thực hiện các ps chưa có trong hđ khi chưa được bên A phê duyệt giá và ký phụ lục hd,</w:delText>
        </w:r>
      </w:del>
      <w:commentRangeEnd w:id="23"/>
      <w:r>
        <w:rPr>
          <w:rStyle w:val="CommentReference"/>
        </w:rPr>
        <w:commentReference w:id="23"/>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phục vụ thi công của Bên B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w:t>
      </w:r>
      <w:ins w:id="500137" w:author="VNCN E&amp;C - Thương thảo 17/10" w:date="2026-10-17T16:00:00Z">
        <w:r>
          <w:rPr>
            <w:rFonts w:ascii="Times New Roman" w:hAnsi="Times New Roman"/>
            <w:sz w:val="26"/>
            <w:szCs w:val="26"/>
            <w:lang w:val="fr-FR"/>
          </w:rPr>
          <w:t xml:space="preserve">Sự cố do lỗi của Bên B được khắc phục và bồi thường theo nguyên tắc tại Điều 18.</w:t>
        </w:r>
      </w:ins>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đến bãi đổ hợp pháp.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81" w:name="_Toc323776361"/>
      <w:bookmarkStart w:id="82"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81"/>
      <w:bookmarkEnd w:id="82"/>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c) Trường hợp Bên B vi phạm quy định về an toàn, Bên A có quyền tạm dừng công việc tại khu vực bị ảnh hưởng </w:t>
      </w:r>
      <w:ins w:id="500138" w:author="VNCN E&amp;C - Thương thảo 17/10" w:date="2026-10-17T16:00:00Z">
        <w:r>
          <w:rPr>
            <w:rFonts w:ascii="Times New Roman" w:hAnsi="Times New Roman"/>
            <w:sz w:val="26"/>
            <w:szCs w:val="26"/>
            <w:lang w:val="fr-FR"/>
          </w:rPr>
          <w:t xml:space="preserve">theo Điều 17.1 </w:t>
        </w:r>
      </w:ins>
      <w:r>
        <w:rPr>
          <w:rFonts w:ascii="Times New Roman" w:hAnsi="Times New Roman"/>
          <w:sz w:val="26"/>
          <w:szCs w:val="26"/>
          <w:lang w:val="fr-FR"/>
        </w:rPr>
        <w:t xml:space="preserve">cho đến khi Bên B thực hiện đầy đủ biện pháp an toàn</w:t>
      </w:r>
      <w:del w:id="500139" w:author="VNCN E&amp;C - Thương thảo 17/10" w:date="2026-10-17T16:00:00Z">
        <w:r>
          <w:rPr>
            <w:rFonts w:ascii="Times New Roman" w:hAnsi="Times New Roman"/>
            <w:sz w:val="26"/>
            <w:szCs w:val="26"/>
            <w:lang w:val="fr-FR"/>
          </w:rPr>
          <w:delText xml:space="preserve">, hoặc Bên A tự thực hiện biện pháp khắc phục. Toàn bộ chi phí liên quan do Bên B chịu</w:delText>
        </w:r>
      </w:del>
      <w:r>
        <w:rPr>
          <w:rFonts w:ascii="Times New Roman" w:hAnsi="Times New Roman"/>
          <w:sz w:val="26"/>
          <w:szCs w:val="26"/>
          <w:lang w:val="fr-FR"/>
        </w:rPr>
        <w:t xml:space="preserve"> và </w:t>
      </w:r>
      <w:ins w:id="500140" w:author="VNCN E&amp;C - Thương thảo 17/10" w:date="2026-10-17T16:00:00Z">
        <w:r>
          <w:rPr>
            <w:rFonts w:ascii="Times New Roman" w:hAnsi="Times New Roman"/>
            <w:sz w:val="26"/>
            <w:szCs w:val="26"/>
            <w:lang w:val="fr-FR"/>
          </w:rPr>
          <w:t xml:space="preserve">xử lý theo Điều 18.2, Điều 18.4</w:t>
        </w:r>
      </w:ins>
      <w:del w:id="500141" w:author="VNCN E&amp;C - Thương thảo 17/10" w:date="2026-10-17T16:00:00Z">
        <w:r>
          <w:rPr>
            <w:rFonts w:ascii="Times New Roman" w:hAnsi="Times New Roman"/>
            <w:sz w:val="26"/>
            <w:szCs w:val="26"/>
            <w:lang w:val="fr-FR"/>
          </w:rPr>
          <w:delText xml:space="preserve">được khấu trừ vào giá trị thanh toán</w:delText>
        </w:r>
      </w:del>
      <w:r>
        <w:rPr>
          <w:rFonts w:ascii="Times New Roman" w:hAnsi="Times New Roman"/>
          <w:sz w:val="26"/>
          <w:szCs w:val="26"/>
          <w:lang w:val="fr-FR"/>
        </w:rPr>
        <w:t xml:space="preserve">;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w:t>
      </w:r>
      <w:del w:id="500142" w:author="VNCN E&amp;C - Thương thảo 17/10" w:date="2026-10-17T16:00:00Z">
        <w:r>
          <w:rPr>
            <w:rFonts w:ascii="Times New Roman" w:hAnsi="Times New Roman"/>
            <w:sz w:val="26"/>
            <w:szCs w:val="26"/>
            <w:lang w:val="fr-FR"/>
          </w:rPr>
          <w:delText xml:space="preserve">sửa chữa, </w:delText>
        </w:r>
      </w:del>
      <w:r>
        <w:rPr>
          <w:rFonts w:ascii="Times New Roman" w:hAnsi="Times New Roman"/>
          <w:sz w:val="26"/>
          <w:szCs w:val="26"/>
          <w:lang w:val="fr-FR"/>
        </w:rPr>
        <w:t xml:space="preserve">khắc phục</w:t>
      </w:r>
      <w:del w:id="500143" w:author="VNCN E&amp;C - Thương thảo 17/10" w:date="2026-10-17T16:00:00Z">
        <w:r>
          <w:rPr>
            <w:rFonts w:ascii="Times New Roman" w:hAnsi="Times New Roman"/>
            <w:sz w:val="26"/>
            <w:szCs w:val="26"/>
            <w:lang w:val="fr-FR"/>
          </w:rPr>
          <w:delText xml:space="preserve">, bồi thường</w:delText>
        </w:r>
      </w:del>
      <w:r>
        <w:rPr>
          <w:rFonts w:ascii="Times New Roman" w:hAnsi="Times New Roman"/>
          <w:sz w:val="26"/>
          <w:szCs w:val="26"/>
          <w:lang w:val="fr-FR"/>
        </w:rPr>
        <w:t xml:space="preserve"> bằng chi phí của mình</w:t>
      </w:r>
      <w:ins w:id="500144" w:author="VNCN E&amp;C - Thương thảo 17/10" w:date="2026-10-17T16:00:00Z">
        <w:r>
          <w:rPr>
            <w:rFonts w:ascii="Times New Roman" w:hAnsi="Times New Roman"/>
            <w:sz w:val="26"/>
            <w:szCs w:val="26"/>
            <w:lang w:val="fr-FR"/>
          </w:rPr>
          <w:t xml:space="preserve">, bồi thường theo nguyên tắc tại Điều 18</w:t>
        </w:r>
      </w:ins>
      <w:r>
        <w:rPr>
          <w:rFonts w:ascii="Times New Roman" w:hAnsi="Times New Roman"/>
          <w:sz w:val="26"/>
          <w:szCs w:val="26"/>
          <w:lang w:val="fr-FR"/>
        </w:rPr>
        <w:t xml:space="preserve">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w:t>
      </w:r>
      <w:ins w:id="500145" w:author="VNCN E&amp;C - Thương thảo 17/10" w:date="2026-10-17T16:00:00Z">
        <w:r>
          <w:rPr>
            <w:rFonts w:ascii="Times New Roman" w:hAnsi="Times New Roman"/>
            <w:sz w:val="26"/>
            <w:szCs w:val="26"/>
            <w:lang w:val="fr-FR"/>
          </w:rPr>
          <w:t xml:space="preserve">xử lý theo Điều 18.2</w:t>
        </w:r>
      </w:ins>
      <w:del w:id="500146" w:author="VNCN E&amp;C - Thương thảo 17/10" w:date="2026-10-17T16:00:00Z">
        <w:r>
          <w:rPr>
            <w:rFonts w:ascii="Times New Roman" w:hAnsi="Times New Roman"/>
            <w:sz w:val="26"/>
            <w:szCs w:val="26"/>
            <w:lang w:val="fr-FR"/>
          </w:rPr>
          <w:delText xml:space="preserve">tự thực hiện hoặc thuê đơn vị khác thực hiện</w:delText>
        </w:r>
      </w:del>
      <w:r>
        <w:rPr>
          <w:rFonts w:ascii="Times New Roman" w:hAnsi="Times New Roman"/>
          <w:sz w:val="26"/>
          <w:szCs w:val="26"/>
          <w:lang w:val="fr-FR"/>
        </w:rPr>
        <w:t xml:space="preserve"> và </w:t>
      </w:r>
      <w:ins w:id="500147" w:author="VNCN E&amp;C - Thương thảo 17/10" w:date="2026-10-17T16:00:00Z">
        <w:r>
          <w:rPr>
            <w:rFonts w:ascii="Times New Roman" w:hAnsi="Times New Roman"/>
            <w:sz w:val="26"/>
            <w:szCs w:val="26"/>
            <w:lang w:val="fr-FR"/>
          </w:rPr>
          <w:t xml:space="preserve">Điều 18.4.</w:t>
        </w:r>
      </w:ins>
      <w:del w:id="500148" w:author="VNCN E&amp;C - Thương thảo 17/10" w:date="2026-10-17T16:00:00Z">
        <w:r>
          <w:rPr>
            <w:rFonts w:ascii="Times New Roman" w:hAnsi="Times New Roman"/>
            <w:sz w:val="26"/>
            <w:szCs w:val="26"/>
            <w:lang w:val="fr-FR"/>
          </w:rPr>
          <w:delText xml:space="preserve">mọi chi phí có liên quan sẽ được Bên A khấu trừ vào giá trị thanh toán Hợp đồng và Bên B phải chấp nhận giá trị khấu trừ vô điều kiện. </w:delText>
        </w:r>
      </w:del>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 xml:space="preserve">Bên B được coi là đã khảo sát, nắm đầy đủ điều kiện Công trường </w:t>
      </w:r>
      <w:ins w:id="500149" w:author="VNCN E&amp;C - Thương thảo 17/10" w:date="2026-10-17T16:00:00Z">
        <w:r>
          <w:rPr>
            <w:rFonts w:ascii="Times New Roman" w:hAnsi="Times New Roman"/>
            <w:spacing w:val="-2"/>
            <w:sz w:val="26"/>
            <w:szCs w:val="26"/>
            <w:lang w:val="fr-FR"/>
          </w:rPr>
          <w:t xml:space="preserve">theo Điều 9.2</w:t>
        </w:r>
      </w:ins>
      <w:del w:id="500150" w:author="VNCN E&amp;C - Thương thảo 17/10" w:date="2026-10-17T16:00:00Z">
        <w:r>
          <w:rPr>
            <w:rFonts w:ascii="Times New Roman" w:hAnsi="Times New Roman"/>
            <w:spacing w:val="-2"/>
            <w:sz w:val="26"/>
            <w:szCs w:val="26"/>
            <w:lang w:val="fr-FR"/>
          </w:rPr>
          <w:delText xml:space="preserve">(bao gồm điều kiện địa chất, thủy văn, công trình lân cận, hạ tầng kỹ thuật) để xác định giá Hợp đồng</w:delText>
        </w:r>
      </w:del>
      <w:r>
        <w:rPr>
          <w:rFonts w:ascii="Times New Roman" w:hAnsi="Times New Roman"/>
          <w:spacing w:val="-2"/>
          <w:sz w:val="26"/>
          <w:szCs w:val="26"/>
          <w:lang w:val="fr-FR"/>
        </w:rPr>
        <w:t xml:space="preserve">. Bên B không được</w:t>
      </w:r>
      <w:del w:id="500151" w:author="VNCN E&amp;C - Thương thảo 17/10" w:date="2026-10-17T16:00:00Z">
        <w:r>
          <w:rPr>
            <w:rFonts w:ascii="Times New Roman" w:hAnsi="Times New Roman"/>
            <w:spacing w:val="-2"/>
            <w:sz w:val="26"/>
            <w:szCs w:val="26"/>
            <w:lang w:val="fr-FR"/>
          </w:rPr>
          <w:delText xml:space="preserve"> yêu cầu điều chỉnh giá Hợp đồng,</w:delText>
        </w:r>
      </w:del>
      <w:r>
        <w:rPr>
          <w:rFonts w:ascii="Times New Roman" w:hAnsi="Times New Roman"/>
          <w:spacing w:val="-2"/>
          <w:sz w:val="26"/>
          <w:szCs w:val="26"/>
          <w:lang w:val="fr-FR"/>
        </w:rPr>
        <w:t xml:space="preserve">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pPr>
        <w:pStyle w:val="Normal"/>
        <w:widowControl w:val="false"/>
        <w:tabs>
          <w:tab w:val="clear" w:pos="720"/>
          <w:tab w:val="left" w:pos="284" w:leader="none"/>
        </w:tabs>
        <w:spacing w:lineRule="auto" w:line="276" w:before="0" w:after="120"/>
        <w:jc w:val="both"/>
        <w:rPr>
          <w:del w:id="500557" w:author="VNCN E&amp;C - Thương thảo 17/10" w:date="2026-10-17T16:00:00Z"/>
          <w:rFonts w:ascii="Times New Roman" w:hAnsi="Times New Roman"/>
          <w:sz w:val="26"/>
          <w:szCs w:val="26"/>
          <w:lang w:val="fr-FR"/>
        </w:rPr>
      </w:pPr>
      <w:commentRangeStart w:id="24"/>
      <w:del w:id="500556" w:author="VNCN E&amp;C - Thương thảo 17/10" w:date="2026-10-17T16:00:00Z">
        <w:r>
          <w:rPr>
            <w:rFonts w:ascii="Times New Roman" w:hAnsi="Times New Roman"/>
            <w:sz w:val="26"/>
            <w:szCs w:val="26"/>
            <w:lang w:val="fr-FR"/>
          </w:rPr>
          <w:delText xml:space="preserve">.</w:delText>
        </w:r>
      </w:del>
      <w:commentRangeEnd w:id="24"/>
      <w:r>
        <w:rPr>
          <w:rStyle w:val="CommentReference"/>
        </w:rPr>
        <w:commentReference w:id="24"/>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cung cấp đầy đủ, kịp thời các máy và thiết bị thi công (bao gồm cả các máy và thiết bị thi công phụ, nhỏ lẻ) </w:t>
      </w:r>
      <w:del w:id="500152" w:author="VNCN E&amp;C - Thương thảo 17/10" w:date="2026-10-17T16:00:00Z">
        <w:r>
          <w:rPr>
            <w:rFonts w:ascii="Times New Roman" w:hAnsi="Times New Roman"/>
            <w:sz w:val="26"/>
            <w:szCs w:val="26"/>
            <w:lang w:val="fr-FR"/>
          </w:rPr>
          <w:delText xml:space="preserve">để thi công các công việc thuộc hợp đồng </w:delText>
        </w:r>
      </w:del>
      <w:r>
        <w:rPr>
          <w:rFonts w:ascii="Times New Roman" w:hAnsi="Times New Roman"/>
          <w:sz w:val="26"/>
          <w:szCs w:val="26"/>
          <w:lang w:val="fr-FR"/>
        </w:rPr>
        <w:t xml:space="preserve">theo yêu cầu của Bên A, Tư vấn giám sát, Chủ đầu tư, </w:t>
      </w:r>
      <w:del w:id="500153" w:author="VNCN E&amp;C - Thương thảo 17/10" w:date="2026-10-17T16:00:00Z">
        <w:r>
          <w:rPr>
            <w:rFonts w:ascii="Times New Roman" w:hAnsi="Times New Roman"/>
            <w:sz w:val="26"/>
            <w:szCs w:val="26"/>
            <w:lang w:val="fr-FR"/>
          </w:rPr>
          <w:delText xml:space="preserve">sau khi thông báo cho Bên B, </w:delText>
        </w:r>
      </w:del>
      <w:r>
        <w:rPr>
          <w:rFonts w:ascii="Times New Roman" w:hAnsi="Times New Roman"/>
          <w:sz w:val="26"/>
          <w:szCs w:val="26"/>
          <w:lang w:val="fr-FR"/>
        </w:rPr>
        <w:t xml:space="preserve">Bên A có quyền </w:t>
      </w:r>
      <w:ins w:id="500154" w:author="VNCN E&amp;C - Thương thảo 17/10" w:date="2026-10-17T16:00:00Z">
        <w:r>
          <w:rPr>
            <w:rFonts w:ascii="Times New Roman" w:hAnsi="Times New Roman"/>
            <w:sz w:val="26"/>
            <w:szCs w:val="26"/>
            <w:lang w:val="fr-FR"/>
          </w:rPr>
          <w:t xml:space="preserve">xử lý theo Điều 18.4</w:t>
        </w:r>
      </w:ins>
      <w:del w:id="500155" w:author="VNCN E&amp;C - Thương thảo 17/10" w:date="2026-10-17T16:00:00Z">
        <w:r>
          <w:rPr>
            <w:rFonts w:ascii="Times New Roman" w:hAnsi="Times New Roman"/>
            <w:sz w:val="26"/>
            <w:szCs w:val="26"/>
            <w:lang w:val="fr-FR"/>
          </w:rPr>
          <w:delText xml:space="preserve">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delText>
        </w:r>
      </w:del>
      <w:r>
        <w:rPr>
          <w:rFonts w:ascii="Times New Roman" w:hAnsi="Times New Roman"/>
          <w:sz w:val="26"/>
          <w:szCs w:val="26"/>
          <w:lang w:val="fr-FR"/>
        </w:rPr>
        <w:t xml:space="preserve">.</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w:t>
      </w:r>
      <w:ins w:id="500156" w:author="VNCN E&amp;C - Thương thảo 17/10" w:date="2026-10-17T16:00:00Z">
        <w:r>
          <w:rPr>
            <w:rFonts w:ascii="Times New Roman" w:hAnsi="Times New Roman"/>
            <w:sz w:val="26"/>
            <w:szCs w:val="26"/>
            <w:lang w:val="fr-FR"/>
          </w:rPr>
          <w:t xml:space="preserve">; quá</w:t>
        </w:r>
      </w:ins>
      <w:del w:id="500157" w:author="VNCN E&amp;C - Thương thảo 17/10" w:date="2026-10-17T16:00:00Z">
        <w:r>
          <w:rPr>
            <w:rFonts w:ascii="Times New Roman" w:hAnsi="Times New Roman"/>
            <w:sz w:val="26"/>
            <w:szCs w:val="26"/>
            <w:lang w:val="fr-FR"/>
          </w:rPr>
          <w:delText xml:space="preserve">. Sau</w:delText>
        </w:r>
      </w:del>
      <w:r>
        <w:rPr>
          <w:rFonts w:ascii="Times New Roman" w:hAnsi="Times New Roman"/>
          <w:sz w:val="26"/>
          <w:szCs w:val="26"/>
          <w:lang w:val="fr-FR"/>
        </w:rPr>
        <w:t xml:space="preserve"> thời hạn </w:t>
      </w:r>
      <w:ins w:id="500158" w:author="VNCN E&amp;C - Thương thảo 17/10" w:date="2026-10-17T16:00:00Z">
        <w:r>
          <w:rPr>
            <w:rFonts w:ascii="Times New Roman" w:hAnsi="Times New Roman"/>
            <w:sz w:val="26"/>
            <w:szCs w:val="26"/>
            <w:lang w:val="fr-FR"/>
          </w:rPr>
          <w:t xml:space="preserve">này</w:t>
        </w:r>
      </w:ins>
      <w:del w:id="500159" w:author="VNCN E&amp;C - Thương thảo 17/10" w:date="2026-10-17T16:00:00Z">
        <w:r>
          <w:rPr>
            <w:rFonts w:ascii="Times New Roman" w:hAnsi="Times New Roman"/>
            <w:sz w:val="26"/>
            <w:szCs w:val="26"/>
            <w:lang w:val="fr-FR"/>
          </w:rPr>
          <w:delText xml:space="preserve">nêu trên mà Bên B không có thiết bị thay thế thì Bên B phải chịu toàn bộ chi phí hợp lý cho khối lượng công việc mà</w:delText>
        </w:r>
      </w:del>
      <w:r>
        <w:rPr>
          <w:rFonts w:ascii="Times New Roman" w:hAnsi="Times New Roman"/>
          <w:sz w:val="26"/>
          <w:szCs w:val="26"/>
          <w:lang w:val="fr-FR"/>
        </w:rPr>
        <w:t xml:space="preserve"> Bên A </w:t>
      </w:r>
      <w:ins w:id="500160" w:author="VNCN E&amp;C - Thương thảo 17/10" w:date="2026-10-17T16:00:00Z">
        <w:r>
          <w:rPr>
            <w:rFonts w:ascii="Times New Roman" w:hAnsi="Times New Roman"/>
            <w:sz w:val="26"/>
            <w:szCs w:val="26"/>
            <w:lang w:val="fr-FR"/>
          </w:rPr>
          <w:t xml:space="preserve">có quyền xử lý theo Điều 18.4.</w:t>
        </w:r>
      </w:ins>
      <w:del w:id="500161" w:author="VNCN E&amp;C - Thương thảo 17/10" w:date="2026-10-17T16:00:00Z">
        <w:r>
          <w:rPr>
            <w:rFonts w:ascii="Times New Roman" w:hAnsi="Times New Roman"/>
            <w:sz w:val="26"/>
            <w:szCs w:val="26"/>
            <w:lang w:val="fr-FR"/>
          </w:rPr>
          <w:delText xml:space="preserve">phải thuê thiết bị khác để thi công thay thế.</w:delText>
        </w:r>
      </w:del>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ins w:id="500162" w:author="VNCN E&amp;C - Thương thảo 17/10" w:date="2026-10-17T16:00:00Z">
        <w:r>
          <w:rPr>
            <w:rFonts w:ascii="Times New Roman" w:hAnsi="Times New Roman"/>
            <w:sz w:val="26"/>
            <w:szCs w:val="26"/>
            <w:lang w:val="fr-FR"/>
          </w:rPr>
          <w:t xml:space="preserve">Bên B</w:t>
        </w:r>
      </w:ins>
      <w:del w:id="500163" w:author="VNCN E&amp;C - Thương thảo 17/10" w:date="2026-10-17T16:00:00Z">
        <w:r>
          <w:rPr>
            <w:rFonts w:ascii="Times New Roman" w:hAnsi="Times New Roman"/>
            <w:sz w:val="26"/>
            <w:szCs w:val="26"/>
            <w:lang w:val="fr-FR"/>
          </w:rPr>
          <w:delText xml:space="preserve">Nhà thầu</w:delText>
        </w:r>
      </w:del>
      <w:r>
        <w:rPr>
          <w:rFonts w:ascii="Times New Roman" w:hAnsi="Times New Roman"/>
          <w:sz w:val="26"/>
          <w:szCs w:val="26"/>
          <w:lang w:val="fr-FR"/>
        </w:rPr>
        <w:t xml:space="preserve"> được chủ động giải thể, rút </w:t>
      </w:r>
      <w:ins w:id="500164" w:author="VNCN E&amp;C - Thương thảo 17/10" w:date="2026-10-17T16:00:00Z">
        <w:r>
          <w:rPr>
            <w:rFonts w:ascii="Times New Roman" w:hAnsi="Times New Roman"/>
            <w:sz w:val="26"/>
            <w:szCs w:val="26"/>
            <w:lang w:val="fr-FR"/>
          </w:rPr>
          <w:t xml:space="preserve">quân</w:t>
        </w:r>
      </w:ins>
      <w:del w:id="500165" w:author="VNCN E&amp;C - Thương thảo 17/10" w:date="2026-10-17T16:00:00Z">
        <w:r>
          <w:rPr>
            <w:rFonts w:ascii="Times New Roman" w:hAnsi="Times New Roman"/>
            <w:sz w:val="26"/>
            <w:szCs w:val="26"/>
            <w:lang w:val="fr-FR"/>
          </w:rPr>
          <w:delText xml:space="preserve">thiệt</w:delText>
        </w:r>
      </w:del>
      <w:r>
        <w:rPr>
          <w:rFonts w:ascii="Times New Roman" w:hAnsi="Times New Roman"/>
          <w:sz w:val="26"/>
          <w:szCs w:val="26"/>
          <w:lang w:val="fr-FR"/>
        </w:rPr>
        <w:t xml:space="preserve"> sau khi hoàn thành các công việc theo tiến độ được phê duyệt.</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w:t>
      </w:r>
      <w:ins w:id="500166" w:author="VNCN E&amp;C - Thương thảo 17/10" w:date="2026-10-17T16:00:00Z">
        <w:r>
          <w:rPr>
            <w:rFonts w:ascii="Times New Roman" w:hAnsi="Times New Roman"/>
            <w:sz w:val="26"/>
            <w:szCs w:val="26"/>
            <w:lang w:val="fr-FR"/>
          </w:rPr>
          <w:t xml:space="preserve">xử lý theo Điều 18.4.</w:t>
        </w:r>
      </w:ins>
      <w:del w:id="500167" w:author="VNCN E&amp;C - Thương thảo 17/10" w:date="2026-10-17T16:00:00Z">
        <w:r>
          <w:rPr>
            <w:rFonts w:ascii="Times New Roman" w:hAnsi="Times New Roman"/>
            <w:sz w:val="26"/>
            <w:szCs w:val="26"/>
            <w:lang w:val="fr-FR"/>
          </w:rPr>
          <w:delText xml:space="preserve">tự thực hiện hoặc thuê đơn vị khác thực hiện và mọi chi phí có liên quan sẽ được Bên A khấu trừ vào giá trị thanh toán Hợp đồng. </w:delText>
        </w:r>
      </w:del>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tru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del w:id="500559" w:author="VNCN E&amp;C - Thương thảo 17/10" w:date="2026-10-17T16:00:00Z"/>
          <w:rFonts w:ascii="Times New Roman" w:hAnsi="Times New Roman"/>
          <w:sz w:val="26"/>
          <w:szCs w:val="26"/>
        </w:rPr>
      </w:pPr>
      <w:commentRangeStart w:id="25"/>
      <w:del w:id="500558" w:author="VNCN E&amp;C - Thương thảo 17/10" w:date="2026-10-17T16:00:00Z">
        <w:r>
          <w:rPr>
            <w:rFonts w:ascii="Times New Roman" w:hAnsi="Times New Roman"/>
            <w:sz w:val="26"/>
            <w:szCs w:val="26"/>
          </w:rPr>
          <w:delText xml:space="preserve">Điều 13. PHÁT SINH, THAY ĐỔI </w:delText>
        </w:r>
      </w:del>
      <w:commentRangeEnd w:id="25"/>
      <w:r>
        <w:rPr>
          <w:rStyle w:val="CommentReference"/>
        </w:rPr>
        <w:commentReference w:id="25"/>
      </w:r>
    </w:p>
    <w:p>
      <w:pPr>
        <w:pStyle w:val="Normal"/>
        <w:widowControl w:val="false"/>
        <w:spacing w:lineRule="auto" w:line="276" w:before="0" w:after="120"/>
        <w:jc w:val="both"/>
        <w:rPr>
          <w:del w:id="500561" w:author="VNCN E&amp;C - Thương thảo 17/10" w:date="2026-10-17T16:00:00Z"/>
          <w:rFonts w:ascii="Times New Roman" w:hAnsi="Times New Roman"/>
          <w:b/>
          <w:bCs/>
          <w:sz w:val="26"/>
          <w:szCs w:val="26"/>
          <w:lang w:val="nl-NL"/>
        </w:rPr>
      </w:pPr>
      <w:del w:id="500560" w:author="VNCN E&amp;C - Thương thảo 17/10" w:date="2026-10-17T16:00:00Z">
        <w:r>
          <w:rPr>
            <w:rFonts w:ascii="Times New Roman" w:hAnsi="Times New Roman"/>
            <w:b/>
            <w:bCs/>
            <w:sz w:val="26"/>
            <w:szCs w:val="26"/>
            <w:lang w:val="nl-NL"/>
          </w:rPr>
          <w:delText xml:space="preserve">13.1. Thực hiện công việc phát sinh, thay đổi</w:delText>
        </w:r>
      </w:del>
    </w:p>
    <w:p>
      <w:pPr>
        <w:pStyle w:val="ListParagraph"/>
        <w:numPr>
          <w:ilvl w:val="0"/>
          <w:numId w:val="8"/>
        </w:numPr>
        <w:tabs>
          <w:tab w:val="clear" w:pos="720"/>
          <w:tab w:val="left" w:pos="284" w:leader="none"/>
        </w:tabs>
        <w:spacing w:before="0" w:after="120"/>
        <w:ind w:hanging="0" w:left="0"/>
        <w:contextualSpacing w:val="false"/>
        <w:jc w:val="both"/>
        <w:rPr>
          <w:del w:id="500563" w:author="VNCN E&amp;C - Thương thảo 17/10" w:date="2026-10-17T16:00:00Z"/>
          <w:rFonts w:ascii="Times New Roman" w:hAnsi="Times New Roman"/>
          <w:sz w:val="26"/>
          <w:szCs w:val="26"/>
        </w:rPr>
      </w:pPr>
      <w:del w:id="500562" w:author="VNCN E&amp;C - Thương thảo 17/10" w:date="2026-10-17T16:00:00Z">
        <w:r>
          <w:rPr>
            <w:rFonts w:ascii="Times New Roman" w:hAnsi="Times New Roman"/>
            <w:sz w:val="26"/>
            <w:szCs w:val="26"/>
          </w:rPr>
          <w:delText xml:space="preserve">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delText>
        </w:r>
      </w:del>
    </w:p>
    <w:p>
      <w:pPr>
        <w:pStyle w:val="ListParagraph"/>
        <w:numPr>
          <w:ilvl w:val="0"/>
          <w:numId w:val="8"/>
        </w:numPr>
        <w:tabs>
          <w:tab w:val="clear" w:pos="720"/>
          <w:tab w:val="left" w:pos="284" w:leader="none"/>
        </w:tabs>
        <w:spacing w:before="0" w:after="120"/>
        <w:ind w:hanging="0" w:left="0"/>
        <w:contextualSpacing w:val="false"/>
        <w:jc w:val="both"/>
        <w:rPr>
          <w:del w:id="500565" w:author="VNCN E&amp;C - Thương thảo 17/10" w:date="2026-10-17T16:00:00Z"/>
          <w:rFonts w:ascii="Times New Roman" w:hAnsi="Times New Roman"/>
          <w:sz w:val="26"/>
          <w:szCs w:val="26"/>
        </w:rPr>
      </w:pPr>
      <w:del w:id="500564" w:author="VNCN E&amp;C - Thương thảo 17/10" w:date="2026-10-17T16:00:00Z">
        <w:r>
          <w:rPr>
            <w:rFonts w:ascii="Times New Roman" w:hAnsi="Times New Roman"/>
            <w:sz w:val="26"/>
            <w:szCs w:val="26"/>
          </w:rPr>
          <w:delText xml:space="preserve">Đối với công việc phát sinh, thay đổi khẩn cấp liên quan đến công việc của Bên B, Bên B phải thực hiện ngay bằng nguồn lực hiện có.</w:delText>
        </w:r>
      </w:del>
    </w:p>
    <w:p>
      <w:pPr>
        <w:pStyle w:val="ListParagraph"/>
        <w:numPr>
          <w:ilvl w:val="0"/>
          <w:numId w:val="8"/>
        </w:numPr>
        <w:tabs>
          <w:tab w:val="clear" w:pos="720"/>
          <w:tab w:val="left" w:pos="284" w:leader="none"/>
        </w:tabs>
        <w:spacing w:before="0" w:after="120"/>
        <w:ind w:hanging="0" w:left="0"/>
        <w:contextualSpacing w:val="false"/>
        <w:jc w:val="both"/>
        <w:rPr>
          <w:del w:id="500567" w:author="VNCN E&amp;C - Thương thảo 17/10" w:date="2026-10-17T16:00:00Z"/>
          <w:rFonts w:ascii="Times New Roman" w:hAnsi="Times New Roman"/>
          <w:sz w:val="26"/>
          <w:szCs w:val="26"/>
        </w:rPr>
      </w:pPr>
      <w:del w:id="500566" w:author="VNCN E&amp;C - Thương thảo 17/10" w:date="2026-10-17T16:00:00Z">
        <w:r>
          <w:rPr>
            <w:rFonts w:ascii="Times New Roman" w:hAnsi="Times New Roman"/>
            <w:sz w:val="26"/>
            <w:szCs w:val="26"/>
          </w:rPr>
          <w:delText xml:space="preserve">Bên B có trách nhiệm lập và nộp Bên A hồ sơ khối lượng phát sinh, gồm biện pháp thi công và đơn giá, theo nguyên tắc:</w:delText>
        </w:r>
      </w:del>
    </w:p>
    <w:p>
      <w:pPr>
        <w:pStyle w:val="ListParagraph"/>
        <w:tabs>
          <w:tab w:val="clear" w:pos="720"/>
          <w:tab w:val="left" w:pos="284" w:leader="none"/>
        </w:tabs>
        <w:spacing w:before="0" w:after="120"/>
        <w:ind w:left="0"/>
        <w:contextualSpacing w:val="false"/>
        <w:jc w:val="both"/>
        <w:rPr>
          <w:del w:id="500569" w:author="VNCN E&amp;C - Thương thảo 17/10" w:date="2026-10-17T16:00:00Z"/>
          <w:rFonts w:ascii="Times New Roman" w:hAnsi="Times New Roman"/>
          <w:sz w:val="26"/>
          <w:szCs w:val="26"/>
        </w:rPr>
      </w:pPr>
      <w:del w:id="500568" w:author="VNCN E&amp;C - Thương thảo 17/10" w:date="2026-10-17T16:00:00Z">
        <w:r>
          <w:rPr>
            <w:rFonts w:ascii="Times New Roman" w:hAnsi="Times New Roman"/>
            <w:sz w:val="26"/>
            <w:szCs w:val="26"/>
          </w:rPr>
          <w:delText xml:space="preserve">(i) Trường hợp khối lượng công việc phát sinh, thay đổi đã có đơn giá trong Hợp đồng thì sử dụng đơn giá trong Hợp đồng để thanh toán.</w:delText>
        </w:r>
      </w:del>
    </w:p>
    <w:p>
      <w:pPr>
        <w:pStyle w:val="ListParagraph"/>
        <w:tabs>
          <w:tab w:val="clear" w:pos="720"/>
          <w:tab w:val="left" w:pos="284" w:leader="none"/>
        </w:tabs>
        <w:spacing w:before="0" w:after="120"/>
        <w:ind w:left="0"/>
        <w:contextualSpacing w:val="false"/>
        <w:jc w:val="both"/>
        <w:rPr>
          <w:del w:id="500576" w:author="VNCN E&amp;C - Thương thảo 17/10" w:date="2026-10-17T16:00:00Z"/>
          <w:rFonts w:ascii="Times New Roman" w:hAnsi="Times New Roman"/>
          <w:strike/>
          <w:sz w:val="26"/>
          <w:szCs w:val="26"/>
          <w:lang w:val="en-US"/>
        </w:rPr>
      </w:pPr>
      <w:del w:id="500570" w:author="VNCN E&amp;C - Thương thảo 17/10" w:date="2026-10-17T16:00:00Z">
        <w:r>
          <w:rPr>
            <w:rFonts w:ascii="Times New Roman" w:hAnsi="Times New Roman"/>
            <w:sz w:val="26"/>
            <w:szCs w:val="26"/>
          </w:rPr>
          <w:delTex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w:delText>
        </w:r>
      </w:del>
      <w:del w:id="500571" w:author="VNCN E&amp;C - Thương thảo 17/10" w:date="2026-10-17T16:00:00Z">
        <w:r>
          <w:rPr>
            <w:rFonts w:ascii="Times New Roman" w:hAnsi="Times New Roman"/>
            <w:sz w:val="26"/>
            <w:szCs w:val="26"/>
            <w:highlight w:val="yellow"/>
          </w:rPr>
          <w:delText xml:space="preserve">07</w:delText>
        </w:r>
      </w:del>
      <w:del w:id="500572" w:author="VNCN E&amp;C - Thương thảo 17/10" w:date="2026-10-17T16:00:00Z">
        <w:r>
          <w:rPr>
            <w:rFonts w:ascii="Times New Roman" w:hAnsi="Times New Roman"/>
            <w:sz w:val="26"/>
            <w:szCs w:val="26"/>
          </w:rPr>
          <w:delText xml:space="preserve"> ngày kể từ ngày nhận được yêu cầu; Bên A xem xét trong vòng </w:delText>
        </w:r>
      </w:del>
      <w:del w:id="500573" w:author="VNCN E&amp;C - Thương thảo 17/10" w:date="2026-10-17T16:00:00Z">
        <w:r>
          <w:rPr>
            <w:rFonts w:ascii="Times New Roman" w:hAnsi="Times New Roman"/>
            <w:sz w:val="26"/>
            <w:szCs w:val="26"/>
            <w:lang w:val="en-US"/>
          </w:rPr>
          <w:delText xml:space="preserve">07</w:delText>
        </w:r>
      </w:del>
      <w:del w:id="500574" w:author="VNCN E&amp;C - Thương thảo 17/10" w:date="2026-10-17T16:00:00Z">
        <w:r>
          <w:rPr>
            <w:rFonts w:ascii="Times New Roman" w:hAnsi="Times New Roman"/>
            <w:sz w:val="26"/>
            <w:szCs w:val="26"/>
          </w:rPr>
          <w:delText xml:space="preserve"> ngày làm việc kể từ ngày nhận đủ hồ sơ hợp lệ. Việc Bên A không có ý kiến trong thời hạn nêu trên được coi là chấp thuận.</w:delText>
        </w:r>
      </w:del>
      <w:del w:id="500575" w:author="VNCN E&amp;C - Thương thảo 17/10" w:date="2026-10-17T16:00:00Z">
        <w:r>
          <w:rPr>
            <w:rFonts w:ascii="Times New Roman" w:hAnsi="Times New Roman"/>
            <w:sz w:val="26"/>
            <w:szCs w:val="26"/>
            <w:lang w:val="en-US"/>
          </w:rPr>
          <w:delText xml:space="preserve"> Bên B chỉ triển khai thi công các hạng mục ps sau khi được bên A phê duyệt và ký phụ lục hợp đồng</w:delText>
        </w:r>
      </w:del>
    </w:p>
    <w:p>
      <w:pPr>
        <w:pStyle w:val="Normal"/>
        <w:spacing w:lineRule="auto" w:line="276" w:before="0" w:after="120"/>
        <w:jc w:val="both"/>
        <w:rPr>
          <w:del w:id="500577" w:author="VNCN E&amp;C - Thương thảo 17/10" w:date="2026-10-17T16:00:00Z"/>
          <w:rFonts w:ascii="Times New Roman" w:hAnsi="Times New Roman"/>
          <w:sz w:val="26"/>
          <w:szCs w:val="26"/>
        </w:rPr>
      </w:pPr>
      <w:r>
        <w:rPr/>
      </w:r>
    </w:p>
    <w:p>
      <w:pPr>
        <w:pStyle w:val="Normal"/>
        <w:widowControl w:val="false"/>
        <w:spacing w:lineRule="auto" w:line="276" w:before="0" w:after="120"/>
        <w:jc w:val="both"/>
        <w:rPr>
          <w:del w:id="500579" w:author="VNCN E&amp;C - Thương thảo 17/10" w:date="2026-10-17T16:00:00Z"/>
          <w:rFonts w:ascii="Times New Roman" w:hAnsi="Times New Roman"/>
          <w:b/>
          <w:bCs/>
          <w:sz w:val="26"/>
          <w:szCs w:val="26"/>
        </w:rPr>
      </w:pPr>
      <w:del w:id="500578" w:author="VNCN E&amp;C - Thương thảo 17/10" w:date="2026-10-17T16:00:00Z">
        <w:r>
          <w:rPr>
            <w:rFonts w:ascii="Times New Roman" w:hAnsi="Times New Roman"/>
            <w:b/>
            <w:bCs/>
            <w:sz w:val="26"/>
            <w:szCs w:val="26"/>
          </w:rPr>
          <w:delText xml:space="preserve">13.2. Thanh toán công việc phát sinh, thay đổi</w:delText>
        </w:r>
      </w:del>
    </w:p>
    <w:p>
      <w:pPr>
        <w:pStyle w:val="ListParagraph"/>
        <w:numPr>
          <w:ilvl w:val="0"/>
          <w:numId w:val="9"/>
        </w:numPr>
        <w:tabs>
          <w:tab w:val="clear" w:pos="720"/>
          <w:tab w:val="left" w:pos="284" w:leader="none"/>
        </w:tabs>
        <w:spacing w:before="0" w:after="120"/>
        <w:ind w:hanging="0" w:left="0"/>
        <w:contextualSpacing w:val="false"/>
        <w:jc w:val="both"/>
        <w:rPr>
          <w:del w:id="500581" w:author="VNCN E&amp;C - Thương thảo 17/10" w:date="2026-10-17T16:00:00Z"/>
          <w:rFonts w:ascii="Times New Roman" w:hAnsi="Times New Roman"/>
          <w:sz w:val="26"/>
          <w:szCs w:val="26"/>
        </w:rPr>
      </w:pPr>
      <w:del w:id="500580" w:author="VNCN E&amp;C - Thương thảo 17/10" w:date="2026-10-17T16:00:00Z">
        <w:r>
          <w:rPr>
            <w:rFonts w:ascii="Times New Roman" w:hAnsi="Times New Roman"/>
            <w:sz w:val="26"/>
            <w:szCs w:val="26"/>
          </w:rPr>
          <w:delText xml:space="preserve">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delText>
        </w:r>
      </w:del>
    </w:p>
    <w:p>
      <w:pPr>
        <w:pStyle w:val="ListParagraph"/>
        <w:numPr>
          <w:ilvl w:val="0"/>
          <w:numId w:val="9"/>
        </w:numPr>
        <w:tabs>
          <w:tab w:val="clear" w:pos="720"/>
          <w:tab w:val="left" w:pos="284" w:leader="none"/>
        </w:tabs>
        <w:spacing w:before="0" w:after="120"/>
        <w:ind w:hanging="0" w:left="0"/>
        <w:contextualSpacing w:val="false"/>
        <w:jc w:val="both"/>
        <w:rPr>
          <w:del w:id="500585" w:author="VNCN E&amp;C - Thương thảo 17/10" w:date="2026-10-17T16:00:00Z"/>
          <w:rFonts w:ascii="Times New Roman" w:hAnsi="Times New Roman"/>
          <w:sz w:val="26"/>
          <w:szCs w:val="26"/>
        </w:rPr>
      </w:pPr>
      <w:del w:id="500582" w:author="VNCN E&amp;C - Thương thảo 17/10" w:date="2026-10-17T16:00:00Z">
        <w:r>
          <w:rPr>
            <w:rFonts w:ascii="Times New Roman" w:hAnsi="Times New Roman"/>
            <w:sz w:val="26"/>
            <w:szCs w:val="26"/>
          </w:rPr>
          <w:delText xml:space="preserve">Bên A thanh toán công việc phát sinh, thay đổi trong vòng 14 ngày làm việc kể từ ngày nhận </w:delText>
        </w:r>
      </w:del>
      <w:del w:id="500583" w:author="VNCN E&amp;C - Thương thảo 17/10" w:date="2026-10-17T16:00:00Z">
        <w:r>
          <w:rPr>
            <w:rFonts w:ascii="Times New Roman" w:hAnsi="Times New Roman"/>
            <w:sz w:val="26"/>
            <w:szCs w:val="26"/>
            <w:lang w:val="en-US"/>
          </w:rPr>
          <w:delText xml:space="preserve">đủ </w:delText>
        </w:r>
      </w:del>
      <w:del w:id="500584" w:author="VNCN E&amp;C - Thương thảo 17/10" w:date="2026-10-17T16:00:00Z">
        <w:r>
          <w:rPr>
            <w:rFonts w:ascii="Times New Roman" w:hAnsi="Times New Roman"/>
            <w:sz w:val="26"/>
            <w:szCs w:val="26"/>
          </w:rPr>
          <w:delText xml:space="preserve">hồ sơ thanh toán hợp lệ của Bên B.</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w:t>
      </w:r>
      <w:ins w:id="500168" w:author="VNCN E&amp;C - Thương thảo 17/10" w:date="2026-10-17T16:00:00Z">
        <w:r>
          <w:rPr>
            <w:rFonts w:ascii="Times New Roman" w:hAnsi="Times New Roman"/>
            <w:sz w:val="26"/>
            <w:szCs w:val="26"/>
          </w:rPr>
          <w:t xml:space="preserve">13</w:t>
        </w:r>
      </w:ins>
      <w:del w:id="500169" w:author="VNCN E&amp;C - Thương thảo 17/10" w:date="2026-10-17T16:00:00Z">
        <w:r>
          <w:rPr>
            <w:rFonts w:ascii="Times New Roman" w:hAnsi="Times New Roman"/>
            <w:sz w:val="26"/>
            <w:szCs w:val="26"/>
          </w:rPr>
          <w:delText xml:space="preserve">14</w:delText>
        </w:r>
      </w:del>
      <w:r>
        <w:rPr>
          <w:rFonts w:ascii="Times New Roman" w:hAnsi="Times New Roman"/>
          <w:sz w:val="26"/>
          <w:szCs w:val="26"/>
        </w:rPr>
        <w:t xml:space="preserve">. VẬT TƯ, VẬT LIỆU DO BÊN B CUNG CẤP</w:t>
      </w:r>
    </w:p>
    <w:p>
      <w:pPr>
        <w:pStyle w:val="Normal"/>
        <w:spacing w:lineRule="auto" w:line="276" w:before="0" w:after="120"/>
        <w:jc w:val="both"/>
        <w:rPr>
          <w:rFonts w:ascii="Times New Roman" w:hAnsi="Times New Roman"/>
          <w:bCs/>
          <w:sz w:val="26"/>
          <w:szCs w:val="26"/>
          <w:highlight w:val="yellow"/>
        </w:rPr>
      </w:pPr>
      <w:ins w:id="500170" w:author="VNCN E&amp;C - Thương thảo 17/10" w:date="2026-10-17T16:00:00Z">
        <w:r>
          <w:rPr>
            <w:rFonts w:ascii="Times New Roman" w:hAnsi="Times New Roman"/>
            <w:b/>
            <w:sz w:val="26"/>
            <w:szCs w:val="26"/>
          </w:rPr>
          <w:t xml:space="preserve">13</w:t>
        </w:r>
      </w:ins>
      <w:del w:id="500171" w:author="VNCN E&amp;C - Thương thảo 17/10" w:date="2026-10-17T16:00:00Z">
        <w:r>
          <w:rPr>
            <w:rFonts w:ascii="Times New Roman" w:hAnsi="Times New Roman"/>
            <w:b/>
            <w:sz w:val="26"/>
            <w:szCs w:val="26"/>
          </w:rPr>
          <w:delText xml:space="preserve">14</w:delText>
        </w:r>
      </w:del>
      <w:r>
        <w:rPr>
          <w:rFonts w:ascii="Times New Roman" w:hAnsi="Times New Roman"/>
          <w:b/>
          <w:sz w:val="26"/>
          <w:szCs w:val="26"/>
        </w:rPr>
        <w:t xml:space="preserve">.1.</w:t>
      </w:r>
      <w:r>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pPr>
        <w:pStyle w:val="Normal"/>
        <w:spacing w:lineRule="auto" w:line="276" w:before="0" w:after="120"/>
        <w:jc w:val="both"/>
        <w:rPr>
          <w:rFonts w:ascii="Times New Roman" w:hAnsi="Times New Roman"/>
          <w:bCs/>
          <w:sz w:val="26"/>
          <w:szCs w:val="26"/>
          <w:highlight w:val="yellow"/>
          <w:lang w:val="vi-VN"/>
        </w:rPr>
      </w:pPr>
      <w:ins w:id="500172" w:author="VNCN E&amp;C - Thương thảo 17/10" w:date="2026-10-17T16:00:00Z">
        <w:r>
          <w:rPr>
            <w:rFonts w:ascii="Times New Roman" w:hAnsi="Times New Roman"/>
            <w:b/>
            <w:sz w:val="26"/>
            <w:szCs w:val="26"/>
            <w:lang w:val="vi-VN"/>
          </w:rPr>
          <w:t xml:space="preserve">13</w:t>
        </w:r>
      </w:ins>
      <w:del w:id="500173" w:author="VNCN E&amp;C - Thương thảo 17/10" w:date="2026-10-17T16:00:00Z">
        <w:r>
          <w:rPr>
            <w:rFonts w:ascii="Times New Roman" w:hAnsi="Times New Roman"/>
            <w:b/>
            <w:sz w:val="26"/>
            <w:szCs w:val="26"/>
            <w:lang w:val="vi-VN"/>
          </w:rPr>
          <w:delText xml:space="preserve">14</w:delText>
        </w:r>
      </w:del>
      <w:r>
        <w:rPr>
          <w:rFonts w:ascii="Times New Roman" w:hAnsi="Times New Roman"/>
          <w:b/>
          <w:sz w:val="26"/>
          <w:szCs w:val="26"/>
          <w:lang w:val="vi-VN"/>
        </w:rPr>
        <w:t xml:space="preserve">.2.</w:t>
      </w:r>
      <w:r>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pPr>
        <w:pStyle w:val="Normal"/>
        <w:spacing w:lineRule="auto" w:line="276" w:before="0" w:after="120"/>
        <w:jc w:val="both"/>
        <w:rPr>
          <w:rFonts w:ascii="Times New Roman" w:hAnsi="Times New Roman"/>
          <w:bCs/>
          <w:strike/>
          <w:sz w:val="26"/>
          <w:szCs w:val="26"/>
          <w:highlight w:val="yellow"/>
          <w:lang w:val="vi-VN"/>
        </w:rPr>
      </w:pPr>
      <w:ins w:id="500174" w:author="VNCN E&amp;C - Thương thảo 17/10" w:date="2026-10-17T16:00:00Z">
        <w:r>
          <w:rPr>
            <w:rFonts w:ascii="Times New Roman" w:hAnsi="Times New Roman"/>
            <w:b/>
            <w:sz w:val="26"/>
            <w:szCs w:val="26"/>
            <w:lang w:val="vi-VN"/>
          </w:rPr>
          <w:t xml:space="preserve">13</w:t>
        </w:r>
      </w:ins>
      <w:del w:id="500175" w:author="VNCN E&amp;C - Thương thảo 17/10" w:date="2026-10-17T16:00:00Z">
        <w:r>
          <w:rPr>
            <w:rFonts w:ascii="Times New Roman" w:hAnsi="Times New Roman"/>
            <w:b/>
            <w:sz w:val="26"/>
            <w:szCs w:val="26"/>
            <w:lang w:val="vi-VN"/>
          </w:rPr>
          <w:delText xml:space="preserve">14</w:delText>
        </w:r>
      </w:del>
      <w:r>
        <w:rPr>
          <w:rFonts w:ascii="Times New Roman" w:hAnsi="Times New Roman"/>
          <w:b/>
          <w:sz w:val="26"/>
          <w:szCs w:val="26"/>
          <w:lang w:val="vi-VN"/>
        </w:rPr>
        <w:t xml:space="preserve">.3.</w:t>
      </w:r>
      <w:r>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pPr>
        <w:pStyle w:val="Normal"/>
        <w:spacing w:lineRule="auto" w:line="276" w:before="0" w:after="120"/>
        <w:jc w:val="both"/>
        <w:rPr>
          <w:rFonts w:ascii="Times New Roman" w:hAnsi="Times New Roman"/>
          <w:bCs/>
          <w:sz w:val="26"/>
          <w:szCs w:val="26"/>
          <w:highlight w:val="yellow"/>
          <w:lang w:val="vi-VN"/>
        </w:rPr>
      </w:pPr>
      <w:ins w:id="500176" w:author="VNCN E&amp;C - Thương thảo 17/10" w:date="2026-10-17T16:00:00Z">
        <w:r>
          <w:rPr>
            <w:rFonts w:ascii="Times New Roman" w:hAnsi="Times New Roman"/>
            <w:b/>
            <w:sz w:val="26"/>
            <w:szCs w:val="26"/>
            <w:lang w:val="vi-VN"/>
          </w:rPr>
          <w:t xml:space="preserve">13</w:t>
        </w:r>
      </w:ins>
      <w:del w:id="500177" w:author="VNCN E&amp;C - Thương thảo 17/10" w:date="2026-10-17T16:00:00Z">
        <w:r>
          <w:rPr>
            <w:rFonts w:ascii="Times New Roman" w:hAnsi="Times New Roman"/>
            <w:b/>
            <w:sz w:val="26"/>
            <w:szCs w:val="26"/>
            <w:lang w:val="vi-VN"/>
          </w:rPr>
          <w:delText xml:space="preserve">14</w:delText>
        </w:r>
      </w:del>
      <w:r>
        <w:rPr>
          <w:rFonts w:ascii="Times New Roman" w:hAnsi="Times New Roman"/>
          <w:b/>
          <w:sz w:val="26"/>
          <w:szCs w:val="26"/>
          <w:lang w:val="vi-VN"/>
        </w:rPr>
        <w:t xml:space="preserve">.4.</w:t>
      </w:r>
      <w:r>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pPr>
        <w:pStyle w:val="Heading2"/>
        <w:spacing w:lineRule="auto" w:line="276" w:before="0" w:after="120"/>
        <w:jc w:val="left"/>
        <w:rPr>
          <w:ins w:id="500623" w:author="VNCN E&amp;C - Thương thảo 17/10" w:date="2026-10-17T16:00:00Z"/>
          <w:rFonts w:ascii="Times New Roman" w:hAnsi="Times New Roman"/>
          <w:sz w:val="26"/>
          <w:szCs w:val="26"/>
        </w:rPr>
      </w:pPr>
      <w:ins w:id="500622" w:author="VNCN E&amp;C - Thương thảo 17/10" w:date="2026-10-17T16:00:00Z">
        <w:r>
          <w:rPr>
            <w:rFonts w:ascii="Times New Roman" w:hAnsi="Times New Roman"/>
            <w:sz w:val="26"/>
            <w:szCs w:val="26"/>
          </w:rPr>
          <w:t xml:space="preserve">Điều 14. QUYẾT TOÁN VÀ THANH LÝ HỢP ĐỒNG</w:t>
        </w:r>
      </w:ins>
    </w:p>
    <w:p>
      <w:pPr>
        <w:pStyle w:val="Normal"/>
        <w:widowControl w:val="false"/>
        <w:tabs>
          <w:tab w:val="clear" w:pos="720"/>
          <w:tab w:val="left" w:pos="709" w:leader="none"/>
        </w:tabs>
        <w:spacing w:lineRule="auto" w:line="276" w:before="0" w:after="120"/>
        <w:jc w:val="both"/>
        <w:rPr>
          <w:ins w:id="500625" w:author="VNCN E&amp;C - Thương thảo 17/10" w:date="2026-10-17T16:00:00Z"/>
          <w:rFonts w:ascii="Times New Roman" w:hAnsi="Times New Roman"/>
          <w:b/>
          <w:sz w:val="26"/>
          <w:szCs w:val="26"/>
        </w:rPr>
      </w:pPr>
      <w:ins w:id="500624" w:author="VNCN E&amp;C - Thương thảo 17/10" w:date="2026-10-17T16:00:00Z">
        <w:r>
          <w:rPr>
            <w:rFonts w:ascii="Times New Roman" w:hAnsi="Times New Roman"/>
            <w:b/>
            <w:sz w:val="26"/>
            <w:szCs w:val="26"/>
          </w:rPr>
          <w:t xml:space="preserve">14.1. Quyết toán hợp đồng: </w:t>
        </w:r>
      </w:ins>
    </w:p>
    <w:p>
      <w:pPr>
        <w:pStyle w:val="Normal"/>
        <w:numPr>
          <w:ilvl w:val="0"/>
          <w:numId w:val="12"/>
        </w:numPr>
        <w:tabs>
          <w:tab w:val="clear" w:pos="720"/>
          <w:tab w:val="left" w:pos="284" w:leader="none"/>
        </w:tabs>
        <w:spacing w:lineRule="auto" w:line="276" w:before="0" w:after="120"/>
        <w:ind w:hanging="0" w:left="0"/>
        <w:jc w:val="both"/>
        <w:rPr>
          <w:ins w:id="500627" w:author="VNCN E&amp;C - Thương thảo 17/10" w:date="2026-10-17T16:00:00Z"/>
          <w:rFonts w:ascii="Times New Roman" w:hAnsi="Times New Roman"/>
          <w:bCs/>
          <w:sz w:val="26"/>
          <w:szCs w:val="26"/>
        </w:rPr>
      </w:pPr>
      <w:ins w:id="500626" w:author="VNCN E&amp;C - Thương thảo 17/10" w:date="2026-10-17T16:00:00Z">
        <w:r>
          <w:rPr>
            <w:rFonts w:ascii="Times New Roman" w:hAnsi="Times New Roman"/>
            <w:bCs/>
            <w:sz w:val="26"/>
            <w:szCs w:val="26"/>
          </w:rPr>
          <w:t xml:space="preserve">Sau khi hoàn thành toàn bộ công việc của Hợp đồng, Bên B phải lập và trình Bên A hồ sơ quyết toán Hợp đồng theo mẫu của Bên A, cụ thể:</w:t>
        </w:r>
      </w:ins>
    </w:p>
    <w:p>
      <w:pPr>
        <w:pStyle w:val="Normal"/>
        <w:tabs>
          <w:tab w:val="clear" w:pos="720"/>
          <w:tab w:val="left" w:pos="709" w:leader="none"/>
        </w:tabs>
        <w:spacing w:lineRule="auto" w:line="276" w:before="0" w:after="120"/>
        <w:jc w:val="both"/>
        <w:rPr>
          <w:ins w:id="500629" w:author="VNCN E&amp;C - Thương thảo 17/10" w:date="2026-10-17T16:00:00Z"/>
          <w:rFonts w:ascii="Times New Roman" w:hAnsi="Times New Roman"/>
          <w:bCs/>
          <w:sz w:val="26"/>
          <w:szCs w:val="26"/>
        </w:rPr>
      </w:pPr>
      <w:ins w:id="500628" w:author="VNCN E&amp;C - Thương thảo 17/10" w:date="2026-10-17T16:00:00Z">
        <w:r>
          <w:rPr>
            <w:rFonts w:ascii="Times New Roman" w:hAnsi="Times New Roman"/>
            <w:bCs/>
            <w:sz w:val="26"/>
            <w:szCs w:val="26"/>
          </w:rPr>
          <w:t xml:space="preserve">(i) Thời hạn nộp hồ sơ quyết toán Hợp đồng: Trong vòng 30 ngày kể từ ngày Bên B hoàn thành toàn bộ các công việc của Hợp đồng.</w:t>
        </w:r>
      </w:ins>
    </w:p>
    <w:p>
      <w:pPr>
        <w:pStyle w:val="Normal"/>
        <w:tabs>
          <w:tab w:val="clear" w:pos="720"/>
          <w:tab w:val="left" w:pos="709" w:leader="none"/>
        </w:tabs>
        <w:spacing w:lineRule="auto" w:line="276" w:before="0" w:after="120"/>
        <w:jc w:val="both"/>
        <w:rPr>
          <w:ins w:id="500631" w:author="VNCN E&amp;C - Thương thảo 17/10" w:date="2026-10-17T16:00:00Z"/>
          <w:rFonts w:ascii="Times New Roman" w:hAnsi="Times New Roman"/>
          <w:bCs/>
          <w:strike/>
          <w:sz w:val="26"/>
          <w:szCs w:val="26"/>
        </w:rPr>
      </w:pPr>
      <w:ins w:id="500630" w:author="VNCN E&amp;C - Thương thảo 17/10" w:date="2026-10-17T16:00:00Z">
        <w:r>
          <w:rPr>
            <w:rFonts w:ascii="Times New Roman" w:hAnsi="Times New Roman"/>
            <w:bCs/>
            <w:strike/>
            <w:sz w:val="26"/>
            <w:szCs w:val="26"/>
          </w:rPr>
          <w:t xml:space="preserve">(ii) Thành phần hồ sơ quyết toán Hợp đồng, bao gồm nhưng không giới hạn: (1) Giấy đề nghị quyết toán; (2) Bảng xác định giá trị quyết toán Hợp đồng (bao gồm giá trị khối lượng phát sinh đã được lập thành phụ lục Hợp đồng, nếu có); (3) Biên bản nghiệm thu hoàn thành, bàn giao Hạng mục công trình và các biên bản nghiệm thu công việc, Công tác chuẩn bị, Biện pháp thi công; (4) Biên bản xác nhận khối lượng hoàn thành; (5) Hồ sơ chất lượng, hồ sơ nghiệm thu vật liệu đầu vào, kết quả thí nghiệm, hồ sơ và bản vẽ hoàn công, nhật ký thi công, các biên bản hiện trường; (6) Bảng tổng hợp các khoản thưởng, phạt, khấu trừ; (7) Hóa đơn GTGT tương ứng toàn bộ giá trị quyết toán; (8) Các tài liệu khác theo quy định của pháp luật và yêu cầu của Bên A, Chủ đầu tư. Số lượng: 06 bộ gốc.</w:t>
        </w:r>
      </w:ins>
    </w:p>
    <w:p>
      <w:pPr>
        <w:pStyle w:val="Normal"/>
        <w:tabs>
          <w:tab w:val="clear" w:pos="720"/>
          <w:tab w:val="left" w:pos="709" w:leader="none"/>
        </w:tabs>
        <w:spacing w:lineRule="auto" w:line="276" w:before="0" w:after="120"/>
        <w:jc w:val="both"/>
        <w:rPr>
          <w:ins w:id="500633" w:author="VNCN E&amp;C - Thương thảo 17/10" w:date="2026-10-17T16:00:00Z"/>
          <w:rFonts w:ascii="Times New Roman" w:hAnsi="Times New Roman"/>
          <w:bCs/>
          <w:sz w:val="26"/>
          <w:szCs w:val="26"/>
        </w:rPr>
      </w:pPr>
      <w:ins w:id="500632" w:author="VNCN E&amp;C - Thương thảo 17/10" w:date="2026-10-17T16:00:00Z">
        <w:r>
          <w:rPr>
            <w:rFonts w:ascii="Times New Roman" w:hAnsi="Times New Roman"/>
            <w:bCs/>
            <w:sz w:val="26"/>
            <w:szCs w:val="26"/>
          </w:rPr>
          <w:t xml:space="preserve">(iii) Thời hạn Bên A xem xét, xác nhận quyết toán Hợp đồng: trong vòng 30 ngày kể từ ngày Bên A nhận đủ hồ sơ quyết toán hợp lệ; thời gian Bên B sửa đổi, bổ sung hồ sơ không tính vào thời hạn này.</w:t>
        </w:r>
      </w:ins>
    </w:p>
    <w:p>
      <w:pPr>
        <w:pStyle w:val="Normal"/>
        <w:numPr>
          <w:ilvl w:val="0"/>
          <w:numId w:val="12"/>
        </w:numPr>
        <w:tabs>
          <w:tab w:val="clear" w:pos="720"/>
          <w:tab w:val="left" w:pos="284" w:leader="none"/>
        </w:tabs>
        <w:spacing w:lineRule="auto" w:line="276" w:before="0" w:after="120"/>
        <w:ind w:hanging="0" w:left="0"/>
        <w:jc w:val="both"/>
        <w:rPr>
          <w:ins w:id="500635" w:author="VNCN E&amp;C - Thương thảo 17/10" w:date="2026-10-17T16:00:00Z"/>
          <w:rFonts w:ascii="Times New Roman" w:hAnsi="Times New Roman"/>
          <w:bCs/>
          <w:sz w:val="26"/>
          <w:szCs w:val="26"/>
        </w:rPr>
      </w:pPr>
      <w:ins w:id="500634" w:author="VNCN E&amp;C - Thương thảo 17/10" w:date="2026-10-17T16:00:00Z">
        <w:r>
          <w:rPr>
            <w:rFonts w:ascii="Times New Roman" w:hAnsi="Times New Roman"/>
            <w:bCs/>
            <w:sz w:val="26"/>
            <w:szCs w:val="26"/>
          </w:rPr>
          <w:t xml:space="preserve">Trường hợp Bên A chưa chấp thuận một phần hồ sơ quyết toán, Bên B phải bổ sung thông tin, tài liệu, chỉnh sửa hồ sơ theo yêu cầu của Bên A và trình lại trong thời hạn Bên A ấn định.</w:t>
        </w:r>
      </w:ins>
    </w:p>
    <w:p>
      <w:pPr>
        <w:pStyle w:val="Normal"/>
        <w:numPr>
          <w:ilvl w:val="0"/>
          <w:numId w:val="12"/>
        </w:numPr>
        <w:tabs>
          <w:tab w:val="clear" w:pos="720"/>
          <w:tab w:val="left" w:pos="284" w:leader="none"/>
        </w:tabs>
        <w:spacing w:lineRule="auto" w:line="276" w:before="0" w:after="120"/>
        <w:ind w:hanging="0" w:left="0"/>
        <w:jc w:val="both"/>
        <w:rPr>
          <w:ins w:id="500637" w:author="VNCN E&amp;C - Thương thảo 17/10" w:date="2026-10-17T16:00:00Z"/>
          <w:rFonts w:ascii="Times New Roman" w:hAnsi="Times New Roman"/>
          <w:bCs/>
          <w:sz w:val="26"/>
          <w:szCs w:val="26"/>
        </w:rPr>
      </w:pPr>
      <w:ins w:id="500636" w:author="VNCN E&amp;C - Thương thảo 17/10" w:date="2026-10-17T16:00:00Z">
        <w:r>
          <w:rPr>
            <w:rFonts w:ascii="Times New Roman" w:hAnsi="Times New Roman"/>
            <w:bCs/>
            <w:sz w:val="26"/>
            <w:szCs w:val="26"/>
          </w:rPr>
          <w:t xml:space="preserve">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ins>
    </w:p>
    <w:p>
      <w:pPr>
        <w:pStyle w:val="Normal"/>
        <w:numPr>
          <w:ilvl w:val="0"/>
          <w:numId w:val="12"/>
        </w:numPr>
        <w:tabs>
          <w:tab w:val="clear" w:pos="720"/>
          <w:tab w:val="left" w:pos="284" w:leader="none"/>
        </w:tabs>
        <w:spacing w:lineRule="auto" w:line="276" w:before="0" w:after="120"/>
        <w:ind w:hanging="0" w:left="0"/>
        <w:jc w:val="both"/>
        <w:rPr>
          <w:ins w:id="500639" w:author="VNCN E&amp;C - Thương thảo 17/10" w:date="2026-10-17T16:00:00Z"/>
          <w:rFonts w:ascii="Times New Roman" w:hAnsi="Times New Roman"/>
          <w:bCs/>
          <w:sz w:val="26"/>
          <w:szCs w:val="26"/>
        </w:rPr>
      </w:pPr>
      <w:ins w:id="500638" w:author="VNCN E&amp;C - Thương thảo 17/10" w:date="2026-10-17T16:00:00Z">
        <w:r>
          <w:rPr>
            <w:rFonts w:ascii="Times New Roman" w:hAnsi="Times New Roman"/>
            <w:bCs/>
            <w:sz w:val="26"/>
            <w:szCs w:val="26"/>
          </w:rPr>
          <w:t xml:space="preserve">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ins>
    </w:p>
    <w:p>
      <w:pPr>
        <w:pStyle w:val="Normal"/>
        <w:widowControl w:val="false"/>
        <w:tabs>
          <w:tab w:val="clear" w:pos="720"/>
          <w:tab w:val="left" w:pos="709" w:leader="none"/>
        </w:tabs>
        <w:spacing w:lineRule="auto" w:line="276" w:before="0" w:after="120"/>
        <w:jc w:val="both"/>
        <w:rPr>
          <w:ins w:id="500641" w:author="VNCN E&amp;C - Thương thảo 17/10" w:date="2026-10-17T16:00:00Z"/>
          <w:rFonts w:ascii="Times New Roman" w:hAnsi="Times New Roman"/>
          <w:b/>
          <w:sz w:val="26"/>
          <w:szCs w:val="26"/>
        </w:rPr>
      </w:pPr>
      <w:ins w:id="500640" w:author="VNCN E&amp;C - Thương thảo 17/10" w:date="2026-10-17T16:00:00Z">
        <w:r>
          <w:rPr>
            <w:rFonts w:ascii="Times New Roman" w:hAnsi="Times New Roman"/>
            <w:b/>
            <w:sz w:val="26"/>
            <w:szCs w:val="26"/>
          </w:rPr>
          <w:t xml:space="preserve">14.2. Thanh lý hợp đồng: </w:t>
        </w:r>
      </w:ins>
    </w:p>
    <w:p>
      <w:pPr>
        <w:pStyle w:val="Normal"/>
        <w:widowControl w:val="false"/>
        <w:tabs>
          <w:tab w:val="clear" w:pos="720"/>
          <w:tab w:val="left" w:pos="709" w:leader="none"/>
        </w:tabs>
        <w:spacing w:lineRule="auto" w:line="276" w:before="0" w:after="120"/>
        <w:jc w:val="both"/>
        <w:rPr>
          <w:ins w:id="500643" w:author="VNCN E&amp;C - Thương thảo 17/10" w:date="2026-10-17T16:00:00Z"/>
          <w:rFonts w:ascii="Times New Roman" w:hAnsi="Times New Roman"/>
          <w:sz w:val="26"/>
          <w:szCs w:val="26"/>
        </w:rPr>
      </w:pPr>
      <w:ins w:id="500642" w:author="VNCN E&amp;C - Thương thảo 17/10" w:date="2026-10-17T16:00:00Z">
        <w:r>
          <w:rPr>
            <w:rFonts w:ascii="Times New Roman" w:hAnsi="Times New Roman"/>
            <w:sz w:val="26"/>
            <w:szCs w:val="26"/>
          </w:rPr>
          <w:t xml:space="preserve">Hợp đồng được thanh lý khi các bên đã hoàn thành toàn bộ nghĩa vụ theo Hợp đồng, bao gồm nghĩa vụ bảo hành. Các bên ký biên bản thanh lý Hợp đồng trong vòng 30 ngày kể từ ngày hoàn thành nghĩa vụ.</w:t>
        </w:r>
      </w:ins>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15. SỬA ĐỔI, ĐIỀU CHỈNH HỢP ĐỒNG </w:t>
      </w:r>
      <w:ins w:id="500178" w:author="VNCN E&amp;C - Thương thảo 17/10" w:date="2026-10-17T16:00:00Z">
        <w:r>
          <w:rPr>
            <w:rFonts w:ascii="Times New Roman" w:hAnsi="Times New Roman"/>
            <w:sz w:val="26"/>
            <w:szCs w:val="26"/>
          </w:rPr>
          <w:t xml:space="preserve">VÀ CÔNG VIỆC PHÁT SINH</w:t>
        </w:r>
      </w:ins>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w:t>
      </w:r>
      <w:ins w:id="500179" w:author="VNCN E&amp;C - Thương thảo 17/10" w:date="2026-10-17T16:00:00Z">
        <w:r>
          <w:rPr>
            <w:rFonts w:ascii="Times New Roman" w:hAnsi="Times New Roman"/>
            <w:sz w:val="26"/>
            <w:szCs w:val="26"/>
            <w:lang w:val="vi-VN"/>
          </w:rPr>
          <w:t xml:space="preserve">, hoặc theo yêu cầu của Bên A,</w:t>
        </w:r>
      </w:ins>
      <w:del w:id="500180" w:author="VNCN E&amp;C - Thương thảo 17/10" w:date="2026-10-17T16:00:00Z">
        <w:r>
          <w:rPr>
            <w:rFonts w:ascii="Times New Roman" w:hAnsi="Times New Roman"/>
            <w:sz w:val="26"/>
            <w:szCs w:val="26"/>
            <w:lang w:val="vi-VN"/>
          </w:rPr>
          <w:delText xml:space="preserve"> thì</w:delText>
        </w:r>
      </w:del>
      <w:r>
        <w:rPr>
          <w:rFonts w:ascii="Times New Roman" w:hAnsi="Times New Roman"/>
          <w:sz w:val="26"/>
          <w:szCs w:val="26"/>
          <w:lang w:val="vi-VN"/>
        </w:rPr>
        <w:t xml:space="preserve"> Bên B phải trình cho Bên A tiến độ thi công </w:t>
      </w:r>
      <w:ins w:id="500181" w:author="VNCN E&amp;C - Thương thảo 17/10" w:date="2026-10-17T16:00:00Z">
        <w:r>
          <w:rPr>
            <w:rFonts w:ascii="Times New Roman" w:hAnsi="Times New Roman"/>
            <w:sz w:val="26"/>
            <w:szCs w:val="26"/>
            <w:lang w:val="vi-VN"/>
          </w:rPr>
          <w:t xml:space="preserve">điều chỉnh, nêu rõ biện pháp bảo đảm hoàn thành đúng các mốc tiến độ bắt buộc</w:t>
        </w:r>
      </w:ins>
      <w:del w:id="500182" w:author="VNCN E&amp;C - Thương thảo 17/10" w:date="2026-10-17T16:00:00Z">
        <w:r>
          <w:rPr>
            <w:rFonts w:ascii="Times New Roman" w:hAnsi="Times New Roman"/>
            <w:sz w:val="26"/>
            <w:szCs w:val="26"/>
            <w:lang w:val="vi-VN"/>
          </w:rPr>
          <w:delText xml:space="preserve">đã được sửa đổi</w:delText>
        </w:r>
      </w:del>
      <w:r>
        <w:rPr>
          <w:rFonts w:ascii="Times New Roman" w:hAnsi="Times New Roman"/>
          <w:sz w:val="26"/>
          <w:szCs w:val="26"/>
          <w:lang w:val="vi-VN"/>
        </w:rPr>
        <w:t xml:space="preserve">.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del w:id="500183" w:author="VNCN E&amp;C - Thương thảo 17/10" w:date="2026-10-17T16:00:00Z">
        <w:r>
          <w:rPr>
            <w:rFonts w:ascii="Times New Roman" w:hAnsi="Times New Roman"/>
            <w:sz w:val="26"/>
            <w:szCs w:val="26"/>
            <w:lang w:val="vi-VN"/>
          </w:rPr>
          <w:delText xml:space="preserve">.</w:delText>
        </w:r>
      </w:del>
    </w:p>
    <w:p>
      <w:pPr>
        <w:pStyle w:val="Normal"/>
        <w:tabs>
          <w:tab w:val="clear" w:pos="720"/>
          <w:tab w:val="left" w:pos="709" w:leader="none"/>
        </w:tabs>
        <w:spacing w:lineRule="auto" w:line="276" w:before="0" w:after="120"/>
        <w:jc w:val="both"/>
        <w:rPr>
          <w:ins w:id="500645" w:author="VNCN E&amp;C - Thương thảo 17/10" w:date="2026-10-17T16:00:00Z"/>
          <w:rFonts w:ascii="Times New Roman" w:hAnsi="Times New Roman"/>
          <w:strike/>
          <w:sz w:val="26"/>
          <w:szCs w:val="26"/>
          <w:lang w:val="vi-VN"/>
        </w:rPr>
      </w:pPr>
      <w:commentRangeStart w:id="26"/>
      <w:ins w:id="500644" w:author="VNCN E&amp;C - Thương thảo 17/10" w:date="2026-10-17T16:00:00Z">
        <w:r>
          <w:rPr>
            <w:rFonts w:ascii="Times New Roman" w:hAnsi="Times New Roman"/>
            <w:sz w:val="26"/>
            <w:szCs w:val="26"/>
            <w:lang w:val="vi-VN"/>
          </w:rPr>
          <w:t xml:space="preserve">c) Gia hạn thời gian hoàn thành: Bên B được gia hạn thời gian hoàn thành tương ứng với thời gian bị ảnh hưởng thực tế do một trong những lý do sau: (i) Có sự thay đổi phạm vi công việc do thay đổi thiết kế hoặc biện pháp thi công theo chỉ dẫn, yêu cầu của Bên A làm ảnh hưởng đến tiến độ thực hiện Hợp đồng; (ii) Do ảnh hưởng của các trường hợp bất khả kháng theo Điều 16; (iii) Do ảnh hưởng của mưa bão; (iv) Sự chậm trễ, trở ngại trên Công trường do Bên A, nhân lực của Bên A hay các nhà thầu khác của Bên A gây ra như: việc bàn giao toàn bộ hoặc một phần mặt bằng không đúng với các thoả thuận trong Hợp đồng, các thủ tục liên quan ảnh hưởng đến tiến độ thực hiện Hợp đồng mà không do lỗi của Bên B gây ra; (v) Bên A chậm phản hồi, phê duyệt các đề xuất, đề nghị, hồ sơ do Bên B đệ trình, thời gian chậm tính từ thời điểm các hồ sơ này đủ điều kiện phê duyệt; Bên A chậm thanh toán cho Bên B quá 15 ngày làm việc kể từ ngày hết hạn thanh toán; (vi) Chậm phê duyệt đơn giá hạng mục phát sinh ngoài Hợp đồng; (vii) Các trường hợp tạm ngừng theo quyết định của Bên A mà không phải do lỗi của Bên B; (viii) Các trường hợp khác do hai Bên đàm phán thống nhất.</w:t>
        </w:r>
      </w:ins>
      <w:commentRangeEnd w:id="26"/>
      <w:r>
        <w:rPr>
          <w:rStyle w:val="CommentReference"/>
        </w:rPr>
        <w:commentReference w:id="26"/>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 xml:space="preserve">Bên A thanh toán cho Bên B theo khối lượng thực tế hoàn thành (tăng hoặc giảm so với khối lượng tạm tính) đúng Hồ sơ thiết kế, Chỉ dẫn kỹ thuật</w:t>
      </w:r>
      <w:ins w:id="500184" w:author="VNCN E&amp;C - Thương thảo 17/10" w:date="2026-10-17T16:00:00Z">
        <w:r>
          <w:rPr>
            <w:rFonts w:ascii="Times New Roman" w:hAnsi="Times New Roman"/>
            <w:sz w:val="26"/>
            <w:szCs w:val="26"/>
            <w:lang w:val="vi-VN"/>
          </w:rPr>
          <w:t xml:space="preserve">, được Tư vấn giám sát nghiệm thu cho Bên A và</w:t>
        </w:r>
      </w:ins>
      <w:r>
        <w:rPr>
          <w:rFonts w:ascii="Times New Roman" w:hAnsi="Times New Roman"/>
          <w:sz w:val="26"/>
          <w:szCs w:val="26"/>
          <w:lang w:val="vi-VN"/>
        </w:rPr>
        <w:t xml:space="preserve"> được Bên A xác nhận.</w:t>
      </w:r>
    </w:p>
    <w:p>
      <w:pPr>
        <w:pStyle w:val="Normal"/>
        <w:widowControl w:val="false"/>
        <w:spacing w:lineRule="auto" w:line="276" w:before="0" w:after="120"/>
        <w:jc w:val="both"/>
        <w:rPr>
          <w:ins w:id="500647" w:author="VNCN E&amp;C - Thương thảo 17/10" w:date="2026-10-17T16:00:00Z"/>
          <w:rFonts w:ascii="Times New Roman" w:hAnsi="Times New Roman"/>
          <w:b/>
          <w:sz w:val="26"/>
          <w:szCs w:val="26"/>
          <w:lang w:val="vi-VN"/>
        </w:rPr>
      </w:pPr>
      <w:commentRangeStart w:id="27"/>
      <w:ins w:id="500646" w:author="VNCN E&amp;C - Thương thảo 17/10" w:date="2026-10-17T16:00:00Z">
        <w:r>
          <w:rPr>
            <w:rFonts w:ascii="Times New Roman" w:hAnsi="Times New Roman"/>
            <w:b/>
            <w:sz w:val="26"/>
            <w:szCs w:val="26"/>
            <w:lang w:val="vi-VN"/>
          </w:rPr>
          <w:t xml:space="preserve">15.3. Điều chỉnh giá trị Hợp đồng:</w:t>
        </w:r>
      </w:ins>
      <w:commentRangeEnd w:id="27"/>
      <w:r>
        <w:rPr>
          <w:rStyle w:val="CommentReference"/>
        </w:rPr>
        <w:commentReference w:id="27"/>
      </w:r>
    </w:p>
    <w:p>
      <w:pPr>
        <w:pStyle w:val="Normal"/>
        <w:widowControl w:val="false"/>
        <w:tabs>
          <w:tab w:val="clear" w:pos="720"/>
          <w:tab w:val="left" w:pos="884" w:leader="none"/>
        </w:tabs>
        <w:spacing w:lineRule="auto" w:line="276" w:before="0" w:after="120"/>
        <w:jc w:val="both"/>
        <w:rPr>
          <w:ins w:id="500649" w:author="VNCN E&amp;C - Thương thảo 17/10" w:date="2026-10-17T16:00:00Z"/>
          <w:rFonts w:ascii="Times New Roman" w:hAnsi="Times New Roman"/>
          <w:strike/>
          <w:sz w:val="26"/>
          <w:szCs w:val="26"/>
          <w:lang w:val="vi-VN"/>
        </w:rPr>
      </w:pPr>
      <w:ins w:id="500648" w:author="VNCN E&amp;C - Thương thảo 17/10" w:date="2026-10-17T16:00:00Z">
        <w:r>
          <w:rPr>
            <w:rFonts w:ascii="Times New Roman" w:hAnsi="Times New Roman"/>
            <w:sz w:val="26"/>
            <w:szCs w:val="26"/>
            <w:lang w:val="vi-VN"/>
          </w:rPr>
          <w:t xml:space="preserve">Giá trị Hợp đồng được điều chỉnh trong các trường hợp: (i) Bên A thay đổi thiết kế, điều chỉnh nội dung, phạm vi công việc hoặc tăng, giảm khối lượng – chỉ tính khối lượng thay đổi tại khu vực, hạng mục có thay đổi; trường hợp Bên A cắt giảm khối lượng ảnh hưởng lớn đến giá trị Hợp đồng không do lỗi của Bên B thì hai bên thống nhất bằng văn bản; (ii) Giảm trừ giá trị phần công việc Bên B không thực hiện hoặc thực hiện không đầy đủ, phần công việc Bên A thực hiện thay theo Điều 18.4; (iii) Đơn giá thép xây dựng, bê tông thương phẩm tăng hoặc giảm quá 5% so với đơn giá cơ sở tại Biểu 01: giá trị điều chỉnh hằng tháng GTĐC = (Gt − Gc × (100% + D)) × Q, trong đó Gt là đơn giá theo thông báo giá của nhà sản xuất, nhà cung cấp được Bên A chấp thuận; Gc là đơn giá cơ sở; D = +5% khi giá tăng, −5% khi giá giảm; Q là khối lượng vật tư đưa vào Công trình được nghiệm thu, không vượt khối lượng tương ứng theo Hợp đồng; phần biến động trong phạm vi ±5% không được điều chỉnh. Chi phí tạm dừng, dừng chờ thực hiện theo Điều 17.1 điểm c.</w:t>
        </w:r>
      </w:ins>
    </w:p>
    <w:p>
      <w:pPr>
        <w:pStyle w:val="Normal"/>
        <w:widowControl w:val="false"/>
        <w:spacing w:lineRule="auto" w:line="276" w:before="0" w:after="120"/>
        <w:jc w:val="both"/>
        <w:rPr>
          <w:ins w:id="500651" w:author="VNCN E&amp;C - Thương thảo 17/10" w:date="2026-10-17T16:00:00Z"/>
          <w:rFonts w:ascii="Times New Roman" w:hAnsi="Times New Roman"/>
          <w:b/>
          <w:sz w:val="26"/>
          <w:szCs w:val="26"/>
          <w:lang w:val="vi-VN"/>
        </w:rPr>
      </w:pPr>
      <w:ins w:id="500650" w:author="VNCN E&amp;C - Thương thảo 17/10" w:date="2026-10-17T16:00:00Z">
        <w:r>
          <w:rPr>
            <w:rFonts w:ascii="Times New Roman" w:hAnsi="Times New Roman"/>
            <w:b/>
            <w:sz w:val="26"/>
            <w:szCs w:val="26"/>
            <w:lang w:val="vi-VN"/>
          </w:rPr>
          <w:t xml:space="preserve">15.4. Công việc phát sinh, thay đổi:</w:t>
        </w:r>
      </w:ins>
    </w:p>
    <w:p>
      <w:pPr>
        <w:pStyle w:val="Normal"/>
        <w:widowControl w:val="false"/>
        <w:tabs>
          <w:tab w:val="clear" w:pos="720"/>
          <w:tab w:val="left" w:pos="884" w:leader="none"/>
        </w:tabs>
        <w:spacing w:lineRule="auto" w:line="276" w:before="0" w:after="120"/>
        <w:jc w:val="both"/>
        <w:rPr>
          <w:ins w:id="500653" w:author="VNCN E&amp;C - Thương thảo 17/10" w:date="2026-10-17T16:00:00Z"/>
          <w:rFonts w:ascii="Times New Roman" w:hAnsi="Times New Roman"/>
          <w:strike/>
          <w:sz w:val="26"/>
          <w:szCs w:val="26"/>
          <w:lang w:val="vi-VN"/>
        </w:rPr>
      </w:pPr>
      <w:ins w:id="500652" w:author="VNCN E&amp;C - Thương thảo 17/10" w:date="2026-10-17T16:00:00Z">
        <w:r>
          <w:rPr>
            <w:rFonts w:ascii="Times New Roman" w:hAnsi="Times New Roman"/>
            <w:sz w:val="26"/>
            <w:szCs w:val="26"/>
            <w:lang w:val="vi-VN"/>
          </w:rPr>
          <w:t xml:space="preserve">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ins>
    </w:p>
    <w:p>
      <w:pPr>
        <w:pStyle w:val="Normal"/>
        <w:widowControl w:val="false"/>
        <w:tabs>
          <w:tab w:val="clear" w:pos="720"/>
          <w:tab w:val="left" w:pos="884" w:leader="none"/>
        </w:tabs>
        <w:spacing w:lineRule="auto" w:line="276" w:before="0" w:after="120"/>
        <w:jc w:val="both"/>
        <w:rPr>
          <w:ins w:id="500655" w:author="VNCN E&amp;C - Thương thảo 17/10" w:date="2026-10-17T16:00:00Z"/>
          <w:rFonts w:ascii="Times New Roman" w:hAnsi="Times New Roman"/>
          <w:strike/>
          <w:sz w:val="26"/>
          <w:szCs w:val="26"/>
          <w:lang w:val="vi-VN"/>
        </w:rPr>
      </w:pPr>
      <w:ins w:id="500654" w:author="VNCN E&amp;C - Thương thảo 17/10" w:date="2026-10-17T16:00:00Z">
        <w:r>
          <w:rPr>
            <w:rFonts w:ascii="Times New Roman" w:hAnsi="Times New Roman"/>
            <w:sz w:val="26"/>
            <w:szCs w:val="26"/>
            <w:lang w:val="vi-VN"/>
          </w:rPr>
          <w:t xml:space="preserve">Đối với công việc phát sinh, thay đổi khẩn cấp liên quan đến công việc của Bên B, Bên B phải thực hiện ngay bằng nguồn lực hiện có.</w:t>
        </w:r>
      </w:ins>
    </w:p>
    <w:p>
      <w:pPr>
        <w:pStyle w:val="Normal"/>
        <w:widowControl w:val="false"/>
        <w:tabs>
          <w:tab w:val="clear" w:pos="720"/>
          <w:tab w:val="left" w:pos="884" w:leader="none"/>
        </w:tabs>
        <w:spacing w:lineRule="auto" w:line="276" w:before="0" w:after="120"/>
        <w:jc w:val="both"/>
        <w:rPr>
          <w:ins w:id="500657" w:author="VNCN E&amp;C - Thương thảo 17/10" w:date="2026-10-17T16:00:00Z"/>
          <w:rFonts w:ascii="Times New Roman" w:hAnsi="Times New Roman"/>
          <w:strike/>
          <w:sz w:val="26"/>
          <w:szCs w:val="26"/>
          <w:lang w:val="vi-VN"/>
        </w:rPr>
      </w:pPr>
      <w:ins w:id="500656" w:author="VNCN E&amp;C - Thương thảo 17/10" w:date="2026-10-17T16:00:00Z">
        <w:r>
          <w:rPr>
            <w:rFonts w:ascii="Times New Roman" w:hAnsi="Times New Roman"/>
            <w:sz w:val="26"/>
            <w:szCs w:val="26"/>
            <w:lang w:val="vi-VN"/>
          </w:rPr>
          <w:t xml:space="preserve">Bên B có trách nhiệm lập và nộp Bên A hồ sơ khối lượng phát sinh, gồm biện pháp thi công và đơn giá, theo nguyên tắc:</w:t>
        </w:r>
      </w:ins>
    </w:p>
    <w:p>
      <w:pPr>
        <w:pStyle w:val="Normal"/>
        <w:widowControl w:val="false"/>
        <w:tabs>
          <w:tab w:val="clear" w:pos="720"/>
          <w:tab w:val="left" w:pos="884" w:leader="none"/>
        </w:tabs>
        <w:spacing w:lineRule="auto" w:line="276" w:before="0" w:after="120"/>
        <w:jc w:val="both"/>
        <w:rPr>
          <w:ins w:id="500659" w:author="VNCN E&amp;C - Thương thảo 17/10" w:date="2026-10-17T16:00:00Z"/>
          <w:rFonts w:ascii="Times New Roman" w:hAnsi="Times New Roman"/>
          <w:strike/>
          <w:sz w:val="26"/>
          <w:szCs w:val="26"/>
          <w:lang w:val="vi-VN"/>
        </w:rPr>
      </w:pPr>
      <w:ins w:id="500658" w:author="VNCN E&amp;C - Thương thảo 17/10" w:date="2026-10-17T16:00:00Z">
        <w:r>
          <w:rPr>
            <w:rFonts w:ascii="Times New Roman" w:hAnsi="Times New Roman"/>
            <w:sz w:val="26"/>
            <w:szCs w:val="26"/>
            <w:lang w:val="vi-VN"/>
          </w:rPr>
          <w:t xml:space="preserve">(i) Trường hợp khối lượng công việc phát sinh, thay đổi đã có đơn giá trong Hợp đồng thì sử dụng đơn giá trong Hợp đồng để thanh toán.</w:t>
        </w:r>
      </w:ins>
    </w:p>
    <w:p>
      <w:pPr>
        <w:pStyle w:val="Normal"/>
        <w:widowControl w:val="false"/>
        <w:tabs>
          <w:tab w:val="clear" w:pos="720"/>
          <w:tab w:val="left" w:pos="884" w:leader="none"/>
        </w:tabs>
        <w:spacing w:lineRule="auto" w:line="276" w:before="0" w:after="120"/>
        <w:jc w:val="both"/>
        <w:rPr>
          <w:ins w:id="500661" w:author="VNCN E&amp;C - Thương thảo 17/10" w:date="2026-10-17T16:00:00Z"/>
          <w:rFonts w:ascii="Times New Roman" w:hAnsi="Times New Roman"/>
          <w:strike/>
          <w:sz w:val="26"/>
          <w:szCs w:val="26"/>
          <w:lang w:val="vi-VN"/>
        </w:rPr>
      </w:pPr>
      <w:ins w:id="500660" w:author="VNCN E&amp;C - Thương thảo 17/10" w:date="2026-10-17T16:00:00Z">
        <w:r>
          <w:rPr>
            <w:rFonts w:ascii="Times New Roman" w:hAnsi="Times New Roman"/>
            <w:sz w:val="26"/>
            <w:szCs w:val="26"/>
            <w:lang w:val="vi-VN"/>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 Bên B nộp hồ sơ phát sinh trong vòng 07 ngày kể từ ngày nhận được yêu cầu; Bên A xem xét trong vòng 07 ngày làm việc kể từ ngày nhận đủ hồ sơ hợp lệ. Việc Bên A không có ý kiến trong thời hạn nêu trên được coi là chấp thuận. Bên B chỉ triển khai thi công các hạng mục phát sinh sau khi được Bên A phê duyệt và ký phụ lục hợp đồng, trừ công việc khẩn cấp nêu trên.</w:t>
        </w:r>
      </w:ins>
    </w:p>
    <w:p>
      <w:pPr>
        <w:pStyle w:val="Normal"/>
        <w:widowControl w:val="false"/>
        <w:spacing w:lineRule="auto" w:line="276" w:before="0" w:after="120"/>
        <w:jc w:val="both"/>
        <w:rPr>
          <w:ins w:id="500663" w:author="VNCN E&amp;C - Thương thảo 17/10" w:date="2026-10-17T16:00:00Z"/>
          <w:rFonts w:ascii="Times New Roman" w:hAnsi="Times New Roman"/>
          <w:b/>
          <w:sz w:val="26"/>
          <w:szCs w:val="26"/>
          <w:lang w:val="vi-VN"/>
        </w:rPr>
      </w:pPr>
      <w:ins w:id="500662" w:author="VNCN E&amp;C - Thương thảo 17/10" w:date="2026-10-17T16:00:00Z">
        <w:r>
          <w:rPr>
            <w:rFonts w:ascii="Times New Roman" w:hAnsi="Times New Roman"/>
            <w:b/>
            <w:sz w:val="26"/>
            <w:szCs w:val="26"/>
            <w:lang w:val="vi-VN"/>
          </w:rPr>
          <w:t xml:space="preserve">15.5. Thanh toán công việc phát sinh, thay đổi:</w:t>
        </w:r>
      </w:ins>
    </w:p>
    <w:p>
      <w:pPr>
        <w:pStyle w:val="Normal"/>
        <w:widowControl w:val="false"/>
        <w:tabs>
          <w:tab w:val="clear" w:pos="720"/>
          <w:tab w:val="left" w:pos="884" w:leader="none"/>
        </w:tabs>
        <w:spacing w:lineRule="auto" w:line="276" w:before="0" w:after="120"/>
        <w:jc w:val="both"/>
        <w:rPr>
          <w:ins w:id="500665" w:author="VNCN E&amp;C - Thương thảo 17/10" w:date="2026-10-17T16:00:00Z"/>
          <w:rFonts w:ascii="Times New Roman" w:hAnsi="Times New Roman"/>
          <w:strike/>
          <w:sz w:val="26"/>
          <w:szCs w:val="26"/>
          <w:lang w:val="vi-VN"/>
        </w:rPr>
      </w:pPr>
      <w:ins w:id="500664" w:author="VNCN E&amp;C - Thương thảo 17/10" w:date="2026-10-17T16:00:00Z">
        <w:r>
          <w:rPr>
            <w:rFonts w:ascii="Times New Roman" w:hAnsi="Times New Roman"/>
            <w:sz w:val="26"/>
            <w:szCs w:val="26"/>
            <w:lang w:val="vi-VN"/>
          </w:rPr>
          <w:t xml:space="preserve">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15.4, Bên A không có nghĩa vụ thanh toán công việc phát sinh, thay đổi không được Bên A chấp thuận theo Điều 15.4. Giá trị công việc phát sinh, thay đổi được thanh toán cùng kỳ thanh toán theo đợt tại Điều 10.3.2.</w:t>
        </w:r>
      </w:ins>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w:t>
      </w:r>
      <w:ins w:id="500185" w:author="VNCN E&amp;C - Thương thảo 17/10" w:date="2026-10-17T16:00:00Z">
        <w:r>
          <w:rPr>
            <w:rFonts w:ascii="Times New Roman" w:hAnsi="Times New Roman"/>
            <w:b/>
            <w:sz w:val="26"/>
            <w:szCs w:val="26"/>
            <w:lang w:val="vi-VN"/>
          </w:rPr>
          <w:t xml:space="preserve">6</w:t>
        </w:r>
      </w:ins>
      <w:del w:id="500186" w:author="VNCN E&amp;C - Thương thảo 17/10" w:date="2026-10-17T16:00:00Z">
        <w:r>
          <w:rPr>
            <w:rFonts w:ascii="Times New Roman" w:hAnsi="Times New Roman"/>
            <w:b/>
            <w:sz w:val="26"/>
            <w:szCs w:val="26"/>
            <w:lang w:val="vi-VN"/>
          </w:rPr>
          <w:delText xml:space="preserve">3</w:delText>
        </w:r>
      </w:del>
      <w:r>
        <w:rPr>
          <w:rFonts w:ascii="Times New Roman" w:hAnsi="Times New Roman"/>
          <w:b/>
          <w:sz w:val="26"/>
          <w:szCs w:val="26"/>
          <w:lang w:val="vi-VN"/>
        </w:rPr>
        <w:t xml:space="preserve">.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 xml:space="preserve">16.5.</w:t>
      </w:r>
      <w:r>
        <w:rPr>
          <w:rFonts w:ascii="Times New Roman" w:hAnsi="Times New Roman"/>
          <w:sz w:val="26"/>
          <w:szCs w:val="26"/>
          <w:lang w:val="vi-VN"/>
        </w:rPr>
        <w:t xml:space="preserve"> Khi xảy ra sự kiện bất khả kháng, </w:t>
      </w:r>
      <w:ins w:id="500187" w:author="VNCN E&amp;C - Thương thảo 17/10" w:date="2026-10-17T16:00:00Z">
        <w:r>
          <w:rPr>
            <w:rFonts w:ascii="Times New Roman" w:hAnsi="Times New Roman"/>
            <w:sz w:val="26"/>
            <w:szCs w:val="26"/>
            <w:lang w:val="vi-VN"/>
          </w:rPr>
          <w:t xml:space="preserve">việc</w:t>
        </w:r>
      </w:ins>
      <w:del w:id="500188" w:author="VNCN E&amp;C - Thương thảo 17/10" w:date="2026-10-17T16:00:00Z">
        <w:r>
          <w:rPr>
            <w:rFonts w:ascii="Times New Roman" w:hAnsi="Times New Roman"/>
            <w:sz w:val="26"/>
            <w:szCs w:val="26"/>
            <w:lang w:val="vi-VN"/>
          </w:rPr>
          <w:delText xml:space="preserve">Bên B chỉ được</w:delText>
        </w:r>
      </w:del>
      <w:r>
        <w:rPr>
          <w:rFonts w:ascii="Times New Roman" w:hAnsi="Times New Roman"/>
          <w:sz w:val="26"/>
          <w:szCs w:val="26"/>
          <w:lang w:val="vi-VN"/>
        </w:rPr>
        <w:t xml:space="preserve"> gia hạn </w:t>
      </w:r>
      <w:ins w:id="500189" w:author="VNCN E&amp;C - Thương thảo 17/10" w:date="2026-10-17T16:00:00Z">
        <w:r>
          <w:rPr>
            <w:rFonts w:ascii="Times New Roman" w:hAnsi="Times New Roman"/>
            <w:sz w:val="26"/>
            <w:szCs w:val="26"/>
            <w:lang w:val="vi-VN"/>
          </w:rPr>
          <w:t xml:space="preserve">thực hiện theo Điều 15.1 điểm c,</w:t>
        </w:r>
      </w:ins>
      <w:del w:id="500190" w:author="VNCN E&amp;C - Thương thảo 17/10" w:date="2026-10-17T16:00:00Z">
        <w:r>
          <w:rPr>
            <w:rFonts w:ascii="Times New Roman" w:hAnsi="Times New Roman"/>
            <w:sz w:val="26"/>
            <w:szCs w:val="26"/>
            <w:lang w:val="vi-VN"/>
          </w:rPr>
          <w:delText xml:space="preserve">thời gian tương ứng với</w:delText>
        </w:r>
      </w:del>
      <w:r>
        <w:rPr>
          <w:rFonts w:ascii="Times New Roman" w:hAnsi="Times New Roman"/>
          <w:sz w:val="26"/>
          <w:szCs w:val="26"/>
          <w:lang w:val="vi-VN"/>
        </w:rPr>
        <w:t xml:space="preserve"> thời gian </w:t>
      </w:r>
      <w:ins w:id="500191" w:author="VNCN E&amp;C - Thương thảo 17/10" w:date="2026-10-17T16:00:00Z">
        <w:r>
          <w:rPr>
            <w:rFonts w:ascii="Times New Roman" w:hAnsi="Times New Roman"/>
            <w:sz w:val="26"/>
            <w:szCs w:val="26"/>
            <w:lang w:val="vi-VN"/>
          </w:rPr>
          <w:t xml:space="preserve">gia hạn</w:t>
        </w:r>
      </w:ins>
      <w:del w:id="500192" w:author="VNCN E&amp;C - Thương thảo 17/10" w:date="2026-10-17T16:00:00Z">
        <w:r>
          <w:rPr>
            <w:rFonts w:ascii="Times New Roman" w:hAnsi="Times New Roman"/>
            <w:sz w:val="26"/>
            <w:szCs w:val="26"/>
            <w:lang w:val="vi-VN"/>
          </w:rPr>
          <w:delText xml:space="preserve">bị ảnh hưởng trực tiếp và</w:delText>
        </w:r>
      </w:del>
      <w:r>
        <w:rPr>
          <w:rFonts w:ascii="Times New Roman" w:hAnsi="Times New Roman"/>
          <w:sz w:val="26"/>
          <w:szCs w:val="26"/>
          <w:lang w:val="vi-VN"/>
        </w:rPr>
        <w:t xml:space="preserve">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w:t>
      </w:r>
      <w:del w:id="500193" w:author="VNCN E&amp;C - Thương thảo 17/10" w:date="2026-10-17T16:00:00Z">
        <w:r>
          <w:rPr>
            <w:rFonts w:ascii="Times New Roman" w:hAnsi="Times New Roman"/>
            <w:sz w:val="26"/>
            <w:szCs w:val="26"/>
            <w:lang w:val="vi-VN"/>
          </w:rPr>
          <w:delText xml:space="preserve">xem xét </w:delText>
        </w:r>
      </w:del>
      <w:r>
        <w:rPr>
          <w:rFonts w:ascii="Times New Roman" w:hAnsi="Times New Roman"/>
          <w:sz w:val="26"/>
          <w:szCs w:val="26"/>
          <w:lang w:val="vi-VN"/>
        </w:rPr>
        <w:t xml:space="preserve">gia hạn </w:t>
      </w:r>
      <w:ins w:id="500194" w:author="VNCN E&amp;C - Thương thảo 17/10" w:date="2026-10-17T16:00:00Z">
        <w:r>
          <w:rPr>
            <w:rFonts w:ascii="Times New Roman" w:hAnsi="Times New Roman"/>
            <w:sz w:val="26"/>
            <w:szCs w:val="26"/>
            <w:lang w:val="vi-VN"/>
          </w:rPr>
          <w:t xml:space="preserve">theo Điều 15.1 điểm c</w:t>
        </w:r>
      </w:ins>
      <w:del w:id="500195" w:author="VNCN E&amp;C - Thương thảo 17/10" w:date="2026-10-17T16:00:00Z">
        <w:r>
          <w:rPr>
            <w:rFonts w:ascii="Times New Roman" w:hAnsi="Times New Roman"/>
            <w:sz w:val="26"/>
            <w:szCs w:val="26"/>
            <w:lang w:val="vi-VN"/>
          </w:rPr>
          <w:delText xml:space="preserve">thời gian tương ứng</w:delText>
        </w:r>
      </w:del>
      <w:r>
        <w:rPr>
          <w:rFonts w:ascii="Times New Roman" w:hAnsi="Times New Roman"/>
          <w:sz w:val="26"/>
          <w:szCs w:val="26"/>
          <w:lang w:val="vi-VN"/>
        </w:rPr>
        <w:t xml:space="preserve">; chi phí phát sinh (nếu có) được Bên A chấp thuận bù đắp</w:t>
      </w:r>
      <w:ins w:id="500196" w:author="VNCN E&amp;C - Thương thảo 17/10" w:date="2026-10-17T16:00:00Z">
        <w:r>
          <w:rPr>
            <w:rFonts w:ascii="Times New Roman" w:hAnsi="Times New Roman"/>
            <w:sz w:val="26"/>
            <w:szCs w:val="26"/>
            <w:lang w:val="vi-VN"/>
          </w:rPr>
          <w:t xml:space="preserve"> theo điểm c khoản này</w:t>
        </w:r>
      </w:ins>
      <w:r>
        <w:rPr>
          <w:rFonts w:ascii="Times New Roman" w:hAnsi="Times New Roman"/>
          <w:sz w:val="26"/>
          <w:szCs w:val="26"/>
          <w:lang w:val="vi-VN"/>
        </w:rPr>
        <w:t xml:space="preserve">.</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(iii) Bên A chậm thanh toán, tạm ứng quá </w:t>
      </w:r>
      <w:ins w:id="500197" w:author="VNCN E&amp;C - Thương thảo 17/10" w:date="2026-10-17T16:00:00Z">
        <w:r>
          <w:rPr>
            <w:rFonts w:ascii="Times New Roman" w:hAnsi="Times New Roman"/>
            <w:sz w:val="26"/>
            <w:szCs w:val="26"/>
          </w:rPr>
          <w:t xml:space="preserve">45</w:t>
        </w:r>
      </w:ins>
      <w:del w:id="500198" w:author="VNCN E&amp;C - Thương thảo 17/10" w:date="2026-10-17T16:00:00Z">
        <w:r>
          <w:rPr>
            <w:rFonts w:ascii="Times New Roman" w:hAnsi="Times New Roman"/>
            <w:sz w:val="26"/>
            <w:szCs w:val="26"/>
          </w:rPr>
          <w:delText xml:space="preserve">07</w:delText>
        </w:r>
      </w:del>
      <w:r>
        <w:rPr>
          <w:rFonts w:ascii="Times New Roman" w:hAnsi="Times New Roman"/>
          <w:sz w:val="26"/>
          <w:szCs w:val="26"/>
        </w:rPr>
        <w:t xml:space="preserve"> ngày sau thời hạn thanh toán quy định trong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w:t>
      </w:r>
      <w:r>
        <w:rPr>
          <w:rFonts w:ascii="Times New Roman" w:hAnsi="Times New Roman"/>
          <w:sz w:val="26"/>
          <w:szCs w:val="26"/>
        </w:rPr>
        <w:t>v</w:t>
      </w:r>
      <w:r>
        <w:rPr>
          <w:rFonts w:ascii="Times New Roman" w:hAnsi="Times New Roman"/>
          <w:sz w:val="26"/>
          <w:szCs w:val="26"/>
          <w:lang w:val="vi-VN"/>
        </w:rPr>
        <w:t>) Các trường hợp bất khả kháng.</w:t>
      </w:r>
    </w:p>
    <w:p>
      <w:pPr>
        <w:pStyle w:val="Normal"/>
        <w:widowControl w:val="false"/>
        <w:tabs>
          <w:tab w:val="clear" w:pos="720"/>
          <w:tab w:val="left" w:pos="1134" w:leader="none"/>
        </w:tabs>
        <w:spacing w:lineRule="auto" w:line="276" w:before="0" w:after="120"/>
        <w:jc w:val="both"/>
        <w:rPr>
          <w:ins w:id="500667" w:author="VNCN E&amp;C - Thương thảo 17/10" w:date="2026-10-17T16:00:00Z"/>
          <w:rFonts w:ascii="Times New Roman" w:hAnsi="Times New Roman"/>
          <w:sz w:val="26"/>
          <w:szCs w:val="26"/>
          <w:lang w:val="vi-VN"/>
        </w:rPr>
      </w:pPr>
      <w:commentRangeStart w:id="28"/>
      <w:ins w:id="500666" w:author="VNCN E&amp;C - Thương thảo 17/10" w:date="2026-10-17T16:00:00Z">
        <w:r>
          <w:rPr>
            <w:rFonts w:ascii="Times New Roman" w:hAnsi="Times New Roman"/>
            <w:sz w:val="26"/>
            <w:szCs w:val="26"/>
            <w:lang w:val="vi-VN"/>
          </w:rPr>
          <w:t xml:space="preserve">(v) Bên A không kiểm tra, cho ý kiến đối với hồ sơ thanh toán quá 20 ngày kể từ ngày Bên B trình hồ sơ thanh toán đầy đủ, đúng quy định của Hợp đồng.</w:t>
        </w:r>
      </w:ins>
      <w:commentRangeEnd w:id="28"/>
      <w:r>
        <w:rPr>
          <w:rStyle w:val="CommentReference"/>
        </w:rPr>
        <w:commentReference w:id="28"/>
      </w:r>
    </w:p>
    <w:p>
      <w:pPr>
        <w:pStyle w:val="ListParagraph"/>
        <w:numPr>
          <w:ilvl w:val="0"/>
          <w:numId w:val="9"/>
        </w:numPr>
        <w:tabs>
          <w:tab w:val="clear" w:pos="720"/>
          <w:tab w:val="left" w:pos="709" w:leader="none"/>
        </w:tabs>
        <w:spacing w:before="0" w:after="120"/>
        <w:contextualSpacing/>
        <w:jc w:val="both"/>
        <w:rPr>
          <w:rFonts w:ascii="Times New Roman" w:hAnsi="Times New Roman"/>
          <w:bCs/>
          <w:sz w:val="26"/>
          <w:szCs w:val="26"/>
          <w:lang w:val="vi-VN"/>
        </w:rPr>
      </w:pPr>
      <w:ins w:id="500199" w:author="VNCN E&amp;C - Thương thảo 17/10" w:date="2026-10-17T16:00:00Z">
        <w:r>
          <w:rPr>
            <w:rFonts w:ascii="Times New Roman" w:hAnsi="Times New Roman"/>
            <w:bCs/>
            <w:sz w:val="26"/>
            <w:szCs w:val="26"/>
            <w:lang w:val="vi-VN"/>
          </w:rPr>
          <w:t xml:space="preserve">b) </w:t>
        </w:r>
      </w:ins>
      <w:r>
        <w:rPr>
          <w:rFonts w:ascii="Times New Roman" w:hAnsi="Times New Roman"/>
          <w:bCs/>
          <w:sz w:val="26"/>
          <w:szCs w:val="26"/>
          <w:lang w:val="vi-VN"/>
        </w:rPr>
        <w:t xml:space="preserve">Bên tạm dừng phải thông báo bằng văn bản cho bên kia ít nhất </w:t>
      </w:r>
      <w:ins w:id="500200" w:author="VNCN E&amp;C - Thương thảo 17/10" w:date="2026-10-17T16:00:00Z">
        <w:r>
          <w:rPr>
            <w:rFonts w:ascii="Times New Roman" w:hAnsi="Times New Roman"/>
            <w:bCs/>
            <w:sz w:val="26"/>
            <w:szCs w:val="26"/>
          </w:rPr>
          <w:t xml:space="preserve">28</w:t>
        </w:r>
      </w:ins>
      <w:del w:id="500201" w:author="VNCN E&amp;C - Thương thảo 17/10" w:date="2026-10-17T16:00:00Z">
        <w:r>
          <w:rPr>
            <w:rFonts w:ascii="Times New Roman" w:hAnsi="Times New Roman"/>
            <w:bCs/>
            <w:sz w:val="26"/>
            <w:szCs w:val="26"/>
          </w:rPr>
          <w:delText xml:space="preserve">15</w:delText>
        </w:r>
      </w:del>
      <w:r>
        <w:rPr>
          <w:rFonts w:ascii="Times New Roman" w:hAnsi="Times New Roman"/>
          <w:bCs/>
          <w:sz w:val="26"/>
          <w:szCs w:val="26"/>
          <w:lang w:val="vi-VN"/>
        </w:rPr>
        <w:t xml:space="preserve"> ngày trước</w:t>
      </w:r>
      <w:r>
        <w:rPr>
          <w:rFonts w:ascii="Times New Roman" w:hAnsi="Times New Roman"/>
          <w:bCs/>
          <w:sz w:val="26"/>
          <w:szCs w:val="26"/>
        </w:rPr>
        <w:t xml:space="preserve"> (trừ trường hợp bên A chậm thanh toán)</w:t>
      </w:r>
      <w:r>
        <w:rPr>
          <w:rFonts w:ascii="Times New Roman" w:hAnsi="Times New Roman"/>
          <w:bCs/>
          <w:sz w:val="26"/>
          <w:szCs w:val="26"/>
          <w:lang w:val="vi-VN"/>
        </w:rPr>
        <w:t xml:space="preserve">,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ListParagraph"/>
        <w:numPr>
          <w:ilvl w:val="0"/>
          <w:numId w:val="9"/>
        </w:numPr>
        <w:tabs>
          <w:tab w:val="clear" w:pos="720"/>
          <w:tab w:val="left" w:pos="709" w:leader="none"/>
        </w:tabs>
        <w:spacing w:before="0" w:after="120"/>
        <w:contextualSpacing/>
        <w:jc w:val="both"/>
        <w:rPr>
          <w:rFonts w:ascii="Times New Roman" w:hAnsi="Times New Roman"/>
          <w:bCs/>
          <w:sz w:val="26"/>
          <w:szCs w:val="26"/>
          <w:lang w:val="vi-VN"/>
        </w:rPr>
      </w:pPr>
      <w:commentRangeStart w:id="29"/>
      <w:ins w:id="500202" w:author="VNCN E&amp;C - Thương thảo 17/10" w:date="2026-10-17T16:00:00Z">
        <w:r>
          <w:rPr>
            <w:rFonts w:ascii="Times New Roman" w:hAnsi="Times New Roman"/>
            <w:bCs/>
            <w:sz w:val="26"/>
            <w:szCs w:val="26"/>
            <w:lang w:val="en-US"/>
          </w:rPr>
          <w:t xml:space="preserve">c) Chi phí dừng chờ, tạm dừng: Bên A</w:t>
        </w:r>
      </w:ins>
      <w:del w:id="500203" w:author="VNCN E&amp;C - Thương thảo 17/10" w:date="2026-10-17T16:00:00Z">
        <w:r>
          <w:rPr>
            <w:rFonts w:ascii="Times New Roman" w:hAnsi="Times New Roman"/>
            <w:bCs/>
            <w:sz w:val="26"/>
            <w:szCs w:val="26"/>
            <w:lang w:val="en-US"/>
          </w:rPr>
          <w:delText xml:space="preserve">Trường hợp thời gian kiểm tra phê duyệt hồ sơ</w:delText>
        </w:r>
      </w:del>
      <w:r>
        <w:rPr>
          <w:rFonts w:ascii="Times New Roman" w:hAnsi="Times New Roman"/>
          <w:bCs/>
          <w:sz w:val="26"/>
          <w:szCs w:val="26"/>
          <w:lang w:val="en-US"/>
        </w:rPr>
        <w:t xml:space="preserve"> thanh toán </w:t>
      </w:r>
      <w:ins w:id="500204" w:author="VNCN E&amp;C - Thương thảo 17/10" w:date="2026-10-17T16:00:00Z">
        <w:r>
          <w:rPr>
            <w:rFonts w:ascii="Times New Roman" w:hAnsi="Times New Roman"/>
            <w:bCs/>
            <w:sz w:val="26"/>
            <w:szCs w:val="26"/>
            <w:lang w:val="en-US"/>
          </w:rPr>
          <w:t xml:space="preserve">chi phí dừng chờ cho Bên B khi đồng thời đáp ứng các điều kiện: (i) việc dừng chờ không phải do lỗi</w:t>
        </w:r>
      </w:ins>
      <w:del w:id="500205" w:author="VNCN E&amp;C - Thương thảo 17/10" w:date="2026-10-17T16:00:00Z">
        <w:r>
          <w:rPr>
            <w:rFonts w:ascii="Times New Roman" w:hAnsi="Times New Roman"/>
            <w:bCs/>
            <w:sz w:val="26"/>
            <w:szCs w:val="26"/>
            <w:lang w:val="en-US"/>
          </w:rPr>
          <w:delText xml:space="preserve">từ BCH công trường</w:delText>
        </w:r>
      </w:del>
      <w:r>
        <w:rPr>
          <w:rFonts w:ascii="Times New Roman" w:hAnsi="Times New Roman"/>
          <w:bCs/>
          <w:sz w:val="26"/>
          <w:szCs w:val="26"/>
          <w:lang w:val="en-US"/>
        </w:rPr>
        <w:t xml:space="preserve"> của Bên </w:t>
      </w:r>
      <w:ins w:id="500206" w:author="VNCN E&amp;C - Thương thảo 17/10" w:date="2026-10-17T16:00:00Z">
        <w:r>
          <w:rPr>
            <w:rFonts w:ascii="Times New Roman" w:hAnsi="Times New Roman"/>
            <w:bCs/>
            <w:sz w:val="26"/>
            <w:szCs w:val="26"/>
            <w:lang w:val="en-US"/>
          </w:rPr>
          <w:t xml:space="preserve">B; (ii) kéo dài liên tục</w:t>
        </w:r>
      </w:ins>
      <w:del w:id="500207" w:author="VNCN E&amp;C - Thương thảo 17/10" w:date="2026-10-17T16:00:00Z">
        <w:r>
          <w:rPr>
            <w:rFonts w:ascii="Times New Roman" w:hAnsi="Times New Roman"/>
            <w:bCs/>
            <w:sz w:val="26"/>
            <w:szCs w:val="26"/>
            <w:lang w:val="en-US"/>
          </w:rPr>
          <w:delText xml:space="preserve">A</w:delText>
        </w:r>
      </w:del>
      <w:r>
        <w:rPr>
          <w:rFonts w:ascii="Times New Roman" w:hAnsi="Times New Roman"/>
          <w:bCs/>
          <w:sz w:val="26"/>
          <w:szCs w:val="26"/>
          <w:lang w:val="en-US"/>
        </w:rPr>
        <w:t xml:space="preserve"> quá </w:t>
      </w:r>
      <w:ins w:id="500208" w:author="VNCN E&amp;C - Thương thảo 17/10" w:date="2026-10-17T16:00:00Z">
        <w:r>
          <w:rPr>
            <w:rFonts w:ascii="Times New Roman" w:hAnsi="Times New Roman"/>
            <w:bCs/>
            <w:sz w:val="26"/>
            <w:szCs w:val="26"/>
            <w:lang w:val="en-US"/>
          </w:rPr>
          <w:t xml:space="preserve">14 (mười bốn)</w:t>
        </w:r>
      </w:ins>
      <w:del w:id="500209" w:author="VNCN E&amp;C - Thương thảo 17/10" w:date="2026-10-17T16:00:00Z">
        <w:r>
          <w:rPr>
            <w:rFonts w:ascii="Times New Roman" w:hAnsi="Times New Roman"/>
            <w:bCs/>
            <w:sz w:val="26"/>
            <w:szCs w:val="26"/>
            <w:lang w:val="en-US"/>
          </w:rPr>
          <w:delText xml:space="preserve">20</w:delText>
        </w:r>
      </w:del>
      <w:r>
        <w:rPr>
          <w:rFonts w:ascii="Times New Roman" w:hAnsi="Times New Roman"/>
          <w:bCs/>
          <w:sz w:val="26"/>
          <w:szCs w:val="26"/>
          <w:lang w:val="en-US"/>
        </w:rPr>
        <w:t xml:space="preserve"> ngày</w:t>
      </w:r>
      <w:ins w:id="500210" w:author="VNCN E&amp;C - Thương thảo 17/10" w:date="2026-10-17T16:00:00Z">
        <w:r>
          <w:rPr>
            <w:rFonts w:ascii="Times New Roman" w:hAnsi="Times New Roman"/>
            <w:bCs/>
            <w:sz w:val="26"/>
            <w:szCs w:val="26"/>
            <w:lang w:val="en-US"/>
          </w:rPr>
          <w:t xml:space="preserve">; (iii) được hai bên lập biên bản xác nhận tại hiện trường trong vòng 24 giờ</w:t>
        </w:r>
      </w:ins>
      <w:r>
        <w:rPr>
          <w:rFonts w:ascii="Times New Roman" w:hAnsi="Times New Roman"/>
          <w:bCs/>
          <w:sz w:val="26"/>
          <w:szCs w:val="26"/>
          <w:lang w:val="en-US"/>
        </w:rPr>
        <w:t xml:space="preserve"> kể từ </w:t>
      </w:r>
      <w:ins w:id="500211" w:author="VNCN E&amp;C - Thương thảo 17/10" w:date="2026-10-17T16:00:00Z">
        <w:r>
          <w:rPr>
            <w:rFonts w:ascii="Times New Roman" w:hAnsi="Times New Roman"/>
            <w:bCs/>
            <w:sz w:val="26"/>
            <w:szCs w:val="26"/>
            <w:lang w:val="en-US"/>
          </w:rPr>
          <w:t xml:space="preserve">khi phát sinh. Chi phí dừng chờ xác định theo số lượng thiết bị, nhân lực thực tế phải dừng, được hai bên thống nhất bằng văn bản, không bao gồm lợi nhuận và chi phí gián tiếp. Chậm trễ của Nhà thầu khác do</w:t>
        </w:r>
      </w:ins>
      <w:del w:id="500212" w:author="VNCN E&amp;C - Thương thảo 17/10" w:date="2026-10-17T16:00:00Z">
        <w:r>
          <w:rPr>
            <w:rFonts w:ascii="Times New Roman" w:hAnsi="Times New Roman"/>
            <w:bCs/>
            <w:sz w:val="26"/>
            <w:szCs w:val="26"/>
            <w:lang w:val="en-US"/>
          </w:rPr>
          <w:delText xml:space="preserve">ngày</w:delText>
        </w:r>
      </w:del>
      <w:r>
        <w:rPr>
          <w:rFonts w:ascii="Times New Roman" w:hAnsi="Times New Roman"/>
          <w:bCs/>
          <w:sz w:val="26"/>
          <w:szCs w:val="26"/>
          <w:lang w:val="en-US"/>
        </w:rPr>
        <w:t xml:space="preserve"> Bên </w:t>
      </w:r>
      <w:ins w:id="500213" w:author="VNCN E&amp;C - Thương thảo 17/10" w:date="2026-10-17T16:00:00Z">
        <w:r>
          <w:rPr>
            <w:rFonts w:ascii="Times New Roman" w:hAnsi="Times New Roman"/>
            <w:bCs/>
            <w:sz w:val="26"/>
            <w:szCs w:val="26"/>
            <w:lang w:val="en-US"/>
          </w:rPr>
          <w:t xml:space="preserve">A thuê được thanh toán theo điểm này. Bên A không chịu chi phí dừng chờ do nguyên nhân từ Chủ đầu tư, cơ quan nhà nước, bên thứ ba hoặc sự kiện bất khả kháng, trừ phần Bên A được Chủ đầu tư bù đắp tương ứng.</w:t>
        </w:r>
      </w:ins>
      <w:del w:id="500214" w:author="VNCN E&amp;C - Thương thảo 17/10" w:date="2026-10-17T16:00:00Z">
        <w:r>
          <w:rPr>
            <w:rFonts w:ascii="Times New Roman" w:hAnsi="Times New Roman"/>
            <w:bCs/>
            <w:sz w:val="26"/>
            <w:szCs w:val="26"/>
            <w:lang w:val="en-US"/>
          </w:rPr>
          <w:delText xml:space="preserve">B gửi trình hồ.</w:delText>
        </w:r>
      </w:del>
      <w:commentRangeEnd w:id="29"/>
      <w:r>
        <w:rPr>
          <w:rStyle w:val="CommentReference"/>
        </w:rPr>
        <w:commentReference w:id="29"/>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commentRangeStart w:id="30"/>
      <w:r>
        <w:rPr>
          <w:rFonts w:ascii="Times New Roman" w:hAnsi="Times New Roman"/>
          <w:sz w:val="26"/>
          <w:szCs w:val="26"/>
          <w:lang w:val="vi-VN"/>
        </w:rPr>
        <w:t xml:space="preserve">(iv) Hợp đồng thầu chính bị chấm dứt trước thời hạn: </w:t>
      </w:r>
      <w:ins w:id="500215" w:author="VNCN E&amp;C - Thương thảo 17/10" w:date="2026-10-17T16:00:00Z">
        <w:r>
          <w:rPr>
            <w:rFonts w:ascii="Times New Roman" w:hAnsi="Times New Roman"/>
            <w:sz w:val="26"/>
            <w:szCs w:val="26"/>
            <w:lang w:val="vi-VN"/>
          </w:rPr>
          <w:t xml:space="preserve">hai bên lập biên bản xác nhận hiện trạng,</w:t>
        </w:r>
      </w:ins>
      <w:del w:id="500216" w:author="VNCN E&amp;C - Thương thảo 17/10" w:date="2026-10-17T16:00:00Z">
        <w:r>
          <w:rPr>
            <w:rFonts w:ascii="Times New Roman" w:hAnsi="Times New Roman"/>
            <w:sz w:val="26"/>
            <w:szCs w:val="26"/>
            <w:lang w:val="vi-VN"/>
          </w:rPr>
          <w:delText xml:space="preserve">Bên A</w:delText>
        </w:r>
      </w:del>
      <w:del w:id="500217" w:author="VNCN E&amp;C - Thương thảo 17/10" w:date="2026-10-17T16:00:00Z">
        <w:r>
          <w:rPr>
            <w:rFonts w:ascii="Times New Roman" w:hAnsi="Times New Roman"/>
            <w:sz w:val="26"/>
            <w:szCs w:val="26"/>
          </w:rPr>
          <w:delText xml:space="preserve"> sẽ</w:delText>
        </w:r>
      </w:del>
      <w:del w:id="500218" w:author="VNCN E&amp;C - Thương thảo 17/10" w:date="2026-10-17T16:00:00Z">
        <w:r>
          <w:rPr>
            <w:rFonts w:ascii="Times New Roman" w:hAnsi="Times New Roman"/>
            <w:sz w:val="26"/>
            <w:szCs w:val="26"/>
            <w:lang w:val="vi-VN"/>
          </w:rPr>
          <w:delText xml:space="preserve"> thanh toán giá trị</w:delText>
        </w:r>
      </w:del>
      <w:r>
        <w:rPr>
          <w:rFonts w:ascii="Times New Roman" w:hAnsi="Times New Roman"/>
          <w:sz w:val="26"/>
          <w:szCs w:val="26"/>
          <w:lang w:val="vi-VN"/>
        </w:rPr>
        <w:t xml:space="preserve"> khối lượng</w:t>
      </w:r>
      <w:r>
        <w:rPr>
          <w:rFonts w:ascii="Times New Roman" w:hAnsi="Times New Roman"/>
          <w:sz w:val="26"/>
          <w:szCs w:val="26"/>
        </w:rPr>
        <w:t xml:space="preserve"> Bên B</w:t>
      </w:r>
      <w:r>
        <w:rPr>
          <w:rFonts w:ascii="Times New Roman" w:hAnsi="Times New Roman"/>
          <w:sz w:val="26"/>
          <w:szCs w:val="26"/>
          <w:lang w:val="vi-VN"/>
        </w:rPr>
        <w:t xml:space="preserve"> đã </w:t>
      </w:r>
      <w:r>
        <w:rPr>
          <w:rFonts w:ascii="Times New Roman" w:hAnsi="Times New Roman"/>
          <w:sz w:val="26"/>
          <w:szCs w:val="26"/>
        </w:rPr>
        <w:t xml:space="preserve">thực hiện</w:t>
      </w:r>
      <w:r>
        <w:rPr>
          <w:rFonts w:ascii="Times New Roman" w:hAnsi="Times New Roman"/>
          <w:sz w:val="26"/>
          <w:szCs w:val="26"/>
          <w:lang w:val="vi-VN"/>
        </w:rPr>
        <w:t xml:space="preserve"> </w:t>
      </w:r>
      <w:ins w:id="500219" w:author="VNCN E&amp;C - Thương thảo 17/10" w:date="2026-10-17T16:00:00Z">
        <w:r>
          <w:rPr>
            <w:rFonts w:ascii="Times New Roman" w:hAnsi="Times New Roman"/>
            <w:sz w:val="26"/>
            <w:szCs w:val="26"/>
            <w:lang w:val="vi-VN"/>
          </w:rPr>
          <w:t xml:space="preserve">theo quy định của pháp luật về hợp đồng xây dựng; Bên A thanh toán </w:t>
        </w:r>
      </w:ins>
      <w:r>
        <w:rPr>
          <w:rFonts w:ascii="Times New Roman" w:hAnsi="Times New Roman"/>
          <w:sz w:val="26"/>
          <w:szCs w:val="26"/>
          <w:lang w:val="vi-VN"/>
        </w:rPr>
        <w:t xml:space="preserve">cho Bên B</w:t>
      </w:r>
      <w:ins w:id="500220" w:author="VNCN E&amp;C - Thương thảo 17/10" w:date="2026-10-17T16:00:00Z">
        <w:r>
          <w:rPr>
            <w:rFonts w:ascii="Times New Roman" w:hAnsi="Times New Roman"/>
            <w:sz w:val="26"/>
            <w:szCs w:val="26"/>
            <w:lang w:val="vi-VN"/>
          </w:rPr>
          <w:t xml:space="preserve"> giá trị khối lượng đã được xác nhận, không chịu phạt và không bồi thường</w:t>
        </w:r>
      </w:ins>
      <w:r>
        <w:rPr>
          <w:rFonts w:ascii="Times New Roman" w:hAnsi="Times New Roman"/>
          <w:sz w:val="26"/>
          <w:szCs w:val="26"/>
          <w:lang w:val="vi-VN"/>
        </w:rPr>
        <w:t xml:space="preserve">.</w:t>
      </w:r>
      <w:commentRangeEnd w:id="30"/>
      <w:r>
        <w:rPr>
          <w:rStyle w:val="CommentReference"/>
        </w:rPr>
        <w:commentReference w:id="30"/>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10"/>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ngừng thi công </w:t>
      </w:r>
      <w:r>
        <w:rPr>
          <w:rFonts w:ascii="Times New Roman" w:hAnsi="Times New Roman"/>
          <w:sz w:val="26"/>
          <w:szCs w:val="26"/>
          <w:highlight w:val="yellow"/>
          <w:lang w:val="vi-VN"/>
        </w:rPr>
        <w:t>14</w:t>
      </w:r>
      <w:r>
        <w:rPr>
          <w:rFonts w:ascii="Times New Roman" w:hAnsi="Times New Roman"/>
          <w:sz w:val="26"/>
          <w:szCs w:val="26"/>
          <w:lang w:val="vi-VN"/>
        </w:rPr>
        <w:t xml:space="preserve"> ngày liên tục không có lý do chính đáng;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Công việc bị chậm quá </w:t>
      </w:r>
      <w:r>
        <w:rPr>
          <w:rFonts w:ascii="Times New Roman" w:hAnsi="Times New Roman"/>
          <w:sz w:val="26"/>
          <w:szCs w:val="26"/>
          <w:highlight w:val="yellow"/>
          <w:lang w:val="vi-VN"/>
        </w:rPr>
        <w:t>45</w:t>
      </w:r>
      <w:r>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Tổng số tiền phạt chậm tiến độ của Bên B đạt mức phạt tối đa theo Điều 18</w:t>
      </w:r>
      <w:ins w:id="500221" w:author="VNCN E&amp;C - Thương thảo 17/10" w:date="2026-10-17T16:00:00Z">
        <w:r>
          <w:rPr>
            <w:rFonts w:ascii="Times New Roman" w:hAnsi="Times New Roman"/>
            <w:sz w:val="26"/>
            <w:szCs w:val="26"/>
            <w:lang w:val="vi-VN"/>
          </w:rPr>
          <w:t xml:space="preserve">.3</w:t>
        </w:r>
      </w:ins>
      <w:r>
        <w:rPr>
          <w:rFonts w:ascii="Times New Roman" w:hAnsi="Times New Roman"/>
          <w:sz w:val="26"/>
          <w:szCs w:val="26"/>
          <w:lang w:val="vi-VN"/>
        </w:rPr>
        <w:t xml:space="preserve">;</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ins w:id="500222" w:author="VNCN E&amp;C - Thương thảo 17/10" w:date="2026-10-17T16:00:00Z">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w:t>
        </w:r>
      </w:ins>
      <w:del w:id="500223" w:author="VNCN E&amp;C - Thương thảo 17/10" w:date="2026-10-17T16:00:00Z">
        <w:r>
          <w:rPr>
            <w:rFonts w:ascii="Times New Roman" w:hAnsi="Times New Roman"/>
            <w:sz w:val="26"/>
            <w:szCs w:val="26"/>
            <w:lang w:val="vi-VN"/>
          </w:rPr>
          <w:delText xml:space="preserve">; </w:delText>
        </w:r>
      </w:del>
    </w:p>
    <w:p>
      <w:pPr>
        <w:pStyle w:val="Normal"/>
        <w:widowControl w:val="false"/>
        <w:numPr>
          <w:ilvl w:val="0"/>
          <w:numId w:val="10"/>
        </w:numPr>
        <w:tabs>
          <w:tab w:val="clear" w:pos="720"/>
          <w:tab w:val="left" w:pos="426" w:leader="none"/>
        </w:tabs>
        <w:spacing w:lineRule="auto" w:line="276" w:before="0" w:after="120"/>
        <w:ind w:hanging="0" w:left="0"/>
        <w:jc w:val="both"/>
        <w:rPr>
          <w:ins w:id="500669" w:author="VNCN E&amp;C - Thương thảo 17/10" w:date="2026-10-17T16:00:00Z"/>
          <w:rFonts w:ascii="Times New Roman" w:hAnsi="Times New Roman"/>
          <w:sz w:val="26"/>
          <w:szCs w:val="26"/>
          <w:lang w:val="vi-VN"/>
        </w:rPr>
      </w:pPr>
      <w:commentRangeStart w:id="31"/>
      <w:ins w:id="500668" w:author="VNCN E&amp;C - Thương thảo 17/10" w:date="2026-10-17T16:00:00Z">
        <w:r>
          <w:rPr>
            <w:rFonts w:ascii="Times New Roman" w:hAnsi="Times New Roman"/>
            <w:sz w:val="26"/>
            <w:szCs w:val="26"/>
            <w:lang w:val="vi-VN"/>
          </w:rPr>
          <w:t xml:space="preserve">Bên B thường xuyên không thực hiện các biện pháp bảo đảm an toàn lao động, an toàn giao thông, bảo vệ môi trường, phòng chống cháy nổ theo Hợp đồng sau khi đã được Bên A nhắc nhở, yêu cầu bằng văn bản;</w:t>
        </w:r>
      </w:ins>
      <w:commentRangeEnd w:id="31"/>
      <w:r>
        <w:rPr>
          <w:rStyle w:val="CommentReference"/>
        </w:rPr>
        <w:commentReference w:id="31"/>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chuyển nhượng Hợp đồng hoặc giao thầu lại toàn</w:t>
      </w:r>
      <w:ins w:id="500224" w:author="VNCN E&amp;C - Thương thảo 17/10" w:date="2026-10-17T16:00:00Z">
        <w:r>
          <w:rPr>
            <w:rFonts w:ascii="Times New Roman" w:hAnsi="Times New Roman"/>
            <w:sz w:val="26"/>
            <w:szCs w:val="26"/>
            <w:lang w:val="vi-VN"/>
          </w:rPr>
          <w:t xml:space="preserve"> bộ công</w:t>
        </w:r>
      </w:ins>
      <w:r>
        <w:rPr>
          <w:rFonts w:ascii="Times New Roman" w:hAnsi="Times New Roman"/>
          <w:sz w:val="26"/>
          <w:szCs w:val="26"/>
          <w:lang w:val="vi-VN"/>
        </w:rPr>
        <w:t xml:space="preserve"> việc khi chưa được Bên A chấp thuận bằng văn bản;</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không nộp</w:t>
      </w:r>
      <w:ins w:id="500225" w:author="VNCN E&amp;C - Thương thảo 17/10" w:date="2026-10-17T16:00:00Z">
        <w:r>
          <w:rPr>
            <w:rFonts w:ascii="Times New Roman" w:hAnsi="Times New Roman"/>
            <w:sz w:val="26"/>
            <w:szCs w:val="26"/>
            <w:lang w:val="vi-VN"/>
          </w:rPr>
          <w:t xml:space="preserve"> bảo đảm thực hiện hợp đồng</w:t>
        </w:r>
      </w:ins>
      <w:r>
        <w:rPr>
          <w:rFonts w:ascii="Times New Roman" w:hAnsi="Times New Roman"/>
          <w:sz w:val="26"/>
          <w:szCs w:val="26"/>
          <w:lang w:val="vi-VN"/>
        </w:rPr>
        <w:t xml:space="preserve"> hoặc không gia hạn bảo lãnh theo quy định của Hợp đồng;</w:t>
      </w:r>
    </w:p>
    <w:p>
      <w:pPr>
        <w:pStyle w:val="Normal"/>
        <w:widowControl w:val="false"/>
        <w:numPr>
          <w:ilvl w:val="0"/>
          <w:numId w:val="10"/>
        </w:numPr>
        <w:tabs>
          <w:tab w:val="clear" w:pos="720"/>
          <w:tab w:val="left" w:pos="426" w:leader="none"/>
        </w:tabs>
        <w:spacing w:lineRule="auto" w:line="276" w:before="0" w:after="120"/>
        <w:ind w:hanging="0" w:left="0"/>
        <w:jc w:val="both"/>
        <w:rPr>
          <w:ins w:id="500671" w:author="VNCN E&amp;C - Thương thảo 17/10" w:date="2026-10-17T16:00:00Z"/>
          <w:rFonts w:ascii="Times New Roman" w:hAnsi="Times New Roman"/>
          <w:sz w:val="26"/>
          <w:szCs w:val="26"/>
          <w:lang w:val="vi-VN"/>
        </w:rPr>
      </w:pPr>
      <w:commentRangeStart w:id="32"/>
      <w:ins w:id="500670" w:author="VNCN E&amp;C - Thương thảo 17/10" w:date="2026-10-17T16:00:00Z">
        <w:r>
          <w:rPr>
            <w:rFonts w:ascii="Times New Roman" w:hAnsi="Times New Roman"/>
            <w:sz w:val="26"/>
            <w:szCs w:val="26"/>
            <w:lang w:val="vi-VN"/>
          </w:rPr>
          <w:t xml:space="preserve">Để xảy ra sự cố công trình xây dựng (mất ổn định hệ cừ, văng chống, sạt lở hố đào hoặc hư hỏng công trình lân cận) do lỗi của Bên B, được xác định theo quy định của pháp luật về giải quyết sự cố công trình xây dựng;</w:t>
        </w:r>
      </w:ins>
      <w:commentRangeEnd w:id="32"/>
      <w:r>
        <w:rPr>
          <w:rStyle w:val="CommentReference"/>
        </w:rPr>
        <w:commentReference w:id="32"/>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w:t>
      </w:r>
      <w:ins w:id="500226" w:author="VNCN E&amp;C - Thương thảo 17/10" w:date="2026-10-17T16:00:00Z">
        <w:r>
          <w:rPr>
            <w:rFonts w:ascii="Times New Roman" w:hAnsi="Times New Roman"/>
            <w:sz w:val="26"/>
            <w:szCs w:val="26"/>
            <w:lang w:val="vi-VN"/>
          </w:rPr>
          <w:t xml:space="preserve">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ins>
      <w:r>
        <w:rPr>
          <w:rFonts w:ascii="Times New Roman" w:hAnsi="Times New Roman"/>
          <w:sz w:val="26"/>
          <w:szCs w:val="26"/>
          <w:lang w:val="vi-VN"/>
        </w:rPr>
        <w:t xml:space="preserve">.</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commentRangeStart w:id="33"/>
      <w:r>
        <w:rPr>
          <w:rFonts w:ascii="Times New Roman" w:hAnsi="Times New Roman"/>
          <w:sz w:val="26"/>
          <w:szCs w:val="26"/>
          <w:lang w:val="vi-VN"/>
        </w:rPr>
        <w:t xml:space="preserve">Bên B có quyền đơn phương chấm dứt Hợp đồng</w:t>
      </w:r>
      <w:ins w:id="500227" w:author="VNCN E&amp;C - Thương thảo 17/10" w:date="2026-10-17T16:00:00Z">
        <w:r>
          <w:rPr>
            <w:rFonts w:ascii="Times New Roman" w:hAnsi="Times New Roman"/>
            <w:sz w:val="26"/>
            <w:szCs w:val="26"/>
            <w:lang w:val="vi-VN"/>
          </w:rPr>
          <w:t xml:space="preserve"> theo quy định của pháp luật về hợp đồng xây dựng,</w:t>
        </w:r>
      </w:ins>
      <w:r>
        <w:rPr>
          <w:rFonts w:ascii="Times New Roman" w:hAnsi="Times New Roman"/>
          <w:sz w:val="26"/>
          <w:szCs w:val="26"/>
          <w:lang w:val="vi-VN"/>
        </w:rPr>
        <w:t xml:space="preserve"> nhưng phải thông báo bằng văn bản trước cho Bên A tối thiểu là </w:t>
      </w:r>
      <w:r>
        <w:rPr>
          <w:rFonts w:ascii="Times New Roman" w:hAnsi="Times New Roman"/>
          <w:sz w:val="26"/>
          <w:szCs w:val="26"/>
        </w:rPr>
        <w:t xml:space="preserve">15</w:t>
      </w:r>
      <w:r>
        <w:rPr>
          <w:rFonts w:ascii="Times New Roman" w:hAnsi="Times New Roman"/>
          <w:sz w:val="26"/>
          <w:szCs w:val="26"/>
          <w:lang w:val="vi-VN"/>
        </w:rPr>
        <w:t xml:space="preserve"> ngày</w:t>
      </w:r>
      <w:ins w:id="500228" w:author="VNCN E&amp;C - Thương thảo 17/10" w:date="2026-10-17T16:00:00Z">
        <w:r>
          <w:rPr>
            <w:rFonts w:ascii="Times New Roman" w:hAnsi="Times New Roman"/>
            <w:sz w:val="26"/>
            <w:szCs w:val="26"/>
            <w:lang w:val="vi-VN"/>
          </w:rPr>
          <w:t xml:space="preserve">,</w:t>
        </w:r>
      </w:ins>
      <w:r>
        <w:rPr>
          <w:rFonts w:ascii="Times New Roman" w:hAnsi="Times New Roman"/>
          <w:sz w:val="26"/>
          <w:szCs w:val="26"/>
          <w:lang w:val="vi-VN"/>
        </w:rPr>
        <w:t xml:space="preserve"> trong các trường hợp sau:</w:t>
      </w:r>
      <w:commentRangeEnd w:id="33"/>
      <w:r>
        <w:rPr>
          <w:rStyle w:val="CommentReference"/>
        </w:rPr>
        <w:commentReference w:id="33"/>
      </w:r>
    </w:p>
    <w:p>
      <w:pPr>
        <w:pStyle w:val="ListParagraph"/>
        <w:numPr>
          <w:ilvl w:val="0"/>
          <w:numId w:val="24"/>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w:t>
      </w:r>
      <w:ins w:id="500229" w:author="VNCN E&amp;C - Thương thảo 17/10" w:date="2026-10-17T16:00:00Z">
        <w:r>
          <w:rPr>
            <w:rFonts w:ascii="Times New Roman" w:hAnsi="Times New Roman"/>
            <w:sz w:val="26"/>
            <w:szCs w:val="26"/>
          </w:rPr>
          <w:t xml:space="preserve">, giải thể</w:t>
        </w:r>
      </w:ins>
      <w:del w:id="500230" w:author="VNCN E&amp;C - Thương thảo 17/10" w:date="2026-10-17T16:00:00Z">
        <w:r>
          <w:rPr>
            <w:rFonts w:ascii="Times New Roman" w:hAnsi="Times New Roman"/>
            <w:sz w:val="26"/>
            <w:szCs w:val="26"/>
          </w:rPr>
          <w:delText xml:space="preserve"> hoặc vỡ nợ, bị đóng cửa, bị quản lý tài sản</w:delText>
        </w:r>
      </w:del>
      <w:r>
        <w:rPr>
          <w:rFonts w:ascii="Times New Roman" w:hAnsi="Times New Roman"/>
          <w:sz w:val="26"/>
          <w:szCs w:val="26"/>
        </w:rPr>
        <w:t xml:space="preserve">, bị đình chỉ hoạt động; </w:t>
      </w:r>
    </w:p>
    <w:p>
      <w:pPr>
        <w:pStyle w:val="ListParagraph"/>
        <w:numPr>
          <w:ilvl w:val="0"/>
          <w:numId w:val="24"/>
        </w:numPr>
        <w:spacing w:before="0" w:after="120"/>
        <w:contextualSpacing/>
        <w:jc w:val="both"/>
        <w:rPr>
          <w:rFonts w:ascii="Times New Roman" w:hAnsi="Times New Roman"/>
          <w:sz w:val="26"/>
          <w:szCs w:val="26"/>
        </w:rPr>
      </w:pPr>
      <w:r>
        <w:rPr>
          <w:rFonts w:ascii="Times New Roman" w:hAnsi="Times New Roman"/>
          <w:sz w:val="26"/>
          <w:szCs w:val="26"/>
        </w:rPr>
        <w:t xml:space="preserve">Bên A </w:t>
      </w:r>
      <w:ins w:id="500231" w:author="VNCN E&amp;C - Thương thảo 17/10" w:date="2026-10-17T16:00:00Z">
        <w:r>
          <w:rPr>
            <w:rFonts w:ascii="Times New Roman" w:hAnsi="Times New Roman"/>
            <w:sz w:val="26"/>
            <w:szCs w:val="26"/>
          </w:rPr>
          <w:t xml:space="preserve">không</w:t>
        </w:r>
      </w:ins>
      <w:del w:id="500232" w:author="VNCN E&amp;C - Thương thảo 17/10" w:date="2026-10-17T16:00:00Z">
        <w:r>
          <w:rPr>
            <w:rFonts w:ascii="Times New Roman" w:hAnsi="Times New Roman"/>
            <w:sz w:val="26"/>
            <w:szCs w:val="26"/>
          </w:rPr>
          <w:delText xml:space="preserve">chậm</w:delText>
        </w:r>
      </w:del>
      <w:r>
        <w:rPr>
          <w:rFonts w:ascii="Times New Roman" w:hAnsi="Times New Roman"/>
          <w:sz w:val="26"/>
          <w:szCs w:val="26"/>
        </w:rPr>
        <w:t xml:space="preserve"> thanh toán </w:t>
      </w:r>
      <w:ins w:id="500233" w:author="VNCN E&amp;C - Thương thảo 17/10" w:date="2026-10-17T16:00:00Z">
        <w:r>
          <w:rPr>
            <w:rFonts w:ascii="Times New Roman" w:hAnsi="Times New Roman"/>
            <w:sz w:val="26"/>
            <w:szCs w:val="26"/>
          </w:rPr>
          <w:t xml:space="preserve">cho Bên B </w:t>
        </w:r>
      </w:ins>
      <w:r>
        <w:rPr>
          <w:rFonts w:ascii="Times New Roman" w:hAnsi="Times New Roman"/>
          <w:sz w:val="26"/>
          <w:szCs w:val="26"/>
        </w:rPr>
        <w:t xml:space="preserve">quá </w:t>
      </w:r>
      <w:ins w:id="500234" w:author="VNCN E&amp;C - Thương thảo 17/10" w:date="2026-10-17T16:00:00Z">
        <w:r>
          <w:rPr>
            <w:rFonts w:ascii="Times New Roman" w:hAnsi="Times New Roman"/>
            <w:sz w:val="26"/>
            <w:szCs w:val="26"/>
            <w:highlight w:val="yellow"/>
          </w:rPr>
          <w:t xml:space="preserve">60</w:t>
        </w:r>
      </w:ins>
      <w:del w:id="500235" w:author="VNCN E&amp;C - Thương thảo 17/10" w:date="2026-10-17T16:00:00Z">
        <w:r>
          <w:rPr>
            <w:rFonts w:ascii="Times New Roman" w:hAnsi="Times New Roman"/>
            <w:sz w:val="26"/>
            <w:szCs w:val="26"/>
          </w:rPr>
          <w:delText xml:space="preserve">30</w:delText>
        </w:r>
      </w:del>
      <w:r>
        <w:rPr>
          <w:rFonts w:ascii="Times New Roman" w:hAnsi="Times New Roman"/>
          <w:sz w:val="26"/>
          <w:szCs w:val="26"/>
        </w:rPr>
        <w:t xml:space="preserve"> ngày </w:t>
      </w:r>
      <w:ins w:id="500236" w:author="VNCN E&amp;C - Thương thảo 17/10" w:date="2026-10-17T16:00:00Z">
        <w:r>
          <w:rPr>
            <w:rFonts w:ascii="Times New Roman" w:hAnsi="Times New Roman"/>
            <w:sz w:val="26"/>
            <w:szCs w:val="26"/>
          </w:rPr>
          <w:t xml:space="preserve">kể từ ngày hết</w:t>
        </w:r>
      </w:ins>
      <w:del w:id="500237" w:author="VNCN E&amp;C - Thương thảo 17/10" w:date="2026-10-17T16:00:00Z">
        <w:r>
          <w:rPr>
            <w:rFonts w:ascii="Times New Roman" w:hAnsi="Times New Roman"/>
            <w:sz w:val="26"/>
            <w:szCs w:val="26"/>
          </w:rPr>
          <w:delText xml:space="preserve">so với</w:delText>
        </w:r>
      </w:del>
      <w:r>
        <w:rPr>
          <w:rFonts w:ascii="Times New Roman" w:hAnsi="Times New Roman"/>
          <w:sz w:val="26"/>
          <w:szCs w:val="26"/>
        </w:rPr>
        <w:t xml:space="preserve"> thời hạn </w:t>
      </w:r>
      <w:ins w:id="500238" w:author="VNCN E&amp;C - Thương thảo 17/10" w:date="2026-10-17T16:00:00Z">
        <w:r>
          <w:rPr>
            <w:rFonts w:ascii="Times New Roman" w:hAnsi="Times New Roman"/>
            <w:sz w:val="26"/>
            <w:szCs w:val="26"/>
          </w:rPr>
          <w:t xml:space="preserve">thanh toán theo</w:t>
        </w:r>
      </w:ins>
      <w:del w:id="500239" w:author="VNCN E&amp;C - Thương thảo 17/10" w:date="2026-10-17T16:00:00Z">
        <w:r>
          <w:rPr>
            <w:rFonts w:ascii="Times New Roman" w:hAnsi="Times New Roman"/>
            <w:sz w:val="26"/>
            <w:szCs w:val="26"/>
          </w:rPr>
          <w:delText xml:space="preserve">quy định tại</w:delText>
        </w:r>
      </w:del>
      <w:r>
        <w:rPr>
          <w:rFonts w:ascii="Times New Roman" w:hAnsi="Times New Roman"/>
          <w:sz w:val="26"/>
          <w:szCs w:val="26"/>
        </w:rPr>
        <w:t xml:space="preserve"> Hợp đồng</w:t>
      </w:r>
      <w:ins w:id="500240" w:author="VNCN E&amp;C - Thương thảo 17/10" w:date="2026-10-17T16:00:00Z">
        <w:r>
          <w:rPr>
            <w:rFonts w:ascii="Times New Roman" w:hAnsi="Times New Roman"/>
            <w:sz w:val="26"/>
            <w:szCs w:val="26"/>
          </w:rPr>
          <w:t xml:space="preserve"> đối với hồ sơ thanh toán đầy đủ, hợp lệ, không do lỗi của Bên B</w:t>
        </w:r>
      </w:ins>
      <w:r>
        <w:rPr>
          <w:rFonts w:ascii="Times New Roman" w:hAnsi="Times New Roman"/>
          <w:sz w:val="26"/>
          <w:szCs w:val="26"/>
        </w:rPr>
        <w:t xml:space="preserve">;</w:t>
      </w:r>
    </w:p>
    <w:p>
      <w:pPr>
        <w:pStyle w:val="ListParagraph"/>
        <w:numPr>
          <w:ilvl w:val="0"/>
          <w:numId w:val="24"/>
        </w:numPr>
        <w:spacing w:before="0" w:after="120"/>
        <w:contextualSpacing/>
        <w:jc w:val="both"/>
        <w:rPr>
          <w:rFonts w:ascii="Times New Roman" w:hAnsi="Times New Roman"/>
          <w:sz w:val="26"/>
          <w:szCs w:val="26"/>
        </w:rPr>
      </w:pPr>
      <w:ins w:id="500241" w:author="VNCN E&amp;C - Thương thảo 17/10" w:date="2026-10-17T16:00:00Z">
        <w:r>
          <w:rPr>
            <w:rFonts w:ascii="Times New Roman" w:hAnsi="Times New Roman"/>
            <w:sz w:val="26"/>
            <w:szCs w:val="26"/>
            <w:lang w:val="en-US"/>
          </w:rPr>
          <w:t xml:space="preserve">Công việc bị</w:t>
        </w:r>
      </w:ins>
      <w:del w:id="500242" w:author="VNCN E&amp;C - Thương thảo 17/10" w:date="2026-10-17T16:00:00Z">
        <w:r>
          <w:rPr>
            <w:rFonts w:ascii="Times New Roman" w:hAnsi="Times New Roman"/>
            <w:sz w:val="26"/>
            <w:szCs w:val="26"/>
            <w:lang w:val="en-US"/>
          </w:rPr>
          <w:delText xml:space="preserve">Tạm</w:delText>
        </w:r>
      </w:del>
      <w:r>
        <w:rPr>
          <w:rFonts w:ascii="Times New Roman" w:hAnsi="Times New Roman"/>
          <w:sz w:val="26"/>
          <w:szCs w:val="26"/>
          <w:lang w:val="en-US"/>
        </w:rPr>
        <w:t xml:space="preserve"> dừng </w:t>
      </w:r>
      <w:ins w:id="500243" w:author="VNCN E&amp;C - Thương thảo 17/10" w:date="2026-10-17T16:00:00Z">
        <w:r>
          <w:rPr>
            <w:rFonts w:ascii="Times New Roman" w:hAnsi="Times New Roman"/>
            <w:sz w:val="26"/>
            <w:szCs w:val="26"/>
            <w:lang w:val="en-US"/>
          </w:rPr>
          <w:t xml:space="preserve">liên tục</w:t>
        </w:r>
      </w:ins>
      <w:del w:id="500244" w:author="VNCN E&amp;C - Thương thảo 17/10" w:date="2026-10-17T16:00:00Z">
        <w:r>
          <w:rPr>
            <w:rFonts w:ascii="Times New Roman" w:hAnsi="Times New Roman"/>
            <w:sz w:val="26"/>
            <w:szCs w:val="26"/>
            <w:lang w:val="en-US"/>
          </w:rPr>
          <w:delText xml:space="preserve">hợp đồng</w:delText>
        </w:r>
      </w:del>
      <w:r>
        <w:rPr>
          <w:rFonts w:ascii="Times New Roman" w:hAnsi="Times New Roman"/>
          <w:sz w:val="26"/>
          <w:szCs w:val="26"/>
          <w:lang w:val="en-US"/>
        </w:rPr>
        <w:t xml:space="preserve"> quá </w:t>
      </w:r>
      <w:ins w:id="500245" w:author="VNCN E&amp;C - Thương thảo 17/10" w:date="2026-10-17T16:00:00Z">
        <w:r>
          <w:rPr>
            <w:rFonts w:ascii="Times New Roman" w:hAnsi="Times New Roman"/>
            <w:sz w:val="26"/>
            <w:szCs w:val="26"/>
            <w:highlight w:val="yellow"/>
            <w:lang w:val="en-US"/>
          </w:rPr>
          <w:t xml:space="preserve">45</w:t>
        </w:r>
      </w:ins>
      <w:del w:id="500246" w:author="VNCN E&amp;C - Thương thảo 17/10" w:date="2026-10-17T16:00:00Z">
        <w:r>
          <w:rPr>
            <w:rFonts w:ascii="Times New Roman" w:hAnsi="Times New Roman"/>
            <w:sz w:val="26"/>
            <w:szCs w:val="26"/>
            <w:lang w:val="en-US"/>
          </w:rPr>
          <w:delText xml:space="preserve">30</w:delText>
        </w:r>
      </w:del>
      <w:r>
        <w:rPr>
          <w:rFonts w:ascii="Times New Roman" w:hAnsi="Times New Roman"/>
          <w:sz w:val="26"/>
          <w:szCs w:val="26"/>
          <w:lang w:val="en-US"/>
        </w:rPr>
        <w:t xml:space="preserve"> ngày theo </w:t>
      </w:r>
      <w:ins w:id="500247" w:author="VNCN E&amp;C - Thương thảo 17/10" w:date="2026-10-17T16:00:00Z">
        <w:r>
          <w:rPr>
            <w:rFonts w:ascii="Times New Roman" w:hAnsi="Times New Roman"/>
            <w:sz w:val="26"/>
            <w:szCs w:val="26"/>
            <w:lang w:val="en-US"/>
          </w:rPr>
          <w:t xml:space="preserve">Điều</w:t>
        </w:r>
      </w:ins>
      <w:del w:id="500248" w:author="VNCN E&amp;C - Thương thảo 17/10" w:date="2026-10-17T16:00:00Z">
        <w:r>
          <w:rPr>
            <w:rFonts w:ascii="Times New Roman" w:hAnsi="Times New Roman"/>
            <w:sz w:val="26"/>
            <w:szCs w:val="26"/>
            <w:lang w:val="en-US"/>
          </w:rPr>
          <w:delText xml:space="preserve">điều</w:delText>
        </w:r>
      </w:del>
      <w:r>
        <w:rPr>
          <w:rFonts w:ascii="Times New Roman" w:hAnsi="Times New Roman"/>
          <w:sz w:val="26"/>
          <w:szCs w:val="26"/>
          <w:lang w:val="en-US"/>
        </w:rPr>
        <w:t xml:space="preserve"> 17.1</w:t>
      </w:r>
      <w:del w:id="500249" w:author="VNCN E&amp;C - Thương thảo 17/10" w:date="2026-10-17T16:00:00Z">
        <w:r>
          <w:rPr>
            <w:rFonts w:ascii="Times New Roman" w:hAnsi="Times New Roman"/>
            <w:sz w:val="26"/>
            <w:szCs w:val="26"/>
            <w:lang w:val="en-US"/>
          </w:rPr>
          <w:delText xml:space="preserve"> không phải</w:delText>
        </w:r>
      </w:del>
      <w:r>
        <w:rPr>
          <w:rFonts w:ascii="Times New Roman" w:hAnsi="Times New Roman"/>
          <w:sz w:val="26"/>
          <w:szCs w:val="26"/>
          <w:lang w:val="en-US"/>
        </w:rPr>
        <w:t xml:space="preserve"> do lỗi của Bên </w:t>
      </w:r>
      <w:ins w:id="500250" w:author="VNCN E&amp;C - Thương thảo 17/10" w:date="2026-10-17T16:00:00Z">
        <w:r>
          <w:rPr>
            <w:rFonts w:ascii="Times New Roman" w:hAnsi="Times New Roman"/>
            <w:sz w:val="26"/>
            <w:szCs w:val="26"/>
            <w:lang w:val="en-US"/>
          </w:rPr>
          <w:t xml:space="preserve">A.</w:t>
        </w:r>
      </w:ins>
      <w:del w:id="500251" w:author="VNCN E&amp;C - Thương thảo 17/10" w:date="2026-10-17T16:00:00Z">
        <w:r>
          <w:rPr>
            <w:rFonts w:ascii="Times New Roman" w:hAnsi="Times New Roman"/>
            <w:sz w:val="26"/>
            <w:szCs w:val="26"/>
            <w:lang w:val="en-US"/>
          </w:rPr>
          <w:delText xml:space="preserve">B</w:delText>
        </w:r>
      </w:del>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 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 xml:space="preserve">(vi) 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tabs>
          <w:tab w:val="clear" w:pos="720"/>
          <w:tab w:val="left" w:pos="426" w:leader="none"/>
        </w:tabs>
        <w:spacing w:lineRule="auto" w:line="276" w:before="0" w:after="120"/>
        <w:jc w:val="both"/>
        <w:rPr>
          <w:rFonts w:ascii="Times New Roman" w:hAnsi="Times New Roman"/>
          <w:bCs/>
          <w:sz w:val="26"/>
          <w:szCs w:val="26"/>
        </w:rPr>
      </w:pPr>
      <w:r>
        <w:rPr>
          <w:rFonts w:ascii="Times New Roman" w:hAnsi="Times New Roman"/>
          <w:bCs/>
          <w:sz w:val="26"/>
          <w:szCs w:val="26"/>
        </w:rPr>
        <w:t>(vii) 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Normal"/>
        <w:tabs>
          <w:tab w:val="clear" w:pos="720"/>
          <w:tab w:val="left" w:pos="567" w:leader="none"/>
        </w:tabs>
        <w:spacing w:lineRule="auto" w:line="276" w:before="0" w:after="120"/>
        <w:jc w:val="both"/>
        <w:rPr>
          <w:del w:id="500613" w:author="VNCN E&amp;C - Thương thảo 17/10" w:date="2026-10-17T16:00:00Z"/>
          <w:rFonts w:ascii="Times New Roman" w:hAnsi="Times New Roman"/>
          <w:bCs/>
          <w:sz w:val="26"/>
          <w:szCs w:val="26"/>
        </w:rPr>
      </w:pPr>
      <w:del w:id="500612" w:author="VNCN E&amp;C - Thương thảo 17/10" w:date="2026-10-17T16:00:00Z">
        <w:r>
          <w:rPr>
            <w:rFonts w:ascii="Times New Roman" w:hAnsi="Times New Roman"/>
            <w:bCs/>
            <w:sz w:val="26"/>
            <w:szCs w:val="26"/>
          </w:rPr>
          <w:delText xml:space="preserve">(viii) 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18. PHẠT, BỒI THƯỜNG </w:t>
      </w:r>
      <w:ins w:id="500252" w:author="VNCN E&amp;C - Thương thảo 17/10" w:date="2026-10-17T16:00:00Z">
        <w:r>
          <w:rPr>
            <w:rFonts w:ascii="Times New Roman" w:hAnsi="Times New Roman"/>
            <w:sz w:val="26"/>
            <w:szCs w:val="26"/>
          </w:rPr>
          <w:t xml:space="preserve">VÀ XỬ LÝ VI PHẠM </w:t>
        </w:r>
      </w:ins>
      <w:r>
        <w:rPr>
          <w:rFonts w:ascii="Times New Roman" w:hAnsi="Times New Roman"/>
          <w:sz w:val="26"/>
          <w:szCs w:val="26"/>
        </w:rPr>
        <w:t xml:space="preserve">HỢP ĐỒNG</w:t>
      </w:r>
    </w:p>
    <w:p>
      <w:pPr>
        <w:pStyle w:val="Normal"/>
        <w:spacing w:lineRule="auto" w:line="276" w:before="0" w:after="120"/>
        <w:jc w:val="both"/>
        <w:rPr>
          <w:rFonts w:ascii="Times New Roman" w:hAnsi="Times New Roman"/>
          <w:sz w:val="26"/>
          <w:szCs w:val="26"/>
        </w:rPr>
      </w:pPr>
      <w:commentRangeStart w:id="34"/>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ins w:id="500253" w:author="VNCN E&amp;C - Thương thảo 17/10" w:date="2026-10-17T16:00:00Z">
        <w:r>
          <w:rPr>
            <w:rFonts w:ascii="Times New Roman" w:hAnsi="Times New Roman"/>
            <w:sz w:val="26"/>
            <w:szCs w:val="26"/>
          </w:rPr>
          <w:t xml:space="preserve">10</w:t>
        </w:r>
      </w:ins>
      <w:del w:id="500254" w:author="VNCN E&amp;C - Thương thảo 17/10" w:date="2026-10-17T16:00:00Z">
        <w:r>
          <w:rPr>
            <w:rFonts w:ascii="Times New Roman" w:hAnsi="Times New Roman"/>
            <w:sz w:val="26"/>
            <w:szCs w:val="26"/>
          </w:rPr>
          <w:delText xml:space="preserve">8</w:delText>
        </w:r>
      </w:del>
      <w:r>
        <w:rPr>
          <w:rFonts w:ascii="Times New Roman" w:hAnsi="Times New Roman"/>
          <w:sz w:val="26"/>
          <w:szCs w:val="26"/>
        </w:rPr>
        <w:t xml:space="preserve">% giá trị Hợp đồng. </w:t>
      </w:r>
      <w:ins w:id="500255" w:author="VNCN E&amp;C - Thương thảo 17/10" w:date="2026-10-17T16:00:00Z">
        <w:r>
          <w:rPr>
            <w:rFonts w:ascii="Times New Roman" w:hAnsi="Times New Roman"/>
            <w:sz w:val="26"/>
            <w:szCs w:val="26"/>
          </w:rPr>
          <w:t xml:space="preserve">Nguyên tắc khắc phục và bồi thường áp dụng thống nhất cho toàn bộ Hợp đồng: (i) mọi sai sót, hư hỏng, sự cố,</w:t>
        </w:r>
      </w:ins>
      <w:del w:id="500256" w:author="VNCN E&amp;C - Thương thảo 17/10" w:date="2026-10-17T16:00:00Z">
        <w:r>
          <w:rPr>
            <w:rFonts w:ascii="Times New Roman" w:hAnsi="Times New Roman"/>
            <w:sz w:val="26"/>
            <w:szCs w:val="26"/>
          </w:rPr>
          <w:delText xml:space="preserve">Việc phạt</w:delText>
        </w:r>
      </w:del>
      <w:r>
        <w:rPr>
          <w:rFonts w:ascii="Times New Roman" w:hAnsi="Times New Roman"/>
          <w:sz w:val="26"/>
          <w:szCs w:val="26"/>
        </w:rPr>
        <w:t xml:space="preserve"> vi phạm </w:t>
      </w:r>
      <w:ins w:id="500257" w:author="VNCN E&amp;C - Thương thảo 17/10" w:date="2026-10-17T16:00:00Z">
        <w:r>
          <w:rPr>
            <w:rFonts w:ascii="Times New Roman" w:hAnsi="Times New Roman"/>
            <w:sz w:val="26"/>
            <w:szCs w:val="26"/>
          </w:rPr>
          <w:t xml:space="preserve">do lỗi của Bên B phải được Bên B khắc phục</w:t>
        </w:r>
      </w:ins>
      <w:del w:id="500258" w:author="VNCN E&amp;C - Thương thảo 17/10" w:date="2026-10-17T16:00:00Z">
        <w:r>
          <w:rPr>
            <w:rFonts w:ascii="Times New Roman" w:hAnsi="Times New Roman"/>
            <w:sz w:val="26"/>
            <w:szCs w:val="26"/>
          </w:rPr>
          <w:delText xml:space="preserve">không loại trừ nghĩa vụ bồi thường</w:delText>
        </w:r>
      </w:del>
      <w:r>
        <w:rPr>
          <w:rFonts w:ascii="Times New Roman" w:hAnsi="Times New Roman"/>
          <w:sz w:val="26"/>
          <w:szCs w:val="26"/>
        </w:rPr>
        <w:t xml:space="preserve"> toàn bộ </w:t>
      </w:r>
      <w:ins w:id="500259" w:author="VNCN E&amp;C - Thương thảo 17/10" w:date="2026-10-17T16:00:00Z">
        <w:r>
          <w:rPr>
            <w:rFonts w:ascii="Times New Roman" w:hAnsi="Times New Roman"/>
            <w:sz w:val="26"/>
            <w:szCs w:val="26"/>
          </w:rPr>
          <w:t xml:space="preserve">(100%) bằng chi phí của mình; (ii) </w:t>
        </w:r>
      </w:ins>
      <w:r>
        <w:rPr>
          <w:rFonts w:ascii="Times New Roman" w:hAnsi="Times New Roman"/>
          <w:sz w:val="26"/>
          <w:szCs w:val="26"/>
        </w:rPr>
        <w:t xml:space="preserve">thiệt hại </w:t>
      </w:r>
      <w:ins w:id="500260" w:author="VNCN E&amp;C - Thương thảo 17/10" w:date="2026-10-17T16:00:00Z">
        <w:r>
          <w:rPr>
            <w:rFonts w:ascii="Times New Roman" w:hAnsi="Times New Roman"/>
            <w:sz w:val="26"/>
            <w:szCs w:val="26"/>
          </w:rPr>
          <w:t xml:space="preserve">phát sinh do lỗi</w:t>
        </w:r>
      </w:ins>
      <w:del w:id="500261" w:author="VNCN E&amp;C - Thương thảo 17/10" w:date="2026-10-17T16:00:00Z">
        <w:r>
          <w:rPr>
            <w:rFonts w:ascii="Times New Roman" w:hAnsi="Times New Roman"/>
            <w:sz w:val="26"/>
            <w:szCs w:val="26"/>
          </w:rPr>
          <w:delText xml:space="preserve">thực tế</w:delText>
        </w:r>
      </w:del>
      <w:r>
        <w:rPr>
          <w:rFonts w:ascii="Times New Roman" w:hAnsi="Times New Roman"/>
          <w:sz w:val="26"/>
          <w:szCs w:val="26"/>
        </w:rPr>
        <w:t xml:space="preserve"> của</w:t>
      </w:r>
      <w:ins w:id="500262" w:author="VNCN E&amp;C - Thương thảo 17/10" w:date="2026-10-17T16:00:00Z">
        <w:r>
          <w:rPr>
            <w:rFonts w:ascii="Times New Roman" w:hAnsi="Times New Roman"/>
            <w:sz w:val="26"/>
            <w:szCs w:val="26"/>
          </w:rPr>
          <w:t xml:space="preserve"> Bên B (đối với</w:t>
        </w:r>
      </w:ins>
      <w:r>
        <w:rPr>
          <w:rFonts w:ascii="Times New Roman" w:hAnsi="Times New Roman"/>
          <w:sz w:val="26"/>
          <w:szCs w:val="26"/>
        </w:rPr>
        <w:t xml:space="preserve"> Bên A, </w:t>
      </w:r>
      <w:ins w:id="500263" w:author="VNCN E&amp;C - Thương thảo 17/10" w:date="2026-10-17T16:00:00Z">
        <w:r>
          <w:rPr>
            <w:rFonts w:ascii="Times New Roman" w:hAnsi="Times New Roman"/>
            <w:sz w:val="26"/>
            <w:szCs w:val="26"/>
          </w:rPr>
          <w:t xml:space="preserve">Chủ đầu tư hoặc bên thứ ba, kể cả</w:t>
        </w:r>
      </w:ins>
      <w:del w:id="500264" w:author="VNCN E&amp;C - Thương thảo 17/10" w:date="2026-10-17T16:00:00Z">
        <w:r>
          <w:rPr>
            <w:rFonts w:ascii="Times New Roman" w:hAnsi="Times New Roman"/>
            <w:sz w:val="26"/>
            <w:szCs w:val="26"/>
          </w:rPr>
          <w:delText xml:space="preserve">bao gồm</w:delText>
        </w:r>
      </w:del>
      <w:r>
        <w:rPr>
          <w:rFonts w:ascii="Times New Roman" w:hAnsi="Times New Roman"/>
          <w:sz w:val="26"/>
          <w:szCs w:val="26"/>
        </w:rPr>
        <w:t xml:space="preserve"> các khoản Bên A bị Chủ đầu tư phạt, khấu trừ</w:t>
      </w:r>
      <w:del w:id="500265" w:author="VNCN E&amp;C - Thương thảo 17/10" w:date="2026-10-17T16:00:00Z">
        <w:r>
          <w:rPr>
            <w:rFonts w:ascii="Times New Roman" w:hAnsi="Times New Roman"/>
            <w:sz w:val="26"/>
            <w:szCs w:val="26"/>
          </w:rPr>
          <w:delText xml:space="preserve">, yêu cầu bồi thường</w:delText>
        </w:r>
      </w:del>
      <w:r>
        <w:rPr>
          <w:rFonts w:ascii="Times New Roman" w:hAnsi="Times New Roman"/>
          <w:sz w:val="26"/>
          <w:szCs w:val="26"/>
        </w:rPr>
        <w:t xml:space="preserve"> do lỗi của Bên B</w:t>
      </w:r>
      <w:ins w:id="500266" w:author="VNCN E&amp;C - Thương thảo 17/10" w:date="2026-10-17T16:00:00Z">
        <w:r>
          <w:rPr>
            <w:rFonts w:ascii="Times New Roman" w:hAnsi="Times New Roman"/>
            <w:sz w:val="26"/>
            <w:szCs w:val="26"/>
          </w:rPr>
          <w:t xml:space="preserve">) do Bên B chịu trách nhiệm bồi thường; Bên A có trách nhiệm phối hợp, hỗ trợ Bên B trong quá trình làm việc với Chủ đầu tư, bên thứ ba để xác định và giải quyết thiệt hại. Việc phạt vi phạm không loại trừ nghĩa vụ khắc phục, bồi thường nêu trên</w:t>
        </w:r>
      </w:ins>
      <w:r>
        <w:rPr>
          <w:rFonts w:ascii="Times New Roman" w:hAnsi="Times New Roman"/>
          <w:sz w:val="26"/>
          <w:szCs w:val="26"/>
        </w:rPr>
        <w:t xml:space="preserve">. Bên A có quyền thu tiền phạt, tiền bồi thường bằng cách khấu trừ vào giá trị thanh toán </w:t>
      </w:r>
      <w:ins w:id="500267" w:author="VNCN E&amp;C - Thương thảo 17/10" w:date="2026-10-17T16:00:00Z">
        <w:r>
          <w:rPr>
            <w:rFonts w:ascii="Times New Roman" w:hAnsi="Times New Roman"/>
            <w:sz w:val="26"/>
            <w:szCs w:val="26"/>
          </w:rPr>
          <w:t xml:space="preserve">theo Điều 3.5 </w:t>
        </w:r>
      </w:ins>
      <w:r>
        <w:rPr>
          <w:rFonts w:ascii="Times New Roman" w:hAnsi="Times New Roman"/>
          <w:sz w:val="26"/>
          <w:szCs w:val="26"/>
        </w:rPr>
        <w:t xml:space="preserve">hoặc thu từ bảo lãnh thực hiện Hợp đồng.</w:t>
      </w:r>
      <w:commentRangeEnd w:id="34"/>
      <w:r>
        <w:rPr>
          <w:rStyle w:val="CommentReference"/>
        </w:rPr>
        <w:commentReference w:id="34"/>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có trách nhiệm phá dỡ, làm lại hoặc hoàn thiện công việc bằng chi phí của mình và bồi thường thiệt hại thực tế cho Bên A. </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18.3. Phạt, bồi thường </w:t>
      </w:r>
      <w:ins w:id="500268" w:author="VNCN E&amp;C - Thương thảo 17/10" w:date="2026-10-17T16:00:00Z">
        <w:r>
          <w:rPr>
            <w:rFonts w:ascii="Times New Roman" w:hAnsi="Times New Roman"/>
            <w:b/>
            <w:sz w:val="26"/>
            <w:szCs w:val="26"/>
          </w:rPr>
          <w:t xml:space="preserve">và xử lý </w:t>
        </w:r>
      </w:ins>
      <w:r>
        <w:rPr>
          <w:rFonts w:ascii="Times New Roman" w:hAnsi="Times New Roman"/>
          <w:b/>
          <w:sz w:val="26"/>
          <w:szCs w:val="26"/>
        </w:rPr>
        <w:t xml:space="preserve">do chậm tiến độ:</w:t>
      </w:r>
    </w:p>
    <w:p>
      <w:pPr>
        <w:pStyle w:val="Normal"/>
        <w:spacing w:lineRule="auto" w:line="276" w:before="0" w:after="120"/>
        <w:jc w:val="both"/>
        <w:rPr>
          <w:rFonts w:ascii="Times New Roman" w:hAnsi="Times New Roman"/>
          <w:sz w:val="26"/>
          <w:szCs w:val="26"/>
        </w:rPr>
      </w:pPr>
      <w:commentRangeStart w:id="35"/>
      <w:ins w:id="500269" w:author="VNCN E&amp;C - Thương thảo 17/10" w:date="2026-10-17T16:00:00Z">
        <w:r>
          <w:rPr>
            <w:rFonts w:ascii="Times New Roman" w:hAnsi="Times New Roman"/>
            <w:sz w:val="26"/>
            <w:szCs w:val="26"/>
          </w:rPr>
          <w:t xml:space="preserve">a) </w:t>
        </w:r>
      </w:ins>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 xml:space="preserve">0,1%</w:t>
      </w:r>
      <w:r>
        <w:rPr>
          <w:rFonts w:ascii="Times New Roman" w:hAnsi="Times New Roman"/>
          <w:sz w:val="26"/>
          <w:szCs w:val="26"/>
        </w:rPr>
        <w:t xml:space="preserve"> giá trị Hợp đồng cho mỗi 01 </w:t>
      </w:r>
      <w:ins w:id="500270" w:author="VNCN E&amp;C - Thương thảo 17/10" w:date="2026-10-17T16:00:00Z">
        <w:r>
          <w:rPr>
            <w:rFonts w:ascii="Times New Roman" w:hAnsi="Times New Roman"/>
            <w:sz w:val="26"/>
            <w:szCs w:val="26"/>
          </w:rPr>
          <w:t xml:space="preserve">ngày</w:t>
        </w:r>
      </w:ins>
      <w:del w:id="500271" w:author="VNCN E&amp;C - Thương thảo 17/10" w:date="2026-10-17T16:00:00Z">
        <w:r>
          <w:rPr>
            <w:rFonts w:ascii="Times New Roman" w:hAnsi="Times New Roman"/>
            <w:sz w:val="26"/>
            <w:szCs w:val="26"/>
          </w:rPr>
          <w:delText xml:space="preserve">tuần</w:delText>
        </w:r>
      </w:del>
      <w:r>
        <w:rPr>
          <w:rFonts w:ascii="Times New Roman" w:hAnsi="Times New Roman"/>
          <w:sz w:val="26"/>
          <w:szCs w:val="26"/>
        </w:rPr>
        <w:t xml:space="preserve"> chậm so với từng mốc tiến độ quy định tại Điều 7.1 và Tiến độ chi tiết được Bên A chấp thuận; tổng mức phạt chậm tiến độ không vượt quá </w:t>
      </w:r>
      <w:r>
        <w:rPr>
          <w:rFonts w:ascii="Times New Roman" w:hAnsi="Times New Roman"/>
          <w:sz w:val="26"/>
          <w:szCs w:val="26"/>
          <w:highlight w:val="yellow"/>
        </w:rPr>
        <w:t xml:space="preserve">08</w:t>
      </w:r>
      <w:r>
        <w:rPr>
          <w:rFonts w:ascii="Times New Roman" w:hAnsi="Times New Roman"/>
          <w:sz w:val="26"/>
          <w:szCs w:val="26"/>
        </w:rPr>
        <w:t xml:space="preserve">% giá trị Hợp đồng. Việc phạt vi phạm không loại trừ quyền yêu cầu bồi thường thiệt hại của Bên A.</w:t>
      </w:r>
      <w:commentRangeEnd w:id="35"/>
      <w:r>
        <w:rPr>
          <w:rStyle w:val="CommentReference"/>
        </w:rPr>
        <w:commentReference w:id="35"/>
      </w:r>
    </w:p>
    <w:p>
      <w:pPr>
        <w:pStyle w:val="Normal"/>
        <w:spacing w:lineRule="auto" w:line="276" w:before="0" w:after="120"/>
        <w:jc w:val="both"/>
        <w:rPr>
          <w:ins w:id="500673" w:author="VNCN E&amp;C - Thương thảo 17/10" w:date="2026-10-17T16:00:00Z"/>
          <w:rFonts w:ascii="Times New Roman" w:hAnsi="Times New Roman"/>
          <w:sz w:val="26"/>
          <w:szCs w:val="26"/>
        </w:rPr>
      </w:pPr>
      <w:ins w:id="500672" w:author="VNCN E&amp;C - Thương thảo 17/10" w:date="2026-10-17T16:00:00Z">
        <w:r>
          <w:rPr>
            <w:rFonts w:ascii="Times New Roman" w:hAnsi="Times New Roman"/>
            <w:sz w:val="26"/>
            <w:szCs w:val="26"/>
          </w:rPr>
          <w:t xml:space="preserve">b) Khi tiến độ thi công bị chậm hoặc có nguy cơ bị chậm, Bên B phải áp dụng ngay biện pháp khắc phục (tăng cường thiết bị, nhân lực, vật tư, tăng ca, làm thêm giờ, làm vào ngày nghỉ…) bằng chi phí của mình.</w:t>
        </w:r>
      </w:ins>
    </w:p>
    <w:p>
      <w:pPr>
        <w:pStyle w:val="Normal"/>
        <w:spacing w:lineRule="auto" w:line="276" w:before="0" w:after="120"/>
        <w:jc w:val="both"/>
        <w:rPr>
          <w:ins w:id="500675" w:author="VNCN E&amp;C - Thương thảo 17/10" w:date="2026-10-17T16:00:00Z"/>
          <w:rFonts w:ascii="Times New Roman" w:hAnsi="Times New Roman"/>
          <w:sz w:val="26"/>
          <w:szCs w:val="26"/>
        </w:rPr>
      </w:pPr>
      <w:ins w:id="500674" w:author="VNCN E&amp;C - Thương thảo 17/10" w:date="2026-10-17T16:00:00Z">
        <w:r>
          <w:rPr>
            <w:rFonts w:ascii="Times New Roman" w:hAnsi="Times New Roman"/>
            <w:sz w:val="26"/>
            <w:szCs w:val="26"/>
          </w:rPr>
          <w:t xml:space="preserve">c) Trong vòng 07 ngày kể từ ngày Bên A gửi thông báo bằng văn bản hoặc biên bản họp về việc chậm tiến độ mà Bên B chưa lên biện pháp khắc phục hiệu quả, Bên A có quyền đình chỉ phần việc bị chậm để tự thực hiện hoặc giao Nhà thầu khác thực hiện. Toàn bộ chi phí thực hiện phần việc này được khấu trừ vào giá trị thanh toán của Bên B.</w:t>
        </w:r>
      </w:ins>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commentRangeStart w:id="36"/>
      <w:r>
        <w:rPr>
          <w:rFonts w:ascii="Times New Roman" w:hAnsi="Times New Roman"/>
          <w:b/>
          <w:sz w:val="26"/>
          <w:szCs w:val="26"/>
        </w:rPr>
        <w:t xml:space="preserve">18.4. </w:t>
      </w:r>
      <w:ins w:id="500272" w:author="VNCN E&amp;C - Thương thảo 17/10" w:date="2026-10-17T16:00:00Z">
        <w:r>
          <w:rPr>
            <w:rFonts w:ascii="Times New Roman" w:hAnsi="Times New Roman"/>
            <w:b/>
            <w:sz w:val="26"/>
            <w:szCs w:val="26"/>
          </w:rPr>
          <w:t xml:space="preserve">Bên A tự thực hiện hoặc thuê đơn vị khác thực hiện thay Bên B</w:t>
        </w:r>
      </w:ins>
      <w:del w:id="500273" w:author="VNCN E&amp;C - Thương thảo 17/10" w:date="2026-10-17T16:00:00Z">
        <w:r>
          <w:rPr>
            <w:rFonts w:ascii="Times New Roman" w:hAnsi="Times New Roman"/>
            <w:b/>
            <w:sz w:val="26"/>
            <w:szCs w:val="26"/>
          </w:rPr>
          <w:delText xml:space="preserve">Phạt, bồi thường do chậm khắc phục sai sót</w:delText>
        </w:r>
      </w:del>
      <w:r>
        <w:rPr>
          <w:rFonts w:ascii="Times New Roman" w:hAnsi="Times New Roman"/>
          <w:b/>
          <w:sz w:val="26"/>
          <w:szCs w:val="26"/>
        </w:rPr>
        <w:t xml:space="preserve">:</w:t>
      </w:r>
      <w:commentRangeEnd w:id="36"/>
      <w:r>
        <w:rPr>
          <w:rStyle w:val="CommentReference"/>
        </w:rPr>
        <w:commentReference w:id="36"/>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w:t>
      </w:r>
      <w:ins w:id="500274" w:author="VNCN E&amp;C - Thương thảo 17/10" w:date="2026-10-17T16:00:00Z">
        <w:r>
          <w:rPr>
            <w:rFonts w:ascii="Times New Roman" w:hAnsi="Times New Roman"/>
            <w:sz w:val="26"/>
            <w:szCs w:val="26"/>
          </w:rPr>
          <w:t xml:space="preserve">thực hiện, thực hiện không đầy đủ hoặc không </w:t>
        </w:r>
      </w:ins>
      <w:r>
        <w:rPr>
          <w:rFonts w:ascii="Times New Roman" w:hAnsi="Times New Roman"/>
          <w:sz w:val="26"/>
          <w:szCs w:val="26"/>
        </w:rPr>
        <w:t xml:space="preserve">khắc phục sai sót</w:t>
      </w:r>
      <w:ins w:id="500275" w:author="VNCN E&amp;C - Thương thảo 17/10" w:date="2026-10-17T16:00:00Z">
        <w:r>
          <w:rPr>
            <w:rFonts w:ascii="Times New Roman" w:hAnsi="Times New Roman"/>
            <w:sz w:val="26"/>
            <w:szCs w:val="26"/>
          </w:rPr>
          <w:t xml:space="preserve">, tồn tại, vi phạm (về chất lượng, tiến độ, an toàn, môi trường, máy và thiết bị thi công, thu dọn mặt bằng, bảo hành hoặc bất kỳ nghĩa vụ nào khác) trong</w:t>
        </w:r>
      </w:ins>
      <w:del w:id="500276" w:author="VNCN E&amp;C - Thương thảo 17/10" w:date="2026-10-17T16:00:00Z">
        <w:r>
          <w:rPr>
            <w:rFonts w:ascii="Times New Roman" w:hAnsi="Times New Roman"/>
            <w:sz w:val="26"/>
            <w:szCs w:val="26"/>
          </w:rPr>
          <w:delText xml:space="preserve"> đúng</w:delText>
        </w:r>
      </w:del>
      <w:r>
        <w:rPr>
          <w:rFonts w:ascii="Times New Roman" w:hAnsi="Times New Roman"/>
          <w:sz w:val="26"/>
          <w:szCs w:val="26"/>
        </w:rPr>
        <w:t xml:space="preserve"> thời hạn </w:t>
      </w:r>
      <w:ins w:id="500277" w:author="VNCN E&amp;C - Thương thảo 17/10" w:date="2026-10-17T16:00:00Z">
        <w:r>
          <w:rPr>
            <w:rFonts w:ascii="Times New Roman" w:hAnsi="Times New Roman"/>
            <w:sz w:val="26"/>
            <w:szCs w:val="26"/>
          </w:rPr>
          <w:t xml:space="preserve">quy định tại Hợp đồng hoặc thời hạn</w:t>
        </w:r>
      </w:ins>
      <w:del w:id="500278" w:author="VNCN E&amp;C - Thương thảo 17/10" w:date="2026-10-17T16:00:00Z">
        <w:r>
          <w:rPr>
            <w:rFonts w:ascii="Times New Roman" w:hAnsi="Times New Roman"/>
            <w:sz w:val="26"/>
            <w:szCs w:val="26"/>
          </w:rPr>
          <w:delText xml:space="preserve">theo thông báo của</w:delText>
        </w:r>
      </w:del>
      <w:r>
        <w:rPr>
          <w:rFonts w:ascii="Times New Roman" w:hAnsi="Times New Roman"/>
          <w:sz w:val="26"/>
          <w:szCs w:val="26"/>
        </w:rPr>
        <w:t xml:space="preserve"> Bên A</w:t>
      </w:r>
      <w:ins w:id="500279" w:author="VNCN E&amp;C - Thương thảo 17/10" w:date="2026-10-17T16:00:00Z">
        <w:r>
          <w:rPr>
            <w:rFonts w:ascii="Times New Roman" w:hAnsi="Times New Roman"/>
            <w:sz w:val="26"/>
            <w:szCs w:val="26"/>
          </w:rPr>
          <w:t xml:space="preserve"> ấn định bằng văn bản, Bên A có quyền tự thực hiện hoặc thuê đơn vị khác thực hiện.</w:t>
        </w:r>
      </w:ins>
      <w:del w:id="500280" w:author="VNCN E&amp;C - Thương thảo 17/10" w:date="2026-10-17T16:00:00Z">
        <w:r>
          <w:rPr>
            <w:rFonts w:ascii="Times New Roman" w:hAnsi="Times New Roman"/>
            <w:sz w:val="26"/>
            <w:szCs w:val="26"/>
          </w:rPr>
          <w:delText xml:space="preserve">,</w:delText>
        </w:r>
      </w:del>
      <w:r>
        <w:rPr>
          <w:rFonts w:ascii="Times New Roman" w:hAnsi="Times New Roman"/>
          <w:sz w:val="26"/>
          <w:szCs w:val="26"/>
        </w:rPr>
        <w:t xml:space="preserve"> Bên B </w:t>
      </w:r>
      <w:ins w:id="500281" w:author="VNCN E&amp;C - Thương thảo 17/10" w:date="2026-10-17T16:00:00Z">
        <w:r>
          <w:rPr>
            <w:rFonts w:ascii="Times New Roman" w:hAnsi="Times New Roman"/>
            <w:sz w:val="26"/>
            <w:szCs w:val="26"/>
          </w:rPr>
          <w:t xml:space="preserve">chịu</w:t>
        </w:r>
      </w:ins>
      <w:del w:id="500282" w:author="VNCN E&amp;C - Thương thảo 17/10" w:date="2026-10-17T16:00:00Z">
        <w:r>
          <w:rPr>
            <w:rFonts w:ascii="Times New Roman" w:hAnsi="Times New Roman"/>
            <w:sz w:val="26"/>
            <w:szCs w:val="26"/>
          </w:rPr>
          <w:delText xml:space="preserve">phải hoàn trả</w:delText>
        </w:r>
      </w:del>
      <w:r>
        <w:rPr>
          <w:rFonts w:ascii="Times New Roman" w:hAnsi="Times New Roman"/>
          <w:sz w:val="26"/>
          <w:szCs w:val="26"/>
        </w:rPr>
        <w:t xml:space="preserve"> toàn bộ chi phí </w:t>
      </w:r>
      <w:ins w:id="500283" w:author="VNCN E&amp;C - Thương thảo 17/10" w:date="2026-10-17T16:00:00Z">
        <w:r>
          <w:rPr>
            <w:rFonts w:ascii="Times New Roman" w:hAnsi="Times New Roman"/>
            <w:sz w:val="26"/>
            <w:szCs w:val="26"/>
          </w:rPr>
          <w:t xml:space="preserve">thực tế hợp lý và chi phí quản lý theo Điều 3.5</w:t>
        </w:r>
      </w:ins>
      <w:del w:id="500284" w:author="VNCN E&amp;C - Thương thảo 17/10" w:date="2026-10-17T16:00:00Z">
        <w:r>
          <w:rPr>
            <w:rFonts w:ascii="Times New Roman" w:hAnsi="Times New Roman"/>
            <w:sz w:val="26"/>
            <w:szCs w:val="26"/>
          </w:rPr>
          <w:delText xml:space="preserve">khắc phục của Bên A</w:delText>
        </w:r>
      </w:del>
      <w:r>
        <w:rPr>
          <w:rFonts w:ascii="Times New Roman" w:hAnsi="Times New Roman"/>
          <w:sz w:val="26"/>
          <w:szCs w:val="26"/>
        </w:rPr>
        <w:t xml:space="preserve"> và bồi thường thiệt hại </w:t>
      </w:r>
      <w:ins w:id="500285" w:author="VNCN E&amp;C - Thương thảo 17/10" w:date="2026-10-17T16:00:00Z">
        <w:r>
          <w:rPr>
            <w:rFonts w:ascii="Times New Roman" w:hAnsi="Times New Roman"/>
            <w:sz w:val="26"/>
            <w:szCs w:val="26"/>
          </w:rPr>
          <w:t xml:space="preserve">theo nguyên tắc tại Điều này;</w:t>
        </w:r>
      </w:ins>
      <w:del w:id="500286" w:author="VNCN E&amp;C - Thương thảo 17/10" w:date="2026-10-17T16:00:00Z">
        <w:r>
          <w:rPr>
            <w:rFonts w:ascii="Times New Roman" w:hAnsi="Times New Roman"/>
            <w:sz w:val="26"/>
            <w:szCs w:val="26"/>
          </w:rPr>
          <w:delText xml:space="preserve">thực tế cho</w:delText>
        </w:r>
      </w:del>
      <w:r>
        <w:rPr>
          <w:rFonts w:ascii="Times New Roman" w:hAnsi="Times New Roman"/>
          <w:sz w:val="26"/>
          <w:szCs w:val="26"/>
        </w:rPr>
        <w:t xml:space="preserve"> Bên A</w:t>
      </w:r>
      <w:ins w:id="500287" w:author="VNCN E&amp;C - Thương thảo 17/10" w:date="2026-10-17T16:00:00Z">
        <w:r>
          <w:rPr>
            <w:rFonts w:ascii="Times New Roman" w:hAnsi="Times New Roman"/>
            <w:sz w:val="26"/>
            <w:szCs w:val="26"/>
          </w:rPr>
          <w:t xml:space="preserve"> khấu trừ vào giá trị thanh toán, tiền bảo hành hoặc thu từ bảo lãnh.</w:t>
        </w:r>
      </w:ins>
      <w:del w:id="500288" w:author="VNCN E&amp;C - Thương thảo 17/10" w:date="2026-10-17T16:00:00Z">
        <w:r>
          <w:rPr>
            <w:rFonts w:ascii="Times New Roman" w:hAnsi="Times New Roman"/>
            <w:sz w:val="26"/>
            <w:szCs w:val="26"/>
          </w:rPr>
          <w:delText xml:space="preserve">. </w:delText>
        </w:r>
      </w:del>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18.</w:t>
      </w:r>
      <w:ins w:id="500289" w:author="VNCN E&amp;C - Thương thảo 17/10" w:date="2026-10-17T16:00:00Z">
        <w:r>
          <w:rPr>
            <w:rFonts w:ascii="Times New Roman" w:hAnsi="Times New Roman"/>
            <w:b/>
            <w:sz w:val="26"/>
            <w:szCs w:val="26"/>
          </w:rPr>
          <w:t xml:space="preserve">5</w:t>
        </w:r>
      </w:ins>
      <w:del w:id="500290" w:author="VNCN E&amp;C - Thương thảo 17/10" w:date="2026-10-17T16:00:00Z">
        <w:r>
          <w:rPr>
            <w:rFonts w:ascii="Times New Roman" w:hAnsi="Times New Roman"/>
            <w:b/>
            <w:sz w:val="26"/>
            <w:szCs w:val="26"/>
          </w:rPr>
          <w:delText xml:space="preserve">6</w:delText>
        </w:r>
      </w:del>
      <w:r>
        <w:rPr>
          <w:rFonts w:ascii="Times New Roman" w:hAnsi="Times New Roman"/>
          <w:b/>
          <w:sz w:val="26"/>
          <w:szCs w:val="26"/>
        </w:rPr>
        <w:t xml:space="preserve">.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Trường hợp chấm dứt Hợp đồng do lỗi của Bên A</w:t>
      </w:r>
      <w:ins w:id="500291" w:author="VNCN E&amp;C - Thương thảo 17/10" w:date="2026-10-17T16:00:00Z">
        <w:r>
          <w:rPr>
            <w:rFonts w:ascii="Times New Roman" w:hAnsi="Times New Roman"/>
            <w:sz w:val="26"/>
            <w:szCs w:val="26"/>
          </w:rPr>
          <w:t xml:space="preserve"> (bao gồm trường hợp Bên B chấm dứt theo Điều 17.2 điểm c)</w:t>
        </w:r>
      </w:ins>
      <w:r>
        <w:rPr>
          <w:rFonts w:ascii="Times New Roman" w:hAnsi="Times New Roman"/>
          <w:sz w:val="26"/>
          <w:szCs w:val="26"/>
        </w:rPr>
        <w:t xml:space="preserve">, Bên A thanh toán cho Bên B</w:t>
      </w:r>
      <w:ins w:id="500292" w:author="VNCN E&amp;C - Thương thảo 17/10" w:date="2026-10-17T16:00:00Z">
        <w:r>
          <w:rPr>
            <w:rFonts w:ascii="Times New Roman" w:hAnsi="Times New Roman"/>
            <w:sz w:val="26"/>
            <w:szCs w:val="26"/>
          </w:rPr>
          <w:t xml:space="preserve">: (1)</w:t>
        </w:r>
      </w:ins>
      <w:r>
        <w:rPr>
          <w:rFonts w:ascii="Times New Roman" w:hAnsi="Times New Roman"/>
          <w:sz w:val="26"/>
          <w:szCs w:val="26"/>
        </w:rPr>
        <w:t xml:space="preserve"> giá trị khối lượng đã được nghiệm thu hợp lệ</w:t>
      </w:r>
      <w:ins w:id="500293" w:author="VNCN E&amp;C - Thương thảo 17/10" w:date="2026-10-17T16:00:00Z">
        <w:r>
          <w:rPr>
            <w:rFonts w:ascii="Times New Roman" w:hAnsi="Times New Roman"/>
            <w:sz w:val="26"/>
            <w:szCs w:val="26"/>
          </w:rPr>
          <w:t xml:space="preserve">; (2) chi phí huy động, giải thể hợp lý chưa được thanh toán; (3) giá trị vật tư đã đặt hàng không thể hủy, với điều kiện vật tư được bàn giao cho Bên A;</w:t>
        </w:r>
      </w:ins>
      <w:del w:id="500294" w:author="VNCN E&amp;C - Thương thảo 17/10" w:date="2026-10-17T16:00:00Z">
        <w:r>
          <w:rPr>
            <w:rFonts w:ascii="Times New Roman" w:hAnsi="Times New Roman"/>
            <w:sz w:val="26"/>
            <w:szCs w:val="26"/>
          </w:rPr>
          <w:delText xml:space="preserve"> đến thời điểm chấm dứt,</w:delText>
        </w:r>
      </w:del>
      <w:r>
        <w:rPr>
          <w:rFonts w:ascii="Times New Roman" w:hAnsi="Times New Roman"/>
          <w:sz w:val="26"/>
          <w:szCs w:val="26"/>
        </w:rPr>
        <w:t xml:space="preserve"> sau khi trừ các khoản đã tạm ứng, thanh toán</w:t>
      </w:r>
      <w:ins w:id="500295" w:author="VNCN E&amp;C - Thương thảo 17/10" w:date="2026-10-17T16:00:00Z">
        <w:r>
          <w:rPr>
            <w:rFonts w:ascii="Times New Roman" w:hAnsi="Times New Roman"/>
            <w:sz w:val="26"/>
            <w:szCs w:val="26"/>
          </w:rPr>
          <w:t xml:space="preserve">. Các khoản trên phải có chứng từ hợp lệ và biên bản xác nhận của hai bên</w:t>
        </w:r>
      </w:ins>
      <w:r>
        <w:rPr>
          <w:rFonts w:ascii="Times New Roman" w:hAnsi="Times New Roman"/>
          <w:sz w:val="26"/>
          <w:szCs w:val="26"/>
        </w:rPr>
        <w:t xml:space="preserve">. Bên A không chịu phạt và không bồi thường lợi nhuận dự kiến của phần việc chưa thực hiện.</w:t>
      </w:r>
    </w:p>
    <w:p>
      <w:pPr>
        <w:pStyle w:val="Heading2"/>
        <w:spacing w:lineRule="auto" w:line="276" w:before="0" w:after="120"/>
        <w:jc w:val="left"/>
        <w:rPr>
          <w:del w:id="500587" w:author="VNCN E&amp;C - Thương thảo 17/10" w:date="2026-10-17T16:00:00Z"/>
          <w:rFonts w:ascii="Times New Roman" w:hAnsi="Times New Roman"/>
          <w:sz w:val="26"/>
          <w:szCs w:val="26"/>
        </w:rPr>
      </w:pPr>
      <w:del w:id="500586" w:author="VNCN E&amp;C - Thương thảo 17/10" w:date="2026-10-17T16:00:00Z">
        <w:r>
          <w:rPr>
            <w:rFonts w:ascii="Times New Roman" w:hAnsi="Times New Roman"/>
            <w:sz w:val="26"/>
            <w:szCs w:val="26"/>
          </w:rPr>
          <w:delText xml:space="preserve">Điều 19. QUYẾT TOÁN VÀ THANH LÝ HỢP ĐỒNG</w:delText>
        </w:r>
      </w:del>
    </w:p>
    <w:p>
      <w:pPr>
        <w:pStyle w:val="Normal"/>
        <w:widowControl w:val="false"/>
        <w:tabs>
          <w:tab w:val="clear" w:pos="720"/>
          <w:tab w:val="left" w:pos="709" w:leader="none"/>
        </w:tabs>
        <w:spacing w:lineRule="auto" w:line="276" w:before="0" w:after="120"/>
        <w:jc w:val="both"/>
        <w:rPr>
          <w:del w:id="500589" w:author="VNCN E&amp;C - Thương thảo 17/10" w:date="2026-10-17T16:00:00Z"/>
          <w:rFonts w:ascii="Times New Roman" w:hAnsi="Times New Roman"/>
          <w:b/>
          <w:sz w:val="26"/>
          <w:szCs w:val="26"/>
        </w:rPr>
      </w:pPr>
      <w:del w:id="500588" w:author="VNCN E&amp;C - Thương thảo 17/10" w:date="2026-10-17T16:00:00Z">
        <w:r>
          <w:rPr>
            <w:rFonts w:ascii="Times New Roman" w:hAnsi="Times New Roman"/>
            <w:b/>
            <w:sz w:val="26"/>
            <w:szCs w:val="26"/>
          </w:rPr>
          <w:delText xml:space="preserve">19.1. Quyết toán hợp đồng: </w:delText>
        </w:r>
      </w:del>
    </w:p>
    <w:p>
      <w:pPr>
        <w:pStyle w:val="Normal"/>
        <w:numPr>
          <w:ilvl w:val="0"/>
          <w:numId w:val="12"/>
        </w:numPr>
        <w:tabs>
          <w:tab w:val="clear" w:pos="720"/>
          <w:tab w:val="left" w:pos="284" w:leader="none"/>
        </w:tabs>
        <w:spacing w:lineRule="auto" w:line="276" w:before="0" w:after="120"/>
        <w:ind w:hanging="0" w:left="0"/>
        <w:jc w:val="both"/>
        <w:rPr>
          <w:del w:id="500591" w:author="VNCN E&amp;C - Thương thảo 17/10" w:date="2026-10-17T16:00:00Z"/>
          <w:rFonts w:ascii="Times New Roman" w:hAnsi="Times New Roman"/>
          <w:bCs/>
          <w:sz w:val="26"/>
          <w:szCs w:val="26"/>
        </w:rPr>
      </w:pPr>
      <w:del w:id="500590" w:author="VNCN E&amp;C - Thương thảo 17/10" w:date="2026-10-17T16:00:00Z">
        <w:r>
          <w:rPr>
            <w:rFonts w:ascii="Times New Roman" w:hAnsi="Times New Roman"/>
            <w:bCs/>
            <w:sz w:val="26"/>
            <w:szCs w:val="26"/>
          </w:rPr>
          <w:delText xml:space="preserve">Sau khi hoàn thành toàn bộ công việc của Hợp đồng, Bên B phải lập và trình Bên A hồ sơ quyết toán Hợp đồng theo mẫu của Bên A, cụ thể:</w:delText>
        </w:r>
      </w:del>
    </w:p>
    <w:p>
      <w:pPr>
        <w:pStyle w:val="Normal"/>
        <w:tabs>
          <w:tab w:val="clear" w:pos="720"/>
          <w:tab w:val="left" w:pos="709" w:leader="none"/>
        </w:tabs>
        <w:spacing w:lineRule="auto" w:line="276" w:before="0" w:after="120"/>
        <w:jc w:val="both"/>
        <w:rPr>
          <w:del w:id="500595" w:author="VNCN E&amp;C - Thương thảo 17/10" w:date="2026-10-17T16:00:00Z"/>
          <w:rFonts w:ascii="Times New Roman" w:hAnsi="Times New Roman"/>
          <w:bCs/>
          <w:sz w:val="26"/>
          <w:szCs w:val="26"/>
        </w:rPr>
      </w:pPr>
      <w:del w:id="500592" w:author="VNCN E&amp;C - Thương thảo 17/10" w:date="2026-10-17T16:00:00Z">
        <w:r>
          <w:rPr>
            <w:rFonts w:ascii="Times New Roman" w:hAnsi="Times New Roman"/>
            <w:bCs/>
            <w:sz w:val="26"/>
            <w:szCs w:val="26"/>
          </w:rPr>
          <w:delText xml:space="preserve">(i) Thời hạn nộp hồ sơ quyết toán Hợp đồng: Trong vòng </w:delText>
        </w:r>
      </w:del>
      <w:del w:id="500593" w:author="VNCN E&amp;C - Thương thảo 17/10" w:date="2026-10-17T16:00:00Z">
        <w:r>
          <w:rPr>
            <w:rFonts w:ascii="Times New Roman" w:hAnsi="Times New Roman"/>
            <w:bCs/>
            <w:sz w:val="26"/>
            <w:szCs w:val="26"/>
            <w:highlight w:val="yellow"/>
          </w:rPr>
          <w:delText xml:space="preserve">30</w:delText>
        </w:r>
      </w:del>
      <w:del w:id="500594" w:author="VNCN E&amp;C - Thương thảo 17/10" w:date="2026-10-17T16:00:00Z">
        <w:r>
          <w:rPr>
            <w:rFonts w:ascii="Times New Roman" w:hAnsi="Times New Roman"/>
            <w:bCs/>
            <w:sz w:val="26"/>
            <w:szCs w:val="26"/>
          </w:rPr>
          <w:delText xml:space="preserve"> ngày kể từ ngày Bên B hoàn thành toàn bộ các công việc của Hợp đồng.</w:delText>
        </w:r>
      </w:del>
    </w:p>
    <w:p>
      <w:pPr>
        <w:pStyle w:val="Normal"/>
        <w:tabs>
          <w:tab w:val="clear" w:pos="720"/>
          <w:tab w:val="left" w:pos="709" w:leader="none"/>
        </w:tabs>
        <w:spacing w:lineRule="auto" w:line="276" w:before="0" w:after="120"/>
        <w:jc w:val="both"/>
        <w:rPr>
          <w:del w:id="500599" w:author="VNCN E&amp;C - Thương thảo 17/10" w:date="2026-10-17T16:00:00Z"/>
          <w:rFonts w:ascii="Times New Roman" w:hAnsi="Times New Roman"/>
          <w:bCs/>
          <w:strike/>
          <w:sz w:val="26"/>
          <w:szCs w:val="26"/>
        </w:rPr>
      </w:pPr>
      <w:del w:id="500596" w:author="VNCN E&amp;C - Thương thảo 17/10" w:date="2026-10-17T16:00:00Z">
        <w:r>
          <w:rPr>
            <w:rFonts w:ascii="Times New Roman" w:hAnsi="Times New Roman"/>
            <w:bCs/>
            <w:sz w:val="26"/>
            <w:szCs w:val="26"/>
          </w:rPr>
          <w:delText xml:space="preserve">(ii) Thành phần hồ sơ quyết toán Hợp đồng, bao gồm nhưng không giới hạn: (1) Bảng xác định giá trị quyết toán Hợp đồng (bao gồm giá trị khối lượng phát sinh ngoài phạm vi Hợp đồng, nếu có); (2) Biên bản nghiệm thu hoàn thành, bàn giao toàn bộ công việc; (3) Biên bản xác nhận khối lượng hoàn thành; (4) Hồ sơ chất lượng, hồ sơ hoàn công, nhật ký thi công; (5) Bảng tổng hợp các khoản phạt, khấu trừ; (6) Hóa đơn GTGT; (7) Giấy đề nghị quyết toán; (8) Các tài liệu khác theo yêu cầu của Bên A và Chủ đầu tư. Số lượng: </w:delText>
        </w:r>
      </w:del>
      <w:del w:id="500597" w:author="VNCN E&amp;C - Thương thảo 17/10" w:date="2026-10-17T16:00:00Z">
        <w:r>
          <w:rPr>
            <w:rFonts w:ascii="Times New Roman" w:hAnsi="Times New Roman"/>
            <w:bCs/>
            <w:sz w:val="26"/>
            <w:szCs w:val="26"/>
            <w:highlight w:val="yellow"/>
          </w:rPr>
          <w:delText xml:space="preserve">0</w:delText>
        </w:r>
      </w:del>
      <w:del w:id="500598" w:author="VNCN E&amp;C - Thương thảo 17/10" w:date="2026-10-17T16:00:00Z">
        <w:r>
          <w:rPr>
            <w:rFonts w:ascii="Times New Roman" w:hAnsi="Times New Roman"/>
            <w:bCs/>
            <w:sz w:val="26"/>
            <w:szCs w:val="26"/>
          </w:rPr>
          <w:delText xml:space="preserve">6 bộ gốc.</w:delText>
        </w:r>
      </w:del>
    </w:p>
    <w:p>
      <w:pPr>
        <w:pStyle w:val="Normal"/>
        <w:tabs>
          <w:tab w:val="clear" w:pos="720"/>
          <w:tab w:val="left" w:pos="709" w:leader="none"/>
        </w:tabs>
        <w:spacing w:lineRule="auto" w:line="276" w:before="0" w:after="120"/>
        <w:jc w:val="both"/>
        <w:rPr>
          <w:del w:id="500601" w:author="VNCN E&amp;C - Thương thảo 17/10" w:date="2026-10-17T16:00:00Z"/>
          <w:rFonts w:ascii="Times New Roman" w:hAnsi="Times New Roman"/>
          <w:bCs/>
          <w:sz w:val="26"/>
          <w:szCs w:val="26"/>
        </w:rPr>
      </w:pPr>
      <w:del w:id="500600" w:author="VNCN E&amp;C - Thương thảo 17/10" w:date="2026-10-17T16:00:00Z">
        <w:r>
          <w:rPr>
            <w:rFonts w:ascii="Times New Roman" w:hAnsi="Times New Roman"/>
            <w:bCs/>
            <w:sz w:val="26"/>
            <w:szCs w:val="26"/>
          </w:rPr>
          <w:delText xml:space="preserve">(iii) Thời hạn hoàn thành việc ký quyết toán Hợp đồng: Trong vòng 28 ngày kể từ ngày Bên A đã nhận được đầy đủ hồ sơ quyết toán Hợp đồng hợp lệ do Bên B lập theo quy định của Hợp đồng.</w:delText>
        </w:r>
      </w:del>
    </w:p>
    <w:p>
      <w:pPr>
        <w:pStyle w:val="Normal"/>
        <w:numPr>
          <w:ilvl w:val="0"/>
          <w:numId w:val="12"/>
        </w:numPr>
        <w:tabs>
          <w:tab w:val="clear" w:pos="720"/>
          <w:tab w:val="left" w:pos="284" w:leader="none"/>
        </w:tabs>
        <w:spacing w:lineRule="auto" w:line="276" w:before="0" w:after="120"/>
        <w:ind w:hanging="0" w:left="0"/>
        <w:jc w:val="both"/>
        <w:rPr>
          <w:del w:id="500603" w:author="VNCN E&amp;C - Thương thảo 17/10" w:date="2026-10-17T16:00:00Z"/>
          <w:rFonts w:ascii="Times New Roman" w:hAnsi="Times New Roman"/>
          <w:bCs/>
          <w:sz w:val="26"/>
          <w:szCs w:val="26"/>
        </w:rPr>
      </w:pPr>
      <w:del w:id="500602" w:author="VNCN E&amp;C - Thương thảo 17/10" w:date="2026-10-17T16:00:00Z">
        <w:r>
          <w:rPr>
            <w:rFonts w:ascii="Times New Roman" w:hAnsi="Times New Roman"/>
            <w:bCs/>
            <w:sz w:val="26"/>
            <w:szCs w:val="26"/>
          </w:rPr>
          <w:delText xml:space="preserve">Trường hợp Bên A chưa chấp thuận một phần hồ sơ quyết toán, Bên B phải bổ sung thông tin, tài liệu, chỉnh sửa hồ sơ theo yêu cầu của Bên A và trình lại trong thời hạn Bên A ấn định.</w:delText>
        </w:r>
      </w:del>
    </w:p>
    <w:p>
      <w:pPr>
        <w:pStyle w:val="Normal"/>
        <w:numPr>
          <w:ilvl w:val="0"/>
          <w:numId w:val="12"/>
        </w:numPr>
        <w:tabs>
          <w:tab w:val="clear" w:pos="720"/>
          <w:tab w:val="left" w:pos="284" w:leader="none"/>
        </w:tabs>
        <w:spacing w:lineRule="auto" w:line="276" w:before="0" w:after="120"/>
        <w:ind w:hanging="0" w:left="0"/>
        <w:jc w:val="both"/>
        <w:rPr>
          <w:del w:id="500605" w:author="VNCN E&amp;C - Thương thảo 17/10" w:date="2026-10-17T16:00:00Z"/>
          <w:rFonts w:ascii="Times New Roman" w:hAnsi="Times New Roman"/>
          <w:bCs/>
          <w:sz w:val="26"/>
          <w:szCs w:val="26"/>
        </w:rPr>
      </w:pPr>
      <w:del w:id="500604" w:author="VNCN E&amp;C - Thương thảo 17/10" w:date="2026-10-17T16:00:00Z">
        <w:r>
          <w:rPr>
            <w:rFonts w:ascii="Times New Roman" w:hAnsi="Times New Roman"/>
            <w:bCs/>
            <w:sz w:val="26"/>
            <w:szCs w:val="26"/>
          </w:rPr>
          <w:delText xml:space="preserve">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delText>
        </w:r>
      </w:del>
    </w:p>
    <w:p>
      <w:pPr>
        <w:pStyle w:val="Normal"/>
        <w:numPr>
          <w:ilvl w:val="0"/>
          <w:numId w:val="12"/>
        </w:numPr>
        <w:tabs>
          <w:tab w:val="clear" w:pos="720"/>
          <w:tab w:val="left" w:pos="284" w:leader="none"/>
        </w:tabs>
        <w:spacing w:lineRule="auto" w:line="276" w:before="0" w:after="120"/>
        <w:ind w:hanging="0" w:left="0"/>
        <w:jc w:val="both"/>
        <w:rPr>
          <w:del w:id="500607" w:author="VNCN E&amp;C - Thương thảo 17/10" w:date="2026-10-17T16:00:00Z"/>
          <w:rFonts w:ascii="Times New Roman" w:hAnsi="Times New Roman"/>
          <w:bCs/>
          <w:sz w:val="26"/>
          <w:szCs w:val="26"/>
        </w:rPr>
      </w:pPr>
      <w:del w:id="500606" w:author="VNCN E&amp;C - Thương thảo 17/10" w:date="2026-10-17T16:00:00Z">
        <w:r>
          <w:rPr>
            <w:rFonts w:ascii="Times New Roman" w:hAnsi="Times New Roman"/>
            <w:bCs/>
            <w:sz w:val="26"/>
            <w:szCs w:val="26"/>
          </w:rPr>
          <w:delText xml:space="preserve">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delText>
        </w:r>
      </w:del>
    </w:p>
    <w:p>
      <w:pPr>
        <w:pStyle w:val="Normal"/>
        <w:widowControl w:val="false"/>
        <w:tabs>
          <w:tab w:val="clear" w:pos="720"/>
          <w:tab w:val="left" w:pos="709" w:leader="none"/>
        </w:tabs>
        <w:spacing w:lineRule="auto" w:line="276" w:before="0" w:after="120"/>
        <w:jc w:val="both"/>
        <w:rPr>
          <w:del w:id="500609" w:author="VNCN E&amp;C - Thương thảo 17/10" w:date="2026-10-17T16:00:00Z"/>
          <w:rFonts w:ascii="Times New Roman" w:hAnsi="Times New Roman"/>
          <w:b/>
          <w:sz w:val="26"/>
          <w:szCs w:val="26"/>
        </w:rPr>
      </w:pPr>
      <w:del w:id="500608" w:author="VNCN E&amp;C - Thương thảo 17/10" w:date="2026-10-17T16:00:00Z">
        <w:r>
          <w:rPr>
            <w:rFonts w:ascii="Times New Roman" w:hAnsi="Times New Roman"/>
            <w:b/>
            <w:sz w:val="26"/>
            <w:szCs w:val="26"/>
          </w:rPr>
          <w:delText xml:space="preserve">19.2. Thanh lý hợp đồng: </w:delText>
        </w:r>
      </w:del>
    </w:p>
    <w:p>
      <w:pPr>
        <w:pStyle w:val="Normal"/>
        <w:widowControl w:val="false"/>
        <w:tabs>
          <w:tab w:val="clear" w:pos="720"/>
          <w:tab w:val="left" w:pos="709" w:leader="none"/>
        </w:tabs>
        <w:spacing w:lineRule="auto" w:line="276" w:before="0" w:after="120"/>
        <w:jc w:val="both"/>
        <w:rPr>
          <w:del w:id="500611" w:author="VNCN E&amp;C - Thương thảo 17/10" w:date="2026-10-17T16:00:00Z"/>
          <w:rFonts w:ascii="Times New Roman" w:hAnsi="Times New Roman"/>
          <w:sz w:val="26"/>
          <w:szCs w:val="26"/>
        </w:rPr>
      </w:pPr>
      <w:del w:id="500610" w:author="VNCN E&amp;C - Thương thảo 17/10" w:date="2026-10-17T16:00:00Z">
        <w:r>
          <w:rPr>
            <w:rFonts w:ascii="Times New Roman" w:hAnsi="Times New Roman"/>
            <w:sz w:val="26"/>
            <w:szCs w:val="26"/>
          </w:rPr>
          <w:delText xml:space="preserve">Hợp đồng được thanh lý khi các bên đã hoàn thành toàn bộ nghĩa vụ theo Hợp đồng, bao gồm nghĩa vụ bảo hành. Các bên ký biên bản thanh lý Hợp đồng trong vòng 30 ngày kể từ ngày hoàn thành nghĩa vụ.</w:delText>
        </w:r>
      </w:del>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w:t>
      </w:r>
      <w:ins w:id="500296" w:author="VNCN E&amp;C - Thương thảo 17/10" w:date="2026-10-17T16:00:00Z">
        <w:r>
          <w:rPr>
            <w:rFonts w:ascii="Times New Roman" w:hAnsi="Times New Roman"/>
            <w:sz w:val="26"/>
            <w:szCs w:val="26"/>
          </w:rPr>
          <w:t xml:space="preserve">19</w:t>
        </w:r>
      </w:ins>
      <w:del w:id="500297" w:author="VNCN E&amp;C - Thương thảo 17/10" w:date="2026-10-17T16:00:00Z">
        <w:r>
          <w:rPr>
            <w:rFonts w:ascii="Times New Roman" w:hAnsi="Times New Roman"/>
            <w:sz w:val="26"/>
            <w:szCs w:val="26"/>
          </w:rPr>
          <w:delText xml:space="preserve">20</w:delText>
        </w:r>
      </w:del>
      <w:r>
        <w:rPr>
          <w:rFonts w:ascii="Times New Roman" w:hAnsi="Times New Roman"/>
          <w:sz w:val="26"/>
          <w:szCs w:val="26"/>
        </w:rPr>
        <w:t xml:space="preserve">. BẢO LÃNH</w:t>
      </w:r>
    </w:p>
    <w:p>
      <w:pPr>
        <w:pStyle w:val="Normal"/>
        <w:spacing w:lineRule="auto" w:line="276" w:before="0" w:after="120"/>
        <w:jc w:val="both"/>
        <w:rPr>
          <w:rFonts w:ascii="Times New Roman" w:hAnsi="Times New Roman"/>
          <w:b/>
          <w:sz w:val="26"/>
          <w:szCs w:val="26"/>
        </w:rPr>
      </w:pPr>
      <w:ins w:id="500298" w:author="VNCN E&amp;C - Thương thảo 17/10" w:date="2026-10-17T16:00:00Z">
        <w:r>
          <w:rPr>
            <w:rFonts w:ascii="Times New Roman" w:hAnsi="Times New Roman"/>
            <w:b/>
            <w:sz w:val="26"/>
            <w:szCs w:val="26"/>
          </w:rPr>
          <w:t xml:space="preserve">19</w:t>
        </w:r>
      </w:ins>
      <w:del w:id="500299" w:author="VNCN E&amp;C - Thương thảo 17/10" w:date="2026-10-17T16:00:00Z">
        <w:r>
          <w:rPr>
            <w:rFonts w:ascii="Times New Roman" w:hAnsi="Times New Roman"/>
            <w:b/>
            <w:sz w:val="26"/>
            <w:szCs w:val="26"/>
          </w:rPr>
          <w:delText xml:space="preserve">20</w:delText>
        </w:r>
      </w:del>
      <w:r>
        <w:rPr>
          <w:rFonts w:ascii="Times New Roman" w:hAnsi="Times New Roman"/>
          <w:b/>
          <w:sz w:val="26"/>
          <w:szCs w:val="26"/>
        </w:rPr>
        <w:t xml:space="preserve">.1.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100</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Giá trị bảo lãnh được giảm tương ứng với số tiền tạm ứng 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ins w:id="500300" w:author="VNCN E&amp;C - Thương thảo 17/10" w:date="2026-10-17T16:00:00Z">
        <w:r>
          <w:rPr>
            <w:rFonts w:ascii="Times New Roman" w:hAnsi="Times New Roman"/>
            <w:b/>
            <w:sz w:val="26"/>
            <w:szCs w:val="26"/>
          </w:rPr>
          <w:t xml:space="preserve">19</w:t>
        </w:r>
      </w:ins>
      <w:del w:id="500301" w:author="VNCN E&amp;C - Thương thảo 17/10" w:date="2026-10-17T16:00:00Z">
        <w:r>
          <w:rPr>
            <w:rFonts w:ascii="Times New Roman" w:hAnsi="Times New Roman"/>
            <w:b/>
            <w:sz w:val="26"/>
            <w:szCs w:val="26"/>
          </w:rPr>
          <w:delText xml:space="preserve">20</w:delText>
        </w:r>
      </w:del>
      <w:r>
        <w:rPr>
          <w:rFonts w:ascii="Times New Roman" w:hAnsi="Times New Roman"/>
          <w:b/>
          <w:sz w:val="26"/>
          <w:szCs w:val="26"/>
        </w:rPr>
        <w:t xml:space="preserve">.2.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bằng </w:t>
      </w:r>
      <w:r>
        <w:rPr>
          <w:rFonts w:ascii="Times New Roman" w:hAnsi="Times New Roman"/>
          <w:sz w:val="26"/>
          <w:szCs w:val="26"/>
          <w:highlight w:val="yellow"/>
        </w:rPr>
        <w:t>05</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ins w:id="500302" w:author="VNCN E&amp;C - Thương thảo 17/10" w:date="2026-10-17T16:00:00Z">
        <w:r>
          <w:rPr>
            <w:rFonts w:ascii="Times New Roman" w:hAnsi="Times New Roman"/>
            <w:b/>
            <w:sz w:val="26"/>
            <w:szCs w:val="26"/>
          </w:rPr>
          <w:t xml:space="preserve">19</w:t>
        </w:r>
      </w:ins>
      <w:del w:id="500303" w:author="VNCN E&amp;C - Thương thảo 17/10" w:date="2026-10-17T16:00:00Z">
        <w:r>
          <w:rPr>
            <w:rFonts w:ascii="Times New Roman" w:hAnsi="Times New Roman"/>
            <w:b/>
            <w:sz w:val="26"/>
            <w:szCs w:val="26"/>
          </w:rPr>
          <w:delText xml:space="preserve">20</w:delText>
        </w:r>
      </w:del>
      <w:r>
        <w:rPr>
          <w:rFonts w:ascii="Times New Roman" w:hAnsi="Times New Roman"/>
          <w:b/>
          <w:sz w:val="26"/>
          <w:szCs w:val="26"/>
        </w:rPr>
        <w:t xml:space="preserve">.3.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bằng </w:t>
      </w:r>
      <w:ins w:id="500304" w:author="VNCN E&amp;C - Thương thảo 17/10" w:date="2026-10-17T16:00:00Z">
        <w:r>
          <w:rPr>
            <w:rFonts w:ascii="Times New Roman" w:hAnsi="Times New Roman"/>
            <w:sz w:val="26"/>
            <w:szCs w:val="26"/>
          </w:rPr>
          <w:t xml:space="preserve">05</w:t>
        </w:r>
      </w:ins>
      <w:del w:id="500305" w:author="VNCN E&amp;C - Thương thảo 17/10" w:date="2026-10-17T16:00:00Z">
        <w:r>
          <w:rPr>
            <w:rFonts w:ascii="Times New Roman" w:hAnsi="Times New Roman"/>
            <w:sz w:val="26"/>
            <w:szCs w:val="26"/>
            <w:highlight w:val="yellow"/>
          </w:rPr>
          <w:delText xml:space="preserve">03</w:delText>
        </w:r>
      </w:del>
      <w:r>
        <w:rPr>
          <w:rFonts w:ascii="Times New Roman" w:hAnsi="Times New Roman"/>
          <w:sz w:val="26"/>
          <w:szCs w:val="26"/>
        </w:rPr>
        <w:t xml:space="preserve">% giá trị quyết toán Hợp đồng và có hiệu lực đến hết thời hạn bảo hành theo Hợp đồng cộng thêm 14 ngày.</w:t>
      </w:r>
    </w:p>
    <w:p>
      <w:pPr>
        <w:pStyle w:val="Normal"/>
        <w:spacing w:lineRule="auto" w:line="276" w:before="0" w:after="120"/>
        <w:jc w:val="both"/>
        <w:rPr>
          <w:rFonts w:ascii="Times New Roman" w:hAnsi="Times New Roman"/>
          <w:b/>
          <w:sz w:val="26"/>
          <w:szCs w:val="26"/>
        </w:rPr>
      </w:pPr>
      <w:commentRangeStart w:id="37"/>
      <w:ins w:id="500306" w:author="VNCN E&amp;C - Thương thảo 17/10" w:date="2026-10-17T16:00:00Z">
        <w:r>
          <w:rPr>
            <w:rFonts w:ascii="Times New Roman" w:hAnsi="Times New Roman"/>
            <w:b/>
            <w:sz w:val="26"/>
            <w:szCs w:val="26"/>
          </w:rPr>
          <w:t xml:space="preserve">19</w:t>
        </w:r>
      </w:ins>
      <w:del w:id="500307" w:author="VNCN E&amp;C - Thương thảo 17/10" w:date="2026-10-17T16:00:00Z">
        <w:r>
          <w:rPr>
            <w:rFonts w:ascii="Times New Roman" w:hAnsi="Times New Roman"/>
            <w:b/>
            <w:sz w:val="26"/>
            <w:szCs w:val="26"/>
          </w:rPr>
          <w:delText xml:space="preserve">20</w:delText>
        </w:r>
      </w:del>
      <w:r>
        <w:rPr>
          <w:rFonts w:ascii="Times New Roman" w:hAnsi="Times New Roman"/>
          <w:b/>
          <w:sz w:val="26"/>
          <w:szCs w:val="26"/>
        </w:rPr>
        <w:t xml:space="preserve">.4. Bảo lãnh thanh toán:</w:t>
      </w:r>
      <w:commentRangeEnd w:id="37"/>
      <w:r>
        <w:rPr>
          <w:rStyle w:val="CommentReference"/>
        </w:rPr>
        <w:commentReference w:id="37"/>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Trong vòng 20 ngày sau khi ký kết hợp đồng, Bên A sẽ cung cấp cho Bên B chứng thư bảo lãnh thanh toán của hợp đồng với giá trị được bảo lãnh tương ứng với số tiền bằng 15%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này.Hiệu lực của Bảo lãnh thanh toán: Từ thời điểm phát hành đến thời điểm phê duyệt quyết toán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w:t>
      </w:r>
      <w:ins w:id="500308" w:author="VNCN E&amp;C - Thương thảo 17/10" w:date="2026-10-17T16:00:00Z">
        <w:r>
          <w:rPr>
            <w:rFonts w:ascii="Times New Roman" w:hAnsi="Times New Roman"/>
            <w:sz w:val="26"/>
            <w:szCs w:val="26"/>
          </w:rPr>
          <w:t xml:space="preserve">20</w:t>
        </w:r>
      </w:ins>
      <w:del w:id="500309" w:author="VNCN E&amp;C - Thương thảo 17/10" w:date="2026-10-17T16:00:00Z">
        <w:r>
          <w:rPr>
            <w:rFonts w:ascii="Times New Roman" w:hAnsi="Times New Roman"/>
            <w:sz w:val="26"/>
            <w:szCs w:val="26"/>
          </w:rPr>
          <w:delText xml:space="preserve">21</w:delText>
        </w:r>
      </w:del>
      <w:r>
        <w:rPr>
          <w:rFonts w:ascii="Times New Roman" w:hAnsi="Times New Roman"/>
          <w:sz w:val="26"/>
          <w:szCs w:val="26"/>
        </w:rPr>
        <w:t xml:space="preserve">. TRANH CHẤP, GIẢI QUYẾT TRANH CHẤP</w:t>
      </w:r>
    </w:p>
    <w:p>
      <w:pPr>
        <w:pStyle w:val="Normal"/>
        <w:widowControl w:val="false"/>
        <w:spacing w:lineRule="auto" w:line="276" w:before="0" w:after="120"/>
        <w:jc w:val="both"/>
        <w:rPr>
          <w:rFonts w:ascii="Times New Roman" w:hAnsi="Times New Roman"/>
          <w:sz w:val="26"/>
          <w:szCs w:val="26"/>
        </w:rPr>
      </w:pPr>
      <w:ins w:id="500324" w:author="VNCN E&amp;C - Thương thảo 17/10" w:date="2026-10-17T16:00:00Z">
        <w:r>
          <w:rPr>
            <w:rFonts w:ascii="Times New Roman" w:hAnsi="Times New Roman"/>
            <w:b/>
            <w:sz w:val="26"/>
            <w:szCs w:val="26"/>
          </w:rPr>
          <w:t xml:space="preserve">20</w:t>
        </w:r>
      </w:ins>
      <w:del w:id="500325" w:author="VNCN E&amp;C - Thương thảo 17/10" w:date="2026-10-17T16:00:00Z">
        <w:r>
          <w:rPr>
            <w:rFonts w:ascii="Times New Roman" w:hAnsi="Times New Roman"/>
            <w:b/>
            <w:sz w:val="26"/>
            <w:szCs w:val="26"/>
          </w:rPr>
          <w:delText xml:space="preserve">21</w:delText>
        </w:r>
      </w:del>
      <w:r>
        <w:rPr>
          <w:rFonts w:ascii="Times New Roman" w:hAnsi="Times New Roman"/>
          <w:b/>
          <w:sz w:val="26"/>
          <w:szCs w:val="26"/>
        </w:rPr>
        <w:t xml:space="preserve">.1.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ins w:id="500326" w:author="VNCN E&amp;C - Thương thảo 17/10" w:date="2026-10-17T16:00:00Z">
        <w:r>
          <w:rPr>
            <w:rFonts w:ascii="Times New Roman" w:hAnsi="Times New Roman"/>
            <w:b/>
            <w:sz w:val="26"/>
            <w:szCs w:val="26"/>
          </w:rPr>
          <w:t xml:space="preserve">20</w:t>
        </w:r>
      </w:ins>
      <w:del w:id="500327" w:author="VNCN E&amp;C - Thương thảo 17/10" w:date="2026-10-17T16:00:00Z">
        <w:r>
          <w:rPr>
            <w:rFonts w:ascii="Times New Roman" w:hAnsi="Times New Roman"/>
            <w:b/>
            <w:sz w:val="26"/>
            <w:szCs w:val="26"/>
          </w:rPr>
          <w:delText xml:space="preserve">21</w:delText>
        </w:r>
      </w:del>
      <w:r>
        <w:rPr>
          <w:rFonts w:ascii="Times New Roman" w:hAnsi="Times New Roman"/>
          <w:b/>
          <w:sz w:val="26"/>
          <w:szCs w:val="26"/>
        </w:rPr>
        <w:t xml:space="preserve">.2. </w:t>
      </w:r>
      <w:r>
        <w:rPr>
          <w:rFonts w:ascii="Times New Roman" w:hAnsi="Times New Roman"/>
          <w:bCs/>
          <w:sz w:val="26"/>
          <w:szCs w:val="26"/>
        </w:rPr>
        <w:t xml:space="preserve">Việc </w:t>
      </w:r>
      <w:r>
        <w:rPr>
          <w:rFonts w:ascii="Times New Roman" w:hAnsi="Times New Roman"/>
          <w:sz w:val="26"/>
          <w:szCs w:val="26"/>
        </w:rPr>
        <w:t xml:space="preserve">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ins w:id="500328" w:author="VNCN E&amp;C - Thương thảo 17/10" w:date="2026-10-17T16:00:00Z">
        <w:r>
          <w:rPr>
            <w:rFonts w:ascii="Times New Roman" w:hAnsi="Times New Roman"/>
            <w:b/>
            <w:sz w:val="26"/>
            <w:szCs w:val="26"/>
          </w:rPr>
          <w:t xml:space="preserve">20</w:t>
        </w:r>
      </w:ins>
      <w:del w:id="500329" w:author="VNCN E&amp;C - Thương thảo 17/10" w:date="2026-10-17T16:00:00Z">
        <w:r>
          <w:rPr>
            <w:rFonts w:ascii="Times New Roman" w:hAnsi="Times New Roman"/>
            <w:b/>
            <w:sz w:val="26"/>
            <w:szCs w:val="26"/>
          </w:rPr>
          <w:delText xml:space="preserve">21</w:delText>
        </w:r>
      </w:del>
      <w:r>
        <w:rPr>
          <w:rFonts w:ascii="Times New Roman" w:hAnsi="Times New Roman"/>
          <w:b/>
          <w:sz w:val="26"/>
          <w:szCs w:val="26"/>
        </w:rPr>
        <w:t xml:space="preserve">.3.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w:t>
      </w:r>
      <w:ins w:id="500310" w:author="VNCN E&amp;C - Thương thảo 17/10" w:date="2026-10-17T16:00:00Z">
        <w:r>
          <w:rPr>
            <w:rFonts w:ascii="Times New Roman" w:hAnsi="Times New Roman"/>
            <w:sz w:val="26"/>
            <w:szCs w:val="26"/>
          </w:rPr>
          <w:t xml:space="preserve">21</w:t>
        </w:r>
      </w:ins>
      <w:del w:id="500311" w:author="VNCN E&amp;C - Thương thảo 17/10" w:date="2026-10-17T16:00:00Z">
        <w:r>
          <w:rPr>
            <w:rFonts w:ascii="Times New Roman" w:hAnsi="Times New Roman"/>
            <w:sz w:val="26"/>
            <w:szCs w:val="26"/>
          </w:rPr>
          <w:delText xml:space="preserve">22</w:delText>
        </w:r>
      </w:del>
      <w:r>
        <w:rPr>
          <w:rFonts w:ascii="Times New Roman" w:hAnsi="Times New Roman"/>
          <w:sz w:val="26"/>
          <w:szCs w:val="26"/>
        </w:rPr>
        <w:t xml:space="preserve">. ĐIỀU KHOẢN CHUNG</w:t>
      </w:r>
    </w:p>
    <w:p>
      <w:pPr>
        <w:pStyle w:val="Normal"/>
        <w:widowControl w:val="false"/>
        <w:spacing w:lineRule="auto" w:line="276" w:before="0" w:after="120"/>
        <w:jc w:val="both"/>
        <w:rPr>
          <w:rFonts w:ascii="Times New Roman" w:hAnsi="Times New Roman"/>
          <w:sz w:val="26"/>
          <w:szCs w:val="26"/>
        </w:rPr>
      </w:pPr>
      <w:ins w:id="500330" w:author="VNCN E&amp;C - Thương thảo 17/10" w:date="2026-10-17T16:00:00Z">
        <w:r>
          <w:rPr>
            <w:rFonts w:ascii="Times New Roman" w:hAnsi="Times New Roman"/>
            <w:b/>
            <w:sz w:val="26"/>
            <w:szCs w:val="26"/>
          </w:rPr>
          <w:t xml:space="preserve">21</w:t>
        </w:r>
      </w:ins>
      <w:del w:id="500331" w:author="VNCN E&amp;C - Thương thảo 17/10" w:date="2026-10-17T16:00:00Z">
        <w:r>
          <w:rPr>
            <w:rFonts w:ascii="Times New Roman" w:hAnsi="Times New Roman"/>
            <w:b/>
            <w:sz w:val="26"/>
            <w:szCs w:val="26"/>
          </w:rPr>
          <w:delText xml:space="preserve">22</w:delText>
        </w:r>
      </w:del>
      <w:r>
        <w:rPr>
          <w:rFonts w:ascii="Times New Roman" w:hAnsi="Times New Roman"/>
          <w:b/>
          <w:sz w:val="26"/>
          <w:szCs w:val="26"/>
        </w:rPr>
        <w:t xml:space="preserve">.1.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ins w:id="500332" w:author="VNCN E&amp;C - Thương thảo 17/10" w:date="2026-10-17T16:00:00Z">
        <w:r>
          <w:rPr>
            <w:rFonts w:ascii="Times New Roman" w:hAnsi="Times New Roman"/>
            <w:b/>
            <w:sz w:val="26"/>
            <w:szCs w:val="26"/>
          </w:rPr>
          <w:t xml:space="preserve">21</w:t>
        </w:r>
      </w:ins>
      <w:del w:id="500333" w:author="VNCN E&amp;C - Thương thảo 17/10" w:date="2026-10-17T16:00:00Z">
        <w:r>
          <w:rPr>
            <w:rFonts w:ascii="Times New Roman" w:hAnsi="Times New Roman"/>
            <w:b/>
            <w:sz w:val="26"/>
            <w:szCs w:val="26"/>
          </w:rPr>
          <w:delText xml:space="preserve">22</w:delText>
        </w:r>
      </w:del>
      <w:r>
        <w:rPr>
          <w:rFonts w:ascii="Times New Roman" w:hAnsi="Times New Roman"/>
          <w:b/>
          <w:sz w:val="26"/>
          <w:szCs w:val="26"/>
        </w:rPr>
        <w:t xml:space="preserve">.2.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ins w:id="500334" w:author="VNCN E&amp;C - Thương thảo 17/10" w:date="2026-10-17T16:00:00Z">
        <w:r>
          <w:rPr>
            <w:rFonts w:ascii="Times New Roman" w:hAnsi="Times New Roman"/>
            <w:b/>
            <w:sz w:val="26"/>
            <w:szCs w:val="26"/>
          </w:rPr>
          <w:t xml:space="preserve">21</w:t>
        </w:r>
      </w:ins>
      <w:del w:id="500335" w:author="VNCN E&amp;C - Thương thảo 17/10" w:date="2026-10-17T16:00:00Z">
        <w:r>
          <w:rPr>
            <w:rFonts w:ascii="Times New Roman" w:hAnsi="Times New Roman"/>
            <w:b/>
            <w:sz w:val="26"/>
            <w:szCs w:val="26"/>
          </w:rPr>
          <w:delText xml:space="preserve">22</w:delText>
        </w:r>
      </w:del>
      <w:r>
        <w:rPr>
          <w:rFonts w:ascii="Times New Roman" w:hAnsi="Times New Roman"/>
          <w:b/>
          <w:sz w:val="26"/>
          <w:szCs w:val="26"/>
        </w:rPr>
        <w:t xml:space="preserve">.3.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ins w:id="500336" w:author="VNCN E&amp;C - Thương thảo 17/10" w:date="2026-10-17T16:00:00Z">
        <w:r>
          <w:rPr>
            <w:rFonts w:ascii="Times New Roman" w:hAnsi="Times New Roman"/>
            <w:b/>
            <w:sz w:val="26"/>
            <w:szCs w:val="26"/>
          </w:rPr>
          <w:t xml:space="preserve">21</w:t>
        </w:r>
      </w:ins>
      <w:del w:id="500337" w:author="VNCN E&amp;C - Thương thảo 17/10" w:date="2026-10-17T16:00:00Z">
        <w:r>
          <w:rPr>
            <w:rFonts w:ascii="Times New Roman" w:hAnsi="Times New Roman"/>
            <w:b/>
            <w:sz w:val="26"/>
            <w:szCs w:val="26"/>
          </w:rPr>
          <w:delText xml:space="preserve">22</w:delText>
        </w:r>
      </w:del>
      <w:r>
        <w:rPr>
          <w:rFonts w:ascii="Times New Roman" w:hAnsi="Times New Roman"/>
          <w:b/>
          <w:sz w:val="26"/>
          <w:szCs w:val="26"/>
        </w:rPr>
        <w:t xml:space="preserve">.4</w:t>
      </w:r>
      <w:r>
        <w:rPr>
          <w:rFonts w:ascii="Times New Roman" w:hAnsi="Times New Roman"/>
          <w:sz w:val="26"/>
          <w:szCs w:val="26"/>
        </w:rPr>
        <w:t xml:space="preserve">. Hợp đồng này được lập thành 07 bản gốc có giá trị pháp lý như nhau, Bên A giữ 04 bản, Bên B giữ 03 bản.</w:t>
      </w:r>
    </w:p>
    <w:tbl>
      <w:tblPr>
        <w:tblW w:w="9214"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607"/>
        <w:gridCol w:w="4606"/>
      </w:tblGrid>
      <w:tr>
        <w:trPr/>
        <w:tc>
          <w:tcPr>
            <w:tcW w:w="4607"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60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3" w:name="_Toc283298428"/>
            <w:bookmarkStart w:id="84" w:name="_Toc283735878"/>
            <w:bookmarkStart w:id="85" w:name="_Toc273427131"/>
            <w:bookmarkStart w:id="86" w:name="_Toc283736676"/>
            <w:bookmarkStart w:id="87" w:name="_Toc283736557"/>
            <w:bookmarkStart w:id="88" w:name="_Toc273003011"/>
            <w:bookmarkEnd w:id="83"/>
            <w:bookmarkEnd w:id="84"/>
            <w:bookmarkEnd w:id="85"/>
            <w:bookmarkEnd w:id="86"/>
            <w:bookmarkEnd w:id="87"/>
            <w:bookmarkEnd w:id="88"/>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highlight w:val="yellow"/>
        </w:rPr>
        <w:t>DANH MỤC BIỂU CHI TIẾT KÈM THEO HỢP ĐỒNG</w:t>
      </w:r>
    </w:p>
    <w:tbl>
      <w:tblPr>
        <w:tblW w:w="9658"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70"/>
        <w:gridCol w:w="1702"/>
        <w:gridCol w:w="7386"/>
      </w:tblGrid>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thương hiệu vật tư chính do Bên B cung cấp</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highlight w:val="yellow"/>
          <w:lang w:val="nl-NL"/>
        </w:rPr>
        <w:t>BIỂU 01</w:t>
      </w:r>
    </w:p>
    <w:p>
      <w:pPr>
        <w:pStyle w:val="Normal"/>
        <w:spacing w:lineRule="auto" w:line="276" w:before="0" w:after="120"/>
        <w:jc w:val="center"/>
        <w:rPr>
          <w:rFonts w:ascii="Times New Roman" w:hAnsi="Times New Roman"/>
          <w:b/>
          <w:bCs/>
          <w:sz w:val="26"/>
          <w:szCs w:val="26"/>
          <w:highlight w:val="yellow"/>
          <w:lang w:val="nl-NL"/>
        </w:rPr>
      </w:pPr>
      <w:r>
        <w:rPr>
          <w:rFonts w:ascii="Times New Roman" w:hAnsi="Times New Roman"/>
          <w:b/>
          <w:bCs/>
          <w:sz w:val="26"/>
          <w:szCs w:val="26"/>
          <w:highlight w:val="yellow"/>
          <w:lang w:val="nl-NL"/>
        </w:rPr>
        <w:t>BIỂU CHI TIẾT GIÁ HỢP ĐỒNG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spacing w:lineRule="auto" w:line="276" w:before="0" w:after="120"/>
        <w:jc w:val="both"/>
        <w:rPr>
          <w:rFonts w:ascii="Times New Roman" w:hAnsi="Times New Roman"/>
        </w:rPr>
      </w:pPr>
      <w:r>
        <w:rPr>
          <w:rFonts w:ascii="Times New Roman" w:hAnsi="Times New Roman"/>
          <w:b/>
          <w:bCs/>
          <w:sz w:val="24"/>
        </w:rPr>
        <w:t>I. BẢNG TỔNG HỢP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00"/>
        <w:gridCol w:w="3972"/>
        <w:gridCol w:w="1999"/>
        <w:gridCol w:w="2400"/>
      </w:tblGrid>
      <w:tr>
        <w:trPr>
          <w:tblHeader w:val="true"/>
          <w:cantSplit w:val="true"/>
        </w:trPr>
        <w:tc>
          <w:tcPr>
            <w:tcW w:w="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3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Nội dung</w:t>
            </w:r>
          </w:p>
        </w:tc>
        <w:tc>
          <w:tcPr>
            <w:tcW w:w="19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Số tiền (VNĐ)</w:t>
            </w:r>
          </w:p>
        </w:tc>
        <w:tc>
          <w:tcPr>
            <w:tcW w:w="2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Ghi chú</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1</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Chi phí tiện ích công trường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28.180.986.000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Chi phí chung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20.778.337.000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sz w:val="22"/>
                <w:szCs w:val="22"/>
              </w:rPr>
              <w:t>7.402.649.000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Trọn gói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2</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biện pháp thi công</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27.849.834.089</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3</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kết cấu ngầm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130.405.045.690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Không bao gồm công tác đất, chống mối</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4</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sinh hoạt</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5</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PCCC</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6</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Bể nước xử lý nước thải</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2.381.448.154</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Khối lượng tạm tính</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7</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Phần chống thấm</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5.713.276.503</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Nền hầm và tường hầm</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8</w:t>
            </w:r>
          </w:p>
        </w:tc>
        <w:tc>
          <w:tcPr>
            <w:tcW w:w="39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Móng cẩu tháp</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rPr>
              <w:t>640.092.150</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i/>
                <w:iCs/>
                <w:sz w:val="22"/>
                <w:szCs w:val="22"/>
              </w:rPr>
              <w:t>Đảm bảo 04 móng cẩu tháp; Không bao gồm cọc khoan nhồi, phá dỡ móng và cọc</w:t>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TRƯỚC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199.933.578.893</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THUẾ GTGT 8%</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15.994.686.311</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r>
        <w:trPr>
          <w:cantSplit w:val="true"/>
        </w:trPr>
        <w:tc>
          <w:tcPr>
            <w:tcW w:w="7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c>
          <w:tcPr>
            <w:tcW w:w="39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GIÁ TRỊ HỢP ĐỒNG SAU THUẾ</w:t>
            </w:r>
          </w:p>
        </w:tc>
        <w:tc>
          <w:tcPr>
            <w:tcW w:w="19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22"/>
                <w:szCs w:val="22"/>
              </w:rPr>
            </w:pPr>
            <w:r>
              <w:rPr>
                <w:rFonts w:ascii="Times New Roman" w:hAnsi="Times New Roman"/>
                <w:b/>
                <w:bCs/>
                <w:sz w:val="22"/>
                <w:szCs w:val="22"/>
                <w:highlight w:val="yellow"/>
              </w:rPr>
              <w:t>215.928.265.204</w:t>
            </w:r>
          </w:p>
        </w:tc>
        <w:tc>
          <w:tcPr>
            <w:tcW w:w="24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r>
          </w:p>
        </w:tc>
      </w:tr>
    </w:tbl>
    <w:p>
      <w:pPr>
        <w:pStyle w:val="Normal"/>
        <w:spacing w:lineRule="auto" w:line="276" w:before="0" w:after="120"/>
        <w:jc w:val="both"/>
        <w:rPr>
          <w:rFonts w:ascii="Times New Roman" w:hAnsi="Times New Roman"/>
        </w:rPr>
      </w:pPr>
      <w:r>
        <w:rPr>
          <w:rFonts w:ascii="Times New Roman" w:hAnsi="Times New Roman"/>
          <w:b/>
          <w:bCs/>
          <w:sz w:val="22"/>
          <w:szCs w:val="22"/>
        </w:rPr>
        <w:t>Ghi chú:</w:t>
      </w:r>
    </w:p>
    <w:p>
      <w:pPr>
        <w:pStyle w:val="Normal"/>
        <w:spacing w:lineRule="auto" w:line="276" w:before="0" w:after="120"/>
        <w:jc w:val="both"/>
        <w:rPr>
          <w:rFonts w:ascii="Times New Roman" w:hAnsi="Times New Roman"/>
        </w:rPr>
      </w:pPr>
      <w:r>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pPr>
        <w:pStyle w:val="Normal"/>
        <w:spacing w:lineRule="auto" w:line="276" w:before="0" w:after="120"/>
        <w:jc w:val="both"/>
        <w:rPr>
          <w:rFonts w:ascii="Times New Roman" w:hAnsi="Times New Roman"/>
        </w:rPr>
      </w:pPr>
      <w:r>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pStyle w:val="Normal"/>
        <w:spacing w:lineRule="auto" w:line="276" w:before="0" w:after="120"/>
        <w:jc w:val="both"/>
        <w:rPr>
          <w:rFonts w:ascii="Times New Roman" w:hAnsi="Times New Roman"/>
        </w:rPr>
      </w:pPr>
      <w:r>
        <w:rPr>
          <w:rFonts w:ascii="Times New Roman" w:hAnsi="Times New Roman"/>
          <w:sz w:val="22"/>
          <w:szCs w:val="22"/>
        </w:rPr>
        <w:t>3. Đơn giá là đơn giá cố định, không điều chỉnh theo biến động giá vật tư (Điều 9.1). Chi phí chung và chi phí cẩu tháp là trọn gói.</w:t>
      </w:r>
    </w:p>
    <w:p>
      <w:pPr>
        <w:pStyle w:val="Normal"/>
        <w:spacing w:lineRule="auto" w:line="276" w:before="0" w:after="120"/>
        <w:jc w:val="both"/>
        <w:rPr>
          <w:rFonts w:ascii="Times New Roman" w:hAnsi="Times New Roman"/>
        </w:rPr>
      </w:pPr>
      <w:r>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pStyle w:val="Normal"/>
        <w:spacing w:lineRule="auto" w:line="276" w:before="0" w:after="120"/>
        <w:jc w:val="both"/>
        <w:rPr>
          <w:rFonts w:ascii="Times New Roman" w:hAnsi="Times New Roman"/>
          <w:b/>
          <w:bCs/>
          <w:sz w:val="24"/>
        </w:rPr>
      </w:pPr>
      <w:r>
        <w:rPr>
          <w:rFonts w:ascii="Times New Roman" w:hAnsi="Times New Roman"/>
          <w:b/>
          <w:bCs/>
          <w:sz w:val="24"/>
        </w:rPr>
      </w:r>
    </w:p>
    <w:p>
      <w:pPr>
        <w:pStyle w:val="Normal"/>
        <w:spacing w:lineRule="auto" w:line="276" w:before="0" w:after="120"/>
        <w:jc w:val="both"/>
        <w:rPr>
          <w:rFonts w:ascii="Times New Roman" w:hAnsi="Times New Roman"/>
        </w:rPr>
      </w:pPr>
      <w:r>
        <w:rPr>
          <w:rFonts w:ascii="Times New Roman" w:hAnsi="Times New Roman"/>
          <w:b/>
          <w:bCs/>
          <w:sz w:val="24"/>
        </w:rPr>
        <w:t>II. BẢNG CHI TIẾT GIÁ TRỊ HỢP ĐỒNG</w:t>
      </w:r>
    </w:p>
    <w:p>
      <w:pPr>
        <w:pStyle w:val="Normal"/>
        <w:spacing w:lineRule="auto" w:line="276" w:before="0" w:after="120"/>
        <w:jc w:val="both"/>
        <w:rPr>
          <w:rFonts w:ascii="Times New Roman" w:hAnsi="Times New Roman"/>
        </w:rPr>
      </w:pPr>
      <w:r>
        <w:rPr>
          <w:rFonts w:ascii="Times New Roman" w:hAnsi="Times New Roman"/>
          <w:i/>
          <w:iCs/>
          <w:sz w:val="20"/>
          <w:szCs w:val="20"/>
        </w:rPr>
        <w:t>Đơn vị tính: đồng</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449"/>
        <w:gridCol w:w="1813"/>
        <w:gridCol w:w="1134"/>
        <w:gridCol w:w="567"/>
        <w:gridCol w:w="852"/>
        <w:gridCol w:w="849"/>
        <w:gridCol w:w="852"/>
        <w:gridCol w:w="1134"/>
        <w:gridCol w:w="1421"/>
      </w:tblGrid>
      <w:tr>
        <w:trPr>
          <w:tblHeader w:val="true"/>
          <w:cantSplit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STT</w:t>
            </w:r>
          </w:p>
        </w:tc>
        <w:tc>
          <w:tcPr>
            <w:tcW w:w="181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Công việc</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Diễn giải</w:t>
            </w:r>
          </w:p>
        </w:tc>
        <w:tc>
          <w:tcPr>
            <w:tcW w:w="56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vị</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CT1.2</w:t>
            </w:r>
          </w:p>
        </w:tc>
        <w:tc>
          <w:tcPr>
            <w:tcW w:w="8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Tòa CT2</w:t>
            </w:r>
          </w:p>
        </w:tc>
        <w:tc>
          <w:tcPr>
            <w:tcW w:w="85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KL Tổng</w:t>
            </w:r>
          </w:p>
        </w:tc>
        <w:tc>
          <w:tcPr>
            <w:tcW w:w="113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Đơn giá</w:t>
            </w:r>
          </w:p>
        </w:tc>
        <w:tc>
          <w:tcPr>
            <w:tcW w:w="14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Thành tiền</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NGẦM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130.405.045.690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Bê tông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3.887,93</w:t>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13.781,41</w:t>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17.669,34</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40.778.655.968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Rải nilong trước khi đổ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165.836.908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lót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M100,150 (B7,5 /B10)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234,26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984,92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1.219,18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2.292.680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2.795.180.661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1.804,45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6.095,8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7.900,25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2.249.713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17.773.300.528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Cột vách: Mác 500;</w:t>
              <w:br/>
              <w:t>Tường chắn đất: Mác 400W8 (áp dụng đơn giá phát sinh ở mục VI)</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730,27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1.757,48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2.487,75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2.413.720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6.004.725.172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sàn, giằng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Nền: Mác 400W8 (áp dụng đơn giá PS mục VI);</w:t>
              <w:br/>
              <w:t>Sàn: mác 400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896,75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4.310,92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5.207,67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11.936.363.926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86,76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309,75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396,51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2.292.073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908.835.366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Mác 400 (B30)</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135,44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322,53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457,98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2.276.045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1.042.372.847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tăng cường sàn khu vực xe chạy, Ụ biện pháp, bịt sàn ram dốc biện pháp mác 400#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62,94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2.415.758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152.040.561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Cốt thép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2.878,59</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71.387.468.163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324,8</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1.097,24</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1.422,05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34.861.694.045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131,45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316,35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447,79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10.977.760.881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161,41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775,97</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937,38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22.980.058.331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15,62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55,76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71,37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1.749.702.829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18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tăng cường sàn khu vực xe chạy, Ụ biện pháp, bịt sàn ram dốc biện pháp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22.956.075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818.252.076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Ván khuôn</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44.379,01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18.238.921.560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1.392,34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2.628,26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4.020,6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1.636.786.260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cột, vách, tường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4.590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10.591,12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15.181,12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6.180.233.138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sàn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2.397,1</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16.127,19</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18.524,29</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7.541.238.459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dầm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719,7</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2.500,15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3.219,85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1.310.800.935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thang bộ, ram dốc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1.588,3</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1.844,85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3.433,15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457.266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1.569.862.768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IV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SINH HOẠT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sinh hoạt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PCCC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400m3, 10x15x3</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29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PCCC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BỂ NƯỚC XLNT (TRONG HẦM B1)</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Kích thước bể 525m3, 10x15x3.5</w:t>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2.381.448.154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tạm tính, chưa có thiết kế</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72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288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2.382.057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686.032.416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Ván khuôn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480</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407.100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283.341.600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Cốt thép vách bể nước XLNT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tấn</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14,4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24.515.176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1.412.074.138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CÁC HẠNG MỤC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5.713.276.503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nền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2.182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8.163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10.345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413.398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4.276.602.310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Chống thấm tường tầng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1.281,04</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2.665,26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3.946,3</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364.056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1.436.674.193</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PHẦN BIỆN PHÁP THI CÔNG</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27.849.834.089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CT1.2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654.898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6.035.539.968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66.460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612.495.360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9.216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323.555.328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39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185.924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330.201.024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67.890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120.572.640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1.776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35.108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62.351.808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799.398.568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733.419.078</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117.610,5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341.305.671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6.797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110.192.964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6.236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101.098.032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49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16.212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2.902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47.047.224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CỪ VĂNG CT2</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18m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18m, tường bao</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664.871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7.228.477.512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67.472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733.555.584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18m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10.872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387.499.824</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cừ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cừ tường bao Dài 12m, cừ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Cừ larsen IV, dài 12m,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188.755</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1.005.686.640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55</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Đóng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68.924</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367.227.072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Rút cừ 12m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5.328</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35.642</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189.900.576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1.245.777.750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58</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1.143.046.222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tường bao hầm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180.547,5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531.892.935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lưu văng chống khi tiến độ thi công kéo dài do nguyên nhân khách quan</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 tháng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Công tác văng chống khu vực  hố pít</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0</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Văng chống H350x350x12x19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bao gồm vận chuyển, nâng hạ, duy trì cừ</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6.900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218.219.400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Lắp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6.331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200.224.206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63</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Tháo văng chống khu vực hố pít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kg</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31.626</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2.946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93.170.196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Biện pháp thi công khác</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57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Lấp cát chèn cừ, lấp cát hố móng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4.475</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2.869.083.600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Bê tông chèn cừ M200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42</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2.066.531</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86.794.302</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Đánh mặt bê tông chống nứt</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m2</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4.365,6</w:t>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16.327,8</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20.693,4</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331.673.815</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66</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470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414.869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194.988.430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67</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Cung cấp và lắp đặt mạch ngừng chia zone theo biện pháp thi công của Nhà thầu không có băng cản nước</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md</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550</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235.083</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129.295.650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69</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Phá dỡ sàn bịt ram dốc biện pháp/ sàn tăng cường</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1.602.840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86.336.977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70</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Vận chuyển bê tông phá dỡ sàn bịt ram dốc biện pháp/ sàn tăng cường tương đương đất cấp IV ra khói công trình</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m3</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53,87</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267.140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14.389.496</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71</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color w:themeColor="text1" w:val="000000"/>
                <w:sz w:val="18"/>
                <w:szCs w:val="18"/>
              </w:rPr>
              <w:t>Gia cố nền đất yếu (Bao gồm rải phên nứa chống chình và trạc rải gia cố đường giao thông, kho bãi)</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641.136.129</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641.136.129</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72</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Thu nước hố móng/ hạ mực nước ngầm</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534.280.107</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534.280.107</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b/>
                <w:bCs/>
                <w:sz w:val="18"/>
                <w:szCs w:val="18"/>
              </w:rPr>
              <w:t>VII</w:t>
            </w:r>
          </w:p>
        </w:tc>
        <w:tc>
          <w:tcPr>
            <w:tcW w:w="181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MÓNG CẨU THÁP</w:t>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r>
          </w:p>
        </w:tc>
        <w:tc>
          <w:tcPr>
            <w:tcW w:w="56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13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74</w:t>
            </w:r>
          </w:p>
        </w:tc>
        <w:tc>
          <w:tcPr>
            <w:tcW w:w="181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Chi phí móng cẩu tháp</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18"/>
                <w:szCs w:val="18"/>
              </w:rPr>
            </w:pPr>
            <w:r>
              <w:rPr>
                <w:rFonts w:ascii="Times New Roman" w:hAnsi="Times New Roman"/>
                <w:sz w:val="18"/>
                <w:szCs w:val="18"/>
              </w:rPr>
              <w:t>Không bao gồm cọc của móng cẩu tháp, phá dỡ móng, cọc (Giai đoạn sau)</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18"/>
                <w:szCs w:val="18"/>
              </w:rPr>
            </w:pPr>
            <w:r>
              <w:rPr>
                <w:rFonts w:ascii="Times New Roman" w:hAnsi="Times New Roman"/>
                <w:sz w:val="18"/>
                <w:szCs w:val="18"/>
              </w:rPr>
              <w:t>gói</w:t>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r>
          </w:p>
        </w:tc>
        <w:tc>
          <w:tcPr>
            <w:tcW w:w="85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sz w:val="18"/>
                <w:szCs w:val="18"/>
              </w:rPr>
              <w:t>640.092.150</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640.092.150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CỘNG</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171.752.592.893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Chi phí chung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20.778.337.000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Cẩu tháp (trọn gói)</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7.402.649.000</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TRƯỚC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199.933.578.893</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THUẾ GTGT 8%</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15.994.686.311</w:t>
            </w:r>
          </w:p>
        </w:tc>
      </w:tr>
      <w:tr>
        <w:trPr>
          <w:cantSplit w:val="true"/>
        </w:trPr>
        <w:tc>
          <w:tcPr>
            <w:tcW w:w="7650" w:type="dxa"/>
            <w:gridSpan w:val="8"/>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sz w:val="18"/>
                <w:szCs w:val="18"/>
              </w:rPr>
            </w:pPr>
            <w:r>
              <w:rPr>
                <w:rFonts w:ascii="Times New Roman" w:hAnsi="Times New Roman"/>
                <w:b/>
                <w:bCs/>
                <w:sz w:val="18"/>
                <w:szCs w:val="18"/>
              </w:rPr>
              <w:t>TỔNG GIÁ TRỊ HỢP ĐỒNG SAU THUẾ</w:t>
            </w:r>
          </w:p>
        </w:tc>
        <w:tc>
          <w:tcPr>
            <w:tcW w:w="14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right"/>
              <w:rPr>
                <w:rFonts w:ascii="Times New Roman" w:hAnsi="Times New Roman"/>
                <w:sz w:val="18"/>
                <w:szCs w:val="18"/>
              </w:rPr>
            </w:pPr>
            <w:r>
              <w:rPr>
                <w:rFonts w:ascii="Times New Roman" w:hAnsi="Times New Roman"/>
                <w:b/>
                <w:bCs/>
                <w:sz w:val="18"/>
                <w:szCs w:val="18"/>
              </w:rPr>
              <w:t>215.928.265.204</w:t>
            </w:r>
          </w:p>
        </w:tc>
      </w:tr>
    </w:tbl>
    <w:p>
      <w:pPr>
        <w:pStyle w:val="Normal"/>
        <w:spacing w:lineRule="auto" w:line="276" w:before="0" w:after="120"/>
        <w:rPr>
          <w:rFonts w:ascii="Times New Roman" w:hAnsi="Times New Roman"/>
          <w:sz w:val="26"/>
          <w:szCs w:val="26"/>
        </w:rPr>
      </w:pPr>
      <w:r>
        <w:rPr>
          <w:rFonts w:ascii="Times New Roman" w:hAnsi="Times New Roman"/>
          <w:sz w:val="26"/>
          <w:szCs w:val="26"/>
        </w:rPr>
      </w:r>
      <w:r>
        <w:br w:type="page"/>
      </w:r>
    </w:p>
    <w:p>
      <w:pPr>
        <w:pStyle w:val="Normal"/>
        <w:spacing w:lineRule="auto" w:line="276" w:before="0" w:after="0"/>
        <w:jc w:val="center"/>
        <w:rPr>
          <w:highlight w:val="yellow"/>
        </w:rPr>
      </w:pPr>
      <w:r>
        <w:rPr>
          <w:rFonts w:ascii="Times New Roman" w:hAnsi="Times New Roman"/>
          <w:b/>
          <w:bCs/>
          <w:sz w:val="26"/>
          <w:szCs w:val="26"/>
          <w:highlight w:val="yellow"/>
        </w:rPr>
        <w:t>BIỂU 02</w:t>
      </w:r>
    </w:p>
    <w:p>
      <w:pPr>
        <w:pStyle w:val="Normal"/>
        <w:spacing w:lineRule="auto" w:line="276"/>
        <w:jc w:val="center"/>
        <w:rPr>
          <w:highlight w:val="yellow"/>
        </w:rPr>
      </w:pPr>
      <w:r>
        <w:rPr>
          <w:rFonts w:ascii="Times New Roman" w:hAnsi="Times New Roman"/>
          <w:b/>
          <w:bCs/>
          <w:sz w:val="26"/>
          <w:szCs w:val="26"/>
          <w:highlight w:val="yellow"/>
        </w:rPr>
        <w:t>PHẠM VI CÔNG VIỆC, CÁCH TÍNH KHỐI LƯỢNG VÀ BAO HÀM ĐƠN GIÁ</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Phạm vi công việc</w:t>
      </w:r>
    </w:p>
    <w:p>
      <w:pPr>
        <w:pStyle w:val="Normal"/>
        <w:spacing w:lineRule="auto" w:line="276" w:before="0" w:after="80"/>
        <w:jc w:val="both"/>
        <w:rPr/>
      </w:pPr>
      <w:r>
        <w:rPr>
          <w:rFonts w:ascii="Times New Roman" w:hAnsi="Times New Roman"/>
          <w:sz w:val="26"/>
          <w:szCs w:val="26"/>
        </w:rPr>
        <w:t>Bên B thực hiện thi công Phần ngầm theo Điều 1.20 Hợp đồng, bao gồm nhưng không giới hạn các công việc sau:</w:t>
      </w:r>
    </w:p>
    <w:p>
      <w:pPr>
        <w:pStyle w:val="Normal"/>
        <w:spacing w:lineRule="auto" w:line="276" w:before="0" w:after="80"/>
        <w:jc w:val="both"/>
        <w:rPr/>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pPr>
        <w:pStyle w:val="Normal"/>
        <w:spacing w:lineRule="auto" w:line="276" w:before="0" w:after="80"/>
        <w:jc w:val="both"/>
        <w:rPr/>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pPr>
        <w:pStyle w:val="Normal"/>
        <w:spacing w:lineRule="auto" w:line="276" w:before="0" w:after="80"/>
        <w:jc w:val="both"/>
        <w:rPr/>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pPr>
        <w:pStyle w:val="Normal"/>
        <w:spacing w:lineRule="auto" w:line="276" w:before="0" w:after="80"/>
        <w:jc w:val="both"/>
        <w:rPr/>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pPr>
        <w:pStyle w:val="Normal"/>
        <w:spacing w:lineRule="auto" w:line="276" w:before="0" w:after="80"/>
        <w:jc w:val="both"/>
        <w:rPr/>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pPr>
        <w:pStyle w:val="Normal"/>
        <w:spacing w:lineRule="auto" w:line="276" w:before="0" w:after="80"/>
        <w:jc w:val="both"/>
        <w:rPr/>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pPr>
        <w:pStyle w:val="Normal"/>
        <w:spacing w:lineRule="auto" w:line="276" w:before="0" w:after="80"/>
        <w:jc w:val="both"/>
        <w:rPr/>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pPr>
        <w:pStyle w:val="Normal"/>
        <w:spacing w:lineRule="auto" w:line="276" w:before="0" w:after="80"/>
        <w:jc w:val="both"/>
        <w:rPr/>
      </w:pPr>
      <w:r>
        <w:rPr>
          <w:rFonts w:ascii="Times New Roman" w:hAnsi="Times New Roman"/>
          <w:sz w:val="26"/>
          <w:szCs w:val="26"/>
        </w:rPr>
        <w:t>8. Thu xếp vận chuyển, lưu kho, bảo quản vật tư, thiết bị; thủ tục hải quan đối với vật tư, thiết bị nhập khẩu (nếu có).</w:t>
      </w:r>
    </w:p>
    <w:p>
      <w:pPr>
        <w:pStyle w:val="Normal"/>
        <w:spacing w:lineRule="auto" w:line="276" w:before="0" w:after="80"/>
        <w:jc w:val="both"/>
        <w:rPr/>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pPr>
        <w:pStyle w:val="Normal"/>
        <w:spacing w:lineRule="auto" w:line="276" w:before="0" w:after="80"/>
        <w:jc w:val="both"/>
        <w:rPr/>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pPr>
        <w:pStyle w:val="Normal"/>
        <w:spacing w:lineRule="auto" w:line="276" w:before="0" w:after="80"/>
        <w:jc w:val="both"/>
        <w:rPr/>
      </w:pPr>
      <w:r>
        <w:rPr>
          <w:rFonts w:ascii="Times New Roman" w:hAnsi="Times New Roman"/>
          <w:sz w:val="26"/>
          <w:szCs w:val="26"/>
        </w:rPr>
        <w:t>11. Kiểm soát chất lượng công việc; xử lý, khắc phục sai sót, khiếm khuyết về chất lượng trong quá trình thi công và bảo hành.</w:t>
      </w:r>
    </w:p>
    <w:p>
      <w:pPr>
        <w:pStyle w:val="Normal"/>
        <w:spacing w:lineRule="auto" w:line="276" w:before="0" w:after="80"/>
        <w:jc w:val="both"/>
        <w:rPr/>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pPr>
        <w:pStyle w:val="Normal"/>
        <w:spacing w:lineRule="auto" w:line="276" w:before="0" w:after="80"/>
        <w:jc w:val="both"/>
        <w:rPr/>
      </w:pPr>
      <w:r>
        <w:rPr>
          <w:rFonts w:ascii="Times New Roman" w:hAnsi="Times New Roman"/>
          <w:sz w:val="26"/>
          <w:szCs w:val="26"/>
        </w:rPr>
        <w:t>13. Thực hiện các công tác bảo đảm an toàn, bảo vệ môi trường, phòng chống cháy nổ, an ninh trật tự, quan trắc công trình lân cận trong phạm vi Hợp đồng.</w:t>
      </w:r>
    </w:p>
    <w:p>
      <w:pPr>
        <w:pStyle w:val="Normal"/>
        <w:spacing w:lineRule="auto" w:line="276" w:before="0" w:after="80"/>
        <w:jc w:val="both"/>
        <w:rPr/>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pPr>
        <w:pStyle w:val="Normal"/>
        <w:spacing w:lineRule="auto" w:line="276" w:before="0" w:after="80"/>
        <w:jc w:val="both"/>
        <w:rPr/>
      </w:pPr>
      <w:r>
        <w:rPr>
          <w:rFonts w:ascii="Times New Roman" w:hAnsi="Times New Roman"/>
          <w:sz w:val="26"/>
          <w:szCs w:val="26"/>
        </w:rPr>
        <w:t>15. Các công việc khác theo Biểu 03 [Ma trận phân chia phạm vi công việc và trách nhiệm] và thỏa thuận của Hợp đồng.</w:t>
      </w:r>
    </w:p>
    <w:p>
      <w:pPr>
        <w:pStyle w:val="Normal"/>
        <w:spacing w:lineRule="auto" w:line="276" w:before="120" w:after="80"/>
        <w:jc w:val="both"/>
        <w:rPr/>
      </w:pPr>
      <w:r>
        <w:rPr>
          <w:rFonts w:ascii="Times New Roman" w:hAnsi="Times New Roman"/>
          <w:b/>
          <w:bCs/>
          <w:sz w:val="26"/>
          <w:szCs w:val="26"/>
        </w:rPr>
        <w:t>II. Nguyên tắc tính khối lượng</w:t>
      </w:r>
    </w:p>
    <w:p>
      <w:pPr>
        <w:pStyle w:val="Normal"/>
        <w:spacing w:lineRule="auto" w:line="276" w:before="0" w:after="80"/>
        <w:jc w:val="both"/>
        <w:rPr/>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pPr>
        <w:pStyle w:val="Normal"/>
        <w:spacing w:lineRule="auto" w:line="276" w:before="0" w:after="80"/>
        <w:jc w:val="both"/>
        <w:rPr/>
      </w:pPr>
      <w:r>
        <w:rPr>
          <w:rFonts w:ascii="Times New Roman" w:hAnsi="Times New Roman"/>
          <w:sz w:val="26"/>
          <w:szCs w:val="26"/>
        </w:rPr>
        <w:t>2. Đơn giá tại Biểu 01 là đơn giá cố định, đã bao gồm vật liệu chính, vật liệu phụ, nhân công, máy, biện pháp thi công, hao hụt, thí nghiệm, vận chuyển, bảo hành và các chi phí quy định tại Điều 9.3 Hợp đồng.</w:t>
      </w:r>
    </w:p>
    <w:p>
      <w:pPr>
        <w:pStyle w:val="Normal"/>
        <w:spacing w:lineRule="auto" w:line="276" w:before="0" w:after="160"/>
        <w:jc w:val="both"/>
        <w:rPr/>
      </w:pPr>
      <w:r>
        <w:rPr>
          <w:rFonts w:ascii="Times New Roman" w:hAnsi="Times New Roman"/>
          <w:sz w:val="26"/>
          <w:szCs w:val="26"/>
        </w:rPr>
        <w:t>3. Nội dung đo bóc chưa quy định tại Biểu này áp dụng hướng dẫn đo bóc khối lượng xây dựng công trình của Bộ Xây dựng hiện hành.</w:t>
      </w:r>
    </w:p>
    <w:p>
      <w:pPr>
        <w:pStyle w:val="Normal"/>
        <w:spacing w:lineRule="auto" w:line="276" w:before="0" w:after="80"/>
        <w:jc w:val="both"/>
        <w:rPr/>
      </w:pPr>
      <w:r>
        <w:rPr>
          <w:rFonts w:ascii="Times New Roman" w:hAnsi="Times New Roman"/>
          <w:b/>
          <w:bCs/>
          <w:sz w:val="26"/>
          <w:szCs w:val="26"/>
        </w:rPr>
        <w:t>III. Cách tính khối lượng và bao hàm đơn giá</w:t>
      </w:r>
    </w:p>
    <w:tbl>
      <w:tblPr>
        <w:tblW w:w="8972" w:type="dxa"/>
        <w:jc w:val="left"/>
        <w:tblInd w:w="0" w:type="dxa"/>
        <w:tblLayout w:type="fixed"/>
        <w:tblCellMar>
          <w:top w:w="40" w:type="dxa"/>
          <w:left w:w="70" w:type="dxa"/>
          <w:bottom w:w="40" w:type="dxa"/>
          <w:right w:w="70" w:type="dxa"/>
        </w:tblCellMar>
        <w:tblLook w:val="0000" w:noHBand="0" w:noVBand="0" w:firstColumn="0" w:lastRow="0" w:lastColumn="0" w:firstRow="0"/>
      </w:tblPr>
      <w:tblGrid>
        <w:gridCol w:w="497"/>
        <w:gridCol w:w="1891"/>
        <w:gridCol w:w="972"/>
        <w:gridCol w:w="2793"/>
        <w:gridCol w:w="2819"/>
      </w:tblGrid>
      <w:tr>
        <w:trPr>
          <w:tblHeader w:val="true"/>
        </w:trPr>
        <w:tc>
          <w:tcPr>
            <w:tcW w:w="49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vị</w:t>
            </w:r>
          </w:p>
        </w:tc>
        <w:tc>
          <w:tcPr>
            <w:tcW w:w="2793"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Cách tính khối lượng</w:t>
            </w:r>
          </w:p>
        </w:tc>
        <w:tc>
          <w:tcPr>
            <w:tcW w:w="281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pPr>
            <w:r>
              <w:rPr>
                <w:rFonts w:ascii="Times New Roman" w:hAnsi="Times New Roman"/>
                <w:b/>
                <w:bCs/>
                <w:sz w:val="22"/>
                <w:szCs w:val="22"/>
              </w:rPr>
              <w:t>Đơn giá bao gồm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cừ theo thiết kế biện pháp được phê duyệt; không tính cừ hỏng, cừ bổ sung do lỗi Bên B (đã bao gồm chi phí lưu cừ)</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duy trì cừ trong suốt thời gian thi công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thanh cừ thực tế đóng, rút; không vượt thiết kế biện pháp</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Máy, nhân công, xử lý vướng; lấp lỗ rỗng sau khi nhổ cừ</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kg</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lý thuyết thép hình theo bản vẽ biện pháp; không tính bản mã, bu lông, hao hụt (đã bao gồm chi phí lưu văng)</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nâng hạ, gia công, hàn, cắt chi tiết; lắp dựng, duy trì, tháo dỡ</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bản vẽ thiết kế, biện pháp được phê duyệt</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vật liệu, thi công, bảo dưỡng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hình học theo bản vẽ; không trừ thể tích cốt thép và lỗ rỗng nhỏ hơn 0,1 m3</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Bê tông thương phẩm đúng mác thiết kế (thương hiệu theo Biểu 07), phụ gia, bơm, đổ, đầm, bảo dưỡng, thí nghiệm,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tấn</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Trọng lượng theo bảng thống kê thép bản vẽ thi công được duyệt; không tính nối chồng ngoài thiết kế, thép biện pháp, con kê</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gia công, lắp dựng, nối, buộc, con kê, cắt mẫu thí nghiệm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bề mặt bê tông tiếp xúc ván khuôn theo bản vẽ; trừ lỗ mở lớn hơn 1 m2</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lắp dựng, cây chống, giàn giáo, tháo dỡ, vệ sinh, chống dính</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 tấn; 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 khối lượng tạm tính, điều chỉnh bằng phụ lục theo thiết kế được duyệt</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6, 7, 8</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bằng chống thấm theo bản vẽ; không tính chồng mí, gấp mép</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Vật liệu theo Biểu 07, băng dính, xử lý đầu cọc, cổ ống, góc; thử nước; bảo vệ lớp chống thấm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Như mục 10, kèm xốp PE bảo vệ</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md</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Chiều dài theo bản vẽ hoặc biện pháp phân zone được Bên A phê duyệt</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Băng cản nước, vệ sinh, xử lý mạch ngừng</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Theo hồ sơ hoàn công, không vượt thiết kế biện pháp</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cát, vận chuyển, đầm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m2</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Diện tích mặt sàn theo bản vẽ</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Nhân công, máy</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m3</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Thể tích phá dỡ thực tế được nghiệm thu</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Phá dỡ, vận chuyển, đổ thải hợp pháp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Phên nứa, rải gia cố đường giao thông, kho bãi</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Thiết bị, nhân lực, nguồn điện dự phòng, vận hành liên tục suốt thời gian thi công Phần ngầm</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không điều chỉnh</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Toàn bộ kết cấu móng cẩu tháp</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trPr>
          <w:cantSplit w:val="true"/>
        </w:trPr>
        <w:tc>
          <w:tcPr>
            <w:tcW w:w="49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ascii="Times New Roman" w:hAnsi="Times New Roman"/>
                <w:sz w:val="22"/>
                <w:szCs w:val="22"/>
              </w:rPr>
              <w:t>Gói</w:t>
            </w:r>
          </w:p>
        </w:tc>
        <w:tc>
          <w:tcPr>
            <w:tcW w:w="2793"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Trọn gói, thanh toán theo Điều 10.3.2</w:t>
            </w:r>
          </w:p>
        </w:tc>
        <w:tc>
          <w:tcPr>
            <w:tcW w:w="28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ascii="Times New Roman" w:hAnsi="Times New Roman"/>
                <w:sz w:val="22"/>
                <w:szCs w:val="22"/>
              </w:rPr>
              <w:t>Cung cấp, vận chuyển, lắp dựng, kiểm định, vận hành, bảo dưỡng, tháo dỡ cẩu tháp trong thời gian thi công Phần ngầm</w:t>
            </w:r>
          </w:p>
        </w:tc>
      </w:tr>
    </w:tbl>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rPr>
      </w:pPr>
      <w:commentRangeStart w:id="8"/>
      <w:r>
        <w:rPr>
          <w:rFonts w:ascii="Times New Roman" w:hAnsi="Times New Roman"/>
          <w:b/>
          <w:bCs/>
          <w:sz w:val="26"/>
          <w:szCs w:val="26"/>
          <w:highlight w:val="yellow"/>
          <w:lang w:val="vi-VN"/>
        </w:rPr>
        <w:t>BIỂU 03</w:t>
      </w:r>
    </w:p>
    <w:p>
      <w:pPr>
        <w:pStyle w:val="Normal"/>
        <w:spacing w:lineRule="auto" w:line="276" w:before="0" w:after="120"/>
        <w:jc w:val="center"/>
        <w:rPr>
          <w:rFonts w:ascii="Times New Roman" w:hAnsi="Times New Roman"/>
          <w:b/>
          <w:bCs/>
          <w:sz w:val="26"/>
          <w:szCs w:val="26"/>
          <w:highlight w:val="yellow"/>
          <w:lang w:val="vi-VN"/>
        </w:rPr>
      </w:pPr>
      <w:r>
        <w:rPr>
          <w:rFonts w:ascii="Times New Roman" w:hAnsi="Times New Roman"/>
          <w:b/>
          <w:bCs/>
          <w:sz w:val="26"/>
          <w:szCs w:val="26"/>
          <w:highlight w:val="yellow"/>
        </w:rPr>
        <w:t xml:space="preserve">PHẠM VI CÔNG VIỆC VÀ </w:t>
      </w:r>
      <w:r>
        <w:rPr>
          <w:rFonts w:ascii="Times New Roman" w:hAnsi="Times New Roman"/>
          <w:b/>
          <w:bCs/>
          <w:sz w:val="26"/>
          <w:szCs w:val="26"/>
          <w:highlight w:val="yellow"/>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commentRangeEnd w:id="8"/>
      <w:r>
        <w:commentReference w:id="8"/>
      </w:r>
      <w:r>
        <w:rPr>
          <w:rFonts w:ascii="Times New Roman" w:hAnsi="Times New Roman"/>
          <w:bCs/>
          <w:i/>
          <w:sz w:val="26"/>
          <w:szCs w:val="26"/>
          <w:highlight w:val="yellow"/>
          <w:lang w:val="nl-NL"/>
        </w:rPr>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750"/>
        <w:gridCol w:w="4772"/>
        <w:gridCol w:w="1250"/>
        <w:gridCol w:w="1149"/>
        <w:gridCol w:w="1151"/>
      </w:tblGrid>
      <w:tr>
        <w:trPr>
          <w:tblHeader w:val="true"/>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STT</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Mô tả công việc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B (Phục Hưng)</w:t>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Bên A (VNCN E&amp;C)</w:t>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Các đơn vị khác</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1</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Tài liệu và bản vẽ</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hồ sơ thiết kế bản vẽ thi công đã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hồ sơ quản lý chất lượng (biên bản nghiệm thu, nhật ký thi công, bản vẽ hoàn công, kết quả thí nghiệm...)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biện pháp, quy trình thi công trình Tư vấn giám sát, Bên A, Chủ đầu tư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Thuê tổ chức tư vấn đủ điều kiện năng lực thẩm tra biện pháp thi công hệ cừ, văng chống; chịu chi phí thẩm tra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cập nhật chứng chỉ kiểm định thiết bị thi công còn hiệu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Đệ trình mẫu vật liệu, catalogue, chứng chỉ xuất xưởng để phê duyệt vật liệu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tiến độ thi công chi tiết, phù hợp tiến độ công tác đất của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tra, rà soát thiết kế biện pháp và đề xuất điều chỉnh khi điều kiện thực tế thay đổi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2</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hiểm và các loại thuế</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cho người lao động và chi trả chế độ, bồi thường cho người lao động theo quy định của pháp luật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máy móc, thiết bị, phương tiện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highlight w:val="yellow"/>
              </w:rPr>
            </w:pPr>
            <w:r>
              <w:rPr>
                <w:rFonts w:ascii="Times New Roman" w:hAnsi="Times New Roman"/>
                <w:sz w:val="20"/>
                <w:szCs w:val="20"/>
                <w:highlight w:val="yellow"/>
              </w:rPr>
              <w:t>Bảo hiểm trách nhiệm dân sự đối với bên thứ ba</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b/>
                <w:bCs/>
                <w:sz w:val="20"/>
                <w:szCs w:val="20"/>
                <w:highlight w:val="yellow"/>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highlight w:val="yellow"/>
              </w:rPr>
            </w:pPr>
            <w:r>
              <w:rPr>
                <w:rFonts w:ascii="Times New Roman" w:hAnsi="Times New Roman"/>
                <w:highlight w:val="yellow"/>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Làm rõ cdt</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hiểm công trình trong thời gian xây dựng (do Chủ đầu tư mua theo Điều 8.1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t>Phối hợp cung cấp hs</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loại thuế, phí, lệ phí theo quy định hiện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thi công chính</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3.1</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Hạ mực nước ngầm và giao diện với công tác đất (công tác đất do Nhà thầu khác thực hiện)</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Đào đất, sửa hố móng, vận chuyển và đổ thải đất đào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 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Đắp đất hoàn trả hố móng, mang tường tầng hầm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Phối hợp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3.2</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Hệ cừ và văng chống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cừ Larsen,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nhân lực thi công hạ, nhổ cừ Larsen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chính văng chống, vật tư phụ và phụ kiện trong thời gian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Gia công, hàn, cắt các chi tiết thép phục vụ lắp dựng/tháo dỡ kết cấu chống đỡ tạm.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3.2.7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3.3</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bê tông và thi công bê tông chèn tại vị trí tiếp giáp dầm, sàn với cừ</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Chừa lỗ mở, lắp đặt ống chờ, chi tiết chờ cho hệ thống cơ điện theo bản vẽ phối hợp được phê duyệt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và xử lý khe co giãn, mạch ngừng thi công theo tiêu chuẩn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Sửa chữa vết nứt, sửa bề mặt bê tông, phục hồi cao độ được chấp thuận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vật tư vữa không co ngót và thi công đổ bù hạng mục bê tông cốt thép</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3.3.9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Lập đề cương, thực hiện, báo cáo công tác quan trắc công trình lân cận (đường, nhà dân)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3.4</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chống thấm</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Chống thấm bể nước sinh hoạt, bể nước PCCC, bể nước thải, bể phốt, hố ga, rãnh thu thuộc Phần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thử kín nước (ngâm nước, thử áp) theo Chỉ dẫn kỹ thuật; bảo vệ lớp chống thấm cho đến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3.5</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Giàn giáo và thiết bị nâng hạ</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Giàn giáo, sàn thao tác phục vụ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nâng hạ (cần trục, cẩu tháp, vận thăng...)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3.6</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Thí nghiệm, kiểm soát cao độ, toạ độ thi công</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Kiểm soát cao độ, toạ độ trong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3.7</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Kiểm soát, duy trì ổn định kết cấu chống đỡ tạm (cừ, văng chống, giàn giáo, …)</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Đề xuất yêu cầu kỹ thuật; tiếp nhận kết quả</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3.8</w:t>
            </w:r>
          </w:p>
        </w:tc>
        <w:tc>
          <w:tcPr>
            <w:tcW w:w="477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Phối hợp thi công và các công việc khác</w:t>
            </w:r>
          </w:p>
        </w:tc>
        <w:tc>
          <w:tcPr>
            <w:tcW w:w="12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Phối hợp, nhận và bàn giao mặt bằng thi công với Bên A và Nhà thầu khác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3.8.2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 công các công việc khác trong Biểu 01 [Chi tiết giá hợp đồng]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4</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phụ trợ</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dẹp mặt bằng, phá dỡ hạng mục hiện hữu (mương hở, kết cấu cũ... nếu có)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Văn phòng công trường, trang thiết bị và chi phí vận 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Nhà nghỉ cho công nhân, bãi gửi xe…vv</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nguồn điện thi công đến điểm đấu nối (*1)</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Nguồn nước: Điểm đấu nối  nước tạm từ bên ngoài đến phạm vi hàng rào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Máy phát điện và chi phí vận hành (bao gồm nguồn dự phòng cho hệ thống hạ mực nước ngầm)</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Hệ thống nước tạm phục vụ thi công (vật liệu, nhân công, dụng cụ) trong phạm vi thi công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4.10</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phụ trợ (thoát nước hố móng, che chắn bảo vệ mái dốc, đường tạm cho xe trộn, xe bơm, xe tải...)</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Cầu rửa xe và các thiết bị cần thiết để đảm bảo công tác này (bao gồm rửa xe phục vụ công tác đào đất) (*2)</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rửa xe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Bàn giao</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trình/thiết bị tạm khác phục vụ thi công (mương rãnh, toilet phục vụ công nhân và cán bộ nhà thầu)</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Rửa đường, an toàn và vệ sinh môi trường trong/ngoài công trường (bao gồm phạm vi phục vụ công tác đào đất) (*3)</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Thanh toán phần phục vụ đào đất</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Chi phí điện nước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Loại bỏ rác thải bên ngoài hiện trường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4.17</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Dọn sạch công trường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4.18</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Xin phép đấu nối giao thông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4.19</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Đấu nối nước thải thi công, sinh hoạt, nước mưa trong giai đoạn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5</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Công tác trắc đạc, khảo sát và giám sát nội bộ</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lập, dẫn mốc thi công</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Trắc đạc, dẫn mốc về công trình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Công tác khảo sát liên quan phạm vi công việc, bao gồm thiết bị khảo sát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5.4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C</w:t>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6</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Bảo đảm an toàn, vệ sinh môi trường</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Thiết bị bảo vệ cá nhân, đồ dùng an toàn cho công nhân viên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Biện pháp an toàn, an ninh, bảo vệ môi trường phục vụ thi công theo yêu cầu dự án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Bảo vệ an ninh khu vực thi công của Bên B; chịu trách nhiệm đối với mất mát, hư hỏng do lỗi của Bên B</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6.4</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Trách nhiệm đối với mất mát/hư hỏng vật liệu, hạng mục (kể cả hạng mục liền kề trước khi bàn giao)</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6.5</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Cung cấp giấy tờ an toàn lao động, chứng chỉ, kiểm định cho nhân lực</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6.6</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Tổ chức tập huấn định kỳ công tác ATLĐ đối với công nhân</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7</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Huy động và giải thể thiết bị</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máy móc, thiết bị, vật liệu đảm bảo yêu cầu và tiến độ</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7.2</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Huy động cán bộ, công nhân đủ chuyên môn, sức khỏe</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7.3</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Giải thể con người và thiết bị sau khi hoàn thành</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8</w:t>
            </w:r>
          </w:p>
        </w:tc>
        <w:tc>
          <w:tcPr>
            <w:tcW w:w="47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rPr>
                <w:rFonts w:ascii="Times New Roman" w:hAnsi="Times New Roman"/>
              </w:rPr>
            </w:pPr>
            <w:r>
              <w:rPr>
                <w:rFonts w:ascii="Times New Roman" w:hAnsi="Times New Roman"/>
                <w:b/>
                <w:bCs/>
                <w:sz w:val="20"/>
                <w:szCs w:val="20"/>
              </w:rPr>
              <w:t>Các công tác khác</w:t>
            </w:r>
          </w:p>
        </w:tc>
        <w:tc>
          <w:tcPr>
            <w:tcW w:w="12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rPr>
            </w:pPr>
            <w:r>
              <w:rPr>
                <w:rFonts w:ascii="Times New Roman" w:hAnsi="Times New Roman"/>
              </w:rPr>
            </w:r>
          </w:p>
        </w:tc>
      </w:tr>
      <w:tr>
        <w:trPr>
          <w:cantSplit w:val="true"/>
        </w:trPr>
        <w:tc>
          <w:tcPr>
            <w:tcW w:w="7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sz w:val="20"/>
                <w:szCs w:val="20"/>
              </w:rPr>
              <w:t>8.1</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rPr>
            </w:pPr>
            <w:r>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b/>
                <w:bCs/>
                <w:sz w:val="20"/>
                <w:szCs w:val="20"/>
              </w:rPr>
              <w:t>P</w:t>
            </w:r>
          </w:p>
        </w:tc>
        <w:tc>
          <w:tcPr>
            <w:tcW w:w="114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c>
          <w:tcPr>
            <w:tcW w:w="115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rPr>
            </w:pPr>
            <w:r>
              <w:rPr>
                <w:rFonts w:ascii="Times New Roman" w:hAnsi="Times New Roman"/>
              </w:rPr>
            </w:r>
          </w:p>
        </w:tc>
      </w:tr>
    </w:tbl>
    <w:p>
      <w:pPr>
        <w:pStyle w:val="Normal"/>
        <w:widowControl w:val="false"/>
        <w:spacing w:lineRule="auto" w:line="276" w:before="0" w:after="120"/>
        <w:jc w:val="both"/>
        <w:rPr>
          <w:rFonts w:ascii="Times New Roman" w:hAnsi="Times New Roman"/>
          <w:i/>
          <w:i/>
          <w:iCs/>
          <w:sz w:val="26"/>
          <w:szCs w:val="26"/>
        </w:rPr>
      </w:pPr>
      <w:r>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pPr>
        <w:pStyle w:val="Normal"/>
        <w:spacing w:lineRule="auto" w:line="276" w:before="0" w:after="120"/>
        <w:jc w:val="both"/>
        <w:rPr>
          <w:rFonts w:ascii="Times New Roman" w:hAnsi="Times New Roman"/>
        </w:rPr>
      </w:pPr>
      <w:r>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pPr>
        <w:pStyle w:val="Normal"/>
        <w:spacing w:lineRule="auto" w:line="276" w:before="0" w:after="120"/>
        <w:jc w:val="both"/>
        <w:rPr>
          <w:rFonts w:ascii="Times New Roman" w:hAnsi="Times New Roman"/>
        </w:rPr>
      </w:pPr>
      <w:r>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jc w:val="center"/>
        <w:rPr>
          <w:highlight w:val="yellow"/>
        </w:rPr>
      </w:pPr>
      <w:r>
        <w:rPr>
          <w:rFonts w:ascii="Times New Roman" w:hAnsi="Times New Roman"/>
          <w:b/>
          <w:bCs/>
          <w:sz w:val="26"/>
          <w:szCs w:val="26"/>
          <w:highlight w:val="yellow"/>
        </w:rPr>
        <w:t>BIỂU 04</w:t>
      </w:r>
    </w:p>
    <w:p>
      <w:pPr>
        <w:pStyle w:val="Normal"/>
        <w:spacing w:lineRule="auto" w:line="276"/>
        <w:jc w:val="center"/>
        <w:rPr>
          <w:highlight w:val="yellow"/>
        </w:rPr>
      </w:pPr>
      <w:r>
        <w:rPr>
          <w:rFonts w:ascii="Times New Roman" w:hAnsi="Times New Roman"/>
          <w:b/>
          <w:bCs/>
          <w:sz w:val="26"/>
          <w:szCs w:val="26"/>
          <w:highlight w:val="yellow"/>
        </w:rPr>
        <w:t>YÊU CẦU VỀ THIẾT BỊ CHÍNH</w:t>
      </w:r>
    </w:p>
    <w:p>
      <w:pPr>
        <w:pStyle w:val="Normal"/>
        <w:spacing w:lineRule="auto" w:line="276" w:before="0" w:after="200"/>
        <w:jc w:val="center"/>
        <w:rPr/>
      </w:pPr>
      <w:r>
        <w:rPr>
          <w:rFonts w:ascii="Times New Roman" w:hAnsi="Times New Roman"/>
          <w:i/>
          <w:iCs/>
          <w:sz w:val="26"/>
          <w:szCs w:val="26"/>
          <w:highlight w:val="yellow"/>
        </w:rPr>
        <w:t>(Kèm theo hợp đồng số ……/2026/HĐ/VNCNEC-…… ngày …… tháng …… năm 2026)</w:t>
      </w:r>
    </w:p>
    <w:p>
      <w:pPr>
        <w:pStyle w:val="Normal"/>
        <w:spacing w:lineRule="auto" w:line="276" w:before="0" w:after="80"/>
        <w:jc w:val="both"/>
        <w:rPr/>
      </w:pPr>
      <w:r>
        <w:rPr>
          <w:rFonts w:ascii="Times New Roman" w:hAnsi="Times New Roman"/>
          <w:b/>
          <w:bCs/>
          <w:sz w:val="26"/>
          <w:szCs w:val="26"/>
        </w:rPr>
        <w:t>I. Yêu cầu chung</w:t>
      </w:r>
    </w:p>
    <w:p>
      <w:pPr>
        <w:pStyle w:val="Normal"/>
        <w:spacing w:lineRule="auto" w:line="276" w:before="0" w:after="80"/>
        <w:jc w:val="both"/>
        <w:rPr/>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pPr>
        <w:pStyle w:val="Normal"/>
        <w:spacing w:lineRule="auto" w:line="276" w:before="0" w:after="80"/>
        <w:jc w:val="both"/>
        <w:rPr/>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pPr>
        <w:pStyle w:val="Normal"/>
        <w:spacing w:lineRule="auto" w:line="276" w:before="0" w:after="80"/>
        <w:jc w:val="both"/>
        <w:rPr/>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pPr>
        <w:pStyle w:val="Normal"/>
        <w:spacing w:lineRule="auto" w:line="276" w:before="0" w:after="160"/>
        <w:jc w:val="both"/>
        <w:rPr/>
      </w:pPr>
      <w:r>
        <w:rPr>
          <w:rFonts w:ascii="Times New Roman" w:hAnsi="Times New Roman"/>
          <w:sz w:val="26"/>
          <w:szCs w:val="26"/>
        </w:rPr>
        <w:t>4. Toàn bộ thiết bị của Bên B trên Công trường phải gắn biểu trưng (logo) của Bên A.</w:t>
      </w:r>
    </w:p>
    <w:p>
      <w:pPr>
        <w:pStyle w:val="Normal"/>
        <w:spacing w:lineRule="auto" w:line="276" w:before="0" w:after="80"/>
        <w:jc w:val="both"/>
        <w:rPr/>
      </w:pPr>
      <w:r>
        <w:rPr>
          <w:rFonts w:ascii="Times New Roman" w:hAnsi="Times New Roman"/>
          <w:b/>
          <w:bCs/>
          <w:sz w:val="26"/>
          <w:szCs w:val="26"/>
        </w:rPr>
        <w:t>II. Danh mục thiết bị chính</w:t>
      </w:r>
    </w:p>
    <w:tbl>
      <w:tblPr>
        <w:tblW w:w="9072" w:type="dxa"/>
        <w:jc w:val="left"/>
        <w:tblInd w:w="0" w:type="dxa"/>
        <w:tblLayout w:type="fixed"/>
        <w:tblCellMar>
          <w:top w:w="40" w:type="dxa"/>
          <w:left w:w="60" w:type="dxa"/>
          <w:bottom w:w="40" w:type="dxa"/>
          <w:right w:w="60" w:type="dxa"/>
        </w:tblCellMar>
        <w:tblLook w:val="0000" w:noHBand="0" w:noVBand="0" w:firstColumn="0" w:lastRow="0" w:lastColumn="0" w:firstRow="0"/>
      </w:tblPr>
      <w:tblGrid>
        <w:gridCol w:w="449"/>
        <w:gridCol w:w="2001"/>
        <w:gridCol w:w="2650"/>
        <w:gridCol w:w="900"/>
        <w:gridCol w:w="1400"/>
        <w:gridCol w:w="1671"/>
      </w:tblGrid>
      <w:tr>
        <w:trPr>
          <w:tblHeader w:val="true"/>
        </w:trPr>
        <w:tc>
          <w:tcPr>
            <w:tcW w:w="44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TT</w:t>
            </w:r>
          </w:p>
        </w:tc>
        <w:tc>
          <w:tcPr>
            <w:tcW w:w="2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Thời điểm huy động</w:t>
            </w:r>
          </w:p>
        </w:tc>
        <w:tc>
          <w:tcPr>
            <w:tcW w:w="167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jc w:val="center"/>
              <w:rPr>
                <w:sz w:val="22"/>
                <w:szCs w:val="22"/>
              </w:rPr>
            </w:pPr>
            <w:r>
              <w:rPr>
                <w:rFonts w:ascii="Times New Roman" w:hAnsi="Times New Roman"/>
                <w:b/>
                <w:bCs/>
                <w:sz w:val="22"/>
                <w:szCs w:val="22"/>
              </w:rPr>
              <w:t>Phục vụ công việc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 Thiết bị thi công hệ cừ, văng chống</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ép cừ tĩnh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ngày khởi công 03 ngày</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Hạ, nhổ cừ Larsen IV dài 12m, 18m</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Đồng thời với máy ép cừ</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Lắp dựng, tháo dỡ văng chống H350; bốc xếp cừ</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3</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 lắp văng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hàn, cắt chi tiết văng chống, kingpost</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 Thiết bị hạ mực nước ngầm, tiêu thoát nước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4</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Trước khi đào đất lớp đầu tiên</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Hạ mực nước ngầm, tiêu thoát nước hố móng liên tục</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5</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Đồng thời với hệ thống bơm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Nguồn điện dự phòng, bảo đảm vận hành liên tục</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III. Thiết bị thi công kết cấu bê tông cốt thép</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6</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Sau khi hoàn thành móng cẩu tháp</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Vận chuyển vật tư, cốt thép, ván khuôn (chi phí trọn gói theo Biểu 01)</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Trước khi gia công cốt thép móng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Gia công cốt thép tại bãi</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8</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kế hoạch đổ bê tông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Đầm, hoàn thiện bê tông; đánh mặt bê tông chống nứt</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9</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sz w:val="22"/>
                <w:szCs w:val="22"/>
              </w:rPr>
            </w:pPr>
            <w:r>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Theo tiến độ</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Times New Roman" w:hAnsi="Times New Roman"/>
                <w:sz w:val="22"/>
                <w:szCs w:val="22"/>
              </w:rPr>
            </w:pPr>
            <w:r>
              <w:rPr>
                <w:rFonts w:ascii="Times New Roman" w:hAnsi="Times New Roman"/>
                <w:sz w:val="22"/>
                <w:szCs w:val="22"/>
              </w:rPr>
              <w:t>Thi công ván khuôn, đà giáo</w:t>
            </w:r>
          </w:p>
        </w:tc>
      </w:tr>
      <w:tr>
        <w:trPr/>
        <w:tc>
          <w:tcPr>
            <w:tcW w:w="9071" w:type="dxa"/>
            <w:gridSpan w:val="6"/>
            <w:tcBorders>
              <w:top w:val="single" w:sz="4" w:space="0" w:color="000000"/>
              <w:left w:val="single" w:sz="4" w:space="0" w:color="000000"/>
              <w:bottom w:val="single" w:sz="4" w:space="0" w:color="000000"/>
              <w:right w:val="single" w:sz="4" w:space="0" w:color="000000"/>
            </w:tcBorders>
            <w:shd w:color="auto" w:fill="F2F2F2" w:val="clear"/>
          </w:tcPr>
          <w:p>
            <w:pPr>
              <w:pStyle w:val="Normal"/>
              <w:rPr>
                <w:sz w:val="22"/>
                <w:szCs w:val="22"/>
              </w:rPr>
            </w:pPr>
            <w:r>
              <w:rPr>
                <w:rFonts w:ascii="Times New Roman" w:hAnsi="Times New Roman"/>
                <w:b/>
                <w:bCs/>
                <w:sz w:val="22"/>
                <w:szCs w:val="22"/>
              </w:rPr>
              <w:t>IV. Thiết bị chống thấm, trắc đạc, phụ trợ</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10</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Theo tiến độ chống thấm</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Chống thấm nền, tường hầm, bể</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11</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Định vị, kiểm soát cao độ, tọa độ</w:t>
            </w:r>
          </w:p>
        </w:tc>
      </w:tr>
      <w:tr>
        <w:trPr>
          <w:cantSplit w:val="true"/>
        </w:trPr>
        <w:tc>
          <w:tcPr>
            <w:tcW w:w="4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12</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Ngày khởi công</w:t>
            </w:r>
          </w:p>
        </w:tc>
        <w:tc>
          <w:tcPr>
            <w:tcW w:w="1671" w:type="dxa"/>
            <w:tcBorders>
              <w:top w:val="single" w:sz="4" w:space="0" w:color="000000"/>
              <w:left w:val="single" w:sz="4" w:space="0" w:color="000000"/>
              <w:bottom w:val="single" w:sz="4" w:space="0" w:color="000000"/>
              <w:right w:val="single" w:sz="4" w:space="0" w:color="000000"/>
            </w:tcBorders>
            <w:vAlign w:val="center"/>
          </w:tcPr>
          <w:p>
            <w:pPr>
              <w:pStyle w:val="Normal"/>
              <w:rPr>
                <w:sz w:val="22"/>
                <w:szCs w:val="22"/>
              </w:rPr>
            </w:pPr>
            <w:r>
              <w:rPr>
                <w:rFonts w:ascii="Times New Roman" w:hAnsi="Times New Roman"/>
                <w:sz w:val="22"/>
                <w:szCs w:val="22"/>
              </w:rPr>
              <w:t>Rửa xe toàn Công trường, kể cả xe phục vụ đào đất</w:t>
            </w:r>
          </w:p>
        </w:tc>
      </w:tr>
    </w:tbl>
    <w:p>
      <w:pPr>
        <w:pStyle w:val="Normal"/>
        <w:spacing w:lineRule="auto" w:line="276" w:before="160" w:after="80"/>
        <w:jc w:val="both"/>
        <w:rPr/>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highlight w:val="yellow"/>
        </w:rPr>
      </w:pPr>
      <w:r>
        <w:rPr>
          <w:rFonts w:ascii="Times New Roman" w:hAnsi="Times New Roman"/>
          <w:b/>
          <w:bCs/>
          <w:sz w:val="26"/>
          <w:szCs w:val="26"/>
          <w:highlight w:val="yellow"/>
        </w:rPr>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BIỂU 05</w:t>
      </w:r>
    </w:p>
    <w:p>
      <w:pPr>
        <w:pStyle w:val="Normal"/>
        <w:spacing w:lineRule="auto" w:line="276" w:before="0" w:after="120"/>
        <w:jc w:val="center"/>
        <w:rPr>
          <w:rFonts w:ascii="Times New Roman" w:hAnsi="Times New Roman"/>
          <w:b/>
          <w:bCs/>
          <w:spacing w:val="-4"/>
          <w:sz w:val="26"/>
          <w:szCs w:val="26"/>
          <w:highlight w:val="yellow"/>
        </w:rPr>
      </w:pPr>
      <w:r>
        <w:rPr>
          <w:rFonts w:ascii="Times New Roman" w:hAnsi="Times New Roman"/>
          <w:b/>
          <w:bCs/>
          <w:spacing w:val="-4"/>
          <w:sz w:val="26"/>
          <w:szCs w:val="26"/>
          <w:highlight w:val="yellow"/>
          <w:lang w:val="vi-VN"/>
        </w:rPr>
        <w:t xml:space="preserve"> </w:t>
      </w:r>
      <w:r>
        <w:rPr>
          <w:rFonts w:ascii="Times New Roman" w:hAnsi="Times New Roman"/>
          <w:b/>
          <w:bCs/>
          <w:spacing w:val="-4"/>
          <w:sz w:val="26"/>
          <w:szCs w:val="26"/>
          <w:highlight w:val="yellow"/>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highlight w:val="yellow"/>
          <w:lang w:val="nl-NL"/>
        </w:rPr>
        <w:t>(Kèm theo hợp đồng số……..…/2026/HĐ/YS/BXD ngày……tháng……năm 2026)</w:t>
      </w:r>
    </w:p>
    <w:tbl>
      <w:tblPr>
        <w:tblW w:w="9066" w:type="dxa"/>
        <w:jc w:val="left"/>
        <w:tblInd w:w="138" w:type="dxa"/>
        <w:tblLayout w:type="fixed"/>
        <w:tblCellMar>
          <w:top w:w="0" w:type="dxa"/>
          <w:left w:w="108" w:type="dxa"/>
          <w:bottom w:w="0" w:type="dxa"/>
          <w:right w:w="108" w:type="dxa"/>
        </w:tblCellMar>
        <w:tblLook w:val="04a0" w:noHBand="0" w:noVBand="1" w:firstColumn="1" w:lastRow="0" w:lastColumn="0" w:firstRow="1"/>
      </w:tblPr>
      <w:tblGrid>
        <w:gridCol w:w="666"/>
        <w:gridCol w:w="5820"/>
        <w:gridCol w:w="2580"/>
      </w:tblGrid>
      <w:tr>
        <w:trPr>
          <w:tblHeader w:val="true"/>
        </w:trPr>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TT</w:t>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b/>
                <w:bCs/>
                <w:color w:themeColor="text1" w:val="000000"/>
                <w:sz w:val="22"/>
                <w:szCs w:val="22"/>
              </w:rPr>
              <w:t>Các trường hợp vi phạm</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bCs/>
                <w:color w:themeColor="text1" w:val="000000"/>
                <w:spacing w:val="-2"/>
                <w:sz w:val="22"/>
                <w:szCs w:val="22"/>
              </w:rPr>
            </w:pPr>
            <w:r>
              <w:rPr>
                <w:rFonts w:ascii="Times New Roman" w:hAnsi="Times New Roman"/>
                <w:b/>
                <w:bCs/>
                <w:color w:themeColor="text1" w:val="000000"/>
                <w:spacing w:val="-2"/>
                <w:sz w:val="22"/>
                <w:szCs w:val="22"/>
              </w:rPr>
              <w:t>Mức tiền phạt (VND)/ 1 lần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trang bị đầy đủ các bảo hộ lao động</w:t>
            </w:r>
            <w:r>
              <w:rPr>
                <w:rFonts w:ascii="Times New Roman" w:hAnsi="Times New Roman"/>
                <w:bCs/>
                <w:color w:themeColor="text1" w:val="000000"/>
                <w:spacing w:val="-1"/>
                <w:sz w:val="22"/>
                <w:szCs w:val="22"/>
              </w:rPr>
              <w:t xml:space="preserve"> theo quy định hiện hành</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thực hiện đầy đủ các biện pháp bảo đảm an toàn theo quy định hiện hành khi làm</w:t>
            </w:r>
            <w:r>
              <w:rPr>
                <w:rFonts w:ascii="Times New Roman" w:hAnsi="Times New Roman"/>
                <w:bCs/>
                <w:color w:themeColor="text1" w:val="000000"/>
                <w:spacing w:val="-3"/>
                <w:sz w:val="22"/>
                <w:szCs w:val="22"/>
              </w:rPr>
              <w:t xml:space="preserve"> </w:t>
            </w:r>
            <w:r>
              <w:rPr>
                <w:rFonts w:ascii="Times New Roman" w:hAnsi="Times New Roman"/>
                <w:bCs/>
                <w:color w:themeColor="text1" w:val="000000"/>
                <w:sz w:val="22"/>
                <w:szCs w:val="22"/>
              </w:rPr>
              <w:t xml:space="preserve">việc </w:t>
            </w:r>
            <w:r>
              <w:rPr>
                <w:rFonts w:ascii="Times New Roman" w:hAnsi="Times New Roman"/>
                <w:bCs/>
                <w:color w:themeColor="text1" w:val="000000"/>
                <w:spacing w:val="1"/>
                <w:sz w:val="22"/>
                <w:szCs w:val="22"/>
              </w:rPr>
              <w:t>tr</w:t>
            </w:r>
            <w:r>
              <w:rPr>
                <w:rFonts w:ascii="Times New Roman" w:hAnsi="Times New Roman"/>
                <w:bCs/>
                <w:color w:themeColor="text1" w:val="000000"/>
                <w:sz w:val="22"/>
                <w:szCs w:val="22"/>
              </w:rPr>
              <w:t>ên</w:t>
            </w:r>
            <w:r>
              <w:rPr>
                <w:rFonts w:ascii="Times New Roman" w:hAnsi="Times New Roman"/>
                <w:bCs/>
                <w:color w:themeColor="text1" w:val="000000"/>
                <w:spacing w:val="-3"/>
                <w:sz w:val="22"/>
                <w:szCs w:val="22"/>
              </w:rPr>
              <w:t xml:space="preserve"> </w:t>
            </w:r>
            <w:r>
              <w:rPr>
                <w:rFonts w:ascii="Times New Roman" w:hAnsi="Times New Roman"/>
                <w:bCs/>
                <w:color w:themeColor="text1" w:val="000000"/>
                <w:spacing w:val="1"/>
                <w:sz w:val="22"/>
                <w:szCs w:val="22"/>
              </w:rPr>
              <w:t>c</w:t>
            </w:r>
            <w:r>
              <w:rPr>
                <w:rFonts w:ascii="Times New Roman" w:hAnsi="Times New Roman"/>
                <w:bCs/>
                <w:color w:themeColor="text1" w:val="000000"/>
                <w:sz w:val="22"/>
                <w:szCs w:val="22"/>
              </w:rPr>
              <w:t>ao. dưới nước</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sz w:val="22"/>
                <w:szCs w:val="22"/>
              </w:rPr>
              <w:t>Không có lan can an toàn. lưới chắn vật rơi. lưới chắn bụi hoặc có nhưng không đảm bảo</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Sử dụng t</w:t>
            </w:r>
            <w:r>
              <w:rPr>
                <w:rFonts w:ascii="Times New Roman" w:hAnsi="Times New Roman"/>
                <w:bCs/>
                <w:color w:themeColor="text1" w:val="000000"/>
                <w:spacing w:val="1"/>
                <w:sz w:val="22"/>
                <w:szCs w:val="22"/>
              </w:rPr>
              <w:t>h</w:t>
            </w:r>
            <w:r>
              <w:rPr>
                <w:rFonts w:ascii="Times New Roman" w:hAnsi="Times New Roman"/>
                <w:bCs/>
                <w:color w:themeColor="text1" w:val="000000"/>
                <w:sz w:val="22"/>
                <w:szCs w:val="22"/>
              </w:rPr>
              <w:t>a</w:t>
            </w:r>
            <w:r>
              <w:rPr>
                <w:rFonts w:ascii="Times New Roman" w:hAnsi="Times New Roman"/>
                <w:bCs/>
                <w:color w:themeColor="text1" w:val="000000"/>
                <w:spacing w:val="1"/>
                <w:sz w:val="22"/>
                <w:szCs w:val="22"/>
              </w:rPr>
              <w:t>n</w:t>
            </w:r>
            <w:r>
              <w:rPr>
                <w:rFonts w:ascii="Times New Roman" w:hAnsi="Times New Roman"/>
                <w:bCs/>
                <w:color w:themeColor="text1" w:val="000000"/>
                <w:sz w:val="22"/>
                <w:szCs w:val="22"/>
              </w:rPr>
              <w:t>g leo trèo không đúng cách hoặc sử dụng thang không đảm bảo chất lượng</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1.000.000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 xml:space="preserve">Sử dụng giàn giáo không đúng cách hoặc sử dụng giàn giáo không đảm bảo chất lượng </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sz w:val="22"/>
                <w:szCs w:val="22"/>
              </w:rPr>
              <w:t>Không tham gia họ</w:t>
            </w:r>
            <w:r>
              <w:rPr>
                <w:rFonts w:ascii="Times New Roman" w:hAnsi="Times New Roman"/>
                <w:bCs/>
                <w:color w:themeColor="text1" w:val="000000"/>
                <w:spacing w:val="1"/>
                <w:sz w:val="22"/>
                <w:szCs w:val="22"/>
              </w:rPr>
              <w:t>p</w:t>
            </w:r>
            <w:r>
              <w:rPr>
                <w:rFonts w:ascii="Times New Roman" w:hAnsi="Times New Roman"/>
                <w:bCs/>
                <w:color w:themeColor="text1" w:val="000000"/>
                <w:sz w:val="22"/>
                <w:szCs w:val="22"/>
              </w:rPr>
              <w:t xml:space="preserve"> an toàn. họp giao ban. nghiệm thu hoặc có tham gia nhưng đến muộn quá 15 phút hoặc cử người không có thẩm quyền tham gia họp. nghiệm thu</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bCs/>
                <w:color w:themeColor="text1" w:val="000000"/>
                <w:position w:val="1"/>
                <w:sz w:val="22"/>
                <w:szCs w:val="22"/>
              </w:rPr>
              <w:t>Không thực hiện hoặc thực hiện không đầy đủ các biện pháp phòng chống cháy nổ theo quy định</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 xml:space="preserve">Sử dụng các máy và thiết bị thi công không đảm bảo an toàn. máy không có kiểm định hoặc hết niên hạn sử dụng. người điều khiển không có bằng cấp phù hợp </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3.000.000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thu dọn công trường; vứt rác. phế thải. vật liệu bừa bãi; tập kết máy. vật tư không đúng nơi quy định và các hành vi gây mất vệ sinh môi trường khác</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t>2.000.000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Vi phạm quy định. nội quy Công trường; quy định về an ninh. trật tự. bảo vệ môi trường của địa phương</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5.000.000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Cs/>
                <w:color w:themeColor="text1" w:val="000000"/>
                <w:sz w:val="22"/>
                <w:szCs w:val="22"/>
              </w:rPr>
            </w:pPr>
            <w:r>
              <w:rPr>
                <w:rFonts w:ascii="Times New Roman" w:hAnsi="Times New Roman"/>
                <w:bCs/>
                <w:color w:themeColor="text1" w:val="000000"/>
                <w:position w:val="1"/>
                <w:sz w:val="22"/>
                <w:szCs w:val="22"/>
              </w:rPr>
              <w:t>Không tuân thủ các yêu cầu của Chủ đầu tư. Tư vấn giám sát. cơ quan có thẩm quyền. không phối hợp với thầu phụ khác của Bên A</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b/>
                <w:color w:themeColor="text1" w:val="000000"/>
                <w:sz w:val="22"/>
                <w:szCs w:val="22"/>
              </w:rPr>
            </w:pPr>
            <w:r>
              <w:rPr>
                <w:rFonts w:ascii="Times New Roman" w:hAnsi="Times New Roman"/>
                <w:color w:themeColor="text1" w:val="000000"/>
                <w:sz w:val="22"/>
                <w:szCs w:val="22"/>
              </w:rPr>
              <w:t>10.000.000</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b/>
                <w:color w:themeColor="text1" w:val="000000"/>
                <w:sz w:val="22"/>
                <w:szCs w:val="22"/>
              </w:rPr>
            </w:pPr>
            <w:r>
              <w:rPr>
                <w:rFonts w:ascii="Times New Roman" w:hAnsi="Times New Roman"/>
                <w:b/>
                <w:color w:themeColor="text1" w:val="000000"/>
                <w:position w:val="1"/>
                <w:sz w:val="22"/>
                <w:szCs w:val="22"/>
              </w:rPr>
              <w:t>Điều khoản mức phạt tăng nặng</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color w:themeColor="text1" w:val="000000"/>
                <w:sz w:val="22"/>
                <w:szCs w:val="22"/>
              </w:rPr>
            </w:pPr>
            <w:r>
              <w:rPr>
                <w:rFonts w:ascii="Times New Roman" w:hAnsi="Times New Roman"/>
                <w:color w:themeColor="text1" w:val="000000"/>
                <w:sz w:val="22"/>
                <w:szCs w:val="22"/>
              </w:rPr>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Tái phạm lỗi đã bị xử phạt</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Phạt gấp đôi lần vi phạm liền kề của hành vi vi phạm đó</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Một người thực hiện nhiều hành vi vi phạm</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Xử phạt từng hành vi + đuổi việc người vi phạm</w:t>
            </w:r>
          </w:p>
        </w:tc>
      </w:tr>
      <w:tr>
        <w:trPr/>
        <w:tc>
          <w:tcPr>
            <w:tcW w:w="66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1"/>
                <w:numId w:val="22"/>
              </w:numPr>
              <w:spacing w:before="0" w:after="120"/>
              <w:ind w:hanging="0" w:left="0"/>
              <w:contextualSpacing w:val="false"/>
              <w:jc w:val="center"/>
              <w:rPr>
                <w:rFonts w:ascii="Times New Roman" w:hAnsi="Times New Roman"/>
                <w:color w:themeColor="text1" w:val="000000"/>
              </w:rPr>
            </w:pPr>
            <w:r>
              <w:rPr>
                <w:rFonts w:ascii="Times New Roman" w:hAnsi="Times New Roman"/>
                <w:color w:themeColor="text1" w:val="000000"/>
              </w:rPr>
            </w:r>
          </w:p>
        </w:tc>
        <w:tc>
          <w:tcPr>
            <w:tcW w:w="582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both"/>
              <w:rPr>
                <w:rFonts w:ascii="Times New Roman" w:hAnsi="Times New Roman"/>
                <w:color w:themeColor="text1" w:val="000000"/>
                <w:sz w:val="22"/>
                <w:szCs w:val="22"/>
              </w:rPr>
            </w:pPr>
            <w:r>
              <w:rPr>
                <w:rFonts w:ascii="Times New Roman" w:hAnsi="Times New Roman"/>
                <w:color w:themeColor="text1" w:val="000000"/>
                <w:position w:val="1"/>
                <w:sz w:val="22"/>
                <w:szCs w:val="22"/>
              </w:rPr>
              <w:t>Nhiều người cùng thực hiện 1 hành vi vi phạm</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color w:themeColor="text1" w:val="000000"/>
                <w:sz w:val="22"/>
                <w:szCs w:val="22"/>
              </w:rPr>
            </w:pPr>
            <w:r>
              <w:rPr>
                <w:rFonts w:ascii="Times New Roman" w:hAnsi="Times New Roman"/>
                <w:color w:themeColor="text1" w:val="000000"/>
                <w:sz w:val="22"/>
                <w:szCs w:val="22"/>
              </w:rPr>
              <w:t>Mỗi người vi phạm đều bị xử phạt</w:t>
            </w:r>
          </w:p>
        </w:tc>
      </w:tr>
    </w:tbl>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highlight w:val="yellow"/>
        </w:rPr>
        <w:t>BIỂU 06</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MẪU BẢO LÃNH THỰC HIỆN HỢP ĐỒNG. BẢO LÃNH TIỀN TẠM ỨNG</w:t>
      </w:r>
    </w:p>
    <w:p>
      <w:pPr>
        <w:pStyle w:val="Normal"/>
        <w:spacing w:lineRule="auto" w:line="276" w:before="0" w:after="120"/>
        <w:jc w:val="center"/>
        <w:rPr>
          <w:rFonts w:ascii="Times New Roman" w:hAnsi="Times New Roman"/>
          <w:b/>
          <w:bCs/>
          <w:sz w:val="26"/>
          <w:szCs w:val="26"/>
          <w:highlight w:val="yellow"/>
        </w:rPr>
      </w:pPr>
      <w:r>
        <w:rPr>
          <w:rFonts w:ascii="Times New Roman" w:hAnsi="Times New Roman"/>
          <w:b/>
          <w:bCs/>
          <w:sz w:val="26"/>
          <w:szCs w:val="26"/>
          <w:highlight w:val="yellow"/>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highlight w:val="yellow"/>
          <w:lang w:val="nl-NL"/>
        </w:rPr>
        <w:t>(Kèm theo hợp đồng số……..…/2026/HĐ/YS/BXD ngày……tháng……năm 2026)</w:t>
      </w:r>
    </w:p>
    <w:p>
      <w:pPr>
        <w:pStyle w:val="Normal"/>
        <w:spacing w:lineRule="auto" w:line="276" w:before="0" w:after="120"/>
        <w:jc w:val="center"/>
        <w:rPr>
          <w:rFonts w:ascii="Times New Roman" w:hAnsi="Times New Roman"/>
          <w:b/>
          <w:color w:themeColor="text1" w:val="000000"/>
          <w:spacing w:val="-10"/>
          <w:sz w:val="26"/>
          <w:szCs w:val="26"/>
        </w:rPr>
      </w:pPr>
      <w:r>
        <w:rPr>
          <w:rFonts w:ascii="Times New Roman" w:hAnsi="Times New Roman"/>
          <w:b/>
          <w:color w:themeColor="text1" w:val="000000"/>
          <w:spacing w:val="-10"/>
          <w:sz w:val="26"/>
          <w:szCs w:val="26"/>
        </w:rPr>
        <w:t>BẢO LÃNH THỰC HIỆN HỢP ĐỒNG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 xml:space="preserve">Chúng tôi được thông báo rằng Công ty …..……..... có trụ sở </w:t>
      </w:r>
      <w:r>
        <w:rPr>
          <w:rFonts w:ascii="Times New Roman" w:hAnsi="Times New Roman"/>
          <w:i/>
          <w:color w:themeColor="text1" w:val="000000"/>
          <w:sz w:val="26"/>
          <w:szCs w:val="26"/>
        </w:rPr>
        <w:t xml:space="preserve">[địa chỉ] </w:t>
      </w:r>
      <w:r>
        <w:rPr>
          <w:rFonts w:ascii="Times New Roman" w:hAnsi="Times New Roman"/>
          <w:color w:themeColor="text1" w:val="000000"/>
          <w:sz w:val="26"/>
          <w:szCs w:val="26"/>
        </w:rPr>
        <w:t xml:space="preserve">tại …....……… (sau đây gọi là “Bên được bảo lãnh”) và Công ty cổ phần đầu tư Xây dựng và Kỹ Thuật VNCN E&amp;C (sau đây gọi là “Bên nhận bảo lãnh”) đã ký hợp đồng  </w:t>
      </w:r>
      <w:r>
        <w:rPr>
          <w:rFonts w:ascii="Times New Roman" w:hAnsi="Times New Roman"/>
          <w:i/>
          <w:color w:themeColor="text1" w:val="000000"/>
          <w:sz w:val="26"/>
          <w:szCs w:val="26"/>
        </w:rPr>
        <w:t xml:space="preserve">[hợp đồng kinh tế] </w:t>
      </w:r>
      <w:r>
        <w:rPr>
          <w:rFonts w:ascii="Times New Roman" w:hAnsi="Times New Roman"/>
          <w:color w:themeColor="text1" w:val="000000"/>
          <w:sz w:val="26"/>
          <w:szCs w:val="26"/>
        </w:rPr>
        <w:t xml:space="preserve">số.....….. ngày …. tháng …. năm …. về việc thực hiện </w:t>
      </w:r>
      <w:r>
        <w:rPr>
          <w:rFonts w:ascii="Times New Roman" w:hAnsi="Times New Roman"/>
          <w:i/>
          <w:color w:themeColor="text1" w:val="000000"/>
          <w:sz w:val="26"/>
          <w:szCs w:val="26"/>
        </w:rPr>
        <w:t xml:space="preserve">[thi công] </w:t>
      </w:r>
      <w:r>
        <w:rPr>
          <w:rFonts w:ascii="Times New Roman" w:hAnsi="Times New Roman"/>
          <w:color w:themeColor="text1" w:val="000000"/>
          <w:sz w:val="26"/>
          <w:szCs w:val="26"/>
        </w:rPr>
        <w:t>dự án “</w:t>
      </w:r>
      <w:r>
        <w:rPr>
          <w:rFonts w:ascii="Times New Roman" w:hAnsi="Times New Roman"/>
          <w:color w:themeColor="text1" w:val="000000"/>
          <w:sz w:val="26"/>
          <w:szCs w:val="26"/>
          <w:lang w:val="en-GB"/>
        </w:rPr>
        <w:t>……………..</w:t>
      </w:r>
      <w:r>
        <w:rPr>
          <w:rFonts w:ascii="Times New Roman" w:hAnsi="Times New Roman"/>
          <w:color w:themeColor="text1" w:val="000000"/>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Pr>
          <w:rFonts w:ascii="Times New Roman" w:hAnsi="Times New Roman"/>
          <w:color w:themeColor="text1" w:val="000000"/>
          <w:sz w:val="26"/>
          <w:szCs w:val="26"/>
          <w:lang w:val="en-GB"/>
        </w:rPr>
        <w:t xml:space="preserve">............... </w:t>
      </w:r>
      <w:r>
        <w:rPr>
          <w:rFonts w:ascii="Times New Roman" w:hAnsi="Times New Roman"/>
          <w:b/>
          <w:color w:themeColor="text1" w:val="000000"/>
          <w:sz w:val="26"/>
          <w:szCs w:val="26"/>
          <w:lang w:val="en-GB"/>
        </w:rPr>
        <w:t xml:space="preserve">đồng (Bằng chữ: </w:t>
      </w:r>
      <w:r>
        <w:rPr>
          <w:rFonts w:ascii="Times New Roman" w:hAnsi="Times New Roman"/>
          <w:color w:themeColor="text1" w:val="000000"/>
          <w:sz w:val="26"/>
          <w:szCs w:val="26"/>
          <w:lang w:val="en-GB"/>
        </w:rPr>
        <w:t xml:space="preserve">.................) </w:t>
      </w:r>
      <w:r>
        <w:rPr>
          <w:rFonts w:ascii="Times New Roman" w:hAnsi="Times New Roman"/>
          <w:color w:themeColor="text1" w:val="000000"/>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có hiệu lực kể từ ……………………….(“Ngày có hiệu lực”).</w:t>
      </w:r>
      <w:r>
        <w:rPr>
          <w:rFonts w:ascii="Times New Roman" w:hAnsi="Times New Roman"/>
          <w:i/>
          <w:color w:themeColor="text1" w:val="000000"/>
          <w:sz w:val="26"/>
          <w:szCs w:val="26"/>
        </w:rPr>
        <w:t xml:space="preserve">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Bảo lãnh này sẽ hết hiệu lực……….</w:t>
      </w:r>
      <w:r>
        <w:rPr>
          <w:rFonts w:ascii="Times New Roman" w:hAnsi="Times New Roman"/>
          <w:i/>
          <w:color w:themeColor="text1" w:val="000000"/>
          <w:sz w:val="26"/>
          <w:szCs w:val="26"/>
        </w:rPr>
        <w:t xml:space="preserve">[điều kiện hoặc ngày hết hiệu lực] </w:t>
      </w:r>
      <w:r>
        <w:rPr>
          <w:rFonts w:ascii="Times New Roman" w:hAnsi="Times New Roman"/>
          <w:color w:themeColor="text1" w:val="000000"/>
          <w:sz w:val="26"/>
          <w:szCs w:val="26"/>
        </w:rPr>
        <w:t>(“Ngày hết hạn”).</w:t>
      </w:r>
    </w:p>
    <w:p>
      <w:pPr>
        <w:pStyle w:val="Normal"/>
        <w:spacing w:lineRule="auto" w:line="276" w:before="0" w:after="120"/>
        <w:jc w:val="both"/>
        <w:rPr>
          <w:rFonts w:ascii="Times New Roman" w:hAnsi="Times New Roman"/>
          <w:i/>
          <w:i/>
          <w:color w:themeColor="text1" w:val="000000"/>
          <w:sz w:val="26"/>
          <w:szCs w:val="26"/>
        </w:rPr>
      </w:pPr>
      <w:r>
        <w:rPr>
          <w:rFonts w:ascii="Times New Roman" w:hAnsi="Times New Roman"/>
          <w:color w:themeColor="text1" w:val="000000"/>
          <w:sz w:val="26"/>
          <w:szCs w:val="26"/>
        </w:rPr>
        <w:t xml:space="preserve">Mọi thông báo hoặc yêu cầu thanh toán liên quan đến bảo lãnh này phải </w:t>
      </w:r>
      <w:r>
        <w:rPr>
          <w:rFonts w:ascii="Times New Roman" w:hAnsi="Times New Roman"/>
          <w:color w:themeColor="text1" w:val="000000"/>
          <w:sz w:val="26"/>
          <w:szCs w:val="26"/>
          <w:lang w:val="en-GB"/>
        </w:rPr>
        <w:t xml:space="preserve">được </w:t>
      </w:r>
      <w:r>
        <w:rPr>
          <w:rFonts w:ascii="Times New Roman" w:hAnsi="Times New Roman"/>
          <w:color w:themeColor="text1" w:val="000000"/>
          <w:sz w:val="26"/>
          <w:szCs w:val="26"/>
        </w:rPr>
        <w:t xml:space="preserve">gửi tới Ngân hàng tại địa chỉ …………. vào  …. </w:t>
      </w:r>
      <w:r>
        <w:rPr>
          <w:rFonts w:ascii="Times New Roman" w:hAnsi="Times New Roman"/>
          <w:i/>
          <w:color w:themeColor="text1" w:val="000000"/>
          <w:sz w:val="26"/>
          <w:szCs w:val="26"/>
        </w:rPr>
        <w:t xml:space="preserve">[ghi rõ ngày và thời gian]. </w:t>
      </w:r>
    </w:p>
    <w:p>
      <w:pPr>
        <w:pStyle w:val="Normal"/>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rPr>
      </w:pPr>
      <w:r>
        <w:rPr>
          <w:rFonts w:ascii="Times New Roman" w:hAnsi="Times New Roman"/>
          <w:color w:themeColor="text1" w:val="000000"/>
          <w:sz w:val="26"/>
          <w:szCs w:val="26"/>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TIỂN ỨNG TRƯỚC [TẠM ỨNG]</w:t>
      </w:r>
    </w:p>
    <w:p>
      <w:pPr>
        <w:pStyle w:val="Normal"/>
        <w:tabs>
          <w:tab w:val="clear" w:pos="720"/>
          <w:tab w:val="left" w:pos="851" w:leader="none"/>
        </w:tabs>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w:t>
      </w:r>
      <w:r>
        <w:rPr>
          <w:rFonts w:ascii="Times New Roman" w:hAnsi="Times New Roman"/>
          <w:i/>
          <w:color w:themeColor="text1" w:val="000000"/>
          <w:sz w:val="26"/>
          <w:szCs w:val="26"/>
          <w:lang w:val="it-IT"/>
        </w:rPr>
        <w:t xml:space="preserve">[địa chỉ] </w:t>
      </w:r>
      <w:r>
        <w:rPr>
          <w:rFonts w:ascii="Times New Roman" w:hAnsi="Times New Roman"/>
          <w:color w:themeColor="text1" w:val="000000"/>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Pr>
          <w:rFonts w:ascii="Times New Roman" w:hAnsi="Times New Roman"/>
          <w:i/>
          <w:color w:themeColor="text1" w:val="000000"/>
          <w:sz w:val="26"/>
          <w:szCs w:val="26"/>
          <w:lang w:val="it-IT"/>
        </w:rPr>
        <w:t xml:space="preserve">[thi công] </w:t>
      </w:r>
      <w:r>
        <w:rPr>
          <w:rFonts w:ascii="Times New Roman" w:hAnsi="Times New Roman"/>
          <w:color w:themeColor="text1" w:val="000000"/>
          <w:sz w:val="26"/>
          <w:szCs w:val="26"/>
          <w:lang w:val="it-IT"/>
        </w:rPr>
        <w:t xml:space="preserve">dự án “…………..” (Sau đây gọi là “Hợp đồng”). Theo quy định của Hợp đồng. Bên được bảo lãnh phải cung cấp một bảo lãnh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như sự đảm bảo cho nghĩa vụ của Bên được bảo lãnh đối với Bên nhận bảo lãnh.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Pr>
          <w:rFonts w:ascii="Times New Roman" w:hAnsi="Times New Roman"/>
          <w:b/>
          <w:color w:themeColor="text1" w:val="000000"/>
          <w:sz w:val="26"/>
          <w:szCs w:val="26"/>
          <w:lang w:val="it-IT"/>
        </w:rPr>
        <w:t xml:space="preserve"> đồng (</w:t>
      </w:r>
      <w:r>
        <w:rPr>
          <w:rFonts w:ascii="Times New Roman" w:hAnsi="Times New Roman"/>
          <w:i/>
          <w:color w:themeColor="text1" w:val="000000"/>
          <w:sz w:val="26"/>
          <w:szCs w:val="26"/>
          <w:lang w:val="it-IT"/>
        </w:rPr>
        <w:t xml:space="preserve">Bằng chữ: </w:t>
      </w:r>
      <w:r>
        <w:rPr>
          <w:rFonts w:ascii="Times New Roman" w:hAnsi="Times New Roman"/>
          <w:color w:themeColor="text1" w:val="000000"/>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Số tiền bảo lãnh sẽ được giảm dần tương ứng với số tiền ứng trước </w:t>
      </w:r>
      <w:r>
        <w:rPr>
          <w:rFonts w:ascii="Times New Roman" w:hAnsi="Times New Roman"/>
          <w:i/>
          <w:color w:themeColor="text1" w:val="000000"/>
          <w:sz w:val="26"/>
          <w:szCs w:val="26"/>
          <w:lang w:val="it-IT"/>
        </w:rPr>
        <w:t>[tạm ứng]</w:t>
      </w:r>
      <w:r>
        <w:rPr>
          <w:rFonts w:ascii="Times New Roman" w:hAnsi="Times New Roman"/>
          <w:color w:themeColor="text1" w:val="000000"/>
          <w:sz w:val="26"/>
          <w:szCs w:val="26"/>
          <w:lang w:val="it-IT"/>
        </w:rPr>
        <w:t xml:space="preserve"> mà Bên nhận bảo lãnh đã thu hồi được từ Bên được bảo lãnh. </w:t>
        <w:tab/>
        <w:t xml:space="preserve">ngay sau khi chúng tôi nhận được từ Bên được bảo lãnh văn bản có xác nhận của Bên nhận bảo lãnh về số tiền ứng trước </w:t>
      </w:r>
      <w:r>
        <w:rPr>
          <w:rFonts w:ascii="Times New Roman" w:hAnsi="Times New Roman"/>
          <w:i/>
          <w:color w:themeColor="text1" w:val="000000"/>
          <w:sz w:val="26"/>
          <w:szCs w:val="26"/>
          <w:lang w:val="it-IT"/>
        </w:rPr>
        <w:t xml:space="preserve">[tạm ứng] </w:t>
      </w:r>
      <w:r>
        <w:rPr>
          <w:rFonts w:ascii="Times New Roman" w:hAnsi="Times New Roman"/>
          <w:color w:themeColor="text1" w:val="000000"/>
          <w:sz w:val="26"/>
          <w:szCs w:val="26"/>
          <w:lang w:val="it-IT"/>
        </w:rPr>
        <w:t>đã được thu hồi.</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có hiệu lực kể từ ……………………….(“Ngày có hiệu lực”).</w:t>
      </w:r>
      <w:r>
        <w:rPr>
          <w:rFonts w:ascii="Times New Roman" w:hAnsi="Times New Roman"/>
          <w:i/>
          <w:color w:themeColor="text1" w:val="000000"/>
          <w:sz w:val="26"/>
          <w:szCs w:val="26"/>
          <w:lang w:val="it-IT"/>
        </w:rPr>
        <w:t xml:space="preserve">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  ……….</w:t>
      </w:r>
      <w:r>
        <w:rPr>
          <w:rFonts w:ascii="Times New Roman" w:hAnsi="Times New Roman"/>
          <w:i/>
          <w:color w:themeColor="text1" w:val="000000"/>
          <w:sz w:val="26"/>
          <w:szCs w:val="26"/>
          <w:lang w:val="it-IT"/>
        </w:rPr>
        <w:t>[ngày hết hạn]</w:t>
      </w:r>
      <w:r>
        <w:rPr>
          <w:rFonts w:ascii="Times New Roman" w:hAnsi="Times New Roman"/>
          <w:color w:themeColor="text1" w:val="000000"/>
          <w:sz w:val="26"/>
          <w:szCs w:val="26"/>
          <w:lang w:val="it-IT"/>
        </w:rPr>
        <w:t>(“Ngày hết hạn”).</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w:t>
      </w:r>
      <w:r>
        <w:rPr>
          <w:rFonts w:ascii="Times New Roman" w:hAnsi="Times New Roman"/>
          <w:i/>
          <w:color w:themeColor="text1" w:val="000000"/>
          <w:sz w:val="26"/>
          <w:szCs w:val="26"/>
          <w:lang w:val="it-IT"/>
        </w:rPr>
        <w:t xml:space="preserve">[ghi rõ ngày và thời gian]. </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widowControl w:val="false"/>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0" w:after="120"/>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[XÁC NHẬN CỦA NGÂN HÀNG]</w:t>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p>
      <w:pPr>
        <w:pStyle w:val="Normal"/>
        <w:spacing w:lineRule="auto" w:line="276" w:before="0" w:after="120"/>
        <w:jc w:val="both"/>
        <w:rPr>
          <w:rFonts w:ascii="Times New Roman" w:hAnsi="Times New Roman"/>
          <w:i/>
          <w:i/>
          <w:color w:themeColor="text1" w:val="000000"/>
          <w:sz w:val="26"/>
          <w:szCs w:val="26"/>
          <w:lang w:val="it-IT"/>
        </w:rPr>
        <w:sectPr>
          <w:footerReference w:type="even" r:id="rId2"/>
          <w:footerReference w:type="default" r:id="rId3"/>
          <w:footerReference w:type="first" r:id="rId4"/>
          <w:type w:val="nextPage"/>
          <w:pgSz w:w="11906" w:h="16838"/>
          <w:pgMar w:left="1559" w:right="1134" w:gutter="0" w:header="0" w:top="1134" w:footer="454" w:bottom="1134"/>
          <w:pgNumType w:fmt="decimal"/>
          <w:formProt w:val="false"/>
          <w:textDirection w:val="lrTb"/>
          <w:docGrid w:type="default" w:linePitch="381" w:charSpace="0"/>
        </w:sectPr>
      </w:pPr>
      <w:r>
        <w:rPr>
          <w:rFonts w:ascii="Times New Roman" w:hAnsi="Times New Roman"/>
          <w:i/>
          <w:color w:themeColor="text1" w:val="000000"/>
          <w:sz w:val="26"/>
          <w:szCs w:val="26"/>
          <w:lang w:val="it-IT"/>
        </w:rPr>
        <w:t>[Hướng dẫn của ngân hàng về tra cứu/xác thực hiệu lực của Thư bảo lãnh</w:t>
      </w:r>
    </w:p>
    <w:p>
      <w:pPr>
        <w:pStyle w:val="Normal"/>
        <w:spacing w:lineRule="auto" w:line="276" w:before="0" w:after="120"/>
        <w:jc w:val="center"/>
        <w:rPr>
          <w:rFonts w:ascii="Times New Roman" w:hAnsi="Times New Roman"/>
          <w:b/>
          <w:color w:themeColor="text1" w:val="000000"/>
          <w:spacing w:val="-10"/>
          <w:sz w:val="26"/>
          <w:szCs w:val="26"/>
          <w:lang w:val="it-IT"/>
        </w:rPr>
      </w:pPr>
      <w:r>
        <w:rPr>
          <w:rFonts w:ascii="Times New Roman" w:hAnsi="Times New Roman"/>
          <w:b/>
          <w:color w:themeColor="text1" w:val="000000"/>
          <w:spacing w:val="-10"/>
          <w:sz w:val="26"/>
          <w:szCs w:val="26"/>
          <w:lang w:val="it-IT"/>
        </w:rPr>
        <w:t>BẢO LÃNH BẢO HÀNH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quy định của Hợp đồng. Bên được bảo lãnh phải cung cấp một bảo lãnh bảo hành như sự đảm bảo cho nghĩa vụ của Bên được bảo lãnh đối với Bên nhận bảo lãnh.</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Bảo lãnh này có hiệu lực kể từ ……………………….(“Ngày có hiệu lực”).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Bảo lãnh này sẽ hết hiệu lực……….[điều kiện hoặc ngày hết hiệu lực] (“Ngày hết hạn”).</w:t>
      </w:r>
    </w:p>
    <w:p>
      <w:pPr>
        <w:pStyle w:val="Normal"/>
        <w:tabs>
          <w:tab w:val="clear" w:pos="720"/>
          <w:tab w:val="left" w:pos="851" w:leader="none"/>
        </w:tabs>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 xml:space="preserve">Mọi thông báo hoặc yêu cầu thanh toán liên quan đến bảo lãnh này phải được gửi tới Ngân hàng tại địa chỉ …………. vào  …. [ghi rõ ngày và thời gian]. </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Sau Ngày hết hạn. Bảo lãnh này sẽ hết hiệu lực cho dù bản gốc của Bảo lãnh có được gửi trả cho Ngân hàng hay không.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widowControl w:val="false"/>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t>Thư bảo lãnh này được giải thích theo Luật pháp Việt Nam.</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144" w:after="144"/>
        <w:jc w:val="both"/>
        <w:rPr>
          <w:rFonts w:ascii="Times New Roman" w:hAnsi="Times New Roman"/>
          <w:i/>
          <w:i/>
          <w:iCs/>
          <w:color w:themeColor="text1" w:val="000000"/>
          <w:sz w:val="26"/>
          <w:szCs w:val="26"/>
          <w:lang w:val="it-IT"/>
        </w:rPr>
      </w:pPr>
      <w:r>
        <w:rPr>
          <w:rFonts w:ascii="Times New Roman" w:hAnsi="Times New Roman"/>
          <w:i/>
          <w:iCs/>
          <w:color w:themeColor="text1" w:val="000000"/>
          <w:sz w:val="26"/>
          <w:szCs w:val="26"/>
          <w:lang w:val="it-IT"/>
        </w:rPr>
        <w:t>[XÁC NHẬN CỦA NGÂN HÀNG]</w:t>
      </w:r>
    </w:p>
    <w:p>
      <w:pPr>
        <w:pStyle w:val="Normal"/>
        <w:spacing w:lineRule="auto" w:line="276" w:before="144" w:after="144"/>
        <w:jc w:val="both"/>
        <w:rPr>
          <w:rFonts w:ascii="Times New Roman" w:hAnsi="Times New Roman"/>
          <w:color w:themeColor="text1" w:val="000000"/>
          <w:sz w:val="26"/>
          <w:szCs w:val="26"/>
          <w:lang w:val="it-IT"/>
        </w:rPr>
      </w:pPr>
      <w:r>
        <w:rPr>
          <w:rFonts w:ascii="Times New Roman" w:hAnsi="Times New Roman"/>
          <w:color w:themeColor="text1" w:val="000000"/>
          <w:sz w:val="26"/>
          <w:szCs w:val="26"/>
          <w:lang w:val="it-IT"/>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t>[Hướng dẫn của ngân hàng về cách thức tra cứu/xác thực hiệu lực của Thư bảo lãnh.]</w:t>
      </w:r>
    </w:p>
    <w:p>
      <w:pPr>
        <w:pStyle w:val="Normal"/>
        <w:spacing w:lineRule="auto" w:line="276" w:before="0" w:after="120"/>
        <w:jc w:val="center"/>
        <w:rPr>
          <w:rFonts w:ascii="Times New Roman" w:hAnsi="Times New Roman"/>
          <w:b/>
          <w:spacing w:val="-10"/>
          <w:sz w:val="26"/>
          <w:szCs w:val="26"/>
          <w:highlight w:val="yellow"/>
          <w:lang w:val="it-IT"/>
        </w:rPr>
      </w:pPr>
      <w:r>
        <w:rPr>
          <w:rFonts w:ascii="Times New Roman" w:hAnsi="Times New Roman"/>
          <w:b/>
          <w:bCs/>
          <w:sz w:val="26"/>
          <w:szCs w:val="26"/>
          <w:highlight w:val="yellow"/>
          <w:lang w:val="it-IT"/>
        </w:rPr>
        <w:t>BIỂU 07</w:t>
      </w:r>
    </w:p>
    <w:p>
      <w:pPr>
        <w:pStyle w:val="Normal"/>
        <w:spacing w:lineRule="auto" w:line="276" w:before="0" w:after="120"/>
        <w:jc w:val="center"/>
        <w:rPr>
          <w:rFonts w:ascii="Times New Roman" w:hAnsi="Times New Roman"/>
          <w:b/>
          <w:bCs/>
          <w:sz w:val="26"/>
          <w:szCs w:val="26"/>
          <w:highlight w:val="yellow"/>
          <w:lang w:val="it-IT"/>
        </w:rPr>
      </w:pPr>
      <w:r>
        <w:rPr>
          <w:rFonts w:ascii="Times New Roman" w:hAnsi="Times New Roman"/>
          <w:b/>
          <w:bCs/>
          <w:sz w:val="26"/>
          <w:szCs w:val="26"/>
          <w:highlight w:val="yellow"/>
          <w:lang w:val="it-IT"/>
        </w:rPr>
        <w:t>DANH MỤC, THƯƠNG HIỆU VẬT TƯ CHÍNH DO BÊN B CUNG CẤP</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highlight w:val="yellow"/>
          <w:lang w:val="nl-NL"/>
        </w:rPr>
        <w:t>(Kèm theo hợp đồng số……..…/2026/HĐ/YS/BXD ngày……tháng……năm 2026)</w:t>
      </w:r>
    </w:p>
    <w:tbl>
      <w:tblPr>
        <w:tblW w:w="9072" w:type="dxa"/>
        <w:jc w:val="center"/>
        <w:tblInd w:w="0" w:type="dxa"/>
        <w:tblLayout w:type="fixed"/>
        <w:tblCellMar>
          <w:top w:w="0" w:type="dxa"/>
          <w:left w:w="50" w:type="dxa"/>
          <w:bottom w:w="0" w:type="dxa"/>
          <w:right w:w="50" w:type="dxa"/>
        </w:tblCellMar>
        <w:tblLook w:val="04a0" w:noHBand="0" w:noVBand="1" w:firstColumn="1" w:lastRow="0" w:lastColumn="0" w:firstRow="1"/>
      </w:tblPr>
      <w:tblGrid>
        <w:gridCol w:w="599"/>
        <w:gridCol w:w="2801"/>
        <w:gridCol w:w="5672"/>
      </w:tblGrid>
      <w:tr>
        <w:trPr>
          <w:tblHeader w:val="true"/>
          <w:cantSplit w:val="true"/>
        </w:trPr>
        <w:tc>
          <w:tcPr>
            <w:tcW w:w="5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TT</w:t>
            </w:r>
          </w:p>
        </w:tc>
        <w:tc>
          <w:tcPr>
            <w:tcW w:w="28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Vật tư</w:t>
            </w:r>
          </w:p>
        </w:tc>
        <w:tc>
          <w:tcPr>
            <w:tcW w:w="567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auto" w:line="276" w:before="0" w:after="120"/>
              <w:jc w:val="center"/>
              <w:rPr>
                <w:rFonts w:ascii="Times New Roman" w:hAnsi="Times New Roman"/>
                <w:sz w:val="22"/>
                <w:szCs w:val="22"/>
              </w:rPr>
            </w:pPr>
            <w:r>
              <w:rPr>
                <w:rFonts w:ascii="Times New Roman" w:hAnsi="Times New Roman"/>
                <w:b/>
                <w:bCs/>
                <w:sz w:val="22"/>
                <w:szCs w:val="22"/>
              </w:rPr>
              <w:t>Thương hiệu / quy cách</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1</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Bê tông thương phẩm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Việt Tiệp / Việt Đức / Sungshin / Việt Xô hoặc tương đương được Bên A, Chủ đầu tư phê duyệt; mác theo Hồ sơ thiết kế</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2</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Cốt thép</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Hòa Phát / Việt Ý (VIS) / Vinakyoei / Việt Đức (VGS) / Việt Mỹ (VAS) hoặc tương đương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3</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nền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4</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Vật liệu chống thấm tường tầng hầm</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5</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Băng cản nước mạch ngừng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GPS Waterstop V200 (V25) hoặc tương đương được phê duyệt</w:t>
            </w:r>
          </w:p>
        </w:tc>
      </w:tr>
      <w:tr>
        <w:trPr>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2"/>
                <w:szCs w:val="22"/>
              </w:rPr>
            </w:pPr>
            <w:r>
              <w:rPr>
                <w:rFonts w:ascii="Times New Roman" w:hAnsi="Times New Roman"/>
                <w:sz w:val="22"/>
                <w:szCs w:val="22"/>
              </w:rPr>
              <w:t>6</w:t>
            </w:r>
          </w:p>
        </w:tc>
        <w:tc>
          <w:tcPr>
            <w:tcW w:w="28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b/>
                <w:bCs/>
                <w:sz w:val="22"/>
                <w:szCs w:val="22"/>
              </w:rPr>
              <w:t>Cừ Larsen, văng chống</w:t>
            </w:r>
          </w:p>
        </w:tc>
        <w:tc>
          <w:tcPr>
            <w:tcW w:w="567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2"/>
                <w:szCs w:val="22"/>
              </w:rPr>
            </w:pPr>
            <w:r>
              <w:rPr>
                <w:rFonts w:ascii="Times New Roman" w:hAnsi="Times New Roman"/>
                <w:sz w:val="22"/>
                <w:szCs w:val="22"/>
              </w:rPr>
              <w:t>Cừ Larsen IV dài 12m, 18m; văng chống H350x350x12x19 – theo thiết kế biện pháp được thẩm tra, phê duyệt</w:t>
            </w:r>
          </w:p>
        </w:tc>
      </w:tr>
    </w:tbl>
    <w:p>
      <w:pPr>
        <w:pStyle w:val="Normal"/>
        <w:spacing w:lineRule="auto" w:line="276" w:before="0" w:after="120"/>
        <w:jc w:val="both"/>
        <w:rPr>
          <w:rFonts w:ascii="Times New Roman" w:hAnsi="Times New Roman"/>
        </w:rPr>
      </w:pPr>
      <w:r>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i/>
          <w:i/>
          <w:color w:themeColor="text1" w:val="000000"/>
          <w:sz w:val="26"/>
          <w:szCs w:val="26"/>
          <w:lang w:val="it-IT"/>
        </w:rPr>
      </w:pPr>
      <w:r>
        <w:rPr>
          <w:rFonts w:ascii="Times New Roman" w:hAnsi="Times New Roman"/>
          <w:i/>
          <w:color w:themeColor="text1" w:val="000000"/>
          <w:sz w:val="26"/>
          <w:szCs w:val="26"/>
          <w:lang w:val="it-IT"/>
        </w:rPr>
      </w:r>
    </w:p>
    <w:sectPr>
      <w:footerReference w:type="even" r:id="rId5"/>
      <w:footerReference w:type="default" r:id="rId6"/>
      <w:footerReference w:type="first" r:id="rId7"/>
      <w:type w:val="nextPage"/>
      <w:pgSz w:w="11906" w:h="16838"/>
      <w:pgMar w:left="1559"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an Kinh tế &amp; Quản lý Hợp đồng" w:date="2026-10-14T16:20:00Z" w:initials="BKt&amp;QlHđ">
    <w:p>
      <w:pPr>
        <w:overflowPunct w:val="false"/>
        <w:rPr/>
      </w:pPr>
      <w:r>
        <w:rPr>
          <w:rFonts w:ascii="Liberation Serif" w:hAnsi="Liberation Serif" w:eastAsia="DejaVu Sans" w:cs="DejaVu Sans"/>
          <w:sz w:val="24"/>
          <w:lang w:eastAsia="en-US" w:bidi="en-US" w:val="en-US"/>
        </w:rPr>
        <w:t>Quy định chi tiết ở phụ lục giá, không kê chi tiết trong định nghĩa</w:t>
      </w:r>
    </w:p>
  </w:comment>
  <w:comment w:id="1" w:author="Ban Kinh tế &amp; Quản lý Hợp đồng" w:date="2026-10-14T17:08:00Z" w:initials="BKt&amp;QlHđ">
    <w:p>
      <w:pPr>
        <w:overflowPunct w:val="false"/>
        <w:rPr/>
      </w:pPr>
      <w:r>
        <w:rPr>
          <w:rFonts w:ascii="Liberation Serif" w:hAnsi="Liberation Serif" w:eastAsia="DejaVu Sans" w:cs="DejaVu Sans"/>
          <w:sz w:val="24"/>
          <w:lang w:eastAsia="en-US" w:bidi="en-US" w:val="en-US"/>
        </w:rPr>
        <w:t>Hồ sơ đầu vào thiết bị đăng, đăng ký nhân công BCH thực hiện theo quy định của Ban QLDA không cần nêu trong HĐ</w:t>
      </w:r>
    </w:p>
  </w:comment>
  <w:comment w:id="2" w:author="Ban Kinh tế &amp; Quản lý Hợp đồng" w:date="2026-10-14T17:12:00Z" w:initials="BKt&amp;QlHđ">
    <w:p>
      <w:pPr>
        <w:overflowPunct w:val="false"/>
        <w:rPr/>
      </w:pPr>
      <w:r>
        <w:rPr>
          <w:rFonts w:ascii="Liberation Serif" w:hAnsi="Liberation Serif" w:eastAsia="DejaVu Sans" w:cs="DejaVu Sans"/>
          <w:sz w:val="24"/>
          <w:lang w:eastAsia="en-US" w:bidi="en-US" w:val="en-US"/>
        </w:rPr>
        <w:t>Đã tham chiếu ý trên ở Biểu 1 (Chi tiết giá HĐ)</w:t>
      </w:r>
    </w:p>
  </w:comment>
  <w:comment w:id="3" w:author="Ban Kinh tế &amp; Quản lý Hợp đồng" w:date="2026-10-15T09:02:00Z" w:initials="BKt&amp;QlHđ">
    <w:p>
      <w:pPr>
        <w:overflowPunct w:val="false"/>
        <w:rPr/>
      </w:pPr>
      <w:r>
        <w:rPr>
          <w:rFonts w:ascii="Liberation Serif" w:hAnsi="Liberation Serif" w:eastAsia="DejaVu Sans" w:cs="DejaVu Sans"/>
          <w:sz w:val="24"/>
          <w:lang w:eastAsia="en-US" w:bidi="en-US" w:val="en-US"/>
        </w:rPr>
        <w:t>Đề nghị Tổng thầu làm rõ việc mua bảo hiểm này và Phương án thanh toán bảo hiểm khi có sự cố</w:t>
      </w:r>
    </w:p>
  </w:comment>
  <w:comment w:id="4" w:author="Ban Kinh tế &amp; Quản lý Hợp đồng" w:date="2026-10-15T18:09:00Z" w:initials="BKt&amp;QlHđ">
    <w:p>
      <w:pPr>
        <w:overflowPunct w:val="false"/>
        <w:rPr/>
      </w:pPr>
      <w:r>
        <w:rPr>
          <w:rFonts w:ascii="Liberation Serif" w:hAnsi="Liberation Serif" w:eastAsia="DejaVu Sans" w:cs="DejaVu Sans"/>
          <w:sz w:val="24"/>
          <w:lang w:eastAsia="en-US" w:bidi="en-US" w:val="en-US"/>
        </w:rPr>
        <w:t>Hồ sơ bảo hiểm bên thứ 3 hợp đồng Tổng thầu với CĐT sẽ quy định</w:t>
      </w:r>
    </w:p>
  </w:comment>
  <w:comment w:id="5" w:author="Ban Kinh tế &amp; Quản lý Hợp đồng" w:date="2026-10-15T18:16:00Z" w:initials="BKt&amp;QlHđ">
    <w:p>
      <w:pPr>
        <w:overflowPunct w:val="false"/>
        <w:rPr/>
      </w:pPr>
      <w:r>
        <w:rPr>
          <w:rFonts w:ascii="Liberation Serif" w:hAnsi="Liberation Serif" w:eastAsia="DejaVu Sans" w:cs="DejaVu Sans"/>
          <w:sz w:val="24"/>
          <w:lang w:eastAsia="en-US" w:bidi="en-US" w:val="en-US"/>
        </w:rPr>
        <w:t>Chờ Cập nhật lại số liệu thầu sau khi thống nhất phạm vi</w:t>
      </w:r>
    </w:p>
  </w:comment>
  <w:comment w:id="6" w:author="Ban Kinh tế &amp; Quản lý Hợp đồng" w:date="2026-10-15T09:44:00Z" w:initials="BKt&amp;QlHđ">
    <w:p>
      <w:pPr>
        <w:overflowPunct w:val="false"/>
        <w:rPr/>
      </w:pPr>
      <w:r>
        <w:rPr>
          <w:rFonts w:ascii="Liberation Serif" w:hAnsi="Liberation Serif" w:eastAsia="DejaVu Sans" w:cs="DejaVu Sans"/>
          <w:sz w:val="24"/>
          <w:lang w:eastAsia="en-US" w:bidi="en-US" w:val="en-US"/>
        </w:rPr>
        <w:t>Phạm vi quan trắc của Tổng thầu</w:t>
      </w:r>
    </w:p>
  </w:comment>
  <w:comment w:id="7" w:author="Ban Kinh tế &amp; Quản lý Hợp đồng" w:date="2026-10-15T09:45:00Z" w:initials="BKt&amp;QlHđ">
    <w:p>
      <w:pPr>
        <w:overflowPunct w:val="false"/>
        <w:rPr/>
      </w:pPr>
      <w:r>
        <w:rPr>
          <w:rFonts w:ascii="Liberation Serif" w:hAnsi="Liberation Serif" w:eastAsia="DejaVu Sans" w:cs="DejaVu Sans"/>
          <w:sz w:val="24"/>
          <w:lang w:eastAsia="en-US" w:bidi="en-US" w:val="en-US"/>
        </w:rPr>
        <w:t>HĐ TVGS với CĐT không phải với Tổng thầu</w:t>
      </w:r>
    </w:p>
  </w:comment>
  <w:comment w:id="8" w:author="Ban Kinh tế &amp; Quản lý Hợp đồng" w:date="2026-10-15T18:50:00Z" w:initials="BKt&amp;QlHđ">
    <w:p>
      <w:pPr>
        <w:overflowPunct w:val="false"/>
        <w:rPr/>
      </w:pPr>
      <w:r>
        <w:rPr>
          <w:rFonts w:ascii="Liberation Serif" w:hAnsi="Liberation Serif" w:eastAsia="DejaVu Sans" w:cs="DejaVu Sans"/>
          <w:sz w:val="24"/>
          <w:lang w:eastAsia="en-US" w:bidi="en-US" w:val="en-US"/>
        </w:rPr>
        <w:t>ĐỀ XUẤT THEO BẢNG EXCEL RIÊNG</w:t>
      </w:r>
    </w:p>
  </w:comment>
  <w:comment w:id="9" w:author="VNCN E&amp;C - Thương thảo 17/10" w:date="2026-10-19T03:59:03Z" w:initials="TT">
    <w:p w14:paraId="38BEFD5B" w14:textId="77777777">
      <w:r>
        <w:rPr>
          <w:rStyle w:val="CommentReference"/>
        </w:rPr>
        <w:annotationRef/>
      </w:r>
      <w:r>
        <w:rPr>
          <w:color w:val="000000"/>
          <w:sz w:val="20"/>
          <w:szCs w:val="20"/>
        </w:rPr>
        <w:t xml:space="preserve">Thương thảo 17/10: 3.4 giữ nguyên theo EC (khôi phục điểm b, c); 3.5 giữ ý của EC, sửa câu đầu theo biên bản (“theo đúng bptk và boq”) – Ban HĐ hiểu “bptk” là biện pháp thi công, hồ sơ thiết kế; đề nghị xác nhận. Gộp quyền bù trừ (10.10 cũ) vào 3.5 để không trùng.</w:t>
      </w:r>
    </w:p>
  </w:comment>
  <w:comment w:id="10" w:author="VNCN E&amp;C - Thương thảo 17/10" w:date="2026-10-19T03:59:03Z" w:initials="TT">
    <w:p w14:paraId="616AF0AC" w14:textId="77777777">
      <w:r>
        <w:rPr>
          <w:rStyle w:val="CommentReference"/>
        </w:rPr>
        <w:annotationRef/>
      </w:r>
      <w:r>
        <w:rPr>
          <w:color w:val="000000"/>
          <w:sz w:val="20"/>
          <w:szCs w:val="20"/>
        </w:rPr>
        <w:t xml:space="preserve">Nội dung 4.2 của PH (Bên A trả toàn bộ chi phí dừng chờ do Nhà thầu khác) được gộp vào 17.1 điểm c cùng với 11.2.h – không để rải rác.</w:t>
      </w:r>
    </w:p>
  </w:comment>
  <w:comment w:id="11" w:author="VNCN E&amp;C - Thương thảo 17/10" w:date="2026-10-19T03:59:03Z" w:initials="TT">
    <w:p w14:paraId="59C8B230" w14:textId="77777777">
      <w:r>
        <w:rPr>
          <w:rStyle w:val="CommentReference"/>
        </w:rPr>
        <w:annotationRef/>
      </w:r>
      <w:r>
        <w:rPr>
          <w:color w:val="000000"/>
          <w:sz w:val="20"/>
          <w:szCs w:val="20"/>
        </w:rPr>
        <w:t xml:space="preserve">Bỏ 5.7, 5.8, 5.9 vì trùng 4.3, 5.6, 12.2.12, 13.4 và nguyên tắc khắc phục, bồi thường tại Điều 18; 5.10 đánh lại thành 5.7.</w:t>
      </w:r>
    </w:p>
  </w:comment>
  <w:comment w:id="12" w:author="VNCN E&amp;C - Thương thảo 17/10" w:date="2026-10-19T03:59:03Z" w:initials="TT">
    <w:p w14:paraId="13FA66E4" w14:textId="77777777">
      <w:r>
        <w:rPr>
          <w:rStyle w:val="CommentReference"/>
        </w:rPr>
        <w:annotationRef/>
      </w:r>
      <w:r>
        <w:rPr>
          <w:color w:val="000000"/>
          <w:sz w:val="20"/>
          <w:szCs w:val="20"/>
        </w:rPr>
        <w:t xml:space="preserve">Thương thảo 17/10: tiến độ để trống, chưa đàm phán được.</w:t>
      </w:r>
    </w:p>
  </w:comment>
  <w:comment w:id="13" w:author="VNCN E&amp;C - Thương thảo 17/10" w:date="2026-10-19T03:59:03Z" w:initials="TT">
    <w:p w14:paraId="014467A3" w14:textId="77777777">
      <w:r>
        <w:rPr>
          <w:rStyle w:val="CommentReference"/>
        </w:rPr>
        <w:annotationRef/>
      </w:r>
      <w:r>
        <w:rPr>
          <w:color w:val="000000"/>
          <w:sz w:val="20"/>
          <w:szCs w:val="20"/>
        </w:rPr>
        <w:t xml:space="preserve">Thương thảo 17/10 – 7.2: tạm ứng chậm tối thiểu 10 ngày làm việc, còn lại đồng ý với PH. Chậm tạm ứng chỉ xử lý tại đây, không đưa thêm vào căn cứ gia hạn để tránh tính hai lần.</w:t>
      </w:r>
    </w:p>
  </w:comment>
  <w:comment w:id="14" w:author="VNCN E&amp;C - Thương thảo 17/10" w:date="2026-10-19T03:59:03Z" w:initials="TT">
    <w:p w14:paraId="1A1FFA23" w14:textId="77777777">
      <w:r>
        <w:rPr>
          <w:rStyle w:val="CommentReference"/>
        </w:rPr>
        <w:annotationRef/>
      </w:r>
      <w:r>
        <w:rPr>
          <w:color w:val="000000"/>
          <w:sz w:val="20"/>
          <w:szCs w:val="20"/>
        </w:rPr>
        <w:t xml:space="preserve">Mục “Gia hạn thời gian hoàn thành” của PH giữ nguyên nội dung theo biên bản 17/10 nhưng chuyển về Điều 15.1 điểm c. Điểm e (tăng ca – trùng 18.3b) và f (lập tiến độ điều chỉnh – trùng 15.1a) bỏ; g, h đổi thành e, f.</w:t>
      </w:r>
    </w:p>
  </w:comment>
  <w:comment w:id="15" w:author="VNCN E&amp;C - Thương thảo 17/10" w:date="2026-10-19T03:59:04Z" w:initials="TT">
    <w:p w14:paraId="6C783E7E" w14:textId="77777777">
      <w:r>
        <w:rPr>
          <w:rStyle w:val="CommentReference"/>
        </w:rPr>
        <w:annotationRef/>
      </w:r>
      <w:r>
        <w:rPr>
          <w:color w:val="000000"/>
          <w:sz w:val="20"/>
          <w:szCs w:val="20"/>
        </w:rPr>
        <w:t xml:space="preserve">7.3 a, b, c chuyển về Điều 18.3 (hậu quả chậm tiến độ chỉ quy định tại Điều 18); 7.3c theo câu chữ biên bản 17/10.</w:t>
      </w:r>
    </w:p>
  </w:comment>
  <w:comment w:id="16" w:author="VNCN E&amp;C - Thương thảo 17/10" w:date="2026-10-19T03:59:04Z" w:initials="TT">
    <w:p w14:paraId="29F6B364" w14:textId="77777777">
      <w:r>
        <w:rPr>
          <w:rStyle w:val="CommentReference"/>
        </w:rPr>
        <w:annotationRef/>
      </w:r>
      <w:r>
        <w:rPr>
          <w:color w:val="000000"/>
          <w:sz w:val="20"/>
          <w:szCs w:val="20"/>
        </w:rPr>
        <w:t xml:space="preserve">Cập nhật theo Biểu 01 ngày 15.10.2026 (đáp ứng ý kiến PH “chờ cập nhật số liệu”); còn chờ chốt chiết khấu 164.702 đ.</w:t>
      </w:r>
    </w:p>
  </w:comment>
  <w:comment w:id="17" w:author="VNCN E&amp;C - Thương thảo 17/10" w:date="2026-10-19T03:59:04Z" w:initials="TT">
    <w:p w14:paraId="56632E6B" w14:textId="77777777">
      <w:r>
        <w:rPr>
          <w:rStyle w:val="CommentReference"/>
        </w:rPr>
        <w:annotationRef/>
      </w:r>
      <w:r>
        <w:rPr>
          <w:color w:val="000000"/>
          <w:sz w:val="20"/>
          <w:szCs w:val="20"/>
        </w:rPr>
        <w:t xml:space="preserve">9.4 chuyển về Điều 15.3 (điều chỉnh giá trị Hợp đồng thuộc nhóm sửa đổi, điều chỉnh Hợp đồng), nội dung rút gọn theo ý PH; bỏ các dẫn chiếu sai (Phụ lục số 01, Khoản 6.1, Mục (vi)) và phần trùng Điều 13, 15.2, 17.</w:t>
      </w:r>
    </w:p>
  </w:comment>
  <w:comment w:id="18" w:author="VNCN E&amp;C - Thương thảo 17/10" w:date="2026-10-19T03:59:04Z" w:initials="TT">
    <w:p w14:paraId="7DC11846" w14:textId="77777777">
      <w:r>
        <w:rPr>
          <w:rStyle w:val="CommentReference"/>
        </w:rPr>
        <w:annotationRef/>
      </w:r>
      <w:r>
        <w:rPr>
          <w:color w:val="000000"/>
          <w:sz w:val="20"/>
          <w:szCs w:val="20"/>
        </w:rPr>
        <w:t xml:space="preserve">Thương thảo 17/10 – 10.3.2: bỏ ngưỡng 2 tỷ, bỏ quan trắc, không thanh toán vật tư; công tác trọn gói giữ nguyên EC. Thời hạn xác nhận giữ khung 15 ngày theo PH nhưng bảo vệ EC: hồ sơ phải đầy đủ, đúng quy định; thời gian sửa hồ sơ không tính; bỏ cơ chế “quá hạn coi như phê duyệt”. Thời hạn thanh toán chỉ quy định một lần tại điểm e (20 ngày). Giữ xác nhận của TVGS.</w:t>
      </w:r>
    </w:p>
  </w:comment>
  <w:comment w:id="19" w:author="VNCN E&amp;C - Thương thảo 17/10" w:date="2026-10-19T03:59:04Z" w:initials="TT">
    <w:p w14:paraId="0EC5E5CA" w14:textId="77777777">
      <w:r>
        <w:rPr>
          <w:rStyle w:val="CommentReference"/>
        </w:rPr>
        <w:annotationRef/>
      </w:r>
      <w:r>
        <w:rPr>
          <w:color w:val="000000"/>
          <w:sz w:val="20"/>
          <w:szCs w:val="20"/>
        </w:rPr>
        <w:t xml:space="preserve">Thương thảo 17/10 – 10.4: bỏ lãi chậm thanh toán, giữ như EC ban đầu. Danh mục hồ sơ quyết toán chuyển về Điều 14.1 (trước đây lặp 2 lần tại 10.3.2 và Điều 19).</w:t>
      </w:r>
    </w:p>
  </w:comment>
  <w:comment w:id="20" w:author="VNCN E&amp;C - Thương thảo 17/10" w:date="2026-10-19T03:59:04Z" w:initials="TT">
    <w:p w14:paraId="60D98CE4" w14:textId="77777777">
      <w:r>
        <w:rPr>
          <w:rStyle w:val="CommentReference"/>
        </w:rPr>
        <w:annotationRef/>
      </w:r>
      <w:r>
        <w:rPr>
          <w:color w:val="000000"/>
          <w:sz w:val="20"/>
          <w:szCs w:val="20"/>
        </w:rPr>
        <w:t xml:space="preserve">Thống nhất tiền bảo hành 05% (8.2, 10.3.2 và 19.3 trước đây lệch 05%/03%).</w:t>
      </w:r>
    </w:p>
  </w:comment>
  <w:comment w:id="21" w:author="VNCN E&amp;C - Thương thảo 17/10" w:date="2026-10-19T03:59:04Z" w:initials="TT">
    <w:p w14:paraId="4E7700B7" w14:textId="77777777">
      <w:r>
        <w:rPr>
          <w:rStyle w:val="CommentReference"/>
        </w:rPr>
        <w:annotationRef/>
      </w:r>
      <w:r>
        <w:rPr>
          <w:color w:val="000000"/>
          <w:sz w:val="20"/>
          <w:szCs w:val="20"/>
        </w:rPr>
        <w:t xml:space="preserve">Thương thảo 17/10: đồng ý bỏ 10.7 theo PH. 10.10 (bù trừ) gộp vào 3.5; 10.8, 10.9 đánh lại 10.7, 10.8.</w:t>
      </w:r>
    </w:p>
  </w:comment>
  <w:comment w:id="22" w:author="VNCN E&amp;C - Thương thảo 17/10" w:date="2026-10-19T03:59:04Z" w:initials="TT">
    <w:p w14:paraId="14185580" w14:textId="77777777">
      <w:r>
        <w:rPr>
          <w:rStyle w:val="CommentReference"/>
        </w:rPr>
        <w:annotationRef/>
      </w:r>
      <w:r>
        <w:rPr>
          <w:color w:val="000000"/>
          <w:sz w:val="20"/>
          <w:szCs w:val="20"/>
        </w:rPr>
        <w:t xml:space="preserve">Thương thảo 17/10 – 11.2.h: chuyển về Điều 17.1 điểm c (chi phí dừng chờ). 11.1 “tạm giữ khoản tiền” bỏ vì trùng 10.8.</w:t>
      </w:r>
    </w:p>
  </w:comment>
  <w:comment w:id="23" w:author="VNCN E&amp;C - Thương thảo 17/10" w:date="2026-10-19T03:59:05Z" w:initials="TT">
    <w:p w14:paraId="4E71DB9E" w14:textId="77777777">
      <w:r>
        <w:rPr>
          <w:rStyle w:val="CommentReference"/>
        </w:rPr>
        <w:annotationRef/>
      </w:r>
      <w:r>
        <w:rPr>
          <w:color w:val="000000"/>
          <w:sz w:val="20"/>
          <w:szCs w:val="20"/>
        </w:rPr>
        <w:t xml:space="preserve">Thương thảo 17/10 – 12.1: không đồng ý ý kiến PH (bỏ quyền “chưa thực hiện phát sinh khi chưa ký phụ lục”; nội dung phát sinh quy định tại Điều 15.4, 15.5).</w:t>
      </w:r>
    </w:p>
  </w:comment>
  <w:comment w:id="24" w:author="VNCN E&amp;C - Thương thảo 17/10" w:date="2026-10-19T03:59:05Z" w:initials="TT">
    <w:p w14:paraId="6368AA58" w14:textId="77777777">
      <w:r>
        <w:rPr>
          <w:rStyle w:val="CommentReference"/>
        </w:rPr>
        <w:annotationRef/>
      </w:r>
      <w:r>
        <w:rPr>
          <w:color w:val="000000"/>
          <w:sz w:val="20"/>
          <w:szCs w:val="20"/>
        </w:rPr>
        <w:t xml:space="preserve">Thương thảo 17/10 – 12.2.10: đồng ý PH (không quy định máy phát dự phòng). 12.2.1: đồng ý PH; 12.2.1f chỉ bổ sung câu dẫn chiếu nguyên tắc khắc phục, bồi thường chung của Điều 18.</w:t>
      </w:r>
    </w:p>
  </w:comment>
  <w:comment w:id="25" w:author="VNCN E&amp;C - Thương thảo 17/10" w:date="2026-10-19T03:59:05Z" w:initials="TT">
    <w:p w14:paraId="5996AD04" w14:textId="77777777">
      <w:r>
        <w:rPr>
          <w:rStyle w:val="CommentReference"/>
        </w:rPr>
        <w:annotationRef/>
      </w:r>
      <w:r>
        <w:rPr>
          <w:color w:val="000000"/>
          <w:sz w:val="20"/>
          <w:szCs w:val="20"/>
        </w:rPr>
        <w:t xml:space="preserve">Điều 13 (phát sinh, thay đổi) chuyển về Điều 15.4, 15.5 theo điều kiện chung (phát sinh, sửa đổi, điều chỉnh HĐ gom về Điều 15). Điều 14 (vật tư) đánh lại thành Điều 13; Điều 19 (quyết toán, thanh lý) chuyển lên Điều 14 để giữ đúng số Điều 15–18; Điều 20–22 đánh lại 19–21.</w:t>
      </w:r>
    </w:p>
  </w:comment>
  <w:comment w:id="26" w:author="VNCN E&amp;C - Thương thảo 17/10" w:date="2026-10-19T03:59:05Z" w:initials="TT">
    <w:p w14:paraId="2236EEB6" w14:textId="77777777">
      <w:r>
        <w:rPr>
          <w:rStyle w:val="CommentReference"/>
        </w:rPr>
        <w:annotationRef/>
      </w:r>
      <w:r>
        <w:rPr>
          <w:color w:val="000000"/>
          <w:sz w:val="20"/>
          <w:szCs w:val="20"/>
        </w:rPr>
        <w:t xml:space="preserve">Thương thảo 17/10 – 7.2: phần gia hạn tạm thời giữ nguyên theo PH, đưa về đúng Điều 15.1. Chậm tạm ứng đã xử lý tại 7.2 (ngày bắt đầu) nên ở đây chỉ còn chậm thanh toán, tránh tính hai lần.</w:t>
      </w:r>
    </w:p>
  </w:comment>
  <w:comment w:id="27" w:author="VNCN E&amp;C - Thương thảo 17/10" w:date="2026-10-19T03:59:05Z" w:initials="TT">
    <w:p w14:paraId="1E31124B" w14:textId="77777777">
      <w:r>
        <w:rPr>
          <w:rStyle w:val="CommentReference"/>
        </w:rPr>
        <w:annotationRef/>
      </w:r>
      <w:r>
        <w:rPr>
          <w:color w:val="000000"/>
          <w:sz w:val="20"/>
          <w:szCs w:val="20"/>
        </w:rPr>
        <w:t xml:space="preserve">Điều 15 gom: điều chỉnh tiến độ, gia hạn (7.2 cũ), điều chỉnh khối lượng, điều chỉnh giá trị (9.4 cũ – rút gọn theo ý PH), phát sinh, thay đổi (Điều 13 cũ – theo bản PH). Lưu ý: 13.3 “thay đổi không được coi là phát sinh” PH đã bỏ và biên bản 17/10 không nhắc tới nên tạm theo PH.</w:t>
      </w:r>
    </w:p>
  </w:comment>
  <w:comment w:id="28" w:author="VNCN E&amp;C - Thương thảo 17/10" w:date="2026-10-19T03:59:05Z" w:initials="TT">
    <w:p w14:paraId="67A045CC" w14:textId="77777777">
      <w:r>
        <w:rPr>
          <w:rStyle w:val="CommentReference"/>
        </w:rPr>
        <w:annotationRef/>
      </w:r>
      <w:r>
        <w:rPr>
          <w:color w:val="000000"/>
          <w:sz w:val="20"/>
          <w:szCs w:val="20"/>
        </w:rPr>
        <w:t xml:space="preserve">Thương thảo 17/10 – 17.1e: đưa đề xuất của PH (BCH duyệt hồ sơ quá 20 ngày) thành căn cứ tạm dừng với điều kiện hồ sơ thanh toán phải đầy đủ, đúng quy định. Ban HĐ đề nghị xác nhận đúng ý biên bản.</w:t>
      </w:r>
    </w:p>
  </w:comment>
  <w:comment w:id="29" w:author="VNCN E&amp;C - Thương thảo 17/10" w:date="2026-10-19T03:59:05Z" w:initials="TT">
    <w:p w14:paraId="3399988C" w14:textId="77777777">
      <w:r>
        <w:rPr>
          <w:rStyle w:val="CommentReference"/>
        </w:rPr>
        <w:annotationRef/>
      </w:r>
      <w:r>
        <w:rPr>
          <w:color w:val="000000"/>
          <w:sz w:val="20"/>
          <w:szCs w:val="20"/>
        </w:rPr>
        <w:t xml:space="preserve">Gộp 3 nội dung PH để rải rác về một chỗ: 4.2 (Bên A trả dừng chờ do Nhà thầu khác), 11.2.h (điều kiện dừng chờ) và 9.4 (tạm dừng ≥30 ngày). Giữ thống nhất điều kiện 14 ngày, biên bản 24 giờ.</w:t>
      </w:r>
    </w:p>
  </w:comment>
  <w:comment w:id="30" w:author="VNCN E&amp;C - Thương thảo 17/10" w:date="2026-10-19T03:59:05Z" w:initials="TT">
    <w:p w14:paraId="3CD204B3" w14:textId="77777777">
      <w:r>
        <w:rPr>
          <w:rStyle w:val="CommentReference"/>
        </w:rPr>
        <w:annotationRef/>
      </w:r>
      <w:r>
        <w:rPr>
          <w:color w:val="000000"/>
          <w:sz w:val="20"/>
          <w:szCs w:val="20"/>
        </w:rPr>
        <w:t xml:space="preserve">Thương thảo 17/10 – 17.2(iv): xác nhận hiện trạng theo quy định nhà nước; giữ nguyên căn cứ Hợp đồng thầu chính bị chấm dứt.</w:t>
      </w:r>
    </w:p>
  </w:comment>
  <w:comment w:id="31" w:author="VNCN E&amp;C - Thương thảo 17/10" w:date="2026-10-19T03:59:06Z" w:initials="TT">
    <w:p w14:paraId="3B820329" w14:textId="77777777">
      <w:r>
        <w:rPr>
          <w:rStyle w:val="CommentReference"/>
        </w:rPr>
        <w:annotationRef/>
      </w:r>
      <w:r>
        <w:rPr>
          <w:color w:val="000000"/>
          <w:sz w:val="20"/>
          <w:szCs w:val="20"/>
        </w:rPr>
        <w:t xml:space="preserve">Thương thảo 17/10 – 17.2b: bỏ căn cứ “nhắc nhở đến lần thứ ba / biên bản họp lần thứ 3”; giữ các căn cứ bất hợp tác, an toàn, sự cố theo bản EC_v1. Bỏ điều khoản bao trùm “vi phạm ngoài các trường hợp nêu trên” (PH đã xóa, biên bản không nhắc tới).</w:t>
      </w:r>
    </w:p>
  </w:comment>
  <w:comment w:id="32" w:author="VNCN E&amp;C - Thương thảo 17/10" w:date="2026-10-19T03:59:06Z" w:initials="TT">
    <w:p w14:paraId="39CCABA4" w14:textId="77777777">
      <w:r>
        <w:rPr>
          <w:rStyle w:val="CommentReference"/>
        </w:rPr>
        <w:annotationRef/>
      </w:r>
      <w:r>
        <w:rPr>
          <w:color w:val="000000"/>
          <w:sz w:val="20"/>
          <w:szCs w:val="20"/>
        </w:rPr>
        <w:t xml:space="preserve">Thương thảo 17/10 – 17.2b(x): sửa theo quy định nhà nước – sự cố xác định theo pháp luật về giải quyết sự cố công trình xây dựng. Pháp chế đối chiếu Nghị định 207/2026/NĐ-CP trước khi ký.</w:t>
      </w:r>
    </w:p>
  </w:comment>
  <w:comment w:id="33" w:author="VNCN E&amp;C - Thương thảo 17/10" w:date="2026-10-19T03:59:06Z" w:initials="TT">
    <w:p w14:paraId="2E2A5DB9" w14:textId="77777777">
      <w:r>
        <w:rPr>
          <w:rStyle w:val="CommentReference"/>
        </w:rPr>
        <w:annotationRef/>
      </w:r>
      <w:r>
        <w:rPr>
          <w:color w:val="000000"/>
          <w:sz w:val="20"/>
          <w:szCs w:val="20"/>
        </w:rPr>
        <w:t xml:space="preserve">Thương thảo 17/10 – 17.c: sửa theo quy định nhà nước (căn cứ bên nhận thầu chấm dứt: bên giao thầu phá sản/giải thể; không thanh toán quá thời hạn; công việc bị dừng liên tục do lỗi bên giao thầu). Số ngày 60/45 theo bản EC_v1 – bôi vàng, pháp chế đối chiếu Nghị định 210/2026/NĐ-CP trước khi ký.</w:t>
      </w:r>
    </w:p>
  </w:comment>
  <w:comment w:id="34" w:author="VNCN E&amp;C - Thương thảo 17/10" w:date="2026-10-19T03:59:06Z" w:initials="TT">
    <w:p w14:paraId="3AF595F1" w14:textId="77777777">
      <w:r>
        <w:rPr>
          <w:rStyle w:val="CommentReference"/>
        </w:rPr>
        <w:annotationRef/>
      </w:r>
      <w:r>
        <w:rPr>
          <w:color w:val="000000"/>
          <w:sz w:val="20"/>
          <w:szCs w:val="20"/>
        </w:rPr>
        <w:t xml:space="preserve">Thương thảo 17/10 – Điều 18: bỏ nguyên tắc back to back, tổng mức phạt không vượt quá 10%. Đưa nguyên tắc chung “Bên B khắc phục 100%, Bên B chịu trách nhiệm bồi thường, Bên A phối hợp, hỗ trợ” vào đây để áp dụng xuyên suốt; các điều khác chỉ dẫn chiếu.</w:t>
      </w:r>
    </w:p>
  </w:comment>
  <w:comment w:id="35" w:author="VNCN E&amp;C - Thương thảo 17/10" w:date="2026-10-19T03:59:06Z" w:initials="TT">
    <w:p w14:paraId="00334B1E" w14:textId="77777777">
      <w:r>
        <w:rPr>
          <w:rStyle w:val="CommentReference"/>
        </w:rPr>
        <w:annotationRef/>
      </w:r>
      <w:r>
        <w:rPr>
          <w:color w:val="000000"/>
          <w:sz w:val="20"/>
          <w:szCs w:val="20"/>
        </w:rPr>
        <w:t xml:space="preserve">Thương thảo 17/10 – 18.3: phạt 0,1%/01 ngày; 7.3c theo câu chữ biên bản. Trần riêng phạt tiến độ 08% (theo PH) nằm trong tổng 10%.</w:t>
      </w:r>
    </w:p>
  </w:comment>
  <w:comment w:id="36" w:author="VNCN E&amp;C - Thương thảo 17/10" w:date="2026-10-19T03:59:06Z" w:initials="TT">
    <w:p w14:paraId="46BA4308" w14:textId="77777777">
      <w:r>
        <w:rPr>
          <w:rStyle w:val="CommentReference"/>
        </w:rPr>
        <w:annotationRef/>
      </w:r>
      <w:r>
        <w:rPr>
          <w:color w:val="000000"/>
          <w:sz w:val="20"/>
          <w:szCs w:val="20"/>
        </w:rPr>
        <w:t xml:space="preserve">Gom quyền Bên A tự thực hiện/thuê đơn vị khác (trước đây lặp ở 6.3b, 8.2, 12.2.5, 12.2.8, 12.2.11, 12.2.12) về 18.4. 18.6 đánh lại 18.5 (PH đã bỏ 18.5 cũ); 17.2d(viii) gộp vào 18.5b.</w:t>
      </w:r>
    </w:p>
  </w:comment>
  <w:comment w:id="37" w:author="VNCN E&amp;C - Thương thảo 17/10" w:date="2026-10-19T03:59:06Z" w:initials="TT">
    <w:p w14:paraId="6EA66F95" w14:textId="77777777">
      <w:r>
        <w:rPr>
          <w:rStyle w:val="CommentReference"/>
        </w:rPr>
        <w:annotationRef/>
      </w:r>
      <w:r>
        <w:rPr>
          <w:color w:val="000000"/>
          <w:sz w:val="20"/>
          <w:szCs w:val="20"/>
        </w:rPr>
        <w:t xml:space="preserve">CẦN XÁC NHẬN: bảo lãnh thanh toán 15% do Bên A cấp – biên bản 17/10 không nhắc tới nên tạm theo PH. Đây là nghĩa vụ tài chính lớn của Bên A (≈32 tỷ đồng); Biên bản thương thảo trước đó không đồng ý. Câu chữ của PH còn chép nhầm mẫu bảo lãnh của Bên B (“ngân hàng được Bên A chấp thuận”, “mẫu Biểu 06”).</w:t>
      </w:r>
    </w:p>
  </w:comment>
  <w:comment w:id="38" w:author="VNCN E&amp;C - Thương thảo 17/10" w:date="2026-10-19T03:59:06Z" w:initials="TT">
    <w:p w14:paraId="70FF1010" w14:textId="77777777">
      <w:r>
        <w:rPr>
          <w:rStyle w:val="CommentReference"/>
        </w:rPr>
        <w:annotationRef/>
      </w:r>
      <w:r>
        <w:rPr>
          <w:color w:val="000000"/>
          <w:sz w:val="20"/>
          <w:szCs w:val="20"/>
        </w:rPr>
        <w:t xml:space="preserve">Thương thảo 17/10 – 8.2: bảo hành 36 tháng; giữ nguyên ràng buộc không ngắn hơn thời hạn theo Hợp đồng thầu chính.</w:t>
      </w:r>
    </w:p>
  </w:comment>
  <w:comment w:id="39" w:author="VNCN E&amp;C - Thương thảo 17/10" w:date="2026-10-19T03:59:07Z" w:initials="TT">
    <w:p w14:paraId="7E581EEC" w14:textId="77777777">
      <w:r>
        <w:rPr>
          <w:rStyle w:val="CommentReference"/>
        </w:rPr>
        <w:annotationRef/>
      </w:r>
      <w:r>
        <w:rPr>
          <w:color w:val="000000"/>
          <w:sz w:val="20"/>
          <w:szCs w:val="20"/>
        </w:rPr>
        <w:t xml:space="preserve">Thương thảo 17/10: bỏ định nghĩa 1.20 Phần ngầm (đồng ý PH); 1.21–1.26 đánh lại số 1.20–1.25. Điều kiện chung: chỉ bỏ nguyên tắc “back to back”, giữ nguyên định nghĩa và các nội dung liên quan đến Hợp đồng thầu chính.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EFD5B" w15:done="0"/>
  <w15:commentEx w15:paraId="616AF0AC" w15:done="0"/>
  <w15:commentEx w15:paraId="59C8B230" w15:done="0"/>
  <w15:commentEx w15:paraId="13FA66E4" w15:done="0"/>
  <w15:commentEx w15:paraId="014467A3" w15:done="0"/>
  <w15:commentEx w15:paraId="1A1FFA23" w15:done="0"/>
  <w15:commentEx w15:paraId="6C783E7E" w15:done="0"/>
  <w15:commentEx w15:paraId="29F6B364" w15:done="0"/>
  <w15:commentEx w15:paraId="56632E6B" w15:done="0"/>
  <w15:commentEx w15:paraId="7DC11846" w15:done="0"/>
  <w15:commentEx w15:paraId="0EC5E5CA" w15:done="0"/>
  <w15:commentEx w15:paraId="60D98CE4" w15:done="0"/>
  <w15:commentEx w15:paraId="4E7700B7" w15:done="0"/>
  <w15:commentEx w15:paraId="14185580" w15:done="0"/>
  <w15:commentEx w15:paraId="4E71DB9E" w15:done="0"/>
  <w15:commentEx w15:paraId="6368AA58" w15:done="0"/>
  <w15:commentEx w15:paraId="5996AD04" w15:done="0"/>
  <w15:commentEx w15:paraId="2236EEB6" w15:done="0"/>
  <w15:commentEx w15:paraId="1E31124B" w15:done="0"/>
  <w15:commentEx w15:paraId="67A045CC" w15:done="0"/>
  <w15:commentEx w15:paraId="3399988C" w15:done="0"/>
  <w15:commentEx w15:paraId="3CD204B3" w15:done="0"/>
  <w15:commentEx w15:paraId="3B820329" w15:done="0"/>
  <w15:commentEx w15:paraId="39CCABA4" w15:done="0"/>
  <w15:commentEx w15:paraId="2E2A5DB9" w15:done="0"/>
  <w15:commentEx w15:paraId="3AF595F1" w15:done="0"/>
  <w15:commentEx w15:paraId="00334B1E" w15:done="0"/>
  <w15:commentEx w15:paraId="46BA4308" w15:done="0"/>
  <w15:commentEx w15:paraId="6EA66F95" w15:done="0"/>
  <w15:commentEx w15:paraId="70FF1010" w15:done="0"/>
  <w15:commentEx w15:paraId="7E581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C4BF307" w16cex:dateUtc="2026-10-19T03:59:03Z"/>
  <w16cex:commentExtensible w16cex:durableId="5F5C19B7" w16cex:dateUtc="2026-10-19T03:59:03Z"/>
  <w16cex:commentExtensible w16cex:durableId="353530C0" w16cex:dateUtc="2026-10-19T03:59:03Z"/>
  <w16cex:commentExtensible w16cex:durableId="4628DD5E" w16cex:dateUtc="2026-10-19T03:59:03Z"/>
  <w16cex:commentExtensible w16cex:durableId="182520A5" w16cex:dateUtc="2026-10-19T03:59:03Z"/>
  <w16cex:commentExtensible w16cex:durableId="358B5144" w16cex:dateUtc="2026-10-19T03:59:03Z"/>
  <w16cex:commentExtensible w16cex:durableId="54FE94DE" w16cex:dateUtc="2026-10-19T03:59:04Z"/>
  <w16cex:commentExtensible w16cex:durableId="28FFEF97" w16cex:dateUtc="2026-10-19T03:59:04Z"/>
  <w16cex:commentExtensible w16cex:durableId="6157E71D" w16cex:dateUtc="2026-10-19T03:59:04Z"/>
  <w16cex:commentExtensible w16cex:durableId="6BE8FFAD" w16cex:dateUtc="2026-10-19T03:59:04Z"/>
  <w16cex:commentExtensible w16cex:durableId="6C64070A" w16cex:dateUtc="2026-10-19T03:59:04Z"/>
  <w16cex:commentExtensible w16cex:durableId="3AE73B21" w16cex:dateUtc="2026-10-19T03:59:04Z"/>
  <w16cex:commentExtensible w16cex:durableId="4619A920" w16cex:dateUtc="2026-10-19T03:59:04Z"/>
  <w16cex:commentExtensible w16cex:durableId="4DAE76FC" w16cex:dateUtc="2026-10-19T03:59:04Z"/>
  <w16cex:commentExtensible w16cex:durableId="5D872146" w16cex:dateUtc="2026-10-19T03:59:05Z"/>
  <w16cex:commentExtensible w16cex:durableId="58C8F27B" w16cex:dateUtc="2026-10-19T03:59:05Z"/>
  <w16cex:commentExtensible w16cex:durableId="08E9CB7D" w16cex:dateUtc="2026-10-19T03:59:05Z"/>
  <w16cex:commentExtensible w16cex:durableId="6806B2CB" w16cex:dateUtc="2026-10-19T03:59:05Z"/>
  <w16cex:commentExtensible w16cex:durableId="0D60B95B" w16cex:dateUtc="2026-10-19T03:59:05Z"/>
  <w16cex:commentExtensible w16cex:durableId="4952FDE2" w16cex:dateUtc="2026-10-19T03:59:05Z"/>
  <w16cex:commentExtensible w16cex:durableId="77F38687" w16cex:dateUtc="2026-10-19T03:59:05Z"/>
  <w16cex:commentExtensible w16cex:durableId="44937611" w16cex:dateUtc="2026-10-19T03:59:05Z"/>
  <w16cex:commentExtensible w16cex:durableId="5D1C078B" w16cex:dateUtc="2026-10-19T03:59:06Z"/>
  <w16cex:commentExtensible w16cex:durableId="549C1299" w16cex:dateUtc="2026-10-19T03:59:06Z"/>
  <w16cex:commentExtensible w16cex:durableId="25BFFF17" w16cex:dateUtc="2026-10-19T03:59:06Z"/>
  <w16cex:commentExtensible w16cex:durableId="4ACAE57E" w16cex:dateUtc="2026-10-19T03:59:06Z"/>
  <w16cex:commentExtensible w16cex:durableId="5994CBE1" w16cex:dateUtc="2026-10-19T03:59:06Z"/>
  <w16cex:commentExtensible w16cex:durableId="07603166" w16cex:dateUtc="2026-10-19T03:59:06Z"/>
  <w16cex:commentExtensible w16cex:durableId="2F3FB3E9" w16cex:dateUtc="2026-10-19T03:59:06Z"/>
  <w16cex:commentExtensible w16cex:durableId="455B4ACE" w16cex:dateUtc="2026-10-19T03:59:06Z"/>
  <w16cex:commentExtensible w16cex:durableId="33498A81" w16cex:dateUtc="2026-10-19T03:59:0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EFD5B" w16cid:durableId="6C4BF307"/>
  <w16cid:commentId w16cid:paraId="616AF0AC" w16cid:durableId="5F5C19B7"/>
  <w16cid:commentId w16cid:paraId="59C8B230" w16cid:durableId="353530C0"/>
  <w16cid:commentId w16cid:paraId="13FA66E4" w16cid:durableId="4628DD5E"/>
  <w16cid:commentId w16cid:paraId="014467A3" w16cid:durableId="182520A5"/>
  <w16cid:commentId w16cid:paraId="1A1FFA23" w16cid:durableId="358B5144"/>
  <w16cid:commentId w16cid:paraId="6C783E7E" w16cid:durableId="54FE94DE"/>
  <w16cid:commentId w16cid:paraId="29F6B364" w16cid:durableId="28FFEF97"/>
  <w16cid:commentId w16cid:paraId="56632E6B" w16cid:durableId="6157E71D"/>
  <w16cid:commentId w16cid:paraId="7DC11846" w16cid:durableId="6BE8FFAD"/>
  <w16cid:commentId w16cid:paraId="0EC5E5CA" w16cid:durableId="6C64070A"/>
  <w16cid:commentId w16cid:paraId="60D98CE4" w16cid:durableId="3AE73B21"/>
  <w16cid:commentId w16cid:paraId="4E7700B7" w16cid:durableId="4619A920"/>
  <w16cid:commentId w16cid:paraId="14185580" w16cid:durableId="4DAE76FC"/>
  <w16cid:commentId w16cid:paraId="4E71DB9E" w16cid:durableId="5D872146"/>
  <w16cid:commentId w16cid:paraId="6368AA58" w16cid:durableId="58C8F27B"/>
  <w16cid:commentId w16cid:paraId="5996AD04" w16cid:durableId="08E9CB7D"/>
  <w16cid:commentId w16cid:paraId="2236EEB6" w16cid:durableId="6806B2CB"/>
  <w16cid:commentId w16cid:paraId="1E31124B" w16cid:durableId="0D60B95B"/>
  <w16cid:commentId w16cid:paraId="67A045CC" w16cid:durableId="4952FDE2"/>
  <w16cid:commentId w16cid:paraId="3399988C" w16cid:durableId="77F38687"/>
  <w16cid:commentId w16cid:paraId="3CD204B3" w16cid:durableId="44937611"/>
  <w16cid:commentId w16cid:paraId="3B820329" w16cid:durableId="5D1C078B"/>
  <w16cid:commentId w16cid:paraId="39CCABA4" w16cid:durableId="549C1299"/>
  <w16cid:commentId w16cid:paraId="2E2A5DB9" w16cid:durableId="25BFFF17"/>
  <w16cid:commentId w16cid:paraId="3AF595F1" w16cid:durableId="4ACAE57E"/>
  <w16cid:commentId w16cid:paraId="00334B1E" w16cid:durableId="5994CBE1"/>
  <w16cid:commentId w16cid:paraId="46BA4308" w16cid:durableId="07603166"/>
  <w16cid:commentId w16cid:paraId="6EA66F95" w16cid:durableId="2F3FB3E9"/>
  <w16cid:commentId w16cid:paraId="70FF1010" w16cid:durableId="455B4ACE"/>
  <w16cid:commentId w16cid:paraId="7E581EEC" w16cid:durableId="33498A81"/>
</w16cid:commentsId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 w:name="Times New Roman Bold">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59</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59</w:t>
    </w:r>
    <w:r>
      <w:rPr>
        <w:sz w:val="24"/>
        <w:rFonts w:ascii="Times New Roman" w:hAnsi="Times New Roman"/>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61</w:t>
    </w:r>
    <w:r>
      <w:rPr>
        <w:sz w:val="24"/>
        <w:rFonts w:ascii="Times New Roman" w:hAnsi="Times New Roman"/>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0">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6">
    <w:lvl w:ilvl="0">
      <w:start w:val="1"/>
      <w:numFmt w:val="decimal"/>
      <w:lvlText w:val="I.3.%1."/>
      <w:lvlJc w:val="left"/>
      <w:pPr>
        <w:tabs>
          <w:tab w:val="num" w:pos="0"/>
        </w:tabs>
        <w:ind w:left="1070" w:hanging="36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decimal"/>
      <w:suff w:val="space"/>
      <w:lvlText w:val="%1."/>
      <w:lvlJc w:val="left"/>
      <w:pPr>
        <w:tabs>
          <w:tab w:val="num" w:pos="0"/>
        </w:tabs>
        <w:ind w:left="360" w:hanging="360"/>
      </w:pPr>
      <w:rPr>
        <w:i w:val="false"/>
        <w:b w:val="false"/>
        <w:rFonts w:ascii="Times New Roman" w:hAnsi="Times New Roman" w:cs="Times New Roman"/>
      </w:rPr>
    </w:lvl>
    <w:lvl w:ilvl="1">
      <w:start w:val="1"/>
      <w:numFmt w:val="decimal"/>
      <w:lvlText w:val="%1.%2."/>
      <w:lvlJc w:val="left"/>
      <w:pPr>
        <w:tabs>
          <w:tab w:val="num" w:pos="0"/>
        </w:tabs>
        <w:ind w:left="792" w:hanging="432"/>
      </w:pPr>
      <w:rPr>
        <w:b w:val="false"/>
        <w:rFonts w:ascii="Times New Roman" w:hAnsi="Times New Roman" w:cs="Times New Roman"/>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3">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4">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5">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6">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7">
    <w:lvl w:ilvl="0">
      <w:start w:val="1"/>
      <w:numFmt w:val="lowerRoman"/>
      <w:lvlText w:val="%1."/>
      <w:lvlJc w:val="right"/>
      <w:pPr>
        <w:tabs>
          <w:tab w:val="num" w:pos="0"/>
        </w:tabs>
        <w:ind w:left="780" w:hanging="360"/>
      </w:pPr>
      <w:rPr/>
    </w:lvl>
    <w:lvl w:ilvl="1">
      <w:start w:val="1"/>
      <w:numFmt w:val="lowerLetter"/>
      <w:lvlText w:val="%2."/>
      <w:lvlJc w:val="left"/>
      <w:pPr>
        <w:tabs>
          <w:tab w:val="num" w:pos="0"/>
        </w:tabs>
        <w:ind w:left="1500" w:hanging="360"/>
      </w:pPr>
      <w:rPr/>
    </w:lvl>
    <w:lvl w:ilvl="2">
      <w:start w:val="1"/>
      <w:numFmt w:val="lowerRoman"/>
      <w:lvlText w:val="%3."/>
      <w:lvlJc w:val="right"/>
      <w:pPr>
        <w:tabs>
          <w:tab w:val="num" w:pos="0"/>
        </w:tabs>
        <w:ind w:left="2220" w:hanging="180"/>
      </w:pPr>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28">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Roman"/>
      <w:lvlText w:val="%1."/>
      <w:lvlJc w:val="right"/>
      <w:pPr>
        <w:tabs>
          <w:tab w:val="num" w:pos="0"/>
        </w:tabs>
        <w:ind w:left="720" w:hanging="360"/>
      </w:pPr>
      <w:rPr/>
    </w:lvl>
    <w:lvl w:ilvl="1">
      <w:start w:val="1"/>
      <w:numFmt w:val="bullet"/>
      <w:lvlText w:val="-"/>
      <w:lvlJc w:val="left"/>
      <w:pPr>
        <w:tabs>
          <w:tab w:val="num" w:pos="0"/>
        </w:tabs>
        <w:ind w:left="1785" w:hanging="705"/>
      </w:pPr>
      <w:rPr>
        <w:rFonts w:ascii="Times New Roman" w:hAnsi="Times New Roman" w:cs="Times New Roman"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numFmt w:val="bullet"/>
      <w:lvlText w:val="-"/>
      <w:lvlJc w:val="left"/>
      <w:pPr>
        <w:tabs>
          <w:tab w:val="num" w:pos="0"/>
        </w:tabs>
        <w:ind w:left="720" w:hanging="360"/>
      </w:pPr>
      <w:rPr>
        <w:rFonts w:ascii="Times New Roman" w:hAnsi="Times New Roman" w:cs="Times New Roman" w:hint="default"/>
      </w:rPr>
    </w:lvl>
    <w:lvl w:ilvl="1">
      <w:start w:val="0"/>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1500" w:hanging="360"/>
      </w:pPr>
      <w:rPr>
        <w:rFonts w:ascii="Symbol" w:hAnsi="Symbol" w:cs="Symbol"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32">
    <w:lvl w:ilvl="0">
      <w:start w:val="1"/>
      <w:numFmt w:val="decimal"/>
      <w:lvlText w:val="Điều %1."/>
      <w:lvlJc w:val="left"/>
      <w:pPr>
        <w:tabs>
          <w:tab w:val="num" w:pos="1134"/>
        </w:tabs>
        <w:ind w:left="1134" w:hanging="1134"/>
      </w:pPr>
      <w:rPr>
        <w:smallCaps w:val="false"/>
        <w:caps w:val="false"/>
        <w:dstrike w:val="false"/>
        <w:strike w:val="false"/>
        <w:vertAlign w:val="baseline"/>
        <w:position w:val="0"/>
        <w:sz w:val="24"/>
        <w:sz w:val="24"/>
        <w:i w:val="false"/>
        <w:u w:val="none"/>
        <w:b/>
        <w:vanish w:val="false"/>
        <w:rFonts w:ascii="Times New Roman Bold" w:hAnsi="Times New Roman Bold"/>
        <w:color w:val="000000"/>
      </w:rPr>
    </w:lvl>
    <w:lvl w:ilvl="1">
      <w:start w:val="1"/>
      <w:numFmt w:val="decimal"/>
      <w:lvlText w:val="%1.%2."/>
      <w:lvlJc w:val="left"/>
      <w:pPr>
        <w:tabs>
          <w:tab w:val="num" w:pos="567"/>
        </w:tabs>
        <w:ind w:left="567" w:hanging="567"/>
      </w:pPr>
      <w:rPr>
        <w:smallCaps w:val="false"/>
        <w:caps w:val="false"/>
        <w:dstrike w:val="false"/>
        <w:strike w:val="false"/>
        <w:vertAlign w:val="baseline"/>
        <w:position w:val="0"/>
        <w:sz w:val="24"/>
        <w:sz w:val="24"/>
        <w:i w:val="false"/>
        <w:b/>
        <w:szCs w:val="24"/>
        <w:vanish w:val="false"/>
        <w:rFonts w:ascii="Times New Roman Bold" w:hAnsi="Times New Roman Bold"/>
        <w:color w:val="auto"/>
      </w:rPr>
    </w:lvl>
    <w:lvl w:ilvl="2">
      <w:start w:val="1"/>
      <w:numFmt w:val="lowerLetter"/>
      <w:lvlText w:val="%3)"/>
      <w:lvlJc w:val="left"/>
      <w:pPr>
        <w:tabs>
          <w:tab w:val="num" w:pos="1134"/>
        </w:tabs>
        <w:ind w:left="1134" w:hanging="567"/>
      </w:pPr>
      <w:rPr>
        <w:sz w:val="24"/>
        <w:i w:val="false"/>
        <w:b w:val="false"/>
        <w:rFonts w:ascii="Times New Roman" w:hAnsi="Times New Roman"/>
      </w:rPr>
    </w:lvl>
    <w:lvl w:ilvl="3">
      <w:start w:val="1"/>
      <w:numFmt w:val="lowerRoman"/>
      <w:lvlText w:val="(%4)"/>
      <w:lvlJc w:val="left"/>
      <w:pPr>
        <w:tabs>
          <w:tab w:val="num" w:pos="1647"/>
        </w:tabs>
        <w:ind w:left="1647" w:hanging="567"/>
      </w:pPr>
      <w:rPr>
        <w:dstrike w:val="false"/>
        <w:strike w:val="false"/>
        <w:sz w:val="24"/>
        <w:i w:val="false"/>
        <w:b w:val="false"/>
        <w:rFonts w:ascii="Times New Roman" w:hAnsi="Times New Roman"/>
      </w:rPr>
    </w:lvl>
    <w:lvl w:ilvl="4">
      <w:start w:val="1"/>
      <w:numFmt w:val="bullet"/>
      <w:lvlText w:val="-"/>
      <w:lvlJc w:val="left"/>
      <w:pPr>
        <w:tabs>
          <w:tab w:val="num" w:pos="2268"/>
        </w:tabs>
        <w:ind w:left="2268" w:hanging="567"/>
      </w:pPr>
      <w:rPr>
        <w:rFonts w:ascii="Times New Roman" w:hAnsi="Times New Roman" w:cs="Times New Roman" w:hint="default"/>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3">
    <w:lvl w:ilvl="0">
      <w:start w:val="7"/>
      <w:numFmt w:val="decimal"/>
      <w:lvlText w:val="%1"/>
      <w:lvlJc w:val="left"/>
      <w:pPr>
        <w:tabs>
          <w:tab w:val="num" w:pos="0"/>
        </w:tabs>
        <w:ind w:left="360" w:hanging="360"/>
      </w:pPr>
      <w:rPr/>
    </w:lvl>
    <w:lvl w:ilvl="1">
      <w:start w:val="3"/>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trackRevision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5"/>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6"/>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9"/>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8"/>
      </w:numPr>
      <w:bidi w:val="0"/>
      <w:spacing w:lineRule="auto" w:line="360" w:before="0" w:after="0"/>
      <w:ind w:firstLine="397" w:left="0"/>
      <w:jc w:val="both"/>
    </w:pPr>
    <w:rPr>
      <w:rFonts w:ascii="Times New Roman" w:hAnsi="Times New Roman" w:eastAsia="Times New Roman" w:cs="Times New Roman"/>
      <w:color w:val="auto"/>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7"/>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3"/>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4"/>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20"/>
      </w:numPr>
    </w:pPr>
    <w:rPr>
      <w:rFonts w:ascii="Times New Roman" w:hAnsi="Times New Roman"/>
      <w:color w:val="000000"/>
      <w:sz w:val="24"/>
      <w:szCs w:val="26"/>
    </w:rPr>
  </w:style>
  <w:style w:type="paragraph" w:styleId="Revision">
    <w:name w:val="Revision"/>
    <w:uiPriority w:val="99"/>
    <w:semiHidden/>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1"/>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5"/>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5"/>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Application>LibreOffice/24.2.7.2$Linux_X86_64 LibreOffice_project/420$Build-2</Application>
  <AppVersion>15.0000</AppVersion>
  <Pages>87</Pages>
  <Words>1092</Words>
  <Characters>4051</Characters>
  <CharactersWithSpaces>5111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2026-10-14T06:13:00Z</dcterms:created>
  <dc:creator>admin</dc:creator>
  <dc:description/>
  <dc:language>en-US</dc:language>
  <cp:lastModifiedBy/>
  <cp:lastPrinted>2026-06-30T03:14:00Z</cp:lastPrinted>
  <dcterms:modified xsi:type="dcterms:W3CDTF">2026-10-19T03:23:03Z</dcterms:modified>
  <cp:revision>252</cp:revision>
  <dc:subject/>
  <dc:title/>
</cp:coreProperties>
</file>

<file path=docProps/custom.xml><?xml version="1.0" encoding="utf-8"?>
<Properties xmlns="http://schemas.openxmlformats.org/officeDocument/2006/custom-properties" xmlns:vt="http://schemas.openxmlformats.org/officeDocument/2006/docPropsVTypes"/>
</file>