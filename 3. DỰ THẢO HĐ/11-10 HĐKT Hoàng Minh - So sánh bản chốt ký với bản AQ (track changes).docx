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FE69EF" w14:textId="77777777" w:rsidR="00DA75E6" w:rsidRPr="006838D5" w:rsidRDefault="00BE3E25" w:rsidP="006838D5">
      <w:pPr>
        <w:spacing w:line="276" w:lineRule="auto"/>
        <w:jc w:val="center"/>
        <w:rPr>
          <w:b/>
          <w:sz w:val="25"/>
          <w:szCs w:val="25"/>
          <w:lang w:val="pt-BR"/>
        </w:rPr>
      </w:pPr>
      <w:r>
        <w:rPr>
          <w:b/>
          <w:sz w:val="25"/>
          <w:szCs w:val="25"/>
          <w:lang w:val="pt-BR"/>
        </w:rPr>
        <w:t>CỘNG HÒA XÃ HỘI CHỦ NGHĨA VIỆT NAM</w:t>
      </w:r>
    </w:p>
    <w:p w14:paraId="4332B0CB" w14:textId="77777777" w:rsidR="00DA75E6" w:rsidRPr="006838D5" w:rsidRDefault="00BE3E25" w:rsidP="006838D5">
      <w:pPr>
        <w:spacing w:line="276" w:lineRule="auto"/>
        <w:jc w:val="center"/>
        <w:rPr>
          <w:b/>
          <w:sz w:val="25"/>
          <w:szCs w:val="25"/>
          <w:lang w:val="pt-BR"/>
        </w:rPr>
      </w:pPr>
      <w:r>
        <w:rPr>
          <w:b/>
          <w:sz w:val="25"/>
          <w:szCs w:val="25"/>
          <w:lang w:val="pt-BR"/>
        </w:rPr>
        <w:t>Độc lập - Tự do - Hạnh phúc</w:t>
      </w:r>
    </w:p>
    <w:p w14:paraId="0AB533B7" w14:textId="77777777" w:rsidR="00DA75E6" w:rsidRPr="006838D5" w:rsidRDefault="00BE3E25" w:rsidP="006838D5">
      <w:pPr>
        <w:spacing w:line="276" w:lineRule="auto"/>
        <w:jc w:val="right"/>
        <w:rPr>
          <w:b/>
          <w:sz w:val="25"/>
          <w:szCs w:val="25"/>
          <w:lang w:val="pt-BR"/>
        </w:rPr>
      </w:pPr>
      <w:r>
        <w:rPr>
          <w:i/>
          <w:sz w:val="25"/>
          <w:szCs w:val="25"/>
          <w:lang w:val="pt-BR"/>
        </w:rPr>
        <w:t>Hà Nội, ngày .... tháng ... năm 2026</w:t>
      </w:r>
    </w:p>
    <w:p w14:paraId="648DB065" w14:textId="77777777" w:rsidR="00DA75E6" w:rsidRPr="006838D5" w:rsidRDefault="00DA75E6" w:rsidP="006838D5">
      <w:pPr>
        <w:spacing w:line="276" w:lineRule="auto"/>
        <w:rPr>
          <w:sz w:val="25"/>
          <w:szCs w:val="25"/>
          <w:u w:val="single"/>
          <w:lang w:val="pt-BR"/>
        </w:rPr>
      </w:pPr>
    </w:p>
    <w:p w14:paraId="2AB50662" w14:textId="77777777" w:rsidR="00DA75E6" w:rsidRPr="006838D5" w:rsidRDefault="00DA75E6" w:rsidP="006838D5">
      <w:pPr>
        <w:spacing w:line="276" w:lineRule="auto"/>
        <w:rPr>
          <w:sz w:val="25"/>
          <w:szCs w:val="25"/>
          <w:u w:val="single"/>
          <w:lang w:val="pt-BR"/>
        </w:rPr>
      </w:pPr>
    </w:p>
    <w:p w14:paraId="7DC2A275" w14:textId="77777777" w:rsidR="00CC6C2E" w:rsidRPr="006838D5" w:rsidRDefault="00BE3E25" w:rsidP="006838D5">
      <w:pPr>
        <w:spacing w:line="276" w:lineRule="auto"/>
        <w:jc w:val="center"/>
        <w:rPr>
          <w:b/>
          <w:sz w:val="30"/>
          <w:szCs w:val="30"/>
          <w:lang w:val="pt-BR"/>
        </w:rPr>
      </w:pPr>
      <w:r>
        <w:rPr>
          <w:b/>
          <w:sz w:val="30"/>
          <w:szCs w:val="30"/>
          <w:lang w:val="pt-BR"/>
        </w:rPr>
        <w:t>HỢP ĐỒNG KINH TẾ</w:t>
      </w:r>
    </w:p>
    <w:p w14:paraId="2EDF5FEF" w14:textId="77777777" w:rsidR="00CC6C2E" w:rsidRPr="006838D5" w:rsidRDefault="00CC6C2E" w:rsidP="006838D5">
      <w:pPr>
        <w:spacing w:line="276" w:lineRule="auto"/>
        <w:jc w:val="center"/>
        <w:rPr>
          <w:b/>
          <w:bCs/>
          <w:i/>
          <w:iCs/>
          <w:color w:val="000000" w:themeColor="text1"/>
          <w:sz w:val="25"/>
          <w:szCs w:val="25"/>
        </w:rPr>
      </w:pPr>
      <w:r>
        <w:rPr>
          <w:b/>
          <w:i/>
          <w:iCs/>
          <w:color w:val="000000" w:themeColor="text1"/>
          <w:sz w:val="25"/>
          <w:szCs w:val="25"/>
        </w:rPr>
        <w:t>Số:……</w:t>
      </w:r>
      <w:r>
        <w:rPr>
          <w:b/>
          <w:i/>
          <w:iCs/>
          <w:color w:val="000000" w:themeColor="text1"/>
          <w:sz w:val="25"/>
          <w:szCs w:val="25"/>
          <w:lang w:val="en-US"/>
        </w:rPr>
        <w:t>……</w:t>
      </w:r>
      <w:r>
        <w:rPr>
          <w:b/>
          <w:i/>
          <w:iCs/>
          <w:color w:val="000000" w:themeColor="text1"/>
          <w:sz w:val="25"/>
          <w:szCs w:val="25"/>
        </w:rPr>
        <w:t xml:space="preserve"> /2026/HĐKT/VNCN-HM</w:t>
      </w:r>
    </w:p>
    <w:p w14:paraId="4A70305C" w14:textId="77777777" w:rsidR="00DA75E6" w:rsidRPr="006838D5" w:rsidRDefault="00DA75E6" w:rsidP="006838D5">
      <w:pPr>
        <w:spacing w:line="276" w:lineRule="auto"/>
        <w:jc w:val="center"/>
        <w:rPr>
          <w:i/>
          <w:sz w:val="25"/>
          <w:szCs w:val="25"/>
          <w:lang w:val="pt-BR"/>
        </w:rPr>
      </w:pPr>
    </w:p>
    <w:p w14:paraId="4CFC1FC6" w14:textId="77777777" w:rsidR="00DA75E6" w:rsidRPr="006838D5" w:rsidRDefault="00DA75E6" w:rsidP="006838D5">
      <w:pPr>
        <w:spacing w:line="276" w:lineRule="auto"/>
        <w:jc w:val="center"/>
        <w:rPr>
          <w:i/>
          <w:sz w:val="25"/>
          <w:szCs w:val="25"/>
          <w:lang w:val="pt-BR"/>
        </w:rPr>
      </w:pPr>
    </w:p>
    <w:p w14:paraId="7F5BCD69" w14:textId="77777777" w:rsidR="00DA75E6" w:rsidRPr="006838D5" w:rsidRDefault="00DA75E6" w:rsidP="006838D5">
      <w:pPr>
        <w:spacing w:line="276" w:lineRule="auto"/>
        <w:rPr>
          <w:sz w:val="25"/>
          <w:szCs w:val="25"/>
          <w:lang w:val="pt-BR"/>
        </w:rPr>
      </w:pPr>
    </w:p>
    <w:p w14:paraId="7FE43737" w14:textId="77777777" w:rsidR="00DA75E6" w:rsidRPr="006838D5" w:rsidRDefault="00DA75E6" w:rsidP="006838D5">
      <w:pPr>
        <w:pStyle w:val="Style"/>
        <w:spacing w:after="120" w:line="276" w:lineRule="auto"/>
        <w:jc w:val="both"/>
        <w:rPr>
          <w:sz w:val="25"/>
          <w:szCs w:val="25"/>
          <w:lang w:val="pt-BR"/>
        </w:rPr>
      </w:pPr>
    </w:p>
    <w:p w14:paraId="712745C5" w14:textId="54985F36" w:rsidR="00DA75E6" w:rsidRPr="006838D5" w:rsidRDefault="00BE3E25" w:rsidP="000615E5">
      <w:pPr>
        <w:tabs>
          <w:tab w:val="left" w:pos="1418"/>
        </w:tabs>
        <w:spacing w:line="276" w:lineRule="auto"/>
        <w:jc w:val="left"/>
        <w:rPr>
          <w:b/>
          <w:bCs/>
          <w:sz w:val="25"/>
          <w:szCs w:val="25"/>
        </w:rPr>
      </w:pPr>
      <w:r>
        <w:rPr>
          <w:b/>
          <w:bCs/>
          <w:sz w:val="25"/>
          <w:szCs w:val="25"/>
        </w:rPr>
        <w:t xml:space="preserve">Dự án: </w:t>
        <w:tab/>
        <w:t>Xây dựng nhà ở cho lực lượng vũ trang Công an nhân dân</w:t>
      </w:r>
    </w:p>
    <w:p w14:paraId="0AAC7C19" w14:textId="56CD443C" w:rsidR="00DA75E6" w:rsidRPr="006838D5" w:rsidRDefault="00BE3E25" w:rsidP="000615E5">
      <w:pPr>
        <w:spacing w:line="276" w:lineRule="auto"/>
        <w:ind w:left="1418" w:hanging="1418"/>
        <w:jc w:val="left"/>
        <w:rPr>
          <w:b/>
          <w:bCs/>
          <w:sz w:val="25"/>
          <w:szCs w:val="25"/>
          <w:lang w:val="pt-BR"/>
        </w:rPr>
      </w:pPr>
      <w:r>
        <w:rPr>
          <w:b/>
          <w:bCs/>
          <w:sz w:val="25"/>
          <w:szCs w:val="25"/>
          <w:lang w:val="es-ES"/>
        </w:rPr>
        <w:t>Địa điểm:</w:t>
        <w:tab/>
        <w:t>Tại ô đất C3-ODK3 và C3-ODK4 thuộc phân khu đô thị H2-4, Phường Yên Sở, Thành phố Hà Nội</w:t>
      </w:r>
    </w:p>
    <w:p w14:paraId="1621835B" w14:textId="77777777" w:rsidR="00DA75E6" w:rsidRPr="006838D5" w:rsidRDefault="00DA75E6" w:rsidP="006838D5">
      <w:pPr>
        <w:spacing w:line="276" w:lineRule="auto"/>
        <w:jc w:val="left"/>
        <w:rPr>
          <w:sz w:val="25"/>
          <w:szCs w:val="25"/>
          <w:lang w:val="es-ES"/>
        </w:rPr>
      </w:pPr>
    </w:p>
    <w:p w14:paraId="1EB8FD59" w14:textId="77777777" w:rsidR="00DA75E6" w:rsidRPr="006838D5" w:rsidRDefault="00DA75E6" w:rsidP="006838D5">
      <w:pPr>
        <w:spacing w:line="276" w:lineRule="auto"/>
        <w:jc w:val="left"/>
        <w:rPr>
          <w:sz w:val="25"/>
          <w:szCs w:val="25"/>
          <w:lang w:val="pt-BR"/>
        </w:rPr>
      </w:pPr>
    </w:p>
    <w:p w14:paraId="39DBF728" w14:textId="77777777" w:rsidR="00DA75E6" w:rsidRPr="006838D5" w:rsidRDefault="00DA75E6" w:rsidP="006838D5">
      <w:pPr>
        <w:spacing w:line="276" w:lineRule="auto"/>
        <w:jc w:val="center"/>
        <w:rPr>
          <w:sz w:val="25"/>
          <w:szCs w:val="25"/>
          <w:lang w:val="pt-BR"/>
        </w:rPr>
      </w:pPr>
    </w:p>
    <w:p w14:paraId="46A5795F" w14:textId="77777777" w:rsidR="00DA75E6" w:rsidRPr="006838D5" w:rsidRDefault="00BE3E25" w:rsidP="006838D5">
      <w:pPr>
        <w:spacing w:line="276" w:lineRule="auto"/>
        <w:jc w:val="center"/>
        <w:rPr>
          <w:sz w:val="25"/>
          <w:szCs w:val="25"/>
          <w:lang w:val="pt-BR"/>
        </w:rPr>
      </w:pPr>
      <w:r>
        <w:rPr>
          <w:sz w:val="25"/>
          <w:szCs w:val="25"/>
          <w:lang w:val="pt-BR"/>
        </w:rPr>
        <w:t>GIỮA</w:t>
      </w:r>
    </w:p>
    <w:p w14:paraId="552E020F" w14:textId="77777777" w:rsidR="00DA75E6" w:rsidRPr="006838D5" w:rsidRDefault="00DA75E6" w:rsidP="006838D5">
      <w:pPr>
        <w:spacing w:line="276" w:lineRule="auto"/>
        <w:jc w:val="center"/>
        <w:rPr>
          <w:sz w:val="25"/>
          <w:szCs w:val="25"/>
          <w:lang w:val="pt-BR"/>
        </w:rPr>
      </w:pPr>
    </w:p>
    <w:p w14:paraId="6111DD67" w14:textId="77777777" w:rsidR="00DA75E6" w:rsidRPr="006838D5" w:rsidRDefault="00BE3E25" w:rsidP="006838D5">
      <w:pPr>
        <w:spacing w:line="276" w:lineRule="auto"/>
        <w:jc w:val="center"/>
        <w:rPr>
          <w:sz w:val="25"/>
          <w:szCs w:val="25"/>
          <w:lang w:val="pt-BR"/>
        </w:rPr>
      </w:pPr>
      <w:r>
        <w:rPr>
          <w:b/>
          <w:sz w:val="25"/>
          <w:szCs w:val="25"/>
          <w:lang w:val="pt-BR"/>
        </w:rPr>
        <w:t>CÔNG TY CỔ PHẦN ĐẦU TƯ XÂY DỰNG VÀ KỸ THUẬT VNCN E&amp;C</w:t>
      </w:r>
    </w:p>
    <w:p w14:paraId="05679E19" w14:textId="77777777" w:rsidR="00DA75E6" w:rsidRPr="006838D5" w:rsidRDefault="00DA75E6" w:rsidP="006838D5">
      <w:pPr>
        <w:spacing w:line="276" w:lineRule="auto"/>
        <w:jc w:val="center"/>
        <w:rPr>
          <w:sz w:val="25"/>
          <w:szCs w:val="25"/>
          <w:lang w:val="pt-BR"/>
        </w:rPr>
      </w:pPr>
    </w:p>
    <w:p w14:paraId="7328EB36" w14:textId="77777777" w:rsidR="00DA75E6" w:rsidRPr="006838D5" w:rsidRDefault="00BE3E25" w:rsidP="006838D5">
      <w:pPr>
        <w:spacing w:line="276" w:lineRule="auto"/>
        <w:jc w:val="center"/>
        <w:rPr>
          <w:sz w:val="25"/>
          <w:szCs w:val="25"/>
          <w:lang w:val="pt-BR"/>
        </w:rPr>
      </w:pPr>
      <w:r>
        <w:rPr>
          <w:sz w:val="25"/>
          <w:szCs w:val="25"/>
          <w:lang w:val="pt-BR"/>
        </w:rPr>
        <w:t>VÀ</w:t>
      </w:r>
    </w:p>
    <w:p w14:paraId="03D4776C" w14:textId="77777777" w:rsidR="00DA75E6" w:rsidRPr="006838D5" w:rsidRDefault="00DA75E6" w:rsidP="006838D5">
      <w:pPr>
        <w:spacing w:line="276" w:lineRule="auto"/>
        <w:jc w:val="center"/>
        <w:rPr>
          <w:sz w:val="25"/>
          <w:szCs w:val="25"/>
          <w:lang w:val="pt-BR"/>
        </w:rPr>
      </w:pPr>
    </w:p>
    <w:p w14:paraId="08F62701" w14:textId="77777777" w:rsidR="00DA75E6" w:rsidRPr="006838D5" w:rsidRDefault="00BE3E25" w:rsidP="006838D5">
      <w:pPr>
        <w:spacing w:line="276" w:lineRule="auto"/>
        <w:jc w:val="center"/>
        <w:rPr>
          <w:sz w:val="25"/>
          <w:szCs w:val="25"/>
        </w:rPr>
      </w:pPr>
      <w:r>
        <w:rPr>
          <w:b/>
          <w:sz w:val="25"/>
          <w:szCs w:val="25"/>
          <w:lang w:val="pt-BR"/>
        </w:rPr>
        <w:t xml:space="preserve">CÔNG TY </w:t>
      </w:r>
      <w:r>
        <w:rPr>
          <w:b/>
          <w:sz w:val="25"/>
          <w:szCs w:val="25"/>
        </w:rPr>
        <w:t>TNHH XÂY DỰNG VÀ VẬN TẢI HOÀNG MINH</w:t>
      </w:r>
    </w:p>
    <w:p w14:paraId="664310C0" w14:textId="77777777" w:rsidR="00DA75E6" w:rsidRPr="006838D5" w:rsidRDefault="00DA75E6" w:rsidP="006838D5">
      <w:pPr>
        <w:widowControl w:val="0"/>
        <w:spacing w:line="276" w:lineRule="auto"/>
        <w:jc w:val="center"/>
        <w:rPr>
          <w:rFonts w:cs="Times New Roman"/>
          <w:b/>
          <w:bCs/>
          <w:color w:val="000000" w:themeColor="text1"/>
          <w:sz w:val="25"/>
          <w:szCs w:val="25"/>
          <w:lang w:val="en-US"/>
        </w:rPr>
      </w:pPr>
    </w:p>
    <w:p w14:paraId="35E68937" w14:textId="77777777" w:rsidR="00DA75E6" w:rsidRPr="006838D5" w:rsidRDefault="00DA75E6" w:rsidP="006838D5">
      <w:pPr>
        <w:widowControl w:val="0"/>
        <w:spacing w:line="276" w:lineRule="auto"/>
        <w:jc w:val="center"/>
        <w:rPr>
          <w:rFonts w:cs="Times New Roman"/>
          <w:b/>
          <w:bCs/>
          <w:color w:val="000000" w:themeColor="text1"/>
          <w:sz w:val="25"/>
          <w:szCs w:val="25"/>
          <w:lang w:val="en-US"/>
        </w:rPr>
      </w:pPr>
    </w:p>
    <w:p w14:paraId="682AD94C" w14:textId="77777777" w:rsidR="00DA75E6" w:rsidRPr="006838D5" w:rsidRDefault="00DA75E6" w:rsidP="006838D5">
      <w:pPr>
        <w:widowControl w:val="0"/>
        <w:spacing w:line="276" w:lineRule="auto"/>
        <w:jc w:val="center"/>
        <w:rPr>
          <w:rFonts w:cs="Times New Roman"/>
          <w:b/>
          <w:bCs/>
          <w:color w:val="000000" w:themeColor="text1"/>
          <w:sz w:val="25"/>
          <w:szCs w:val="25"/>
          <w:lang w:val="en-US"/>
        </w:rPr>
      </w:pPr>
    </w:p>
    <w:p w14:paraId="4EDF1C0A" w14:textId="77777777" w:rsidR="00DA75E6" w:rsidRPr="006838D5" w:rsidRDefault="00DA75E6" w:rsidP="006838D5">
      <w:pPr>
        <w:widowControl w:val="0"/>
        <w:spacing w:line="276" w:lineRule="auto"/>
        <w:jc w:val="center"/>
        <w:rPr>
          <w:rFonts w:cs="Times New Roman"/>
          <w:b/>
          <w:bCs/>
          <w:color w:val="000000" w:themeColor="text1"/>
          <w:sz w:val="25"/>
          <w:szCs w:val="25"/>
          <w:lang w:val="en-US"/>
        </w:rPr>
      </w:pPr>
    </w:p>
    <w:p w14:paraId="604386E5" w14:textId="77777777" w:rsidR="00DA75E6" w:rsidRPr="006838D5" w:rsidRDefault="00DA75E6" w:rsidP="006838D5">
      <w:pPr>
        <w:widowControl w:val="0"/>
        <w:spacing w:line="276" w:lineRule="auto"/>
        <w:jc w:val="center"/>
        <w:rPr>
          <w:rFonts w:cs="Times New Roman"/>
          <w:b/>
          <w:bCs/>
          <w:color w:val="000000" w:themeColor="text1"/>
          <w:sz w:val="25"/>
          <w:szCs w:val="25"/>
          <w:lang w:val="en-US"/>
        </w:rPr>
      </w:pPr>
    </w:p>
    <w:p w14:paraId="199AE22D" w14:textId="77777777" w:rsidR="004F72C8" w:rsidRPr="006838D5" w:rsidRDefault="004F72C8" w:rsidP="006838D5">
      <w:pPr>
        <w:widowControl w:val="0"/>
        <w:spacing w:line="276" w:lineRule="auto"/>
        <w:jc w:val="center"/>
        <w:rPr>
          <w:rFonts w:cs="Times New Roman"/>
          <w:b/>
          <w:bCs/>
          <w:color w:val="000000" w:themeColor="text1"/>
          <w:sz w:val="25"/>
          <w:szCs w:val="25"/>
          <w:lang w:val="en-US"/>
        </w:rPr>
      </w:pPr>
    </w:p>
    <w:p w14:paraId="65E389CC" w14:textId="77777777" w:rsidR="004F72C8" w:rsidRPr="006838D5" w:rsidRDefault="004F72C8" w:rsidP="006838D5">
      <w:pPr>
        <w:widowControl w:val="0"/>
        <w:spacing w:line="276" w:lineRule="auto"/>
        <w:jc w:val="center"/>
        <w:rPr>
          <w:rFonts w:cs="Times New Roman"/>
          <w:b/>
          <w:bCs/>
          <w:color w:val="000000" w:themeColor="text1"/>
          <w:sz w:val="25"/>
          <w:szCs w:val="25"/>
          <w:lang w:val="en-US"/>
        </w:rPr>
      </w:pPr>
    </w:p>
    <w:p w14:paraId="652A52D0" w14:textId="77777777" w:rsidR="004F72C8" w:rsidRPr="006838D5" w:rsidRDefault="004F72C8" w:rsidP="006838D5">
      <w:pPr>
        <w:widowControl w:val="0"/>
        <w:spacing w:line="276" w:lineRule="auto"/>
        <w:jc w:val="center"/>
        <w:rPr>
          <w:rFonts w:cs="Times New Roman"/>
          <w:b/>
          <w:bCs/>
          <w:color w:val="000000" w:themeColor="text1"/>
          <w:sz w:val="25"/>
          <w:szCs w:val="25"/>
          <w:lang w:val="en-US"/>
        </w:rPr>
      </w:pPr>
    </w:p>
    <w:p w14:paraId="23B7F17F" w14:textId="77777777" w:rsidR="00DA75E6" w:rsidRPr="006838D5" w:rsidRDefault="00BE3E25" w:rsidP="006838D5">
      <w:pPr>
        <w:widowControl w:val="0"/>
        <w:spacing w:line="276" w:lineRule="auto"/>
        <w:jc w:val="center"/>
        <w:rPr>
          <w:rFonts w:cs="Times New Roman"/>
          <w:b/>
          <w:bCs/>
          <w:color w:val="000000" w:themeColor="text1"/>
          <w:sz w:val="25"/>
          <w:szCs w:val="25"/>
        </w:rPr>
      </w:pPr>
      <w:r>
        <w:rPr>
          <w:rFonts w:cs="Times New Roman"/>
          <w:b/>
          <w:bCs/>
          <w:color w:val="000000" w:themeColor="text1"/>
          <w:sz w:val="25"/>
          <w:szCs w:val="25"/>
        </w:rPr>
        <w:t>CỘNG HOÀ XÃ HỘI CHỦ NGHĨA VIỆT NAM</w:t>
      </w:r>
    </w:p>
    <w:p w14:paraId="62B8593F" w14:textId="77777777" w:rsidR="00DA75E6" w:rsidRPr="006838D5" w:rsidRDefault="00BE3E25" w:rsidP="006838D5">
      <w:pPr>
        <w:widowControl w:val="0"/>
        <w:spacing w:line="276" w:lineRule="auto"/>
        <w:jc w:val="center"/>
        <w:rPr>
          <w:rFonts w:cs="Times New Roman"/>
          <w:b/>
          <w:color w:val="000000" w:themeColor="text1"/>
          <w:sz w:val="25"/>
          <w:szCs w:val="25"/>
          <w:lang w:val="en-US"/>
        </w:rPr>
      </w:pPr>
      <w:r>
        <w:rPr>
          <w:rFonts w:cs="Times New Roman"/>
          <w:b/>
          <w:color w:val="000000" w:themeColor="text1"/>
          <w:sz w:val="25"/>
          <w:szCs w:val="25"/>
        </w:rPr>
        <w:t xml:space="preserve">Độc lập </w:t>
      </w:r>
      <w:r>
        <w:rPr>
          <w:rFonts w:cs="Times New Roman"/>
          <w:color w:val="000000" w:themeColor="text1"/>
          <w:sz w:val="25"/>
          <w:szCs w:val="25"/>
        </w:rPr>
        <w:t>-</w:t>
      </w:r>
      <w:r>
        <w:rPr>
          <w:rFonts w:cs="Times New Roman"/>
          <w:b/>
          <w:color w:val="000000" w:themeColor="text1"/>
          <w:sz w:val="25"/>
          <w:szCs w:val="25"/>
        </w:rPr>
        <w:t xml:space="preserve"> Tự do </w:t>
      </w:r>
      <w:r>
        <w:rPr>
          <w:rFonts w:cs="Times New Roman"/>
          <w:color w:val="000000" w:themeColor="text1"/>
          <w:sz w:val="25"/>
          <w:szCs w:val="25"/>
        </w:rPr>
        <w:t>-</w:t>
      </w:r>
      <w:r>
        <w:rPr>
          <w:rFonts w:cs="Times New Roman"/>
          <w:b/>
          <w:color w:val="000000" w:themeColor="text1"/>
          <w:sz w:val="25"/>
          <w:szCs w:val="25"/>
        </w:rPr>
        <w:t xml:space="preserve"> Hạnh phúc</w:t>
      </w:r>
    </w:p>
    <w:p w14:paraId="5544A3FF" w14:textId="77777777" w:rsidR="00DA75E6" w:rsidRPr="006838D5" w:rsidRDefault="00B82222" w:rsidP="006838D5">
      <w:pPr>
        <w:widowControl w:val="0"/>
        <w:spacing w:line="276" w:lineRule="auto"/>
        <w:rPr>
          <w:rFonts w:cs="Times New Roman"/>
          <w:b/>
          <w:color w:val="000000" w:themeColor="text1"/>
          <w:sz w:val="25"/>
          <w:szCs w:val="25"/>
          <w:lang w:val="en-US"/>
        </w:rPr>
      </w:pPr>
      <w:r>
        <w:rPr>
          <w:noProof/>
          <w:sz w:val="25"/>
          <w:szCs w:val="25"/>
          <w:lang w:val="en-US"/>
        </w:rPr>
        <mc:AlternateContent>
          <mc:Choice Requires="wps">
            <w:drawing>
              <wp:anchor distT="4294967295" distB="4294967295" distL="0" distR="0" simplePos="0" relativeHeight="3" behindDoc="0" locked="0" layoutInCell="0" allowOverlap="1" wp14:anchorId="2E360963" wp14:editId="04CCDA2E">
                <wp:simplePos x="0" y="0"/>
                <wp:positionH relativeFrom="margin">
                  <wp:align>center</wp:align>
                </wp:positionH>
                <wp:positionV relativeFrom="paragraph">
                  <wp:posOffset>9524</wp:posOffset>
                </wp:positionV>
                <wp:extent cx="1955800" cy="0"/>
                <wp:effectExtent l="0" t="0" r="0" b="0"/>
                <wp:wrapNone/>
                <wp:docPr id="15057968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5800" cy="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xmlns:w16sdtfl="http://schemas.microsoft.com/office/word/2024/wordml/sdtformatlock" xmlns:w16se="http://schemas.microsoft.com/office/word/2015/wordml/symex" xmlns:cx="http://schemas.microsoft.com/office/drawing/2014/chartex">
            <w:pict>
              <v:line w14:anchorId="3A7304BF" id="Straight Connector 1" o:spid="_x0000_s1026" style="position:absolute;z-index:3;visibility:visible;mso-wrap-style:square;mso-width-percent:0;mso-height-percent:0;mso-wrap-distance-left:0;mso-wrap-distance-top:-3e-5mm;mso-wrap-distance-right:0;mso-wrap-distance-bottom:-3e-5mm;mso-position-horizontal:center;mso-position-horizontal-relative:margin;mso-position-vertical:absolute;mso-position-vertical-relative:text;mso-width-percent:0;mso-height-percent:0;mso-width-relative:page;mso-height-relative:page" from="0,.75pt" to="15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" o:allowincell="f">
                <o:lock v:ext="edit" shapetype="f"/>
                <w10:wrap anchorx="margin"/>
              </v:line>
            </w:pict>
          </mc:Fallback>
        </mc:AlternateContent>
      </w:r>
    </w:p>
    <w:p w14:paraId="45544CDF" w14:textId="77777777" w:rsidR="00DA75E6" w:rsidRPr="006838D5" w:rsidRDefault="00BE3E25" w:rsidP="006838D5">
      <w:pPr>
        <w:pStyle w:val="Heading1"/>
        <w:rPr>
          <w:sz w:val="30"/>
          <w:szCs w:val="30"/>
        </w:rPr>
      </w:pPr>
      <w:r>
        <w:rPr>
          <w:sz w:val="30"/>
          <w:szCs w:val="30"/>
        </w:rPr>
        <w:t>HỢP ĐỒNG KINH TẾ</w:t>
      </w:r>
    </w:p>
    <w:p w14:paraId="4E15DBAE" w14:textId="77777777" w:rsidR="00CC6C2E" w:rsidRPr="00DF4236" w:rsidRDefault="00CC6C2E" w:rsidP="006838D5">
      <w:pPr>
        <w:spacing w:line="276" w:lineRule="auto"/>
        <w:jc w:val="center"/>
        <w:rPr>
          <w:b/>
          <w:bCs/>
          <w:color w:val="000000" w:themeColor="text1"/>
          <w:sz w:val="25"/>
          <w:szCs w:val="25"/>
        </w:rPr>
      </w:pPr>
      <w:r>
        <w:rPr>
          <w:b/>
          <w:color w:val="000000" w:themeColor="text1"/>
          <w:sz w:val="25"/>
          <w:szCs w:val="25"/>
        </w:rPr>
        <w:t>Số:……</w:t>
      </w:r>
      <w:r>
        <w:rPr>
          <w:b/>
          <w:color w:val="000000" w:themeColor="text1"/>
          <w:sz w:val="25"/>
          <w:szCs w:val="25"/>
          <w:lang w:val="en-US"/>
        </w:rPr>
        <w:t>……</w:t>
      </w:r>
      <w:r>
        <w:rPr>
          <w:b/>
          <w:color w:val="000000" w:themeColor="text1"/>
          <w:sz w:val="25"/>
          <w:szCs w:val="25"/>
        </w:rPr>
        <w:t xml:space="preserve"> /2026/HĐKT/VNCN-HM</w:t>
      </w:r>
    </w:p>
    <w:p w14:paraId="379985CB" w14:textId="5AAF849D" w:rsidR="00DA75E6" w:rsidRPr="006838D5" w:rsidRDefault="00BE3E25" w:rsidP="006838D5">
      <w:pPr>
        <w:widowControl w:val="0"/>
        <w:spacing w:line="276" w:lineRule="auto"/>
        <w:jc w:val="center"/>
        <w:rPr>
          <w:rFonts w:cs="Times New Roman"/>
          <w:b/>
          <w:color w:val="000000" w:themeColor="text1"/>
          <w:sz w:val="25"/>
          <w:szCs w:val="25"/>
          <w:lang w:val="en-US"/>
        </w:rPr>
      </w:pPr>
      <w:r>
        <w:rPr>
          <w:rFonts w:cs="Times New Roman"/>
          <w:b/>
          <w:color w:val="000000" w:themeColor="text1"/>
          <w:sz w:val="25"/>
          <w:szCs w:val="25"/>
        </w:rPr>
        <w:t>Về việc: Cung cấp thiết bị, nhân công phục vụ công tác đào, đắp, vận chuyển đất, mùn khoan cọc khoan nhồi và chuyển giao đổ</w:t>
      </w:r>
      <w:r>
        <w:rPr>
          <w:rFonts w:cs="Times New Roman"/>
          <w:b/>
          <w:color w:val="000000" w:themeColor="text1"/>
          <w:sz w:val="25"/>
          <w:szCs w:val="25"/>
          <w:lang w:val="en-US"/>
        </w:rPr>
        <w:t xml:space="preserve"> </w:t>
      </w:r>
      <w:r>
        <w:rPr>
          <w:rFonts w:cs="Times New Roman"/>
          <w:b/>
          <w:color w:val="000000" w:themeColor="text1"/>
          <w:sz w:val="25"/>
          <w:szCs w:val="25"/>
        </w:rPr>
        <w:t>thải, xử lý tại Bãi Đổ Thải hợp pháp</w:t>
      </w:r>
    </w:p>
    <w:p w14:paraId="17AE7F96" w14:textId="77777777" w:rsidR="00DA75E6" w:rsidRPr="006838D5" w:rsidRDefault="00BE3E25" w:rsidP="006838D5">
      <w:pPr>
        <w:widowControl w:val="0"/>
        <w:spacing w:line="276" w:lineRule="auto"/>
        <w:jc w:val="center"/>
        <w:rPr>
          <w:rFonts w:cs="Times New Roman"/>
          <w:b/>
          <w:color w:val="000000" w:themeColor="text1"/>
          <w:sz w:val="25"/>
          <w:szCs w:val="25"/>
          <w:lang w:val="en-US"/>
        </w:rPr>
      </w:pPr>
      <w:r>
        <w:rPr>
          <w:rFonts w:cs="Times New Roman"/>
          <w:b/>
          <w:bCs/>
          <w:color w:val="000000" w:themeColor="text1"/>
          <w:sz w:val="25"/>
          <w:szCs w:val="25"/>
        </w:rPr>
        <w:t>Dự án:</w:t>
      </w:r>
      <w:r>
        <w:rPr>
          <w:rFonts w:cs="Times New Roman"/>
          <w:b/>
          <w:color w:val="000000" w:themeColor="text1"/>
          <w:sz w:val="25"/>
          <w:szCs w:val="25"/>
        </w:rPr>
        <w:t xml:space="preserve"> Nhà ở cho lực lượng vũ trang công an nhân dân tại ô đất C3-ODK3 và C3-ODK4, phường Yên Sở, TP. Hà Nội</w:t>
      </w:r>
    </w:p>
    <w:p w14:paraId="1C6151DF" w14:textId="77777777" w:rsidR="00DA75E6" w:rsidRPr="006838D5" w:rsidRDefault="00BE3E25" w:rsidP="006838D5">
      <w:pPr>
        <w:pStyle w:val="Heading2"/>
        <w:spacing w:before="0" w:line="276" w:lineRule="auto"/>
        <w:ind w:left="0"/>
        <w:rPr>
          <w:sz w:val="25"/>
          <w:szCs w:val="25"/>
        </w:rPr>
      </w:pPr>
      <w:r>
        <w:rPr>
          <w:sz w:val="25"/>
          <w:szCs w:val="25"/>
        </w:rPr>
        <w:t>PHẦN I</w:t>
        <w:softHyphen/>
      </w:r>
      <w:r>
        <w:rPr>
          <w:sz w:val="25"/>
          <w:szCs w:val="25"/>
          <w:lang w:val="en-US"/>
        </w:rPr>
        <w:t xml:space="preserve">: </w:t>
      </w:r>
      <w:r>
        <w:rPr>
          <w:sz w:val="25"/>
          <w:szCs w:val="25"/>
        </w:rPr>
        <w:t>CÁC CĂN CỨ KÝ KẾT HỢP ĐỒNG</w:t>
      </w:r>
    </w:p>
    <w:p w14:paraId="5C8E8A36" w14:textId="77777777" w:rsidR="00DA75E6" w:rsidRPr="006838D5" w:rsidRDefault="00BE3E25" w:rsidP="006838D5">
      <w:pPr>
        <w:pStyle w:val="GchudngVBChuyen"/>
        <w:widowControl w:val="0"/>
        <w:spacing w:line="276" w:lineRule="auto"/>
        <w:ind w:left="0"/>
        <w:rPr>
          <w:i/>
          <w:iCs/>
          <w:color w:val="000000" w:themeColor="text1"/>
          <w:sz w:val="25"/>
          <w:szCs w:val="25"/>
          <w:lang w:val="vi-VN"/>
        </w:rPr>
      </w:pPr>
      <w:r>
        <w:rPr>
          <w:i/>
          <w:iCs/>
          <w:color w:val="000000" w:themeColor="text1"/>
          <w:sz w:val="25"/>
          <w:szCs w:val="25"/>
          <w:lang w:val="vi-VN"/>
        </w:rPr>
        <w:t xml:space="preserve">Căn cứ </w:t>
      </w:r>
      <w:r>
        <w:rPr>
          <w:i/>
          <w:iCs/>
          <w:color w:val="000000" w:themeColor="text1"/>
          <w:sz w:val="25"/>
          <w:szCs w:val="25"/>
        </w:rPr>
        <w:t>L</w:t>
      </w:r>
      <w:r>
        <w:rPr>
          <w:i/>
          <w:iCs/>
          <w:color w:val="000000" w:themeColor="text1"/>
          <w:sz w:val="25"/>
          <w:szCs w:val="25"/>
          <w:lang w:val="vi-VN"/>
        </w:rPr>
        <w:t>uật xây dựng số 135/2025/QH15 ngày 10/12/2025 và các văn bản quy phạm pháp luật hướng dẫn thi hành;</w:t>
      </w:r>
    </w:p>
    <w:p>
      <w:pPr>
        <w:pStyle w:val="GchudngVBChuyen"/>
        <w:widowControl w:val="0"/>
        <w:spacing w:line="276" w:lineRule="auto"/>
        <w:ind w:left="0"/>
        <w:rPr>
          <w:del w:id="30001" w:author="So sánh: bản anh Q → bản chốt ký" w:date="2026-10-11T00:00:00Z"/>
        </w:rPr>
      </w:pPr>
      <w:del w:id="30002" w:author="So sánh: bản anh Q → bản chốt ký" w:date="2026-10-11T00:00:00Z">
        <w:r>
          <w:rPr>
            <w:i/>
            <w:iCs/>
            <w:color w:val="000000" w:themeColor="text1"/>
            <w:sz w:val="25"/>
            <w:szCs w:val="25"/>
            <w:lang w:val="vi-VN"/>
          </w:rPr>
          <w:delText xml:space="preserve">Căn cứ Luật Đấu thầu số 22/2023/QH15 ngày 23/6/2023, được sửa đổi, bổ sung bởi Luật số 57/2024/QH15 ngày 29/11/2024;</w:delText>
        </w:r>
      </w:del>
    </w:p>
    <w:p w14:paraId="6F5152E0" w14:textId="77777777" w:rsidR="00DA75E6" w:rsidRPr="006838D5" w:rsidRDefault="00BE3E25" w:rsidP="006838D5">
      <w:pPr>
        <w:pStyle w:val="GchudngVBChuyen"/>
        <w:widowControl w:val="0"/>
        <w:spacing w:line="276" w:lineRule="auto"/>
        <w:ind w:left="0"/>
        <w:rPr>
          <w:i/>
          <w:iCs/>
          <w:color w:val="000000" w:themeColor="text1"/>
          <w:sz w:val="25"/>
          <w:szCs w:val="25"/>
          <w:lang w:val="vi-VN"/>
        </w:rPr>
      </w:pPr>
      <w:r>
        <w:rPr>
          <w:i/>
          <w:iCs/>
          <w:color w:val="000000" w:themeColor="text1"/>
          <w:sz w:val="25"/>
          <w:szCs w:val="25"/>
          <w:lang w:val="vi-VN"/>
        </w:rPr>
        <w:t>Căn cứ Bộ luật Dân sự số 91/2015/QH13 được Quốc hội nước CHXHCN Việt Nam thông qua ngày 24/11/2015, có hiệu lực kể từ ngày 01/01/2017;</w:t>
      </w:r>
    </w:p>
    <w:p w14:paraId="1DE54999" w14:textId="77777777" w:rsidR="00DA75E6" w:rsidRPr="006838D5" w:rsidRDefault="00BE3E25" w:rsidP="006838D5">
      <w:pPr>
        <w:pStyle w:val="GchudngVBChuyen"/>
        <w:widowControl w:val="0"/>
        <w:spacing w:line="276" w:lineRule="auto"/>
        <w:ind w:left="0"/>
        <w:rPr>
          <w:i/>
          <w:iCs/>
          <w:color w:val="000000" w:themeColor="text1"/>
          <w:sz w:val="25"/>
          <w:szCs w:val="25"/>
          <w:lang w:val="vi-VN"/>
        </w:rPr>
      </w:pPr>
      <w:r>
        <w:rPr>
          <w:i/>
          <w:iCs/>
          <w:color w:val="000000" w:themeColor="text1"/>
          <w:sz w:val="25"/>
          <w:szCs w:val="25"/>
          <w:lang w:val="vi-VN"/>
        </w:rPr>
        <w:t>Căn cứ Luật Thương mại số 36/2005/QH11 ngày 14/6/2005 và các văn bản sửa đổi, bổ sung, hướng dẫn thi hành;</w:t>
      </w:r>
    </w:p>
    <w:p w14:paraId="00452D8E" w14:textId="77777777"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Luật Bảo vệ môi trường số 72/2020/QH14 ngày 17/11/2020; Nghị định số 08/2022/NĐ-CP ngày 10/01/2022 của Chính phủ quy định chi tiết một số điều của Luật Bảo vệ môi trường, được sửa đổi, bổ sung bởi Nghị định số 05/2025/NĐ-CP ngày 06/01/2025; Thông tư số 02/2022/TT-BTNMT ngày 10/01/2022 của Bộ Tài nguyên và Môi trường, được sửa đổi, bổ sung bởi Thông tư số 07/2025/TT-BTNMT ngày 28/02/2025;</w:t>
      </w:r>
    </w:p>
    <w:p>
      <w:pPr>
        <w:pStyle w:val="GchudngVBChuyen"/>
        <w:widowControl w:val="0"/>
        <w:spacing w:line="276" w:lineRule="auto"/>
        <w:ind w:left="0"/>
        <w:rPr>
          <w:del w:id="30003" w:author="So sánh: bản anh Q → bản chốt ký" w:date="2026-10-11T00:00:00Z"/>
        </w:rPr>
      </w:pPr>
      <w:del w:id="30004" w:author="So sánh: bản anh Q → bản chốt ký" w:date="2026-10-11T00:00:00Z">
        <w:r>
          <w:rPr>
            <w:i/>
            <w:iCs/>
            <w:color w:val="000000" w:themeColor="text1"/>
            <w:sz w:val="25"/>
            <w:szCs w:val="25"/>
            <w:highlight w:val="cyan"/>
            <w:lang w:val="vi-VN"/>
          </w:rPr>
          <w:delText xml:space="preserve">Căn cứ QCVN 07:2025/BTNMT – Quy chuẩn kỹ thuật quốc gia về ngưỡng chất thải nguy hại;</w:delText>
        </w:r>
      </w:del>
    </w:p>
    <w:p w14:paraId="5CEADEB8" w14:textId="77777777"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Nghị định số 45/2022/NĐ-CP ngày 07/7/2022 của Chính phủ quy định về xử phạt vi phạm hành chính trong lĩnh vực bảo vệ môi trường;</w:t>
      </w:r>
    </w:p>
    <w:p w14:paraId="396F14A2" w14:textId="77777777"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Luật Trật tự, an toàn giao thông đường bộ số 36/2024/QH15 ngày 27/6/2024; Luật Đường bộ số 35/2024/QH15 ngày 27/6/2024 và các văn bản hướng dẫn thi hành; Nghị định số 168/2024/NĐ-CP ngày 26/12/2024 của Chính phủ quy định xử phạt vi phạm hành chính về trật tự, an toàn giao thông trong lĩnh vực giao thông đường bộ;</w:t>
      </w:r>
    </w:p>
    <w:p w14:paraId="757751E1" w14:textId="77777777"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Luật An toàn, vệ sinh lao động số 84/2015/QH13 ngày 25/6/2015 và các văn bản hướng dẫn thi hành;</w:t>
      </w:r>
    </w:p>
    <w:p w14:paraId="7D8D2C6E" w14:textId="77777777" w:rsidR="00DA75E6" w:rsidRPr="006838D5"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Căn cứ Luật Thuế giá trị gia tăng số 48/2024/QH15 ngày 26/11/2024; Nghị định số 123/2020/NĐ-CP ngày 19/10/2020 của Chính phủ quy định về hóa đơn, chứng từ, được sửa đổi, bổ sung bởi Nghị định số 70/2025/NĐ-CP ngày 20/3/2025;</w:t>
      </w:r>
    </w:p>
    <w:p w14:paraId="2BEE765E" w14:textId="77777777" w:rsidR="00DA75E6" w:rsidRPr="000F7178" w:rsidRDefault="00BE3E25" w:rsidP="006838D5">
      <w:pPr>
        <w:pStyle w:val="GchudngVBChuyen"/>
        <w:widowControl w:val="0"/>
        <w:spacing w:line="276" w:lineRule="auto"/>
        <w:ind w:left="0"/>
        <w:rPr>
          <w:i/>
          <w:iCs/>
          <w:color w:val="000000" w:themeColor="text1"/>
          <w:sz w:val="25"/>
          <w:szCs w:val="25"/>
        </w:rPr>
      </w:pPr>
      <w:r>
        <w:rPr>
          <w:i/>
          <w:iCs/>
          <w:color w:val="000000" w:themeColor="text1"/>
          <w:sz w:val="25"/>
          <w:szCs w:val="25"/>
          <w:lang w:val="vi-VN"/>
        </w:rPr>
        <w:t xml:space="preserve">Căn cứ các quy định của UBND Thành phố Hà Nội về quản lý chất thải rắn xây dựng, vận chuyển đất, phế thải và bảo đảm vệ sinh môi trường trên địa bàn Thành phố, trong đó có Quyết định số 2831/QĐ-UBND ngày 06/6/2025 phê duyệt Đề án "Tổng thể công tác quản lý chất thải rắn xây dựng trên địa bàn thành phố Hà Nội giai đoạn đến năm 2030"; Quyết định số 68/2025/QĐ-UBND của UBND Thành phố Hà Nội về bảo đảm trật tự, an toàn và vệ sinh môi trường trong quá trình xây dựng các công trình trên địa bàn Thành phố (có hiệu lực từ ngày 08/11/2025);</w:t>
      </w:r>
    </w:p>
    <w:p w14:paraId="763FB81B" w14:textId="77777777" w:rsidR="00960BBE" w:rsidRPr="000F7178" w:rsidRDefault="00BE3E25" w:rsidP="006838D5">
      <w:pPr>
        <w:pStyle w:val="GchudngVBChuyen"/>
        <w:widowControl w:val="0"/>
        <w:spacing w:line="276" w:lineRule="auto"/>
        <w:ind w:left="0"/>
        <w:rPr>
          <w:i/>
          <w:iCs/>
          <w:sz w:val="25"/>
          <w:szCs w:val="25"/>
          <w:lang w:val="vi-VN"/>
        </w:rPr>
      </w:pPr>
      <w:r>
        <w:rPr>
          <w:i/>
          <w:iCs/>
          <w:sz w:val="25"/>
          <w:szCs w:val="25"/>
          <w:lang w:val="vi-VN"/>
        </w:rPr>
        <w:t>Căn cứ Bảng báo giá của Bên B và Thông báo giao thầu công tác đất số 1031A/2026/CV-VNCN EC ngày 30/9/2026 của Công ty Cổ phần Đầu tư Xây dựng và Kỹ thuật VNCN E&amp;C;</w:t>
      </w:r>
    </w:p>
    <w:p>
      <w:pPr>
        <w:pStyle w:val="GchudngVBChuyen"/>
        <w:widowControl w:val="0"/>
        <w:spacing w:line="276" w:lineRule="auto"/>
        <w:ind w:left="0"/>
        <w:rPr>
          <w:del w:id="30005" w:author="So sánh: bản anh Q → bản chốt ký" w:date="2026-10-11T00:00:00Z"/>
        </w:rPr>
      </w:pPr>
      <w:del w:id="30006" w:author="So sánh: bản anh Q → bản chốt ký" w:date="2026-10-11T00:00:00Z">
        <w:r>
          <w:rPr>
            <w:i/>
            <w:iCs/>
            <w:color w:val="000000" w:themeColor="text1"/>
            <w:sz w:val="25"/>
            <w:szCs w:val="25"/>
            <w:highlight w:val="cyan"/>
            <w:lang w:val="vi-VN"/>
          </w:rPr>
          <w:delText xml:space="preserve">Căn cứ Hợp đồng nguyên tắc số …… /2026/HĐNT/VNCN-HM ngày …/…/2026 giữa Công ty Cổ phần Đầu tư Xây dựng và Kỹ thuật VNCN E&amp;C và Công ty TNHH Xây dựng và Vận tải Hoàng Minh;</w:delText>
        </w:r>
      </w:del>
    </w:p>
    <w:p w14:paraId="21734999" w14:textId="77777777" w:rsidR="00DA75E6" w:rsidRPr="000F7178" w:rsidRDefault="00BE3E25" w:rsidP="006838D5">
      <w:pPr>
        <w:pStyle w:val="GchudngVBChuyen"/>
        <w:widowControl w:val="0"/>
        <w:spacing w:line="276" w:lineRule="auto"/>
        <w:ind w:left="0"/>
        <w:rPr>
          <w:i/>
          <w:iCs/>
          <w:color w:val="000000" w:themeColor="text1"/>
          <w:sz w:val="25"/>
          <w:szCs w:val="25"/>
          <w:lang w:val="vi-VN"/>
        </w:rPr>
      </w:pPr>
      <w:r>
        <w:rPr>
          <w:i/>
          <w:iCs/>
          <w:sz w:val="25"/>
          <w:szCs w:val="25"/>
          <w:lang w:val="vi-VN"/>
        </w:rPr>
        <w:t xml:space="preserve">Căn cứ nhu cầu của Bên A, năng lực cung cấp dịch vụ của Bên B và thỏa thuận của Các </w:t>
      </w:r>
      <w:r>
        <w:rPr>
          <w:i/>
          <w:iCs/>
          <w:color w:val="000000" w:themeColor="text1"/>
          <w:sz w:val="25"/>
          <w:szCs w:val="25"/>
          <w:lang w:val="vi-VN"/>
        </w:rPr>
        <w:t>Bên.</w:t>
      </w:r>
    </w:p>
    <w:p w14:paraId="5EDB2E13" w14:textId="77777777" w:rsidR="00DA75E6" w:rsidRPr="000F7178" w:rsidRDefault="00BE3E25" w:rsidP="006838D5">
      <w:pPr>
        <w:pStyle w:val="Heading2"/>
        <w:spacing w:before="0" w:line="276" w:lineRule="auto"/>
        <w:ind w:left="0"/>
        <w:rPr>
          <w:sz w:val="25"/>
          <w:szCs w:val="25"/>
        </w:rPr>
      </w:pPr>
      <w:bookmarkStart w:id="0" w:name="_Toc108548780"/>
      <w:bookmarkStart w:id="1" w:name="_Toc512322898"/>
      <w:bookmarkStart w:id="2" w:name="_Toc487118105"/>
      <w:bookmarkStart w:id="3" w:name="_Toc480969773"/>
      <w:r>
        <w:rPr>
          <w:sz w:val="25"/>
          <w:szCs w:val="25"/>
        </w:rPr>
        <w:t>PHẦN II</w:t>
      </w:r>
      <w:r>
        <w:rPr>
          <w:sz w:val="25"/>
          <w:szCs w:val="25"/>
          <w:lang w:val="en-US"/>
        </w:rPr>
        <w:t xml:space="preserve">: </w:t>
      </w:r>
      <w:r>
        <w:rPr>
          <w:sz w:val="25"/>
          <w:szCs w:val="25"/>
        </w:rPr>
        <w:t>CÁC ĐIỀU KHOẢN VÀ ĐIỀU KIỆN CỦA HỢP ĐỒNG</w:t>
      </w:r>
      <w:bookmarkEnd w:id="0"/>
      <w:bookmarkEnd w:id="1"/>
      <w:bookmarkEnd w:id="2"/>
      <w:bookmarkEnd w:id="3"/>
    </w:p>
    <w:p w14:paraId="19837149" w14:textId="603F7773" w:rsidR="00DA75E6" w:rsidRPr="000F7178" w:rsidRDefault="00BE3E25" w:rsidP="006838D5">
      <w:pPr>
        <w:pStyle w:val="onVBChuyenluidong"/>
        <w:widowControl w:val="0"/>
        <w:spacing w:line="276" w:lineRule="auto"/>
        <w:ind w:firstLine="0"/>
        <w:rPr>
          <w:sz w:val="25"/>
          <w:szCs w:val="25"/>
        </w:rPr>
      </w:pPr>
      <w:r>
        <w:rPr>
          <w:color w:val="000000" w:themeColor="text1"/>
          <w:sz w:val="25"/>
          <w:szCs w:val="25"/>
        </w:rPr>
        <w:t xml:space="preserve">Hôm nay, ngày </w:t>
      </w:r>
      <w:r>
        <w:rPr>
          <w:color w:val="000000" w:themeColor="text1"/>
          <w:sz w:val="25"/>
          <w:szCs w:val="25"/>
          <w:lang w:val="vi-VN"/>
        </w:rPr>
        <w:t>…...</w:t>
      </w:r>
      <w:r>
        <w:rPr>
          <w:color w:val="000000" w:themeColor="text1"/>
          <w:sz w:val="25"/>
          <w:szCs w:val="25"/>
        </w:rPr>
        <w:t xml:space="preserve"> tháng</w:t>
      </w:r>
      <w:r>
        <w:rPr>
          <w:color w:val="000000" w:themeColor="text1"/>
          <w:sz w:val="25"/>
          <w:szCs w:val="25"/>
          <w:lang w:val="vi-VN"/>
        </w:rPr>
        <w:t xml:space="preserve"> …...</w:t>
      </w:r>
      <w:r>
        <w:rPr>
          <w:color w:val="000000" w:themeColor="text1"/>
          <w:sz w:val="25"/>
          <w:szCs w:val="25"/>
        </w:rPr>
        <w:t xml:space="preserve"> năm 202</w:t>
      </w:r>
      <w:r>
        <w:rPr>
          <w:color w:val="000000" w:themeColor="text1"/>
          <w:sz w:val="25"/>
          <w:szCs w:val="25"/>
          <w:lang w:val="vi-VN"/>
        </w:rPr>
        <w:t>6</w:t>
      </w:r>
      <w:r>
        <w:rPr>
          <w:color w:val="000000" w:themeColor="text1"/>
          <w:sz w:val="25"/>
          <w:szCs w:val="25"/>
        </w:rPr>
        <w:t>, tại trụ sở</w:t>
      </w:r>
      <w:r>
        <w:rPr>
          <w:color w:val="000000" w:themeColor="text1"/>
          <w:sz w:val="25"/>
          <w:szCs w:val="25"/>
          <w:lang w:val="vi-VN"/>
        </w:rPr>
        <w:t xml:space="preserve"> </w:t>
      </w:r>
      <w:r>
        <w:rPr>
          <w:sz w:val="25"/>
          <w:szCs w:val="25"/>
          <w:lang w:val="vi-VN"/>
        </w:rPr>
        <w:t xml:space="preserve">Công ty </w:t>
      </w:r>
      <w:del w:id="30008" w:author="So sánh: bản anh Q → bản chốt ký" w:date="2026-10-11T00:00:00Z">
        <w:r>
          <w:rPr>
            <w:sz w:val="25"/>
            <w:szCs w:val="25"/>
            <w:lang w:val="en-US"/>
          </w:rPr>
          <w:delText xml:space="preserve">…………………., </w:delText>
        </w:r>
      </w:del>
      <w:ins w:id="30007" w:author="So sánh: bản anh Q → bản chốt ký" w:date="2026-10-11T00:00:00Z">
        <w:r>
          <w:rPr>
            <w:sz w:val="25"/>
            <w:szCs w:val="25"/>
            <w:lang w:val="en-US"/>
          </w:rPr>
          <w:t>TNHH xây dựng và vận tải Hoàng Minh</w:t>
        </w:r>
        <w:r>
          <w:rPr>
            <w:sz w:val="25"/>
            <w:szCs w:val="25"/>
          </w:rPr>
          <w:t xml:space="preserve">, </w:t>
        </w:r>
      </w:ins>
      <w:r>
        <w:rPr>
          <w:sz w:val="25"/>
          <w:szCs w:val="25"/>
        </w:rPr>
        <w:t xml:space="preserve">chúng tôi gồm các Bên dưới đây:</w:t>
      </w:r>
    </w:p>
    <w:tbl>
      <w:tblPr>
        <w:tblStyle w:val="TableGrid"/>
        <w:tblW w:w="1006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289"/>
        <w:gridCol w:w="7367"/>
      </w:tblGrid>
      <w:tr w:rsidR="0097003C" w:rsidRPr="006838D5" w14:paraId="34D7E0E5" w14:textId="77777777" w:rsidTr="006838D5">
        <w:tc>
          <w:tcPr>
            <w:tcW w:w="2409" w:type="dxa"/>
          </w:tcPr>
          <w:p w14:paraId="629DC3F3" w14:textId="77777777" w:rsidR="0097003C" w:rsidRPr="006838D5" w:rsidRDefault="0097003C" w:rsidP="006838D5">
            <w:pPr>
              <w:pStyle w:val="onVBChuyenluidong"/>
              <w:widowControl w:val="0"/>
              <w:spacing w:line="276" w:lineRule="auto"/>
              <w:ind w:firstLine="0"/>
              <w:jc w:val="left"/>
              <w:rPr>
                <w:b/>
                <w:color w:val="000000" w:themeColor="text1"/>
                <w:sz w:val="25"/>
                <w:szCs w:val="25"/>
              </w:rPr>
            </w:pPr>
            <w:r>
              <w:rPr>
                <w:b/>
                <w:color w:val="000000" w:themeColor="text1"/>
                <w:sz w:val="25"/>
                <w:szCs w:val="25"/>
              </w:rPr>
              <w:t>1. BÊN THUÊ DỊCH VỤ (BÊN A):</w:t>
            </w:r>
          </w:p>
          <w:p w14:paraId="59733796" w14:textId="77777777" w:rsidR="0097003C" w:rsidRPr="006838D5" w:rsidRDefault="0097003C" w:rsidP="006838D5">
            <w:pPr>
              <w:pStyle w:val="onVBChuyenluidong"/>
              <w:widowControl w:val="0"/>
              <w:spacing w:line="276" w:lineRule="auto"/>
              <w:ind w:firstLine="0"/>
              <w:jc w:val="left"/>
              <w:rPr>
                <w:bCs/>
                <w:color w:val="000000" w:themeColor="text1"/>
                <w:sz w:val="25"/>
                <w:szCs w:val="25"/>
                <w:lang w:val="en-US"/>
              </w:rPr>
            </w:pPr>
            <w:r>
              <w:rPr>
                <w:bCs/>
                <w:color w:val="000000" w:themeColor="text1"/>
                <w:sz w:val="25"/>
                <w:szCs w:val="25"/>
                <w:lang w:val="vi-VN"/>
              </w:rPr>
              <w:t>Đại diện</w:t>
            </w:r>
          </w:p>
          <w:p w14:paraId="34286E6D" w14:textId="77777777" w:rsidR="0097003C" w:rsidRPr="006838D5" w:rsidRDefault="0097003C" w:rsidP="006838D5">
            <w:pPr>
              <w:pStyle w:val="onVBChuyenluidong"/>
              <w:widowControl w:val="0"/>
              <w:spacing w:line="276" w:lineRule="auto"/>
              <w:ind w:firstLine="0"/>
              <w:jc w:val="left"/>
              <w:rPr>
                <w:bCs/>
                <w:color w:val="000000" w:themeColor="text1"/>
                <w:sz w:val="25"/>
                <w:szCs w:val="25"/>
                <w:lang w:val="en-US"/>
              </w:rPr>
            </w:pPr>
            <w:r>
              <w:rPr>
                <w:bCs/>
                <w:color w:val="000000" w:themeColor="text1"/>
                <w:sz w:val="25"/>
                <w:szCs w:val="25"/>
                <w:lang w:val="vi-VN"/>
              </w:rPr>
              <w:t>Địa chỉ</w:t>
            </w:r>
          </w:p>
          <w:p w14:paraId="0E212BE2" w14:textId="77777777" w:rsidR="0097003C" w:rsidRPr="006838D5" w:rsidRDefault="0097003C" w:rsidP="006838D5">
            <w:pPr>
              <w:pStyle w:val="onVBChuyenluidong"/>
              <w:widowControl w:val="0"/>
              <w:spacing w:line="276" w:lineRule="auto"/>
              <w:ind w:firstLine="0"/>
              <w:jc w:val="left"/>
              <w:rPr>
                <w:bCs/>
                <w:color w:val="000000" w:themeColor="text1"/>
                <w:sz w:val="25"/>
                <w:szCs w:val="25"/>
              </w:rPr>
            </w:pPr>
            <w:r>
              <w:rPr>
                <w:bCs/>
                <w:color w:val="000000" w:themeColor="text1"/>
                <w:sz w:val="25"/>
                <w:szCs w:val="25"/>
              </w:rPr>
              <w:t>Mã số thuế</w:t>
            </w:r>
          </w:p>
          <w:p w14:paraId="299D403D" w14:textId="77777777" w:rsidR="0097003C" w:rsidRPr="006838D5" w:rsidRDefault="0097003C" w:rsidP="006838D5">
            <w:pPr>
              <w:pStyle w:val="onVBChuyenluidong"/>
              <w:widowControl w:val="0"/>
              <w:spacing w:line="276" w:lineRule="auto"/>
              <w:ind w:firstLine="0"/>
              <w:jc w:val="left"/>
              <w:rPr>
                <w:color w:val="000000" w:themeColor="text1"/>
                <w:sz w:val="25"/>
                <w:szCs w:val="25"/>
                <w:lang w:val="en-US"/>
              </w:rPr>
            </w:pPr>
            <w:r>
              <w:rPr>
                <w:bCs/>
                <w:color w:val="000000" w:themeColor="text1"/>
                <w:sz w:val="25"/>
                <w:szCs w:val="25"/>
              </w:rPr>
              <w:t>Số tài khoản</w:t>
            </w:r>
          </w:p>
        </w:tc>
        <w:tc>
          <w:tcPr>
            <w:tcW w:w="289" w:type="dxa"/>
          </w:tcPr>
          <w:p w14:paraId="10B63469" w14:textId="77777777" w:rsidR="0097003C"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p>
          <w:p w14:paraId="3905683A" w14:textId="77777777" w:rsidR="006838D5" w:rsidRPr="006838D5" w:rsidRDefault="006838D5" w:rsidP="006838D5">
            <w:pPr>
              <w:spacing w:line="276" w:lineRule="auto"/>
              <w:rPr>
                <w:rFonts w:eastAsia="Times New Roman" w:cs="Times New Roman"/>
                <w:color w:val="000000" w:themeColor="text1"/>
                <w:sz w:val="25"/>
                <w:szCs w:val="25"/>
                <w:lang w:val="x-none"/>
              </w:rPr>
            </w:pPr>
          </w:p>
          <w:p w14:paraId="1F7C48DF" w14:textId="77777777" w:rsidR="006838D5" w:rsidRPr="006838D5" w:rsidRDefault="006838D5" w:rsidP="006838D5">
            <w:pPr>
              <w:spacing w:line="276" w:lineRule="auto"/>
              <w:rPr>
                <w:lang w:val="x-none"/>
              </w:rPr>
            </w:pPr>
            <w:r>
              <w:rPr>
                <w:lang w:val="x-none"/>
              </w:rPr>
              <w:t>:</w:t>
            </w:r>
          </w:p>
          <w:p w14:paraId="7E0457A4" w14:textId="77777777" w:rsidR="006838D5" w:rsidRPr="006838D5" w:rsidRDefault="006838D5" w:rsidP="006838D5">
            <w:pPr>
              <w:spacing w:line="276" w:lineRule="auto"/>
              <w:rPr>
                <w:lang w:val="x-none"/>
              </w:rPr>
            </w:pPr>
            <w:r>
              <w:rPr>
                <w:lang w:val="x-none"/>
              </w:rPr>
              <w:t>:</w:t>
            </w:r>
          </w:p>
          <w:p w14:paraId="07A33D78" w14:textId="77777777" w:rsidR="006838D5" w:rsidRPr="006838D5" w:rsidRDefault="006838D5" w:rsidP="006838D5">
            <w:pPr>
              <w:spacing w:line="276" w:lineRule="auto"/>
              <w:rPr>
                <w:lang w:val="x-none"/>
              </w:rPr>
            </w:pPr>
            <w:r>
              <w:rPr>
                <w:lang w:val="x-none"/>
              </w:rPr>
              <w:t>:</w:t>
            </w:r>
          </w:p>
          <w:p w14:paraId="1C79E70F" w14:textId="77777777" w:rsidR="006838D5" w:rsidRPr="006838D5" w:rsidRDefault="006838D5" w:rsidP="006838D5">
            <w:pPr>
              <w:spacing w:line="276" w:lineRule="auto"/>
              <w:rPr>
                <w:lang w:val="x-none"/>
              </w:rPr>
            </w:pPr>
            <w:r>
              <w:rPr>
                <w:lang w:val="x-none"/>
              </w:rPr>
              <w:t>:</w:t>
            </w:r>
          </w:p>
        </w:tc>
        <w:tc>
          <w:tcPr>
            <w:tcW w:w="7367" w:type="dxa"/>
          </w:tcPr>
          <w:p w14:paraId="0BA1E259" w14:textId="77777777" w:rsidR="0097003C" w:rsidRPr="006838D5" w:rsidRDefault="0097003C" w:rsidP="006838D5">
            <w:pPr>
              <w:widowControl w:val="0"/>
              <w:spacing w:line="276" w:lineRule="auto"/>
              <w:jc w:val="left"/>
              <w:rPr>
                <w:rFonts w:cs="Times New Roman"/>
                <w:b/>
                <w:color w:val="000000" w:themeColor="text1"/>
                <w:sz w:val="25"/>
                <w:szCs w:val="25"/>
              </w:rPr>
            </w:pPr>
            <w:r>
              <w:rPr>
                <w:rFonts w:cs="Times New Roman"/>
                <w:b/>
                <w:color w:val="000000" w:themeColor="text1"/>
                <w:sz w:val="25"/>
                <w:szCs w:val="25"/>
                <w:lang w:val="en-US"/>
              </w:rPr>
              <w:t>CÔNG TY CỔ PHẦN ĐẦU TƯ XÂY DỰNG VÀ KỸ THUẬT VNCN E&amp;C</w:t>
            </w:r>
          </w:p>
          <w:p w14:paraId="5C753723" w14:textId="77777777" w:rsidR="0097003C" w:rsidRPr="006838D5" w:rsidRDefault="0097003C" w:rsidP="006838D5">
            <w:pPr>
              <w:pStyle w:val="onVBChuyenluidong"/>
              <w:widowControl w:val="0"/>
              <w:spacing w:line="276" w:lineRule="auto"/>
              <w:ind w:firstLine="0"/>
              <w:jc w:val="left"/>
              <w:rPr>
                <w:b/>
                <w:color w:val="000000" w:themeColor="text1"/>
                <w:sz w:val="25"/>
                <w:szCs w:val="25"/>
              </w:rPr>
            </w:pPr>
            <w:r>
              <w:rPr>
                <w:bCs/>
                <w:color w:val="000000" w:themeColor="text1"/>
                <w:sz w:val="25"/>
                <w:szCs w:val="25"/>
                <w:lang w:val="vi-VN"/>
              </w:rPr>
              <w:t>Ông</w:t>
            </w:r>
            <w:r>
              <w:rPr>
                <w:bCs/>
                <w:color w:val="000000" w:themeColor="text1"/>
                <w:sz w:val="25"/>
                <w:szCs w:val="25"/>
              </w:rPr>
              <w:t xml:space="preserve"> </w:t>
            </w:r>
            <w:r>
              <w:rPr>
                <w:b/>
                <w:color w:val="000000" w:themeColor="text1"/>
                <w:sz w:val="25"/>
                <w:szCs w:val="25"/>
              </w:rPr>
              <w:t>Nguyễn Duy Quang</w:t>
            </w:r>
            <w:r>
              <w:rPr>
                <w:bCs/>
                <w:color w:val="000000" w:themeColor="text1"/>
                <w:sz w:val="25"/>
                <w:szCs w:val="25"/>
                <w:lang w:val="vi-VN"/>
              </w:rPr>
              <w:tab/>
            </w:r>
            <w:r>
              <w:rPr>
                <w:bCs/>
                <w:color w:val="000000" w:themeColor="text1"/>
                <w:sz w:val="25"/>
                <w:szCs w:val="25"/>
              </w:rPr>
              <w:t xml:space="preserve">        </w:t>
            </w:r>
            <w:r>
              <w:rPr>
                <w:bCs/>
                <w:color w:val="000000" w:themeColor="text1"/>
                <w:sz w:val="25"/>
                <w:szCs w:val="25"/>
                <w:lang w:val="vi-VN"/>
              </w:rPr>
              <w:t>Chức v</w:t>
            </w:r>
            <w:r>
              <w:rPr>
                <w:bCs/>
                <w:color w:val="000000" w:themeColor="text1"/>
                <w:sz w:val="25"/>
                <w:szCs w:val="25"/>
              </w:rPr>
              <w:t xml:space="preserve">ụ: </w:t>
            </w:r>
            <w:r>
              <w:rPr>
                <w:b/>
                <w:color w:val="000000" w:themeColor="text1"/>
                <w:sz w:val="25"/>
                <w:szCs w:val="25"/>
              </w:rPr>
              <w:t>Tổng Giám đốc</w:t>
            </w:r>
          </w:p>
          <w:p w14:paraId="17D12C82" w14:textId="77777777" w:rsidR="0097003C" w:rsidRPr="006838D5" w:rsidRDefault="0097003C" w:rsidP="006838D5">
            <w:pPr>
              <w:pStyle w:val="onVBChuyenluidong"/>
              <w:widowControl w:val="0"/>
              <w:spacing w:line="276" w:lineRule="auto"/>
              <w:ind w:firstLine="0"/>
              <w:jc w:val="left"/>
              <w:rPr>
                <w:b/>
                <w:color w:val="000000" w:themeColor="text1"/>
                <w:sz w:val="25"/>
                <w:szCs w:val="25"/>
              </w:rPr>
            </w:pPr>
            <w:r>
              <w:rPr>
                <w:bCs/>
                <w:color w:val="000000" w:themeColor="text1"/>
                <w:sz w:val="25"/>
                <w:szCs w:val="25"/>
                <w:lang w:val="vi-VN"/>
              </w:rPr>
              <w:t>Tầng</w:t>
            </w:r>
            <w:r>
              <w:rPr>
                <w:bCs/>
                <w:color w:val="000000" w:themeColor="text1"/>
                <w:sz w:val="25"/>
                <w:szCs w:val="25"/>
              </w:rPr>
              <w:t xml:space="preserve"> 18, T</w:t>
            </w:r>
            <w:r>
              <w:rPr>
                <w:bCs/>
                <w:color w:val="000000" w:themeColor="text1"/>
                <w:sz w:val="25"/>
                <w:szCs w:val="25"/>
                <w:lang w:val="vi-VN"/>
              </w:rPr>
              <w:t>òa nhà Vinaconex</w:t>
            </w:r>
            <w:r>
              <w:rPr>
                <w:bCs/>
                <w:color w:val="000000" w:themeColor="text1"/>
                <w:sz w:val="25"/>
                <w:szCs w:val="25"/>
              </w:rPr>
              <w:t xml:space="preserve">, </w:t>
            </w:r>
            <w:r>
              <w:rPr>
                <w:bCs/>
                <w:color w:val="000000" w:themeColor="text1"/>
                <w:sz w:val="25"/>
                <w:szCs w:val="25"/>
                <w:lang w:val="vi-VN"/>
              </w:rPr>
              <w:t>Số 34 Láng Hạ, Phường Láng, Hà Nội</w:t>
            </w:r>
            <w:r>
              <w:rPr>
                <w:bCs/>
                <w:color w:val="000000" w:themeColor="text1"/>
                <w:sz w:val="25"/>
                <w:szCs w:val="25"/>
              </w:rPr>
              <w:t>.</w:t>
            </w:r>
          </w:p>
          <w:p w14:paraId="4EA53531" w14:textId="77777777" w:rsidR="0097003C" w:rsidRPr="006838D5" w:rsidRDefault="0097003C" w:rsidP="006838D5">
            <w:pPr>
              <w:pStyle w:val="onVBChuyenluidong"/>
              <w:widowControl w:val="0"/>
              <w:spacing w:line="276" w:lineRule="auto"/>
              <w:ind w:firstLine="0"/>
              <w:jc w:val="left"/>
              <w:rPr>
                <w:bCs/>
                <w:color w:val="000000" w:themeColor="text1"/>
                <w:sz w:val="25"/>
                <w:szCs w:val="25"/>
              </w:rPr>
            </w:pPr>
            <w:r>
              <w:rPr>
                <w:bCs/>
                <w:color w:val="000000" w:themeColor="text1"/>
                <w:sz w:val="25"/>
                <w:szCs w:val="25"/>
              </w:rPr>
              <w:t>0102261441</w:t>
            </w:r>
          </w:p>
          <w:p w14:paraId="32F67AF5" w14:textId="77777777" w:rsidR="0097003C" w:rsidRPr="006838D5" w:rsidRDefault="0097003C" w:rsidP="006838D5">
            <w:pPr>
              <w:pStyle w:val="onVBChuyenluidong"/>
              <w:widowControl w:val="0"/>
              <w:spacing w:line="276" w:lineRule="auto"/>
              <w:ind w:firstLine="0"/>
              <w:jc w:val="left"/>
              <w:rPr>
                <w:color w:val="000000" w:themeColor="text1"/>
                <w:sz w:val="25"/>
                <w:szCs w:val="25"/>
              </w:rPr>
            </w:pPr>
            <w:r>
              <w:rPr>
                <w:rFonts w:eastAsia="Calibri"/>
                <w:bCs/>
                <w:color w:val="000000" w:themeColor="text1"/>
                <w:sz w:val="25"/>
                <w:szCs w:val="25"/>
              </w:rPr>
              <w:t>0491001572401 tại Ngân hàng Vietcombank - Chi nhánh Thăng Long.</w:t>
            </w:r>
          </w:p>
        </w:tc>
      </w:tr>
      <w:tr w:rsidR="0097003C" w:rsidRPr="006838D5" w14:paraId="248E4026" w14:textId="77777777" w:rsidTr="006838D5">
        <w:tc>
          <w:tcPr>
            <w:tcW w:w="2409" w:type="dxa"/>
          </w:tcPr>
          <w:p w14:paraId="58DB8D80" w14:textId="77777777" w:rsidR="0097003C" w:rsidRPr="006838D5" w:rsidRDefault="0097003C" w:rsidP="006838D5">
            <w:pPr>
              <w:widowControl w:val="0"/>
              <w:spacing w:line="276" w:lineRule="auto"/>
              <w:jc w:val="left"/>
              <w:rPr>
                <w:rFonts w:cs="Times New Roman"/>
                <w:b/>
                <w:color w:val="000000" w:themeColor="text1"/>
                <w:sz w:val="25"/>
                <w:szCs w:val="25"/>
              </w:rPr>
            </w:pPr>
            <w:r>
              <w:rPr>
                <w:rFonts w:cs="Times New Roman"/>
                <w:b/>
                <w:color w:val="000000" w:themeColor="text1"/>
                <w:sz w:val="25"/>
                <w:szCs w:val="25"/>
                <w:lang w:val="en-US"/>
              </w:rPr>
              <w:t xml:space="preserve">2. </w:t>
            </w:r>
            <w:r>
              <w:rPr>
                <w:rFonts w:cs="Times New Roman"/>
                <w:b/>
                <w:color w:val="000000" w:themeColor="text1"/>
                <w:sz w:val="25"/>
                <w:szCs w:val="25"/>
              </w:rPr>
              <w:t>BÊN CUNG CẤP DỊCH VỤ</w:t>
            </w:r>
            <w:r>
              <w:rPr>
                <w:rFonts w:cs="Times New Roman"/>
                <w:b/>
                <w:color w:val="000000" w:themeColor="text1"/>
                <w:sz w:val="25"/>
                <w:szCs w:val="25"/>
                <w:lang w:val="pt-BR"/>
              </w:rPr>
              <w:t xml:space="preserve"> (BÊN B)</w:t>
            </w:r>
          </w:p>
          <w:p w14:paraId="79D05F4F" w14:textId="77777777" w:rsidR="0097003C" w:rsidRPr="006838D5" w:rsidRDefault="0097003C" w:rsidP="006838D5">
            <w:pPr>
              <w:pStyle w:val="onVBChuyenluidong"/>
              <w:widowControl w:val="0"/>
              <w:spacing w:line="276" w:lineRule="auto"/>
              <w:ind w:firstLine="0"/>
              <w:jc w:val="left"/>
              <w:rPr>
                <w:bCs/>
                <w:color w:val="000000" w:themeColor="text1"/>
                <w:sz w:val="25"/>
                <w:szCs w:val="25"/>
                <w:lang w:val="en-US"/>
              </w:rPr>
            </w:pPr>
            <w:r>
              <w:rPr>
                <w:bCs/>
                <w:color w:val="000000" w:themeColor="text1"/>
                <w:sz w:val="25"/>
                <w:szCs w:val="25"/>
                <w:lang w:val="vi-VN"/>
              </w:rPr>
              <w:t>Đại diện</w:t>
            </w:r>
          </w:p>
          <w:p w14:paraId="49E5448C" w14:textId="77777777" w:rsidR="006838D5" w:rsidRPr="006838D5" w:rsidRDefault="006838D5" w:rsidP="006838D5">
            <w:pPr>
              <w:pStyle w:val="onVBChuyenluidong"/>
              <w:widowControl w:val="0"/>
              <w:spacing w:line="276" w:lineRule="auto"/>
              <w:ind w:firstLine="0"/>
              <w:jc w:val="left"/>
              <w:rPr>
                <w:bCs/>
                <w:color w:val="000000" w:themeColor="text1"/>
                <w:sz w:val="25"/>
                <w:szCs w:val="25"/>
                <w:lang w:val="vi-VN"/>
              </w:rPr>
            </w:pPr>
          </w:p>
          <w:p w14:paraId="7B838998" w14:textId="77777777" w:rsidR="0097003C" w:rsidRPr="006838D5" w:rsidRDefault="0097003C" w:rsidP="006838D5">
            <w:pPr>
              <w:pStyle w:val="onVBChuyenluidong"/>
              <w:widowControl w:val="0"/>
              <w:spacing w:line="276" w:lineRule="auto"/>
              <w:ind w:firstLine="0"/>
              <w:jc w:val="left"/>
              <w:rPr>
                <w:bCs/>
                <w:color w:val="000000" w:themeColor="text1"/>
                <w:sz w:val="25"/>
                <w:szCs w:val="25"/>
                <w:lang w:val="en-US"/>
              </w:rPr>
            </w:pPr>
            <w:r>
              <w:rPr>
                <w:bCs/>
                <w:color w:val="000000" w:themeColor="text1"/>
                <w:sz w:val="25"/>
                <w:szCs w:val="25"/>
                <w:lang w:val="vi-VN"/>
              </w:rPr>
              <w:t>Địa chỉ</w:t>
            </w:r>
          </w:p>
          <w:p w14:paraId="00428B27" w14:textId="77777777" w:rsidR="006838D5" w:rsidRPr="006838D5" w:rsidRDefault="006838D5" w:rsidP="006838D5">
            <w:pPr>
              <w:pStyle w:val="onVBChuyenluidong"/>
              <w:widowControl w:val="0"/>
              <w:spacing w:line="276" w:lineRule="auto"/>
              <w:ind w:firstLine="0"/>
              <w:jc w:val="left"/>
              <w:rPr>
                <w:bCs/>
                <w:color w:val="000000" w:themeColor="text1"/>
                <w:sz w:val="25"/>
                <w:szCs w:val="25"/>
              </w:rPr>
            </w:pPr>
            <w:r>
              <w:rPr>
                <w:bCs/>
                <w:color w:val="000000" w:themeColor="text1"/>
                <w:sz w:val="25"/>
                <w:szCs w:val="25"/>
              </w:rPr>
              <w:t>Điện thoại</w:t>
            </w:r>
          </w:p>
          <w:p w14:paraId="13E0FF42" w14:textId="77777777" w:rsidR="0097003C" w:rsidRPr="006838D5" w:rsidRDefault="0097003C" w:rsidP="006838D5">
            <w:pPr>
              <w:pStyle w:val="onVBChuyenluidong"/>
              <w:widowControl w:val="0"/>
              <w:spacing w:line="276" w:lineRule="auto"/>
              <w:ind w:firstLine="0"/>
              <w:jc w:val="left"/>
              <w:rPr>
                <w:bCs/>
                <w:color w:val="000000" w:themeColor="text1"/>
                <w:sz w:val="25"/>
                <w:szCs w:val="25"/>
              </w:rPr>
            </w:pPr>
            <w:r>
              <w:rPr>
                <w:bCs/>
                <w:color w:val="000000" w:themeColor="text1"/>
                <w:sz w:val="25"/>
                <w:szCs w:val="25"/>
              </w:rPr>
              <w:t>Mã số thuế</w:t>
            </w:r>
          </w:p>
          <w:p w14:paraId="39AD4146" w14:textId="77777777" w:rsidR="0097003C" w:rsidRPr="006838D5" w:rsidRDefault="0097003C" w:rsidP="006838D5">
            <w:pPr>
              <w:pStyle w:val="onVBChuyenluidong"/>
              <w:widowControl w:val="0"/>
              <w:spacing w:line="276" w:lineRule="auto"/>
              <w:ind w:firstLine="0"/>
              <w:jc w:val="left"/>
              <w:rPr>
                <w:color w:val="000000" w:themeColor="text1"/>
                <w:sz w:val="25"/>
                <w:szCs w:val="25"/>
              </w:rPr>
            </w:pPr>
            <w:r>
              <w:rPr>
                <w:bCs/>
                <w:color w:val="000000" w:themeColor="text1"/>
                <w:sz w:val="25"/>
                <w:szCs w:val="25"/>
              </w:rPr>
              <w:t>Số tài khoản</w:t>
            </w:r>
          </w:p>
        </w:tc>
        <w:tc>
          <w:tcPr>
            <w:tcW w:w="289" w:type="dxa"/>
          </w:tcPr>
          <w:p w14:paraId="46ADE869" w14:textId="77777777" w:rsidR="0097003C"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p>
          <w:p w14:paraId="18B9E93A" w14:textId="77777777" w:rsidR="006838D5" w:rsidRPr="006838D5" w:rsidRDefault="006838D5" w:rsidP="006838D5">
            <w:pPr>
              <w:pStyle w:val="onVBChuyenluidong"/>
              <w:widowControl w:val="0"/>
              <w:spacing w:line="276" w:lineRule="auto"/>
              <w:ind w:firstLine="0"/>
              <w:rPr>
                <w:color w:val="000000" w:themeColor="text1"/>
                <w:sz w:val="25"/>
                <w:szCs w:val="25"/>
              </w:rPr>
            </w:pPr>
          </w:p>
          <w:p w14:paraId="2F350AD2" w14:textId="77777777" w:rsidR="006838D5"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p>
          <w:p w14:paraId="20ECEF56" w14:textId="77777777" w:rsidR="006838D5" w:rsidRPr="006838D5" w:rsidRDefault="006838D5" w:rsidP="006838D5">
            <w:pPr>
              <w:pStyle w:val="onVBChuyenluidong"/>
              <w:widowControl w:val="0"/>
              <w:spacing w:line="276" w:lineRule="auto"/>
              <w:ind w:firstLine="0"/>
              <w:rPr>
                <w:color w:val="000000" w:themeColor="text1"/>
                <w:sz w:val="25"/>
                <w:szCs w:val="25"/>
              </w:rPr>
            </w:pPr>
          </w:p>
          <w:p w14:paraId="3CA66FF0" w14:textId="77777777" w:rsidR="006838D5"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br/>
              <w:t>:</w:t>
            </w:r>
          </w:p>
          <w:p w14:paraId="58211EC8" w14:textId="77777777" w:rsidR="006838D5"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p>
          <w:p w14:paraId="09A6BB45" w14:textId="77777777" w:rsidR="006838D5" w:rsidRPr="006838D5" w:rsidRDefault="006838D5" w:rsidP="006838D5">
            <w:pPr>
              <w:pStyle w:val="onVBChuyenluidong"/>
              <w:widowControl w:val="0"/>
              <w:spacing w:line="276" w:lineRule="auto"/>
              <w:ind w:firstLine="0"/>
              <w:rPr>
                <w:color w:val="000000" w:themeColor="text1"/>
                <w:sz w:val="25"/>
                <w:szCs w:val="25"/>
              </w:rPr>
            </w:pPr>
            <w:r>
              <w:rPr>
                <w:color w:val="000000" w:themeColor="text1"/>
                <w:sz w:val="25"/>
                <w:szCs w:val="25"/>
              </w:rPr>
              <w:t>:</w:t>
            </w:r>
          </w:p>
        </w:tc>
        <w:tc>
          <w:tcPr>
            <w:tcW w:w="7367" w:type="dxa"/>
          </w:tcPr>
          <w:p w14:paraId="5C6B0D06" w14:textId="77777777" w:rsidR="0097003C" w:rsidRPr="006838D5" w:rsidRDefault="0097003C" w:rsidP="006838D5">
            <w:pPr>
              <w:widowControl w:val="0"/>
              <w:spacing w:line="276" w:lineRule="auto"/>
              <w:jc w:val="left"/>
              <w:rPr>
                <w:rFonts w:cs="Times New Roman"/>
                <w:b/>
                <w:color w:val="000000" w:themeColor="text1"/>
                <w:sz w:val="25"/>
                <w:szCs w:val="25"/>
              </w:rPr>
            </w:pPr>
            <w:r>
              <w:rPr>
                <w:rFonts w:cs="Times New Roman"/>
                <w:b/>
                <w:color w:val="000000" w:themeColor="text1"/>
                <w:sz w:val="25"/>
                <w:szCs w:val="25"/>
                <w:lang w:val="pt-BR"/>
              </w:rPr>
              <w:t xml:space="preserve">CÔNG TY TNHH XÂY DỰNG VÀ VẬN TẢI HOÀNG MINH </w:t>
            </w:r>
          </w:p>
          <w:p w14:paraId="11DF798C" w14:textId="77777777" w:rsidR="006838D5" w:rsidRPr="006838D5" w:rsidRDefault="006838D5" w:rsidP="006838D5">
            <w:pPr>
              <w:pStyle w:val="GchudngVBChuyen"/>
              <w:numPr>
                <w:ilvl w:val="0"/>
                <w:numId w:val="0"/>
              </w:numPr>
              <w:tabs>
                <w:tab w:val="left" w:pos="709"/>
              </w:tabs>
              <w:spacing w:line="276" w:lineRule="auto"/>
              <w:jc w:val="left"/>
              <w:rPr>
                <w:color w:val="000000" w:themeColor="text1"/>
                <w:spacing w:val="-2"/>
                <w:sz w:val="25"/>
                <w:szCs w:val="25"/>
                <w:lang w:val="pt-BR"/>
              </w:rPr>
            </w:pPr>
          </w:p>
          <w:p w14:paraId="4546A595" w14:textId="77777777" w:rsidR="0097003C" w:rsidRPr="006838D5" w:rsidRDefault="0097003C" w:rsidP="006838D5">
            <w:pPr>
              <w:pStyle w:val="GchudngVBChuyen"/>
              <w:numPr>
                <w:ilvl w:val="0"/>
                <w:numId w:val="0"/>
              </w:numPr>
              <w:tabs>
                <w:tab w:val="left" w:pos="709"/>
              </w:tabs>
              <w:spacing w:line="276" w:lineRule="auto"/>
              <w:jc w:val="left"/>
              <w:rPr>
                <w:b/>
                <w:color w:val="000000" w:themeColor="text1"/>
                <w:sz w:val="25"/>
                <w:szCs w:val="25"/>
                <w:lang w:val="pt-BR"/>
              </w:rPr>
            </w:pPr>
            <w:r>
              <w:rPr>
                <w:color w:val="000000" w:themeColor="text1"/>
                <w:spacing w:val="-2"/>
                <w:sz w:val="25"/>
                <w:szCs w:val="25"/>
                <w:lang w:val="pt-BR"/>
              </w:rPr>
              <w:t xml:space="preserve">Ông </w:t>
            </w:r>
            <w:r>
              <w:rPr>
                <w:b/>
                <w:bCs/>
                <w:color w:val="000000" w:themeColor="text1"/>
                <w:spacing w:val="-2"/>
                <w:sz w:val="25"/>
                <w:szCs w:val="25"/>
                <w:lang w:val="pt-BR"/>
              </w:rPr>
              <w:t>Nguyễn Hữu Tuấn</w:t>
            </w:r>
            <w:r>
              <w:rPr>
                <w:color w:val="000000" w:themeColor="text1"/>
                <w:spacing w:val="-2"/>
                <w:sz w:val="25"/>
                <w:szCs w:val="25"/>
                <w:lang w:val="pt-BR"/>
              </w:rPr>
              <w:tab/>
              <w:tab/>
              <w:t xml:space="preserve">Chức vụ: </w:t>
            </w:r>
            <w:r>
              <w:rPr>
                <w:b/>
                <w:bCs/>
                <w:color w:val="000000" w:themeColor="text1"/>
                <w:spacing w:val="-2"/>
                <w:sz w:val="25"/>
                <w:szCs w:val="25"/>
                <w:lang w:val="pt-BR"/>
              </w:rPr>
              <w:t>Phó Giám đốc</w:t>
            </w:r>
          </w:p>
          <w:p w14:paraId="424B2809" w14:textId="77777777" w:rsidR="0097003C" w:rsidRPr="006838D5" w:rsidRDefault="0097003C" w:rsidP="006838D5">
            <w:pPr>
              <w:pStyle w:val="GchudngVBChuyen"/>
              <w:widowControl w:val="0"/>
              <w:numPr>
                <w:ilvl w:val="0"/>
                <w:numId w:val="0"/>
              </w:numPr>
              <w:spacing w:line="276" w:lineRule="auto"/>
              <w:jc w:val="left"/>
              <w:rPr>
                <w:bCs/>
                <w:color w:val="000000" w:themeColor="text1"/>
                <w:sz w:val="25"/>
                <w:szCs w:val="25"/>
                <w:lang w:val="pt-BR"/>
              </w:rPr>
            </w:pPr>
            <w:r>
              <w:rPr>
                <w:i/>
                <w:iCs/>
                <w:color w:val="000000" w:themeColor="text1"/>
                <w:sz w:val="25"/>
                <w:szCs w:val="25"/>
                <w:lang w:val="vi-VN"/>
              </w:rPr>
              <w:t>(Theo Giấy ủy Quyền số : 0</w:t>
            </w:r>
            <w:r>
              <w:rPr>
                <w:i/>
                <w:iCs/>
                <w:color w:val="000000" w:themeColor="text1"/>
                <w:sz w:val="25"/>
                <w:szCs w:val="25"/>
                <w:lang w:val="pt-BR"/>
              </w:rPr>
              <w:t>2</w:t>
            </w:r>
            <w:r>
              <w:rPr>
                <w:i/>
                <w:iCs/>
                <w:color w:val="000000" w:themeColor="text1"/>
                <w:sz w:val="25"/>
                <w:szCs w:val="25"/>
                <w:lang w:val="vi-VN"/>
              </w:rPr>
              <w:t xml:space="preserve">/UQ-2025 ký ngày  </w:t>
            </w:r>
            <w:r>
              <w:rPr>
                <w:i/>
                <w:iCs/>
                <w:color w:val="000000" w:themeColor="text1"/>
                <w:sz w:val="25"/>
                <w:szCs w:val="25"/>
                <w:lang w:val="pt-BR"/>
              </w:rPr>
              <w:t>02</w:t>
            </w:r>
            <w:r>
              <w:rPr>
                <w:i/>
                <w:iCs/>
                <w:color w:val="000000" w:themeColor="text1"/>
                <w:sz w:val="25"/>
                <w:szCs w:val="25"/>
                <w:lang w:val="vi-VN"/>
              </w:rPr>
              <w:t xml:space="preserve">/ </w:t>
            </w:r>
            <w:r>
              <w:rPr>
                <w:i/>
                <w:iCs/>
                <w:color w:val="000000" w:themeColor="text1"/>
                <w:sz w:val="25"/>
                <w:szCs w:val="25"/>
                <w:lang w:val="pt-BR"/>
              </w:rPr>
              <w:t>08</w:t>
            </w:r>
            <w:r>
              <w:rPr>
                <w:i/>
                <w:iCs/>
                <w:color w:val="000000" w:themeColor="text1"/>
                <w:sz w:val="25"/>
                <w:szCs w:val="25"/>
                <w:lang w:val="vi-VN"/>
              </w:rPr>
              <w:t>/2025)</w:t>
            </w:r>
          </w:p>
          <w:p w14:paraId="584BB21E" w14:textId="77777777" w:rsidR="006838D5" w:rsidRPr="006838D5" w:rsidRDefault="0097003C" w:rsidP="006838D5">
            <w:pPr>
              <w:pStyle w:val="GchudngVBChuyen"/>
              <w:widowControl w:val="0"/>
              <w:numPr>
                <w:ilvl w:val="0"/>
                <w:numId w:val="0"/>
              </w:numPr>
              <w:tabs>
                <w:tab w:val="left" w:pos="709"/>
              </w:tabs>
              <w:spacing w:line="276" w:lineRule="auto"/>
              <w:jc w:val="left"/>
              <w:rPr>
                <w:color w:val="000000" w:themeColor="text1"/>
                <w:sz w:val="25"/>
                <w:szCs w:val="25"/>
                <w:lang w:val="pt-BR"/>
              </w:rPr>
            </w:pPr>
            <w:r>
              <w:rPr>
                <w:color w:val="000000" w:themeColor="text1"/>
                <w:sz w:val="25"/>
                <w:szCs w:val="25"/>
                <w:lang w:val="pt-BR"/>
              </w:rPr>
              <w:t>Số 41, Phố Mai Dịch, Phường Phú Diễn, TP. Hà Nội.</w:t>
            </w:r>
          </w:p>
          <w:p w14:paraId="6AFD025C" w14:textId="77777777" w:rsidR="0097003C" w:rsidRPr="006838D5" w:rsidRDefault="0097003C" w:rsidP="006838D5">
            <w:pPr>
              <w:pStyle w:val="GchudngVBChuyen"/>
              <w:widowControl w:val="0"/>
              <w:numPr>
                <w:ilvl w:val="0"/>
                <w:numId w:val="0"/>
              </w:numPr>
              <w:tabs>
                <w:tab w:val="left" w:pos="709"/>
              </w:tabs>
              <w:spacing w:line="276" w:lineRule="auto"/>
              <w:jc w:val="left"/>
              <w:rPr>
                <w:color w:val="000000" w:themeColor="text1"/>
                <w:sz w:val="25"/>
                <w:szCs w:val="25"/>
                <w:lang w:val="pt-BR"/>
              </w:rPr>
            </w:pPr>
            <w:r>
              <w:rPr>
                <w:color w:val="000000" w:themeColor="text1"/>
                <w:sz w:val="25"/>
                <w:szCs w:val="25"/>
                <w:lang w:val="pt-BR"/>
              </w:rPr>
              <w:t>0243 837 0173</w:t>
            </w:r>
          </w:p>
          <w:p w14:paraId="07507EFB" w14:textId="77777777" w:rsidR="0097003C" w:rsidRPr="006838D5" w:rsidRDefault="0097003C" w:rsidP="006838D5">
            <w:pPr>
              <w:pStyle w:val="GchudngVBChuyen"/>
              <w:widowControl w:val="0"/>
              <w:numPr>
                <w:ilvl w:val="0"/>
                <w:numId w:val="0"/>
              </w:numPr>
              <w:tabs>
                <w:tab w:val="left" w:pos="709"/>
              </w:tabs>
              <w:spacing w:line="276" w:lineRule="auto"/>
              <w:jc w:val="left"/>
              <w:rPr>
                <w:color w:val="000000" w:themeColor="text1"/>
                <w:sz w:val="25"/>
                <w:szCs w:val="25"/>
                <w:lang w:val="pt-BR"/>
              </w:rPr>
            </w:pPr>
            <w:r>
              <w:rPr>
                <w:color w:val="000000" w:themeColor="text1"/>
                <w:sz w:val="25"/>
                <w:szCs w:val="25"/>
                <w:lang w:val="pt-BR"/>
              </w:rPr>
              <w:t>0101334418</w:t>
            </w:r>
          </w:p>
          <w:p w14:paraId="36242AE4" w14:textId="715987D2" w:rsidR="0097003C" w:rsidRPr="006838D5" w:rsidRDefault="0097003C" w:rsidP="007A2645">
            <w:pPr>
              <w:pStyle w:val="onVBChuyenluidong"/>
              <w:widowControl w:val="0"/>
              <w:spacing w:line="276" w:lineRule="auto"/>
              <w:ind w:firstLine="0"/>
              <w:jc w:val="left"/>
              <w:rPr>
                <w:color w:val="000000" w:themeColor="text1"/>
                <w:sz w:val="25"/>
                <w:szCs w:val="25"/>
              </w:rPr>
            </w:pPr>
            <w:r>
              <w:rPr>
                <w:color w:val="000000" w:themeColor="text1"/>
                <w:sz w:val="25"/>
                <w:szCs w:val="25"/>
                <w:lang w:val="pt-BR"/>
              </w:rPr>
              <w:t xml:space="preserve">1146 3951 5555 tại Ngân hàng Vietinbank – CN </w:t>
            </w:r>
            <w:del w:id="30009" w:author="So sánh: bản anh Q → bản chốt ký" w:date="2026-10-11T00:00:00Z">
              <w:r>
                <w:rPr>
                  <w:color w:val="000000" w:themeColor="text1"/>
                  <w:sz w:val="25"/>
                  <w:szCs w:val="25"/>
                  <w:lang w:val="pt-BR"/>
                </w:rPr>
                <w:delText xml:space="preserve">Nam </w:delText>
              </w:r>
            </w:del>
            <w:r>
              <w:rPr>
                <w:color w:val="000000" w:themeColor="text1"/>
                <w:sz w:val="25"/>
                <w:szCs w:val="25"/>
                <w:lang w:val="pt-BR"/>
              </w:rPr>
              <w:t xml:space="preserve">Tây Hà Nội – PGD Bắc Từ Liêm </w:t>
            </w:r>
          </w:p>
        </w:tc>
      </w:tr>
    </w:tbl>
    <w:p w14:paraId="003FCB0C" w14:textId="77777777" w:rsidR="00DA75E6" w:rsidRPr="006838D5" w:rsidRDefault="00BE3E25" w:rsidP="006838D5">
      <w:pPr>
        <w:pStyle w:val="onVBChuyenluidong"/>
        <w:widowControl w:val="0"/>
        <w:spacing w:line="276" w:lineRule="auto"/>
        <w:ind w:firstLine="0"/>
        <w:rPr>
          <w:color w:val="000000" w:themeColor="text1"/>
          <w:sz w:val="25"/>
          <w:szCs w:val="25"/>
        </w:rPr>
      </w:pPr>
      <w:r>
        <w:rPr>
          <w:color w:val="000000" w:themeColor="text1"/>
          <w:sz w:val="25"/>
          <w:szCs w:val="25"/>
        </w:rPr>
        <w:t>Bên A và Bên B, sau đây được gọi chung là “</w:t>
      </w:r>
      <w:r>
        <w:rPr>
          <w:b/>
          <w:color w:val="000000" w:themeColor="text1"/>
          <w:sz w:val="25"/>
          <w:szCs w:val="25"/>
        </w:rPr>
        <w:t>Hai Bên</w:t>
      </w:r>
      <w:r>
        <w:rPr>
          <w:color w:val="000000" w:themeColor="text1"/>
          <w:sz w:val="25"/>
          <w:szCs w:val="25"/>
        </w:rPr>
        <w:t>” hoặc “</w:t>
      </w:r>
      <w:r>
        <w:rPr>
          <w:b/>
          <w:bCs/>
          <w:color w:val="000000" w:themeColor="text1"/>
          <w:sz w:val="25"/>
          <w:szCs w:val="25"/>
        </w:rPr>
        <w:t>Các Bên</w:t>
      </w:r>
      <w:r>
        <w:rPr>
          <w:color w:val="000000" w:themeColor="text1"/>
          <w:sz w:val="25"/>
          <w:szCs w:val="25"/>
        </w:rPr>
        <w:t>”, đã cùng</w:t>
      </w:r>
      <w:r>
        <w:rPr>
          <w:color w:val="000000" w:themeColor="text1"/>
          <w:sz w:val="25"/>
          <w:szCs w:val="25"/>
          <w:lang w:val="en-US"/>
        </w:rPr>
        <w:t xml:space="preserve"> nhau</w:t>
      </w:r>
      <w:r>
        <w:rPr>
          <w:color w:val="000000" w:themeColor="text1"/>
          <w:sz w:val="25"/>
          <w:szCs w:val="25"/>
        </w:rPr>
        <w:t xml:space="preserve"> thống nhất </w:t>
      </w:r>
      <w:r>
        <w:rPr>
          <w:color w:val="000000" w:themeColor="text1"/>
          <w:sz w:val="25"/>
          <w:szCs w:val="25"/>
          <w:lang w:val="en-US"/>
        </w:rPr>
        <w:t xml:space="preserve">ký kết Hợp Đồng với những điều kiện và điều khoản như sau: </w:t>
      </w:r>
    </w:p>
    <w:p w14:paraId="2A5D4BA6"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rPr>
      </w:pPr>
      <w:bookmarkStart w:id="4" w:name="_Toc108548781"/>
      <w:bookmarkStart w:id="5" w:name="_Toc512322899"/>
      <w:bookmarkStart w:id="6" w:name="_Toc487118106"/>
      <w:bookmarkStart w:id="7" w:name="_Toc480969774"/>
      <w:r>
        <w:rPr>
          <w:rFonts w:ascii="Times New Roman" w:hAnsi="Times New Roman" w:cs="Times New Roman"/>
          <w:b/>
          <w:bCs/>
          <w:color w:val="000000" w:themeColor="text1"/>
          <w:sz w:val="25"/>
          <w:szCs w:val="25"/>
          <w:lang w:val="en-US"/>
        </w:rPr>
        <w:t xml:space="preserve">ĐIỀU 1. </w:t>
      </w:r>
      <w:r>
        <w:rPr>
          <w:rFonts w:ascii="Times New Roman" w:hAnsi="Times New Roman" w:cs="Times New Roman"/>
          <w:b/>
          <w:bCs/>
          <w:color w:val="000000" w:themeColor="text1"/>
          <w:sz w:val="25"/>
          <w:szCs w:val="25"/>
        </w:rPr>
        <w:t>CÁC ĐỊNH NGHĨA VÀ DIỄN GIẢI</w:t>
      </w:r>
      <w:bookmarkEnd w:id="4"/>
      <w:bookmarkEnd w:id="5"/>
      <w:bookmarkEnd w:id="6"/>
      <w:bookmarkEnd w:id="7"/>
    </w:p>
    <w:p w14:paraId="582BF34D" w14:textId="77777777" w:rsidR="00DA75E6" w:rsidRPr="006838D5" w:rsidRDefault="00BE3E25" w:rsidP="006838D5">
      <w:pPr>
        <w:pStyle w:val="onVBChuyn"/>
        <w:widowControl w:val="0"/>
        <w:spacing w:line="276" w:lineRule="auto"/>
        <w:ind w:left="0"/>
        <w:rPr>
          <w:color w:val="000000" w:themeColor="text1"/>
          <w:sz w:val="25"/>
          <w:szCs w:val="25"/>
        </w:rPr>
      </w:pPr>
      <w:r>
        <w:rPr>
          <w:color w:val="000000" w:themeColor="text1"/>
          <w:sz w:val="25"/>
          <w:szCs w:val="25"/>
        </w:rPr>
        <w:t xml:space="preserve">Trong Hợp đồng này, các từ và cụm từ dưới đây được hiểu như sau: </w:t>
      </w:r>
    </w:p>
    <w:p w14:paraId="2921AA97" w14:textId="77777777" w:rsidR="00DA75E6" w:rsidRPr="006838D5" w:rsidRDefault="00BE3E25" w:rsidP="006838D5">
      <w:pPr>
        <w:pStyle w:val="DoanVBsotudong"/>
        <w:widowControl w:val="0"/>
        <w:spacing w:line="276" w:lineRule="auto"/>
        <w:outlineLvl w:val="9"/>
        <w:rPr>
          <w:rFonts w:cs="Times New Roman"/>
          <w:color w:val="000000" w:themeColor="text1"/>
          <w:sz w:val="25"/>
          <w:szCs w:val="25"/>
        </w:rPr>
      </w:pPr>
      <w:bookmarkStart w:id="8" w:name="_Hlk108259097"/>
      <w:bookmarkStart w:id="9" w:name="_Toc107909017"/>
      <w:r>
        <w:rPr>
          <w:rFonts w:cs="Times New Roman"/>
          <w:color w:val="000000" w:themeColor="text1"/>
          <w:sz w:val="25"/>
          <w:szCs w:val="25"/>
        </w:rPr>
        <w:t>“</w:t>
      </w:r>
      <w:r>
        <w:rPr>
          <w:rFonts w:cs="Times New Roman"/>
          <w:b/>
          <w:color w:val="000000" w:themeColor="text1"/>
          <w:sz w:val="25"/>
          <w:szCs w:val="25"/>
        </w:rPr>
        <w:t xml:space="preserve">Chủ đầu tư” </w:t>
      </w:r>
      <w:r>
        <w:rPr>
          <w:rFonts w:cs="Times New Roman"/>
          <w:color w:val="000000" w:themeColor="text1"/>
          <w:sz w:val="25"/>
          <w:szCs w:val="25"/>
        </w:rPr>
        <w:t xml:space="preserve">là </w:t>
      </w:r>
      <w:bookmarkStart w:id="10" w:name="_Toc107909018"/>
      <w:bookmarkEnd w:id="8"/>
      <w:bookmarkEnd w:id="9"/>
      <w:r>
        <w:rPr>
          <w:rFonts w:cs="Times New Roman"/>
          <w:color w:val="000000" w:themeColor="text1"/>
          <w:sz w:val="25"/>
          <w:szCs w:val="25"/>
        </w:rPr>
        <w:t xml:space="preserve">Công ty </w:t>
      </w:r>
      <w:r>
        <w:rPr>
          <w:rFonts w:cs="Times New Roman"/>
          <w:color w:val="000000" w:themeColor="text1"/>
          <w:sz w:val="25"/>
          <w:szCs w:val="25"/>
          <w:lang w:val="en-US"/>
        </w:rPr>
        <w:t>Liên danh Công ty CP Đầu tư tài chính và An ninh Công nghệ IFT và Công TNHH Phát triển Tiền Phong</w:t>
      </w:r>
      <w:r>
        <w:rPr>
          <w:rFonts w:cs="Times New Roman"/>
          <w:color w:val="000000" w:themeColor="text1"/>
          <w:sz w:val="25"/>
          <w:szCs w:val="25"/>
        </w:rPr>
        <w:t xml:space="preserve"> </w:t>
      </w:r>
    </w:p>
    <w:p w14:paraId="0B9A1FA0" w14:textId="77777777" w:rsidR="00DA75E6" w:rsidRPr="006838D5" w:rsidRDefault="00BE3E25" w:rsidP="006838D5">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rPr>
        <w:t>“</w:t>
      </w:r>
      <w:r>
        <w:rPr>
          <w:rFonts w:cs="Times New Roman"/>
          <w:b/>
          <w:color w:val="000000" w:themeColor="text1"/>
          <w:sz w:val="25"/>
          <w:szCs w:val="25"/>
        </w:rPr>
        <w:t xml:space="preserve">Bên A” </w:t>
      </w:r>
      <w:r>
        <w:rPr>
          <w:rFonts w:cs="Times New Roman"/>
          <w:color w:val="000000" w:themeColor="text1"/>
          <w:sz w:val="25"/>
          <w:szCs w:val="25"/>
        </w:rPr>
        <w:t xml:space="preserve">là Công ty </w:t>
      </w:r>
      <w:bookmarkEnd w:id="10"/>
      <w:r>
        <w:rPr>
          <w:rFonts w:cs="Times New Roman"/>
          <w:color w:val="000000" w:themeColor="text1"/>
          <w:sz w:val="25"/>
          <w:szCs w:val="25"/>
          <w:lang w:val="en-US"/>
        </w:rPr>
        <w:t>CP Đầu tư Xây dựng và Kỹ thuật VNCN E&amp;C</w:t>
      </w:r>
    </w:p>
    <w:p w14:paraId="32BBFC84"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1" w:name="_Toc107909019"/>
      <w:r>
        <w:rPr>
          <w:rFonts w:cs="Times New Roman"/>
          <w:color w:val="000000" w:themeColor="text1"/>
          <w:sz w:val="25"/>
          <w:szCs w:val="25"/>
        </w:rPr>
        <w:t>“</w:t>
      </w:r>
      <w:r>
        <w:rPr>
          <w:rFonts w:cs="Times New Roman"/>
          <w:b/>
          <w:color w:val="000000" w:themeColor="text1"/>
          <w:sz w:val="25"/>
          <w:szCs w:val="25"/>
        </w:rPr>
        <w:t xml:space="preserve">Bên B” </w:t>
      </w:r>
      <w:r>
        <w:rPr>
          <w:rFonts w:cs="Times New Roman"/>
          <w:color w:val="000000" w:themeColor="text1"/>
          <w:sz w:val="25"/>
          <w:szCs w:val="25"/>
        </w:rPr>
        <w:t xml:space="preserve">là </w:t>
      </w:r>
      <w:bookmarkEnd w:id="11"/>
      <w:r>
        <w:rPr>
          <w:rFonts w:cs="Times New Roman"/>
          <w:color w:val="000000" w:themeColor="text1"/>
          <w:sz w:val="25"/>
          <w:szCs w:val="25"/>
        </w:rPr>
        <w:t>Công ty TNHH xây dựng và vận tải Hoàng Minh</w:t>
      </w:r>
    </w:p>
    <w:p w14:paraId="70D3210D"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2" w:name="_Toc107909020"/>
      <w:r>
        <w:rPr>
          <w:rFonts w:cs="Times New Roman"/>
          <w:b/>
          <w:color w:val="000000" w:themeColor="text1"/>
          <w:sz w:val="25"/>
          <w:szCs w:val="25"/>
        </w:rPr>
        <w:t xml:space="preserve">“Dự án” </w:t>
      </w:r>
      <w:r>
        <w:rPr>
          <w:rFonts w:cs="Times New Roman"/>
          <w:color w:val="000000" w:themeColor="text1"/>
          <w:sz w:val="25"/>
          <w:szCs w:val="25"/>
        </w:rPr>
        <w:t xml:space="preserve">được hiểu là dự án </w:t>
      </w:r>
      <w:bookmarkEnd w:id="12"/>
      <w:r>
        <w:rPr>
          <w:rFonts w:cs="Times New Roman"/>
          <w:color w:val="000000" w:themeColor="text1"/>
          <w:sz w:val="25"/>
          <w:szCs w:val="25"/>
        </w:rPr>
        <w:t>Nhà ở cho lực lượng vũ trang công an nhân dân (nhà ở xã hội cho cán bộ, chiến sỹ công an) tại ô đất C3-ODK3 và C3-ODK4 thuộc quy hoạch phân khu đô thị H2-4, Phường Yên Sở, Thành phố Hà Nội</w:t>
      </w:r>
      <w:r>
        <w:rPr>
          <w:rFonts w:cs="Times New Roman"/>
          <w:color w:val="000000" w:themeColor="text1"/>
          <w:sz w:val="25"/>
          <w:szCs w:val="25"/>
          <w:lang w:val="en-US"/>
        </w:rPr>
        <w:t>.</w:t>
      </w:r>
      <w:r>
        <w:rPr>
          <w:rFonts w:cs="Times New Roman"/>
          <w:color w:val="000000" w:themeColor="text1"/>
          <w:spacing w:val="3"/>
          <w:sz w:val="25"/>
          <w:szCs w:val="25"/>
          <w:shd w:val="clear" w:color="auto" w:fill="1F344D"/>
        </w:rPr>
        <w:t xml:space="preserve"> </w:t>
      </w:r>
    </w:p>
    <w:p w14:paraId="6EA7EC67"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3" w:name="_Toc107909021"/>
      <w:r>
        <w:rPr>
          <w:rFonts w:cs="Times New Roman"/>
          <w:b/>
          <w:color w:val="000000" w:themeColor="text1"/>
          <w:sz w:val="25"/>
          <w:szCs w:val="25"/>
        </w:rPr>
        <w:t xml:space="preserve">“Hợp Đồng” </w:t>
      </w:r>
      <w:r>
        <w:rPr>
          <w:rFonts w:cs="Times New Roman"/>
          <w:color w:val="000000" w:themeColor="text1"/>
          <w:sz w:val="25"/>
          <w:szCs w:val="25"/>
        </w:rPr>
        <w:t>được hiểu là Hợp đồng kinh tế này bao gồm cả các phụ lục kèm theo được ký kết bởi Bên A và Bên B và tất cả các văn bản khác được các Bên thỏa thuận tạo thành một phần của hợp đồng kể cả những văn bản chưa được liệt kê nhưng được ký xác nhận bởi đại diện hợp pháp của hai bên là tài liệu của hợp đồng tại thời điểm ký kết.</w:t>
      </w:r>
      <w:bookmarkEnd w:id="13"/>
    </w:p>
    <w:p w14:paraId="3B250ED9" w14:textId="4127C75F" w:rsidR="00DA75E6" w:rsidRPr="006838D5" w:rsidRDefault="00BE3E25" w:rsidP="006838D5">
      <w:pPr>
        <w:widowControl w:val="0"/>
        <w:numPr>
          <w:ilvl w:val="1"/>
          <w:numId w:val="2"/>
        </w:numPr>
        <w:tabs>
          <w:tab w:val="left" w:pos="709"/>
        </w:tabs>
        <w:spacing w:line="276" w:lineRule="auto"/>
        <w:ind w:left="0"/>
        <w:rPr>
          <w:rFonts w:cs="Times New Roman"/>
          <w:b/>
          <w:color w:val="000000" w:themeColor="text1"/>
          <w:sz w:val="25"/>
          <w:szCs w:val="25"/>
        </w:rPr>
      </w:pPr>
      <w:bookmarkStart w:id="14" w:name="_Toc107909022"/>
      <w:r>
        <w:rPr>
          <w:rFonts w:cs="Times New Roman"/>
          <w:b/>
          <w:color w:val="000000" w:themeColor="text1"/>
          <w:sz w:val="25"/>
          <w:szCs w:val="25"/>
        </w:rPr>
        <w:t xml:space="preserve">“Công Việc” </w:t>
      </w:r>
      <w:r>
        <w:rPr>
          <w:rFonts w:cs="Times New Roman"/>
          <w:color w:val="000000" w:themeColor="text1"/>
          <w:sz w:val="25"/>
          <w:szCs w:val="25"/>
        </w:rPr>
        <w:t xml:space="preserve">được hiểu là các dịch vụ cung cấp </w:t>
      </w:r>
      <w:r>
        <w:rPr>
          <w:rFonts w:cs="Times New Roman"/>
          <w:color w:val="000000" w:themeColor="text1"/>
          <w:sz w:val="25"/>
          <w:szCs w:val="25"/>
          <w:lang w:val="en-US"/>
        </w:rPr>
        <w:t xml:space="preserve">máy móc, </w:t>
      </w:r>
      <w:r>
        <w:rPr>
          <w:rFonts w:cs="Times New Roman"/>
          <w:color w:val="000000" w:themeColor="text1"/>
          <w:sz w:val="25"/>
          <w:szCs w:val="25"/>
        </w:rPr>
        <w:t xml:space="preserve">thiết bị, xe máy, phương tiện, nhân công vận hành để thực </w:t>
      </w:r>
      <w:del w:id="30011" w:author="So sánh: bản anh Q → bản chốt ký" w:date="2026-10-11T00:00:00Z">
        <w:r>
          <w:rPr>
            <w:rFonts w:cs="Times New Roman"/>
            <w:color w:val="000000" w:themeColor="text1"/>
            <w:sz w:val="25"/>
            <w:szCs w:val="25"/>
          </w:rPr>
          <w:delText xml:space="preserve">hiện: (i) đào xúc và vận chuyển đất thải, mùn khoan cọc khoan nhồi, vật liệu san lấp; (ii) đào đất móng và hầm, trung chuyển đất trong nội bộ công trường; (iii) đục và vận chuyển bê tông đầu cọc; (iv) đắp đất móng, hầm, san lấp mặt bằng bằng đất đào tận dụng; (v) vận chuyển đổ thải tại bãi đổ đúng quy định pháp luật </w:delText>
        </w:r>
      </w:del>
      <w:ins w:id="30010" w:author="So sánh: bản anh Q → bản chốt ký" w:date="2026-10-11T00:00:00Z">
        <w:r>
          <w:rPr>
            <w:rFonts w:cs="Times New Roman"/>
            <w:color w:val="000000" w:themeColor="text1"/>
            <w:sz w:val="25"/>
            <w:szCs w:val="25"/>
          </w:rPr>
          <w:t xml:space="preserve">hiện các công việc quy định tại Điều 4 </w:t>
        </w:r>
      </w:ins>
      <w:r>
        <w:rPr>
          <w:rFonts w:cs="Times New Roman"/>
          <w:color w:val="000000" w:themeColor="text1"/>
          <w:sz w:val="25"/>
          <w:szCs w:val="25"/>
        </w:rPr>
        <w:t xml:space="preserve">mà Bên B có nghĩa vụ phải thực hiện theo thỏa thuận tại Hợp Đồng này, các phụ lục bổ sung trong quá trình thực hiện Hợp Đồng và các công việc khác để hoàn thiện các công việc thuộc nghĩa vụ/trách nhiệm của Bên B theo quy định tại Hợp Đồng này và/hoặc quy định của pháp luật.</w:t>
      </w:r>
      <w:bookmarkEnd w:id="14"/>
    </w:p>
    <w:p w14:paraId="17B7762C"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5" w:name="_Toc107909023"/>
      <w:r>
        <w:rPr>
          <w:rFonts w:cs="Times New Roman"/>
          <w:b/>
          <w:color w:val="000000" w:themeColor="text1"/>
          <w:sz w:val="25"/>
          <w:szCs w:val="25"/>
        </w:rPr>
        <w:t xml:space="preserve">“Giá Trị Hợp Đồng” </w:t>
      </w:r>
      <w:r>
        <w:rPr>
          <w:rFonts w:cs="Times New Roman"/>
          <w:color w:val="000000" w:themeColor="text1"/>
          <w:sz w:val="25"/>
          <w:szCs w:val="25"/>
        </w:rPr>
        <w:t>được hiểu là tổng số tiền tạm tính của Hợp Đồng mà Bên A phải thanh toán cho Bên B khi Bên B thực hiện các Công Việc theo Hợp Đồng này.</w:t>
      </w:r>
      <w:bookmarkEnd w:id="15"/>
    </w:p>
    <w:p w14:paraId="743D3991"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6" w:name="_Toc107909024"/>
      <w:r>
        <w:rPr>
          <w:rFonts w:cs="Times New Roman"/>
          <w:b/>
          <w:color w:val="000000" w:themeColor="text1"/>
          <w:sz w:val="25"/>
          <w:szCs w:val="25"/>
        </w:rPr>
        <w:t xml:space="preserve">“Giá Trị Quyết Toán” </w:t>
      </w:r>
      <w:r>
        <w:rPr>
          <w:rFonts w:cs="Times New Roman"/>
          <w:color w:val="000000" w:themeColor="text1"/>
          <w:sz w:val="25"/>
          <w:szCs w:val="25"/>
        </w:rPr>
        <w:t>được hiểu là tổng số tiền mà Bên A thanh toán cho các Công Việc Bên B hoàn thành trên thực tế và được Bên A nghiệm thu.</w:t>
      </w:r>
      <w:bookmarkEnd w:id="16"/>
    </w:p>
    <w:p w14:paraId="6BD669BB"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7" w:name="_Toc107909025"/>
      <w:r>
        <w:rPr>
          <w:rFonts w:cs="Times New Roman"/>
          <w:b/>
          <w:color w:val="000000" w:themeColor="text1"/>
          <w:sz w:val="25"/>
          <w:szCs w:val="25"/>
        </w:rPr>
        <w:t>“Vật Tư”</w:t>
      </w:r>
      <w:r>
        <w:rPr>
          <w:rFonts w:cs="Times New Roman"/>
          <w:color w:val="000000" w:themeColor="text1"/>
          <w:sz w:val="25"/>
          <w:szCs w:val="25"/>
        </w:rPr>
        <w:t xml:space="preserve"> được hiểu là vật tư và/hoặc vật liệu và/hoặc thiết bị và/hoặc hàng hóa và/hoặc sản phẩm hoàn thiện được Bên B sản xuất và/hoặc gia công và/hoặc cung cấp cho Bên A theo quy định của Hợp Đồng này.</w:t>
      </w:r>
      <w:bookmarkEnd w:id="17"/>
    </w:p>
    <w:p w14:paraId="1BA32718"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8" w:name="_Toc107909026"/>
      <w:r>
        <w:rPr>
          <w:rFonts w:cs="Times New Roman"/>
          <w:b/>
          <w:color w:val="000000" w:themeColor="text1"/>
          <w:sz w:val="25"/>
          <w:szCs w:val="25"/>
        </w:rPr>
        <w:t xml:space="preserve">“Đại diện Bên A” </w:t>
      </w:r>
      <w:r>
        <w:rPr>
          <w:rFonts w:cs="Times New Roman"/>
          <w:color w:val="000000" w:themeColor="text1"/>
          <w:sz w:val="25"/>
          <w:szCs w:val="25"/>
        </w:rPr>
        <w:t>được hiểu là người được Bên A nêu ra trong Hợp Đồng hoặc được Bên A ủy quyền/chỉ định thay mặt cho Bên A thực hiện các quyền và nghĩa vụ của Bên A theo Hợp Đồng này.</w:t>
      </w:r>
      <w:bookmarkEnd w:id="18"/>
    </w:p>
    <w:p w14:paraId="5D1F7672"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19" w:name="_Toc107909027"/>
      <w:r>
        <w:rPr>
          <w:rFonts w:cs="Times New Roman"/>
          <w:b/>
          <w:color w:val="000000" w:themeColor="text1"/>
          <w:sz w:val="25"/>
          <w:szCs w:val="25"/>
        </w:rPr>
        <w:t xml:space="preserve">“Đại diện Bên B” </w:t>
      </w:r>
      <w:r>
        <w:rPr>
          <w:rFonts w:cs="Times New Roman"/>
          <w:color w:val="000000" w:themeColor="text1"/>
          <w:sz w:val="25"/>
          <w:szCs w:val="25"/>
        </w:rPr>
        <w:t>được hiểu là người được Bên B nêu ra trong Hợp Đồng hoặc được Bên B ủy quyền/chỉ định thay mặt cho Bên B thực hiện các quyền và nghĩa vụ của Bên B theo Hợp Đồng này.</w:t>
      </w:r>
      <w:bookmarkEnd w:id="19"/>
    </w:p>
    <w:p w14:paraId="1B0FCC22"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20" w:name="_Toc107909029"/>
      <w:r>
        <w:rPr>
          <w:rFonts w:cs="Times New Roman"/>
          <w:b/>
          <w:color w:val="000000" w:themeColor="text1"/>
          <w:sz w:val="25"/>
          <w:szCs w:val="25"/>
        </w:rPr>
        <w:t xml:space="preserve">“Nhân Lực” </w:t>
      </w:r>
      <w:r>
        <w:rPr>
          <w:rFonts w:cs="Times New Roman"/>
          <w:color w:val="000000" w:themeColor="text1"/>
          <w:sz w:val="25"/>
          <w:szCs w:val="25"/>
        </w:rPr>
        <w:t>được hiểu là cá nhân chịu sự quản lý về lao động của Bên A và/hoặc của Bên B có đủ điều kiện năng lực, có chứng chỉ hành nghề, trình độ chuyên môn, kinh nghiệm cần thiết theo quy định của pháp luật để thực hiện Công Việc theo quy định của Hợp Đồng này.</w:t>
      </w:r>
      <w:bookmarkEnd w:id="20"/>
    </w:p>
    <w:p w14:paraId="4816EA3A" w14:textId="77777777" w:rsidR="00DA75E6" w:rsidRPr="006838D5" w:rsidRDefault="00BE3E25" w:rsidP="006838D5">
      <w:pPr>
        <w:widowControl w:val="0"/>
        <w:numPr>
          <w:ilvl w:val="1"/>
          <w:numId w:val="2"/>
        </w:numPr>
        <w:tabs>
          <w:tab w:val="left" w:pos="709"/>
        </w:tabs>
        <w:spacing w:line="276" w:lineRule="auto"/>
        <w:ind w:left="0"/>
        <w:rPr>
          <w:rFonts w:cs="Times New Roman"/>
          <w:b/>
          <w:color w:val="000000" w:themeColor="text1"/>
          <w:sz w:val="25"/>
          <w:szCs w:val="25"/>
        </w:rPr>
      </w:pPr>
      <w:bookmarkStart w:id="21" w:name="_Toc107909032"/>
      <w:r>
        <w:rPr>
          <w:rFonts w:cs="Times New Roman"/>
          <w:b/>
          <w:color w:val="000000" w:themeColor="text1"/>
          <w:sz w:val="25"/>
          <w:szCs w:val="25"/>
        </w:rPr>
        <w:t xml:space="preserve">“Thiết Bị Thi Công” </w:t>
      </w:r>
      <w:r>
        <w:rPr>
          <w:rFonts w:cs="Times New Roman"/>
          <w:color w:val="000000" w:themeColor="text1"/>
          <w:sz w:val="25"/>
          <w:szCs w:val="25"/>
        </w:rPr>
        <w:t>được hiểu là toàn bộ thiết bị máy móc, phương tiện, xe cộ và các phương tiện, thiết bị khác Bên B sử dụng để thực hiện Công Việc.</w:t>
      </w:r>
      <w:bookmarkEnd w:id="21"/>
    </w:p>
    <w:p w14:paraId="32247D8D"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z w:val="25"/>
          <w:szCs w:val="25"/>
        </w:rPr>
      </w:pPr>
      <w:bookmarkStart w:id="22" w:name="_Toc107909033"/>
      <w:r>
        <w:rPr>
          <w:rFonts w:cs="Times New Roman"/>
          <w:b/>
          <w:color w:val="000000" w:themeColor="text1"/>
          <w:sz w:val="25"/>
          <w:szCs w:val="25"/>
        </w:rPr>
        <w:t xml:space="preserve">“Bên Thứ Ba” </w:t>
      </w:r>
      <w:r>
        <w:rPr>
          <w:rFonts w:cs="Times New Roman"/>
          <w:color w:val="000000" w:themeColor="text1"/>
          <w:sz w:val="25"/>
          <w:szCs w:val="25"/>
        </w:rPr>
        <w:t>được hiểu là bất kỳ tổ chức, cá nhân nào không tham gia ký kết Hợp Đồng này.</w:t>
      </w:r>
      <w:bookmarkEnd w:id="22"/>
    </w:p>
    <w:p w14:paraId="3CF152D4" w14:textId="77777777" w:rsidR="00DA75E6" w:rsidRPr="006838D5" w:rsidRDefault="00BE3E25" w:rsidP="006838D5">
      <w:pPr>
        <w:widowControl w:val="0"/>
        <w:numPr>
          <w:ilvl w:val="1"/>
          <w:numId w:val="2"/>
        </w:numPr>
        <w:tabs>
          <w:tab w:val="left" w:pos="709"/>
        </w:tabs>
        <w:spacing w:line="276" w:lineRule="auto"/>
        <w:ind w:left="0"/>
        <w:rPr>
          <w:rFonts w:cs="Times New Roman"/>
          <w:b/>
          <w:color w:val="000000" w:themeColor="text1"/>
          <w:sz w:val="25"/>
          <w:szCs w:val="25"/>
        </w:rPr>
      </w:pPr>
      <w:bookmarkStart w:id="23" w:name="_Toc107909034"/>
      <w:r>
        <w:rPr>
          <w:rFonts w:cs="Times New Roman"/>
          <w:b/>
          <w:color w:val="000000" w:themeColor="text1"/>
          <w:sz w:val="25"/>
          <w:szCs w:val="25"/>
        </w:rPr>
        <w:t xml:space="preserve">“Ngày hoặc ngày” </w:t>
      </w:r>
      <w:r>
        <w:rPr>
          <w:rFonts w:cs="Times New Roman"/>
          <w:color w:val="000000" w:themeColor="text1"/>
          <w:sz w:val="25"/>
          <w:szCs w:val="25"/>
        </w:rPr>
        <w:t>được hiểu là ngày dương lịch và</w:t>
      </w:r>
      <w:r>
        <w:rPr>
          <w:rFonts w:cs="Times New Roman"/>
          <w:b/>
          <w:color w:val="000000" w:themeColor="text1"/>
          <w:sz w:val="25"/>
          <w:szCs w:val="25"/>
        </w:rPr>
        <w:t xml:space="preserve"> Tháng hoặc tháng: </w:t>
      </w:r>
      <w:r>
        <w:rPr>
          <w:rFonts w:cs="Times New Roman"/>
          <w:color w:val="000000" w:themeColor="text1"/>
          <w:sz w:val="25"/>
          <w:szCs w:val="25"/>
        </w:rPr>
        <w:t>được hiểu là tháng dương lịch.</w:t>
      </w:r>
      <w:bookmarkEnd w:id="23"/>
    </w:p>
    <w:p w14:paraId="1103693C" w14:textId="77777777" w:rsidR="00DA75E6" w:rsidRPr="006838D5" w:rsidRDefault="00BE3E25" w:rsidP="006838D5">
      <w:pPr>
        <w:widowControl w:val="0"/>
        <w:numPr>
          <w:ilvl w:val="1"/>
          <w:numId w:val="2"/>
        </w:numPr>
        <w:tabs>
          <w:tab w:val="left" w:pos="709"/>
        </w:tabs>
        <w:spacing w:line="276" w:lineRule="auto"/>
        <w:ind w:left="0"/>
        <w:rPr>
          <w:rFonts w:cs="Times New Roman"/>
          <w:color w:val="000000" w:themeColor="text1"/>
          <w:spacing w:val="-8"/>
          <w:sz w:val="25"/>
          <w:szCs w:val="25"/>
        </w:rPr>
      </w:pPr>
      <w:bookmarkStart w:id="24" w:name="_Toc107909035"/>
      <w:r>
        <w:rPr>
          <w:rFonts w:cs="Times New Roman"/>
          <w:b/>
          <w:color w:val="000000" w:themeColor="text1"/>
          <w:spacing w:val="-8"/>
          <w:sz w:val="25"/>
          <w:szCs w:val="25"/>
        </w:rPr>
        <w:t xml:space="preserve">“Ngày Làm Việc” </w:t>
      </w:r>
      <w:r>
        <w:rPr>
          <w:rFonts w:cs="Times New Roman"/>
          <w:color w:val="000000" w:themeColor="text1"/>
          <w:spacing w:val="-8"/>
          <w:sz w:val="25"/>
          <w:szCs w:val="25"/>
        </w:rPr>
        <w:t>được hiểu là bất kỳ ngày nào, trừ Chủ Nhật và các ngày nghỉ lễ, tết theo quy định của pháp luật Việt Nam và quyết định của Cơ Quan Có Thẩm Quyền.</w:t>
      </w:r>
      <w:bookmarkEnd w:id="24"/>
    </w:p>
    <w:p w14:paraId="4AE8CA95" w14:textId="77777777" w:rsidR="00DA75E6" w:rsidRPr="006838D5" w:rsidRDefault="00BE3E25" w:rsidP="006838D5">
      <w:pPr>
        <w:pStyle w:val="DoanVBsotudong"/>
        <w:widowControl w:val="0"/>
        <w:spacing w:line="276" w:lineRule="auto"/>
        <w:outlineLvl w:val="9"/>
        <w:rPr>
          <w:rFonts w:cs="Times New Roman"/>
          <w:color w:val="000000" w:themeColor="text1"/>
          <w:sz w:val="25"/>
          <w:szCs w:val="25"/>
        </w:rPr>
      </w:pPr>
      <w:bookmarkStart w:id="25" w:name="_Toc107909036"/>
      <w:r>
        <w:rPr>
          <w:rFonts w:cs="Times New Roman"/>
          <w:b/>
          <w:color w:val="000000" w:themeColor="text1"/>
          <w:sz w:val="25"/>
          <w:szCs w:val="25"/>
        </w:rPr>
        <w:t xml:space="preserve">“Sự Kiện Bất Khả Kháng” </w:t>
      </w:r>
      <w:r>
        <w:rPr>
          <w:rFonts w:cs="Times New Roman"/>
          <w:color w:val="000000" w:themeColor="text1"/>
          <w:sz w:val="25"/>
          <w:szCs w:val="25"/>
        </w:rPr>
        <w:t xml:space="preserve">được hiểu là sự kiện được quy định tại Điều 12.1 của Hợp Đồng.</w:t>
      </w:r>
      <w:bookmarkEnd w:id="25"/>
    </w:p>
    <w:p w14:paraId="5FB0A146" w14:textId="0F2E2C4C" w:rsidR="00DA75E6" w:rsidRPr="00E02E48" w:rsidRDefault="00BE3E25" w:rsidP="006838D5">
      <w:pPr>
        <w:pStyle w:val="DoanVBsotudong"/>
        <w:widowControl w:val="0"/>
        <w:spacing w:line="276" w:lineRule="auto"/>
        <w:outlineLvl w:val="9"/>
        <w:rPr>
          <w:rFonts w:cs="Times New Roman"/>
          <w:color w:val="000000" w:themeColor="text1"/>
          <w:sz w:val="25"/>
          <w:szCs w:val="25"/>
        </w:rPr>
      </w:pPr>
      <w:r>
        <w:rPr>
          <w:rFonts w:cs="Times New Roman"/>
          <w:b/>
          <w:bCs/>
          <w:color w:val="000000" w:themeColor="text1"/>
          <w:sz w:val="25"/>
          <w:szCs w:val="25"/>
        </w:rPr>
        <w:t xml:space="preserve">“Bãi Đổ Thải” </w:t>
      </w:r>
      <w:r>
        <w:rPr>
          <w:rFonts w:cs="Times New Roman"/>
          <w:color w:val="000000" w:themeColor="text1"/>
          <w:sz w:val="25"/>
          <w:szCs w:val="25"/>
        </w:rPr>
        <w:t>được hiểu là địa điểm tiếp nhận</w:t>
      </w:r>
      <w:r>
        <w:rPr>
          <w:rFonts w:cs="Times New Roman"/>
          <w:color w:val="000000" w:themeColor="text1"/>
          <w:sz w:val="25"/>
          <w:szCs w:val="25"/>
          <w:lang w:val="en-US"/>
        </w:rPr>
        <w:t xml:space="preserve"> </w:t>
      </w:r>
      <w:ins w:id="30018" w:author="So sánh: bản anh Q → bản chốt ký" w:date="2026-10-11T00:00:00Z">
        <w:r>
          <w:rPr>
            <w:rFonts w:cs="Times New Roman"/>
            <w:color w:val="000000" w:themeColor="text1"/>
            <w:sz w:val="25"/>
            <w:szCs w:val="25"/>
            <w:lang w:val="en-US"/>
          </w:rPr>
          <w:t xml:space="preserve">và xử lý</w:t>
        </w:r>
        <w:r>
          <w:rPr>
            <w:rFonts w:cs="Times New Roman"/>
            <w:color w:val="000000" w:themeColor="text1"/>
            <w:sz w:val="25"/>
            <w:szCs w:val="25"/>
          </w:rPr>
          <w:t xml:space="preserve"> </w:t>
        </w:r>
      </w:ins>
      <w:r>
        <w:rPr>
          <w:rFonts w:cs="Times New Roman"/>
          <w:sz w:val="25"/>
          <w:szCs w:val="25"/>
        </w:rPr>
        <w:t>đất thải, mùn khoan cọc khoan nhồi,</w:t>
      </w:r>
      <w:r>
        <w:rPr>
          <w:rFonts w:cs="Times New Roman"/>
          <w:sz w:val="25"/>
          <w:szCs w:val="25"/>
          <w:lang w:val="en-US"/>
        </w:rPr>
        <w:t xml:space="preserve"> vật liệu san </w:t>
      </w:r>
      <w:del w:id="30017" w:author="So sánh: bản anh Q → bản chốt ký" w:date="2026-10-11T00:00:00Z">
        <w:r>
          <w:rPr>
            <w:rFonts w:cs="Times New Roman"/>
            <w:sz w:val="25"/>
            <w:szCs w:val="25"/>
            <w:lang w:val="en-US"/>
          </w:rPr>
          <w:delText xml:space="preserve">lấp và </w:delText>
        </w:r>
      </w:del>
      <w:ins w:id="30016" w:author="So sánh: bản anh Q → bản chốt ký" w:date="2026-10-11T00:00:00Z">
        <w:r>
          <w:rPr>
            <w:rFonts w:cs="Times New Roman"/>
            <w:sz w:val="25"/>
            <w:szCs w:val="25"/>
            <w:lang w:val="en-US"/>
          </w:rPr>
          <w:t xml:space="preserve">lấp, </w:t>
        </w:r>
      </w:ins>
      <w:r>
        <w:rPr>
          <w:rFonts w:cs="Times New Roman"/>
          <w:sz w:val="25"/>
          <w:szCs w:val="25"/>
        </w:rPr>
        <w:t xml:space="preserve">bê tông đầu </w:t>
      </w:r>
      <w:del w:id="30015" w:author="So sánh: bản anh Q → bản chốt ký" w:date="2026-10-11T00:00:00Z">
        <w:r>
          <w:rPr>
            <w:rFonts w:cs="Times New Roman"/>
            <w:sz w:val="25"/>
            <w:szCs w:val="25"/>
          </w:rPr>
          <w:delText xml:space="preserve">cọc và </w:delText>
        </w:r>
      </w:del>
      <w:ins w:id="30014" w:author="So sánh: bản anh Q → bản chốt ký" w:date="2026-10-11T00:00:00Z">
        <w:r>
          <w:rPr>
            <w:rFonts w:cs="Times New Roman"/>
            <w:sz w:val="25"/>
            <w:szCs w:val="25"/>
          </w:rPr>
          <w:t xml:space="preserve">cọc</w:t>
        </w:r>
        <w:r>
          <w:rPr>
            <w:rFonts w:cs="Times New Roman"/>
            <w:sz w:val="25"/>
            <w:szCs w:val="25"/>
            <w:lang w:val="en-US"/>
          </w:rPr>
          <w:t xml:space="preserve">, </w:t>
        </w:r>
      </w:ins>
      <w:r>
        <w:rPr>
          <w:rFonts w:cs="Times New Roman"/>
          <w:color w:val="000000" w:themeColor="text1"/>
          <w:sz w:val="25"/>
          <w:szCs w:val="25"/>
          <w:lang w:val="en-US"/>
        </w:rPr>
        <w:t xml:space="preserve">có đơn vị quản lý </w:t>
      </w:r>
      <w:r>
        <w:rPr>
          <w:rFonts w:cs="Times New Roman"/>
          <w:color w:val="000000" w:themeColor="text1"/>
          <w:sz w:val="25"/>
          <w:szCs w:val="25"/>
        </w:rPr>
        <w:t xml:space="preserve">được phép hoạt động hợp </w:t>
      </w:r>
      <w:del w:id="30013" w:author="So sánh: bản anh Q → bản chốt ký" w:date="2026-10-11T00:00:00Z">
        <w:r>
          <w:rPr>
            <w:rFonts w:cs="Times New Roman"/>
            <w:color w:val="000000" w:themeColor="text1"/>
            <w:sz w:val="25"/>
            <w:szCs w:val="25"/>
          </w:rPr>
          <w:delText xml:space="preserve">pháp, có chức năng tiếp nhận, xử lý đúng chủng loại chất thải (bao gồm mùn khoan cọc khoan nhồi) </w:delText>
        </w:r>
      </w:del>
      <w:ins w:id="30012" w:author="So sánh: bản anh Q → bản chốt ký" w:date="2026-10-11T00:00:00Z">
        <w:r>
          <w:rPr>
            <w:rFonts w:cs="Times New Roman"/>
            <w:color w:val="000000" w:themeColor="text1"/>
            <w:sz w:val="25"/>
            <w:szCs w:val="25"/>
          </w:rPr>
          <w:t xml:space="preserve">pháp </w:t>
        </w:r>
      </w:ins>
      <w:r>
        <w:rPr>
          <w:rFonts w:cs="Times New Roman"/>
          <w:color w:val="000000" w:themeColor="text1"/>
          <w:sz w:val="25"/>
          <w:szCs w:val="25"/>
        </w:rPr>
        <w:t xml:space="preserve">và đã được Bên A phê duyệt bằng văn bản theo khoản 8.3 Hợp Đồng.</w:t>
      </w:r>
    </w:p>
    <w:p w14:paraId="1627F0E5" w14:textId="77777777" w:rsidR="00DA75E6" w:rsidRPr="00E02E48" w:rsidRDefault="00BE3E25" w:rsidP="006838D5">
      <w:pPr>
        <w:pStyle w:val="DoanVBsotudong"/>
        <w:widowControl w:val="0"/>
        <w:spacing w:line="276" w:lineRule="auto"/>
        <w:outlineLvl w:val="9"/>
        <w:rPr>
          <w:rFonts w:cs="Times New Roman"/>
          <w:color w:val="000000" w:themeColor="text1"/>
          <w:sz w:val="25"/>
          <w:szCs w:val="25"/>
        </w:rPr>
      </w:pPr>
      <w:r>
        <w:rPr>
          <w:rFonts w:cs="Times New Roman"/>
          <w:b/>
          <w:bCs/>
          <w:color w:val="000000" w:themeColor="text1"/>
          <w:sz w:val="25"/>
          <w:szCs w:val="25"/>
        </w:rPr>
        <w:t xml:space="preserve">“Đất Tái Sử Dụng” </w:t>
      </w:r>
      <w:r>
        <w:rPr>
          <w:rFonts w:cs="Times New Roman"/>
          <w:color w:val="000000" w:themeColor="text1"/>
          <w:sz w:val="25"/>
          <w:szCs w:val="25"/>
        </w:rPr>
        <w:t>được hiểu là toàn bộ khối lượng đất đào được Bên A xác định giữ lại trong phạm vi công trường để đắp trả, san lấp hoặc phục vụ các mục đích khác của Bên A/Chủ đầu tư.</w:t>
      </w:r>
    </w:p>
    <w:p w14:paraId="15513B57" w14:textId="77777777" w:rsidR="00DA75E6" w:rsidRPr="00E02E48" w:rsidRDefault="00BE3E25" w:rsidP="006838D5">
      <w:pPr>
        <w:pStyle w:val="DoanVBsotudong"/>
        <w:widowControl w:val="0"/>
        <w:spacing w:line="276" w:lineRule="auto"/>
        <w:outlineLvl w:val="9"/>
        <w:rPr>
          <w:rFonts w:cs="Times New Roman"/>
          <w:color w:val="000000" w:themeColor="text1"/>
          <w:sz w:val="25"/>
          <w:szCs w:val="25"/>
        </w:rPr>
      </w:pPr>
      <w:r>
        <w:rPr>
          <w:rFonts w:cs="Times New Roman"/>
          <w:b/>
          <w:bCs/>
          <w:color w:val="000000" w:themeColor="text1"/>
          <w:sz w:val="25"/>
          <w:szCs w:val="25"/>
        </w:rPr>
        <w:t xml:space="preserve">“Ban Điều Hành Bên A” </w:t>
      </w:r>
      <w:r>
        <w:rPr>
          <w:rFonts w:cs="Times New Roman"/>
          <w:color w:val="000000" w:themeColor="text1"/>
          <w:sz w:val="25"/>
          <w:szCs w:val="25"/>
        </w:rPr>
        <w:t>được hiểu là Ban chỉ huy/Ban điều hành công trường của Bên A và những người được Bên A ủy quyền bằng văn bản, có quyền ban hành chỉ dẫn, chấp thuận tại hiện trường.</w:t>
      </w:r>
    </w:p>
    <w:p w14:paraId="685E2A48" w14:textId="77777777" w:rsidR="00DA75E6" w:rsidRPr="00E02E48" w:rsidRDefault="00BE3E25" w:rsidP="006838D5">
      <w:pPr>
        <w:pStyle w:val="DoanVBsotudong"/>
        <w:widowControl w:val="0"/>
        <w:spacing w:line="276" w:lineRule="auto"/>
        <w:outlineLvl w:val="9"/>
        <w:rPr>
          <w:rFonts w:cs="Times New Roman"/>
          <w:color w:val="000000" w:themeColor="text1"/>
          <w:sz w:val="25"/>
          <w:szCs w:val="25"/>
        </w:rPr>
      </w:pPr>
      <w:r>
        <w:rPr>
          <w:rFonts w:cs="Times New Roman"/>
          <w:b/>
          <w:bCs/>
          <w:color w:val="000000" w:themeColor="text1"/>
          <w:sz w:val="25"/>
          <w:szCs w:val="25"/>
        </w:rPr>
        <w:t xml:space="preserve">“Đơn Giá Cố Định” </w:t>
      </w:r>
      <w:r>
        <w:rPr>
          <w:rFonts w:cs="Times New Roman"/>
          <w:color w:val="000000" w:themeColor="text1"/>
          <w:sz w:val="25"/>
          <w:szCs w:val="25"/>
        </w:rPr>
        <w:t>được hiểu là đơn giá tại Phụ lục A [Bảng chi tiết giá Hợp đồng] và đơn giá phát sinh đã được Các Bên ký Phụ lục theo khoản 6.1 (đơn giá công việc phát sinh); không thay đổi trong suốt thời gian thực hiện Hợp Đồng và đã bao gồm toàn bộ chi phí để hoàn thành Công Việc.</w:t>
      </w:r>
    </w:p>
    <w:p>
      <w:pPr>
        <w:pStyle w:val="DoanVBsotudong"/>
        <w:widowControl w:val="0"/>
        <w:spacing w:line="276" w:lineRule="auto"/>
        <w:outlineLvl w:val="9"/>
        <w:rPr>
          <w:del w:id="30019" w:author="So sánh: bản anh Q → bản chốt ký" w:date="2026-10-11T00:00:00Z"/>
        </w:rPr>
      </w:pPr>
      <w:del w:id="30020" w:author="So sánh: bản anh Q → bản chốt ký" w:date="2026-10-11T00:00:00Z">
        <w:r>
          <w:rPr>
            <w:rFonts w:cs="Times New Roman"/>
            <w:color w:val="000000" w:themeColor="text1"/>
            <w:sz w:val="25"/>
            <w:szCs w:val="25"/>
            <w:highlight w:val="cyan"/>
          </w:rPr>
          <w:delText xml:space="preserve">“Chất Thải” được hiểu là toàn bộ đất thải, bùn hữu cơ, mùn khoan cọc khoan nhồi (kể cả dung dịch bentonite/polymer lẫn trong mùn khoan), đất lẫn mùn khoan, bê tông đầu cọc và các vật liệu thải khác phát sinh từ Công Việc phải đưa ra khỏi công trường.</w:delText>
        </w:r>
      </w:del>
    </w:p>
    <w:p>
      <w:pPr>
        <w:pStyle w:val="DoanVBsotudong"/>
        <w:widowControl w:val="0"/>
        <w:spacing w:line="276" w:lineRule="auto"/>
        <w:outlineLvl w:val="9"/>
        <w:rPr>
          <w:del w:id="30021" w:author="So sánh: bản anh Q → bản chốt ký" w:date="2026-10-11T00:00:00Z"/>
        </w:rPr>
      </w:pPr>
      <w:del w:id="30022" w:author="So sánh: bản anh Q → bản chốt ký" w:date="2026-10-11T00:00:00Z">
        <w:r>
          <w:rPr>
            <w:rFonts w:cs="Times New Roman"/>
            <w:color w:val="000000" w:themeColor="text1"/>
            <w:sz w:val="25"/>
            <w:szCs w:val="25"/>
            <w:highlight w:val="cyan"/>
          </w:rPr>
          <w:delText xml:space="preserve">“Điểm Chuyển Giao” được hiểu là vị trí hố chứa, bể lắng mùn khoan, khu vực đào và bãi tập kết trong công trường do Bên A chỉ định, nơi Bên B bắt đầu vét, xúc, thu gom Chất Thải. Kể từ Điểm Chuyển Giao, Bên B là chủ thể thu gom, xử lý tách nước, vận chuyển và chuyển giao xử lý Chất Thải, chịu toàn bộ trách nhiệm pháp lý, rủi ro và chi phí đối với Chất Thải cho đến khi Chất Thải được Bãi Đổ Thải tiếp nhận hợp lệ.</w:delText>
        </w:r>
      </w:del>
    </w:p>
    <w:p>
      <w:pPr>
        <w:pStyle w:val="DoanVBsotudong"/>
        <w:widowControl w:val="0"/>
        <w:spacing w:line="276" w:lineRule="auto"/>
        <w:outlineLvl w:val="9"/>
        <w:rPr>
          <w:del w:id="30023" w:author="So sánh: bản anh Q → bản chốt ký" w:date="2026-10-11T00:00:00Z"/>
        </w:rPr>
      </w:pPr>
      <w:del w:id="30024" w:author="So sánh: bản anh Q → bản chốt ký" w:date="2026-10-11T00:00:00Z">
        <w:r>
          <w:rPr>
            <w:rFonts w:cs="Times New Roman"/>
            <w:color w:val="000000" w:themeColor="text1"/>
            <w:sz w:val="25"/>
            <w:szCs w:val="25"/>
            <w:highlight w:val="cyan"/>
          </w:rPr>
          <w:delText xml:space="preserve">“Chứng Từ Đổ Thải Hợp Lệ” được hiểu là bộ chứng từ chứng minh Chất Thải đã được Bãi Đổ Thải tiếp nhận hợp pháp theo điểm c khoản 8.3 Hợp Đồng.</w:delText>
        </w:r>
      </w:del>
    </w:p>
    <w:p w14:paraId="1F016DDC" w14:textId="77777777" w:rsidR="00283B2B" w:rsidRPr="00E02E48" w:rsidRDefault="00060988">
      <w:pPr>
        <w:pStyle w:val="DoanVBsotudong"/>
        <w:widowControl w:val="0"/>
        <w:spacing w:line="276" w:lineRule="auto"/>
        <w:outlineLvl w:val="9"/>
        <w:rPr>
          <w:rFonts w:cs="Times New Roman"/>
          <w:color w:val="000000" w:themeColor="text1"/>
          <w:sz w:val="25"/>
          <w:szCs w:val="25"/>
        </w:rPr>
      </w:pPr>
      <w:r>
        <w:rPr>
          <w:rFonts w:cs="Times New Roman"/>
          <w:color w:val="000000" w:themeColor="text1"/>
          <w:sz w:val="25"/>
          <w:szCs w:val="25"/>
        </w:rPr>
        <w:t xml:space="preserve">“Nhà Thầu Kết Cấu” được </w:t>
      </w:r>
      <w:r>
        <w:rPr>
          <w:rFonts w:cs="Times New Roman"/>
          <w:sz w:val="25"/>
          <w:szCs w:val="25"/>
        </w:rPr>
        <w:t xml:space="preserve">hiểu là các nhà thầu thi công cọc khoan nhồi, tường </w:t>
      </w:r>
      <w:r>
        <w:rPr>
          <w:rFonts w:cs="Times New Roman"/>
          <w:color w:val="000000" w:themeColor="text1"/>
          <w:sz w:val="25"/>
          <w:szCs w:val="25"/>
        </w:rPr>
        <w:t>vây/cừ, văng chống, kết cấu phần ngầm, phần thân và các nhà thầu khác do Bên A/Chủ đầu tư bố trí thi công đồng thời trên công trường.</w:t>
      </w:r>
    </w:p>
    <w:p w14:paraId="14E05496" w14:textId="77777777" w:rsidR="00DA75E6" w:rsidRPr="00E02E48"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26" w:name="_Toc108548782"/>
      <w:bookmarkStart w:id="27" w:name="_Toc512322900"/>
      <w:bookmarkStart w:id="28" w:name="_Toc487118107"/>
      <w:bookmarkStart w:id="29" w:name="_Toc480969775"/>
      <w:r>
        <w:rPr>
          <w:rFonts w:ascii="Times New Roman" w:hAnsi="Times New Roman" w:cs="Times New Roman"/>
          <w:b/>
          <w:bCs/>
          <w:color w:val="000000" w:themeColor="text1"/>
          <w:sz w:val="25"/>
          <w:szCs w:val="25"/>
          <w:lang w:val="en-US"/>
        </w:rPr>
        <w:t>ĐIỀU 2. HỒ SƠ CỦA HỢP ĐỒNG VÀ THỨ TỰ ƯU TIÊN</w:t>
      </w:r>
      <w:bookmarkEnd w:id="26"/>
      <w:bookmarkEnd w:id="27"/>
      <w:bookmarkEnd w:id="28"/>
      <w:bookmarkEnd w:id="29"/>
    </w:p>
    <w:p w14:paraId="7D19B2CA" w14:textId="77777777" w:rsidR="00DA75E6" w:rsidRPr="00E02E48" w:rsidRDefault="00BE3E25" w:rsidP="006838D5">
      <w:pPr>
        <w:widowControl w:val="0"/>
        <w:numPr>
          <w:ilvl w:val="1"/>
          <w:numId w:val="3"/>
        </w:numPr>
        <w:tabs>
          <w:tab w:val="left" w:pos="1440"/>
        </w:tabs>
        <w:spacing w:line="276" w:lineRule="auto"/>
        <w:rPr>
          <w:rFonts w:cs="Times New Roman"/>
          <w:color w:val="000000" w:themeColor="text1"/>
          <w:sz w:val="25"/>
          <w:szCs w:val="25"/>
        </w:rPr>
      </w:pPr>
      <w:r>
        <w:rPr>
          <w:rFonts w:cs="Times New Roman"/>
          <w:color w:val="000000" w:themeColor="text1"/>
          <w:sz w:val="25"/>
          <w:szCs w:val="25"/>
        </w:rPr>
        <w:t xml:space="preserve">Hồ sơ Hợp đồng bao gồm các tài liệu làm căn cứ ký kết Hợp Đồng; các điều khoản và điều kiện của Hợp Đồng này; </w:t>
      </w:r>
    </w:p>
    <w:p w14:paraId="5DECE757" w14:textId="77777777" w:rsidR="00DA75E6" w:rsidRPr="00E02E48"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lang w:val="en-US"/>
        </w:rPr>
        <w:t>Hợp đồng chính.</w:t>
      </w:r>
    </w:p>
    <w:p w14:paraId="6473ED77" w14:textId="77777777" w:rsidR="00DA75E6" w:rsidRPr="00E02E48"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lang w:val="en-US"/>
        </w:rPr>
        <w:t>Phụ lục A:</w:t>
      </w:r>
      <w:r>
        <w:rPr>
          <w:rFonts w:cs="Times New Roman"/>
          <w:color w:val="000000" w:themeColor="text1"/>
          <w:sz w:val="25"/>
          <w:szCs w:val="25"/>
        </w:rPr>
        <w:t xml:space="preserve"> Bảng chi tiết giá trị Hợp Đồng.</w:t>
      </w:r>
    </w:p>
    <w:p w14:paraId="4E69C78B" w14:textId="77777777" w:rsidR="00283B2B" w:rsidRPr="00E02E48" w:rsidRDefault="00060988">
      <w:pPr>
        <w:pStyle w:val="DoanVBChucaitudong"/>
        <w:spacing w:line="276" w:lineRule="auto"/>
        <w:ind w:left="0"/>
        <w:rPr>
          <w:rFonts w:cs="Times New Roman"/>
          <w:color w:val="000000" w:themeColor="text1"/>
          <w:sz w:val="25"/>
          <w:szCs w:val="25"/>
        </w:rPr>
      </w:pPr>
      <w:r>
        <w:rPr>
          <w:rFonts w:cs="Times New Roman"/>
          <w:color w:val="000000" w:themeColor="text1"/>
          <w:sz w:val="25"/>
          <w:szCs w:val="25"/>
          <w:lang w:val="en-US"/>
        </w:rPr>
        <w:t>Phụ lục B: Ma trận phân chia phạm vi công việc và trách nhiệm.</w:t>
      </w:r>
    </w:p>
    <w:p w14:paraId="4B190D1E" w14:textId="77777777" w:rsidR="00DA75E6" w:rsidRPr="00E02E48"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Hồ sơ yêu cầu báo giá/Báo giá của Bên B đã được Bên A chấp thuận (nếu có)</w:t>
      </w:r>
    </w:p>
    <w:p w14:paraId="1B1907C6" w14:textId="77777777" w:rsidR="00960BBE" w:rsidRPr="00E02E48"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Thông báo giao thầu công tác đất số 1031A/2026/CV-VNCN EC ngày 30/9/2026 của Bên A.</w:t>
      </w:r>
    </w:p>
    <w:p w14:paraId="2A4C0289" w14:textId="77777777" w:rsidR="00DA75E6" w:rsidRPr="00E02E48"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Và các văn bản, tài liệu khác có liên quan đến việc ký kết, thực hiện Hợp Đồng được Các Bên thỏa thuận tạo thành một phần của hồ sơ hợp đồng kể cả những văn bản chưa được liệt kê là tài liệu của hồ sơ hợp đồng tại thời điểm ký kết Hợp Đồng này.</w:t>
      </w:r>
    </w:p>
    <w:p w14:paraId="4109FFCF" w14:textId="77777777" w:rsidR="00DA75E6" w:rsidRPr="00E02E48" w:rsidRDefault="00BE3E25" w:rsidP="006838D5">
      <w:pPr>
        <w:widowControl w:val="0"/>
        <w:numPr>
          <w:ilvl w:val="1"/>
          <w:numId w:val="3"/>
        </w:numPr>
        <w:spacing w:line="276" w:lineRule="auto"/>
        <w:rPr>
          <w:rFonts w:eastAsia="Times New Roman" w:cs="Times New Roman"/>
          <w:color w:val="000000" w:themeColor="text1"/>
          <w:sz w:val="25"/>
          <w:szCs w:val="25"/>
          <w:lang w:val="en-US"/>
        </w:rPr>
      </w:pPr>
      <w:r>
        <w:rPr>
          <w:rFonts w:eastAsia="Times New Roman" w:cs="Times New Roman"/>
          <w:color w:val="000000" w:themeColor="text1"/>
          <w:sz w:val="25"/>
          <w:szCs w:val="25"/>
          <w:lang w:val="en-US"/>
        </w:rPr>
        <w:t>Thứ tự ưu tiên của các tài liệu:</w:t>
      </w:r>
    </w:p>
    <w:p w14:paraId="37A79153" w14:textId="77777777" w:rsidR="00DA75E6" w:rsidRPr="006838D5" w:rsidRDefault="00BE3E25" w:rsidP="006838D5">
      <w:pPr>
        <w:pStyle w:val="onVBChuyn"/>
        <w:widowControl w:val="0"/>
        <w:spacing w:line="276" w:lineRule="auto"/>
        <w:ind w:left="0"/>
        <w:rPr>
          <w:color w:val="000000" w:themeColor="text1"/>
          <w:sz w:val="25"/>
          <w:szCs w:val="25"/>
          <w:lang w:val="en-US"/>
        </w:rPr>
      </w:pPr>
      <w:r>
        <w:rPr>
          <w:color w:val="000000" w:themeColor="text1"/>
          <w:sz w:val="25"/>
          <w:szCs w:val="25"/>
          <w:lang w:val="en-US"/>
        </w:rPr>
        <w:t xml:space="preserve">Các tài liệu trong hồ sơ Hợp Đồng đều có giá trị pháp lý. Những tài liệu cấu thành nên Hợp đồng là quan hệ thống nhất giải thích tương hỗ cho nhau, nhưng nếu có điểm nào không rõ ràng hoặc không thống nhất thì các Bên có trách nhiệm trao đổi và thống nhất. Trường hợp các bên không thống nhất được thì thứ tự ưu tiên các tài liệu cấu thành hồ sơ hợp đồng để xử lý vấn đề này được quy định theo thứ tự từ trên xuống dưới tại Điều 2.1. Riêng đối với phần kỹ thuật, nếu có sự khác biệt giữa các tài liệu thì áp dụng yêu cầu cao hơn/chặt chẽ hơn mà không làm thay đổi Đơn giá, trừ trường hợp thay đổi thiết kế do Bên A yêu cầu bằng văn bản.</w:t>
      </w:r>
      <w:r>
        <w:rPr>
          <w:color w:val="000000" w:themeColor="text1"/>
          <w:sz w:val="25"/>
          <w:szCs w:val="25"/>
          <w:highlight w:val="cyan"/>
          <w:lang w:val="en-US"/>
        </w:rPr>
        <w:t xml:space="preserve"> </w:t>
      </w:r>
    </w:p>
    <w:p w14:paraId="327EF0EC"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30" w:name="_Toc487118108"/>
      <w:bookmarkEnd w:id="30"/>
      <w:r>
        <w:rPr>
          <w:rFonts w:ascii="Times New Roman" w:hAnsi="Times New Roman" w:cs="Times New Roman"/>
          <w:b/>
          <w:bCs/>
          <w:color w:val="000000" w:themeColor="text1"/>
          <w:sz w:val="25"/>
          <w:szCs w:val="25"/>
          <w:lang w:val="en-US"/>
        </w:rPr>
        <w:t>ĐIỀU 3. QUY ĐỊNH CHUNG</w:t>
      </w:r>
    </w:p>
    <w:p w14:paraId="4AED6A6C" w14:textId="77777777" w:rsidR="00DA75E6" w:rsidRPr="006838D5" w:rsidRDefault="00BE3E25" w:rsidP="006838D5">
      <w:pPr>
        <w:widowControl w:val="0"/>
        <w:spacing w:line="276" w:lineRule="auto"/>
        <w:rPr>
          <w:rFonts w:eastAsia="Times New Roman" w:cs="Times New Roman"/>
          <w:b/>
          <w:bCs/>
          <w:color w:val="000000" w:themeColor="text1"/>
          <w:sz w:val="25"/>
          <w:szCs w:val="25"/>
          <w:lang w:val="en-US"/>
        </w:rPr>
      </w:pPr>
      <w:r>
        <w:rPr>
          <w:rFonts w:eastAsia="Times New Roman" w:cs="Times New Roman"/>
          <w:b/>
          <w:bCs/>
          <w:color w:val="000000" w:themeColor="text1"/>
          <w:sz w:val="25"/>
          <w:szCs w:val="25"/>
          <w:lang w:val="en-US"/>
        </w:rPr>
        <w:t>3.1. Luật và ngôn ngữ áp dụng</w:t>
      </w:r>
    </w:p>
    <w:p w14:paraId="11187F2A" w14:textId="77777777" w:rsidR="00DA75E6" w:rsidRPr="006838D5" w:rsidRDefault="00BE3E25" w:rsidP="006838D5">
      <w:pPr>
        <w:widowControl w:val="0"/>
        <w:spacing w:line="276" w:lineRule="auto"/>
        <w:rPr>
          <w:rFonts w:eastAsia="Times New Roman" w:cs="Times New Roman"/>
          <w:color w:val="000000" w:themeColor="text1"/>
          <w:sz w:val="25"/>
          <w:szCs w:val="25"/>
          <w:lang w:val="en-US"/>
        </w:rPr>
      </w:pPr>
      <w:r>
        <w:rPr>
          <w:rFonts w:eastAsia="Times New Roman" w:cs="Times New Roman"/>
          <w:color w:val="000000" w:themeColor="text1"/>
          <w:sz w:val="25"/>
          <w:szCs w:val="25"/>
          <w:lang w:val="en-US"/>
        </w:rPr>
        <w:t>a) Hợp đồng chịu sự điều chỉnh của hệ thống pháp luật của Nước Cộng hòa Xã hội Chủ nghĩa Việt Nam và các văn bản hướng dẫn có liên quan.</w:t>
      </w:r>
    </w:p>
    <w:p w14:paraId="73D31E22" w14:textId="77777777" w:rsidR="00DA75E6" w:rsidRPr="006838D5" w:rsidRDefault="00BE3E25" w:rsidP="006838D5">
      <w:pPr>
        <w:widowControl w:val="0"/>
        <w:spacing w:line="276" w:lineRule="auto"/>
        <w:rPr>
          <w:rFonts w:eastAsia="Times New Roman" w:cs="Times New Roman"/>
          <w:color w:val="000000" w:themeColor="text1"/>
          <w:sz w:val="25"/>
          <w:szCs w:val="25"/>
          <w:lang w:val="en-US"/>
        </w:rPr>
      </w:pPr>
      <w:r>
        <w:rPr>
          <w:rFonts w:eastAsia="Times New Roman" w:cs="Times New Roman"/>
          <w:color w:val="000000" w:themeColor="text1"/>
          <w:sz w:val="25"/>
          <w:szCs w:val="25"/>
          <w:lang w:val="en-US"/>
        </w:rPr>
        <w:t>b) Ngôn ngữ áp dụng và giao dịch Hợp đồng là tiếng Việt.</w:t>
      </w:r>
    </w:p>
    <w:p w14:paraId="0538012E" w14:textId="77777777" w:rsidR="00DA75E6" w:rsidRPr="006838D5" w:rsidRDefault="00BE3E25" w:rsidP="006838D5">
      <w:pPr>
        <w:pStyle w:val="ListParagraph"/>
        <w:spacing w:line="276" w:lineRule="auto"/>
        <w:contextualSpacing w:val="0"/>
        <w:rPr>
          <w:b/>
          <w:bCs/>
          <w:color w:val="000000" w:themeColor="text1"/>
          <w:sz w:val="25"/>
          <w:szCs w:val="25"/>
          <w:lang w:val="vi-VN"/>
        </w:rPr>
      </w:pPr>
      <w:r>
        <w:rPr>
          <w:b/>
          <w:bCs/>
          <w:color w:val="000000" w:themeColor="text1"/>
          <w:sz w:val="25"/>
          <w:szCs w:val="25"/>
          <w:lang w:val="vi-VN"/>
        </w:rPr>
        <w:t>3.2. Chuyển nhượng hợp đồng</w:t>
      </w:r>
    </w:p>
    <w:p w14:paraId="5091FAE1" w14:textId="77777777" w:rsidR="00DA75E6" w:rsidRPr="006838D5" w:rsidRDefault="00BE3E25" w:rsidP="006838D5">
      <w:pPr>
        <w:widowControl w:val="0"/>
        <w:spacing w:line="276" w:lineRule="auto"/>
        <w:rPr>
          <w:rFonts w:eastAsia="Times New Roman" w:cs="Times New Roman"/>
          <w:color w:val="000000" w:themeColor="text1"/>
          <w:sz w:val="25"/>
          <w:szCs w:val="25"/>
          <w:lang w:val="en-US"/>
        </w:rPr>
      </w:pPr>
      <w:r>
        <w:rPr>
          <w:rFonts w:eastAsia="Times New Roman" w:cs="Times New Roman"/>
          <w:color w:val="000000" w:themeColor="text1"/>
          <w:sz w:val="25"/>
          <w:szCs w:val="25"/>
          <w:lang w:val="en-US"/>
        </w:rPr>
        <w:t xml:space="preserve">Không bên nào được chuyển nhượng toàn bộ hoặc một phần Hợp đồng hoặc bất cứ phần lợi ích hoặc quyền lợi theo Hợp đồng. </w:t>
      </w:r>
    </w:p>
    <w:p w14:paraId="0B527A49" w14:textId="77777777" w:rsidR="00DA75E6" w:rsidRPr="006838D5" w:rsidRDefault="00BE3E25" w:rsidP="006838D5">
      <w:pPr>
        <w:pStyle w:val="ListParagraph"/>
        <w:spacing w:line="276" w:lineRule="auto"/>
        <w:contextualSpacing w:val="0"/>
        <w:rPr>
          <w:b/>
          <w:bCs/>
          <w:color w:val="000000" w:themeColor="text1"/>
          <w:sz w:val="25"/>
          <w:szCs w:val="25"/>
          <w:lang w:val="vi-VN"/>
        </w:rPr>
      </w:pPr>
      <w:r>
        <w:rPr>
          <w:b/>
          <w:bCs/>
          <w:color w:val="000000" w:themeColor="text1"/>
          <w:sz w:val="25"/>
          <w:szCs w:val="25"/>
          <w:lang w:val="vi-VN"/>
        </w:rPr>
        <w:t>3.3. Việc bảo mật</w:t>
      </w:r>
    </w:p>
    <w:p w14:paraId="7629EF40" w14:textId="77777777" w:rsidR="00DA75E6" w:rsidRPr="006838D5" w:rsidRDefault="00BE3E25" w:rsidP="006838D5">
      <w:pPr>
        <w:pStyle w:val="ListParagraph"/>
        <w:spacing w:line="276" w:lineRule="auto"/>
        <w:contextualSpacing w:val="0"/>
        <w:rPr>
          <w:color w:val="000000" w:themeColor="text1"/>
          <w:sz w:val="25"/>
          <w:szCs w:val="25"/>
          <w:lang w:val="vi-VN"/>
        </w:rPr>
      </w:pPr>
      <w:r>
        <w:rPr>
          <w:color w:val="000000" w:themeColor="text1"/>
          <w:sz w:val="25"/>
          <w:szCs w:val="25"/>
          <w:lang w:val="vi-VN"/>
        </w:rPr>
        <w:t xml:space="preserve">a) Ngoại trừ trường hợp cần thiết để thực hiện theo nghĩa vụ hoặc tuân theo các quy định của pháp luật, cả hai bên đều phải xem các chi tiết của Hợp đồng là bí mật và của riêng mình. Bên B không được tiết lộ bất kỳ chi tiết nào của Hợp đồng cũng như Hạng mục công trình cho bên thứ ba khi chưa có sự chấp thuận trước bằng văn bản của Bên A. </w:t>
      </w:r>
    </w:p>
    <w:p w14:paraId="41CC54F3" w14:textId="77777777" w:rsidR="00DA75E6" w:rsidRPr="006838D5" w:rsidRDefault="00BE3E25" w:rsidP="006838D5">
      <w:pPr>
        <w:pStyle w:val="ListParagraph"/>
        <w:spacing w:line="276" w:lineRule="auto"/>
        <w:contextualSpacing w:val="0"/>
        <w:rPr>
          <w:color w:val="000000" w:themeColor="text1"/>
          <w:sz w:val="25"/>
          <w:szCs w:val="25"/>
          <w:lang w:val="vi-VN"/>
        </w:rPr>
      </w:pPr>
      <w:r>
        <w:rPr>
          <w:color w:val="000000" w:themeColor="text1"/>
          <w:sz w:val="25"/>
          <w:szCs w:val="25"/>
          <w:lang w:val="vi-VN"/>
        </w:rPr>
        <w:t>b) Bên nào làm tiết lộ bí mật thông tin gây ra thiệt hại cho bên kia phải có trách nhiệm đền bù mọi thiệt hại do việc làm tiết lộ bí mật thông tin của mình gây ra.</w:t>
      </w:r>
    </w:p>
    <w:p w14:paraId="56E3BAEE"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31" w:name="_Toc480969776"/>
      <w:bookmarkStart w:id="32" w:name="_Toc108548784"/>
      <w:bookmarkStart w:id="33" w:name="_Toc512322903"/>
      <w:bookmarkStart w:id="34" w:name="_Toc487118110"/>
      <w:r>
        <w:rPr>
          <w:rFonts w:ascii="Times New Roman" w:hAnsi="Times New Roman" w:cs="Times New Roman"/>
          <w:b/>
          <w:bCs/>
          <w:color w:val="000000" w:themeColor="text1"/>
          <w:sz w:val="25"/>
          <w:szCs w:val="25"/>
          <w:lang w:val="en-US"/>
        </w:rPr>
        <w:t>ĐIỀU 4. NỘI DUNG VÀ KHỐI LƯỢNG PHẠM VI CÔNG VIỆC CỦA HỢP ĐỒNG</w:t>
      </w:r>
      <w:bookmarkEnd w:id="31"/>
      <w:bookmarkEnd w:id="32"/>
      <w:bookmarkEnd w:id="33"/>
      <w:bookmarkEnd w:id="34"/>
    </w:p>
    <w:p w14:paraId="79870F54" w14:textId="77777777" w:rsidR="00A32672" w:rsidRPr="006838D5" w:rsidRDefault="00BE3E25" w:rsidP="006838D5">
      <w:pPr>
        <w:widowControl w:val="0"/>
        <w:numPr>
          <w:ilvl w:val="1"/>
          <w:numId w:val="8"/>
        </w:numPr>
        <w:spacing w:line="276" w:lineRule="auto"/>
        <w:rPr>
          <w:rFonts w:eastAsia="Times New Roman" w:cs="Times New Roman"/>
          <w:b/>
          <w:color w:val="000000" w:themeColor="text1"/>
          <w:sz w:val="25"/>
          <w:szCs w:val="25"/>
        </w:rPr>
      </w:pPr>
      <w:r>
        <w:rPr>
          <w:rFonts w:eastAsia="Times New Roman" w:cs="Times New Roman"/>
          <w:b/>
          <w:color w:val="000000" w:themeColor="text1"/>
          <w:sz w:val="25"/>
          <w:szCs w:val="25"/>
        </w:rPr>
        <w:t>Nội dung Hợp đồng:</w:t>
      </w:r>
    </w:p>
    <w:p w14:paraId="4D6405AC" w14:textId="77777777" w:rsidR="00A32672" w:rsidRPr="006838D5" w:rsidRDefault="00A32672" w:rsidP="006838D5">
      <w:pPr>
        <w:widowControl w:val="0"/>
        <w:spacing w:line="276" w:lineRule="auto"/>
        <w:rPr>
          <w:rFonts w:eastAsia="Times New Roman" w:cs="Times New Roman"/>
          <w:b/>
          <w:color w:val="000000" w:themeColor="text1"/>
          <w:sz w:val="25"/>
          <w:szCs w:val="25"/>
        </w:rPr>
      </w:pPr>
      <w:r>
        <w:rPr>
          <w:color w:val="000000" w:themeColor="text1"/>
          <w:sz w:val="25"/>
          <w:szCs w:val="25"/>
        </w:rPr>
        <w:t>Bên A thuê và Bên B đồng ý cung cấp máy móc, thiết bị, nhân công để thực hiện các công việc sau phục vụ thi công dự án Nhà ở cho lực lượng vũ trang công an nhân dân (Nhà ở xã hội cho cán bộ, chiến sỹ công an) tại ô đất C3-ODK3 và C3-ODK4 thuộc quy hoạch phân khu đô thị H2-4, phường Yên Sở, thành phố Hà Nội:</w:t>
      </w:r>
    </w:p>
    <w:p w14:paraId="113A7094" w14:textId="77777777" w:rsidR="00A32672" w:rsidRPr="00E02E48" w:rsidRDefault="00A32672" w:rsidP="006838D5">
      <w:pPr>
        <w:pStyle w:val="GchudngVBChuyen"/>
        <w:numPr>
          <w:ilvl w:val="0"/>
          <w:numId w:val="0"/>
        </w:numPr>
        <w:spacing w:line="276" w:lineRule="auto"/>
        <w:rPr>
          <w:sz w:val="25"/>
          <w:szCs w:val="25"/>
          <w:lang w:val="vi-VN"/>
        </w:rPr>
      </w:pPr>
      <w:r>
        <w:rPr>
          <w:sz w:val="25"/>
          <w:szCs w:val="25"/>
          <w:lang w:val="vi-VN"/>
        </w:rPr>
        <w:t>a) Đào xúc và vận chuyển đất thải, mùn khoan cọc khoan nhồi, vật liệu san lấp đến Bãi Đổ Thải hợp pháp;</w:t>
      </w:r>
    </w:p>
    <w:p w14:paraId="09FD901F" w14:textId="77777777" w:rsidR="00A32672" w:rsidRPr="00E02E48"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b) Đào đất móng và hầm, trung chuyển đất trong nội bộ công trường;</w:t>
      </w:r>
    </w:p>
    <w:p w14:paraId="5F8EAB22" w14:textId="77777777" w:rsidR="00A32672" w:rsidRPr="00E02E48"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c) Đục và vận chuyển bê tông đầu cọc đến Bãi Đổ Thải hợp pháp;</w:t>
      </w:r>
    </w:p>
    <w:p w14:paraId="7F482831" w14:textId="77777777" w:rsidR="00A32672" w:rsidRPr="00E02E48"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d) Đắp đất móng, hầm, san lấp mặt bằng bằng đất đào tận dụng;</w:t>
      </w:r>
    </w:p>
    <w:p w14:paraId="0E3ACEC6" w14:textId="77777777" w:rsidR="00A32672" w:rsidRPr="00E02E48"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đ) Vận chuyển đổ thải tại bãi đổ đúng quy định pháp luật.</w:t>
      </w:r>
    </w:p>
    <w:p w14:paraId="011B35DC" w14:textId="05EFEC9A" w:rsidR="00A32672" w:rsidRPr="00E02E48"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 xml:space="preserve">Đối với đất thải, mùn khoan cọc khoan nhồi, Bên B có trách nhiệm thu gom, xử lý tách nước, dồn đống phơi khô… đảm bảo yêu cầu kỹ thuật trước khi vận chuyển đổ vào bãi đổ thải theo quy định của pháp </w:t>
      </w:r>
      <w:del w:id="30026" w:author="So sánh: bản anh Q → bản chốt ký" w:date="2026-10-11T00:00:00Z">
        <w:r>
          <w:rPr>
            <w:color w:val="000000" w:themeColor="text1"/>
            <w:sz w:val="25"/>
            <w:szCs w:val="25"/>
            <w:lang w:val="vi-VN"/>
          </w:rPr>
          <w:delText xml:space="preserve">luật. Bên B tự tổ chức lấy mẫu, phân tích, phân định mùn khoan theo QCVN 07:2025/BTNMT; thu gom, xử lý toàn bộ nước tách ra từ mùn khoan đạt quy chuẩn trước khi xả thải; tuyệt đối không xả mùn khoan, dung dịch bentonite/polymer, nước thải chưa xử lý ra hệ thống thoát nước, ao hồ hoặc môi trường.</w:delText>
        </w:r>
      </w:del>
      <w:ins w:id="30025" w:author="So sánh: bản anh Q → bản chốt ký" w:date="2026-10-11T00:00:00Z">
        <w:r>
          <w:rPr>
            <w:color w:val="000000" w:themeColor="text1"/>
            <w:sz w:val="25"/>
            <w:szCs w:val="25"/>
            <w:lang w:val="vi-VN"/>
          </w:rPr>
          <w:t xml:space="preserve">luật</w:t>
        </w:r>
      </w:ins>
    </w:p>
    <w:p w14:paraId="0BEDE7AE" w14:textId="77777777" w:rsidR="00A32672" w:rsidRPr="00E02E48" w:rsidRDefault="00A32672" w:rsidP="006838D5">
      <w:pPr>
        <w:pStyle w:val="GchudngVBChuyen"/>
        <w:numPr>
          <w:ilvl w:val="0"/>
          <w:numId w:val="0"/>
        </w:numPr>
        <w:spacing w:line="276" w:lineRule="auto"/>
        <w:rPr>
          <w:color w:val="000000" w:themeColor="text1"/>
          <w:sz w:val="25"/>
          <w:szCs w:val="25"/>
          <w:lang w:val="vi-VN"/>
        </w:rPr>
      </w:pPr>
      <w:r>
        <w:rPr>
          <w:color w:val="000000" w:themeColor="text1"/>
          <w:sz w:val="25"/>
          <w:szCs w:val="25"/>
          <w:lang w:val="vi-VN"/>
        </w:rPr>
        <w:t>Phạm vi, khối lượng, đơn giá chi tiết của từng phần công việc được quy định tại Phụ lục A [Bảng chi tiết giá Hợp đồng]; tiến độ thực hiện theo Điều 5 của Hợp Đồng. Mọi thay đổi, bổ sung do đại diện có thẩm quyền của Hai Bên thỏa thuận bằng văn bản/Phụ lục Hợp Đồng.</w:t>
      </w:r>
    </w:p>
    <w:p w14:paraId="40DDBEE0" w14:textId="06D51400" w:rsidR="00E16339" w:rsidRPr="00E02E48" w:rsidRDefault="00BE3E25" w:rsidP="006838D5">
      <w:pPr>
        <w:pStyle w:val="GchudngVBChuyen"/>
        <w:numPr>
          <w:ilvl w:val="0"/>
          <w:numId w:val="0"/>
        </w:numPr>
        <w:spacing w:line="276" w:lineRule="auto"/>
        <w:rPr>
          <w:sz w:val="25"/>
          <w:szCs w:val="25"/>
        </w:rPr>
      </w:pPr>
      <w:r>
        <w:rPr>
          <w:color w:val="000000" w:themeColor="text1"/>
          <w:sz w:val="25"/>
          <w:szCs w:val="25"/>
          <w:lang w:val="vi-VN"/>
        </w:rPr>
        <w:t xml:space="preserve">Bên B có trách nhiệm xem xét, tìm hiểu, đánh giá toàn bộ các vật liệu, </w:t>
      </w:r>
      <w:del w:id="30031" w:author="So sánh: bản anh Q → bản chốt ký" w:date="2026-10-11T00:00:00Z">
        <w:r>
          <w:rPr>
            <w:color w:val="000000" w:themeColor="text1"/>
            <w:sz w:val="25"/>
            <w:szCs w:val="25"/>
          </w:rPr>
          <w:delText xml:space="preserve">chất thải </w:delText>
        </w:r>
      </w:del>
      <w:ins w:id="30030" w:author="So sánh: bản anh Q → bản chốt ký" w:date="2026-10-11T00:00:00Z">
        <w:r>
          <w:rPr>
            <w:color w:val="000000" w:themeColor="text1"/>
            <w:sz w:val="25"/>
            <w:szCs w:val="25"/>
          </w:rPr>
          <w:t>đất</w:t>
        </w:r>
        <w:r>
          <w:rPr>
            <w:color w:val="000000" w:themeColor="text1"/>
            <w:sz w:val="25"/>
            <w:szCs w:val="25"/>
            <w:lang w:val="vi-VN"/>
          </w:rPr>
          <w:t xml:space="preserve"> thải</w:t>
        </w:r>
        <w:r>
          <w:rPr>
            <w:color w:val="000000" w:themeColor="text1"/>
            <w:sz w:val="25"/>
            <w:szCs w:val="25"/>
          </w:rPr>
          <w:t>, mùn khoan</w:t>
        </w:r>
        <w:r>
          <w:rPr>
            <w:color w:val="000000" w:themeColor="text1"/>
            <w:sz w:val="25"/>
            <w:szCs w:val="25"/>
            <w:lang w:val="vi-VN"/>
          </w:rPr>
          <w:t xml:space="preserve"> </w:t>
        </w:r>
      </w:ins>
      <w:r>
        <w:rPr>
          <w:color w:val="000000" w:themeColor="text1"/>
          <w:sz w:val="25"/>
          <w:szCs w:val="25"/>
          <w:lang w:val="vi-VN"/>
        </w:rPr>
        <w:t xml:space="preserve">thuộc nội dung công việc tại các điểm a), c) và đ) nêu trên và được hiểu là Bên B có đủ năng lực, chuyên môn, kinh nghiệm, hiểu biết </w:t>
      </w:r>
      <w:del w:id="30029" w:author="So sánh: bản anh Q → bản chốt ký" w:date="2026-10-11T00:00:00Z">
        <w:r>
          <w:rPr>
            <w:color w:val="000000" w:themeColor="text1"/>
            <w:sz w:val="25"/>
            <w:szCs w:val="25"/>
            <w:lang w:val="vi-VN"/>
          </w:rPr>
          <w:delText xml:space="preserve">về các loại vật liệu, chất thải này </w:delText>
        </w:r>
      </w:del>
      <w:r>
        <w:rPr>
          <w:color w:val="000000" w:themeColor="text1"/>
          <w:sz w:val="25"/>
          <w:szCs w:val="25"/>
          <w:lang w:val="vi-VN"/>
        </w:rPr>
        <w:t xml:space="preserve">để tự tìm kiếm, lựa chọn, ký hợp đồng thuê và thanh toán Bãi Đổ Thải hợp pháp theo đúng quy trình, quy định của pháp luật về môi trường và hoàn toàn chịu trách nhiệm trước pháp luật và Bên A về nội dung công việc thực hiện của </w:t>
      </w:r>
      <w:del w:id="30028" w:author="So sánh: bản anh Q → bản chốt ký" w:date="2026-10-11T00:00:00Z">
        <w:r>
          <w:rPr>
            <w:color w:val="000000" w:themeColor="text1"/>
            <w:sz w:val="25"/>
            <w:szCs w:val="25"/>
            <w:lang w:val="vi-VN"/>
          </w:rPr>
          <w:delText xml:space="preserve">mình. Bên A không chỉ định, không ký hợp đồng và không chịu trách nhiệm đối với việc lựa chọn Bãi Đổ Thải, tuyến đường, phương tiện vận chuyển của Bên B; việc Bên A xem xét, chấp thuận hồ sơ Bãi Đổ Thải chỉ nhằm mục đích kiểm soát của Bên A, không làm phát sinh trách nhiệm của Bên A và không làm giảm trách nhiệm của Bên B.</w:delText>
        </w:r>
      </w:del>
      <w:ins w:id="30027" w:author="So sánh: bản anh Q → bản chốt ký" w:date="2026-10-11T00:00:00Z">
        <w:r>
          <w:rPr>
            <w:color w:val="000000" w:themeColor="text1"/>
            <w:sz w:val="25"/>
            <w:szCs w:val="25"/>
            <w:lang w:val="vi-VN"/>
          </w:rPr>
          <w:t xml:space="preserve">mình.</w:t>
        </w:r>
      </w:ins>
    </w:p>
    <w:p w14:paraId="15F0735A" w14:textId="77777777" w:rsidR="00DA75E6" w:rsidRPr="00E02E48" w:rsidRDefault="00BE3E25" w:rsidP="006838D5">
      <w:pPr>
        <w:widowControl w:val="0"/>
        <w:numPr>
          <w:ilvl w:val="1"/>
          <w:numId w:val="8"/>
        </w:numPr>
        <w:spacing w:line="276" w:lineRule="auto"/>
        <w:rPr>
          <w:rFonts w:eastAsia="Times New Roman" w:cs="Times New Roman"/>
          <w:b/>
          <w:color w:val="000000" w:themeColor="text1"/>
          <w:sz w:val="25"/>
          <w:szCs w:val="25"/>
        </w:rPr>
      </w:pPr>
      <w:r>
        <w:rPr>
          <w:rFonts w:eastAsia="Times New Roman" w:cs="Times New Roman"/>
          <w:b/>
          <w:color w:val="000000" w:themeColor="text1"/>
          <w:sz w:val="25"/>
          <w:szCs w:val="25"/>
        </w:rPr>
        <w:t>Phạm vi công việc của Hợp đồng:</w:t>
      </w:r>
    </w:p>
    <w:p w14:paraId="448608EE" w14:textId="77777777" w:rsidR="00DA75E6" w:rsidRPr="006838D5" w:rsidRDefault="00BE3E25" w:rsidP="006838D5">
      <w:pPr>
        <w:pStyle w:val="DoanVBChucaitudong"/>
        <w:numPr>
          <w:ilvl w:val="0"/>
          <w:numId w:val="18"/>
        </w:numPr>
        <w:spacing w:line="276" w:lineRule="auto"/>
        <w:ind w:left="0"/>
        <w:rPr>
          <w:rFonts w:cs="Times New Roman"/>
          <w:color w:val="000000" w:themeColor="text1"/>
          <w:sz w:val="25"/>
          <w:szCs w:val="25"/>
        </w:rPr>
      </w:pPr>
      <w:r>
        <w:rPr>
          <w:rFonts w:cs="Times New Roman"/>
          <w:color w:val="000000" w:themeColor="text1"/>
          <w:sz w:val="25"/>
          <w:szCs w:val="25"/>
        </w:rPr>
        <w:t xml:space="preserve">Phạm vi Công Việc của Hợp Đồng mà bên B phải thực hiện là toàn bộ các Công Việc được nêu tại Phụ lục A và các Phụ lục khác đính kèm tại Hợp Đồng này, để Bên B thực hiện theo yêu cầu, chỉ dẫn của Bên A về vị trí, cao độ, kích thước, khối lượng, tiến độ và khắc phục các sai sót do lỗi của Bên B (nếu có), đảm bảo đúng yêu cầu, tiến độ, giá cả, an toàn và các thỏa thuận khác trong Hợp Đồng.</w:t>
      </w:r>
    </w:p>
    <w:p>
      <w:pPr>
        <w:pStyle w:val="DoanVBChucaitudong"/>
        <w:spacing w:line="276" w:lineRule="auto"/>
        <w:ind w:left="0"/>
        <w:rPr>
          <w:del w:id="30032" w:author="So sánh: bản anh Q → bản chốt ký" w:date="2026-10-11T00:00:00Z"/>
        </w:rPr>
      </w:pPr>
      <w:del w:id="30033" w:author="So sánh: bản anh Q → bản chốt ký" w:date="2026-10-11T00:00:00Z">
        <w:r>
          <w:rPr>
            <w:rFonts w:cs="Times New Roman"/>
            <w:color w:val="000000" w:themeColor="text1"/>
            <w:sz w:val="25"/>
            <w:szCs w:val="25"/>
          </w:rPr>
          <w:delText xml:space="preserve">Phạm vi Công Việc gồm: (i) đào xúc và vận chuyển đất thải, mùn khoan cọc khoan nhồi, vật liệu san lấp; (ii) đào đất móng và hầm, trung chuyển đất trong nội bộ công trường; (iii) đục và vận chuyển bê tông đầu cọc; (iv) đắp đất móng, hầm, san lấp mặt bằng bằng đất đào tận dụng; (v) vận chuyển đổ thải tại bãi đổ đúng quy định pháp luật; bao gồm cả công tác thu gom, xử lý tách nước, dồn đống phơi khô đất thải, mùn khoan cọc khoan nhồi trước khi vận chuyển đổ thải và các công việc cần thiết khác để hoàn thành các công việc nêu trên theo quy định của Hợp Đồng. Bên B chịu trách nhiệm toàn diện đối với Chất Thải kể từ Điểm Chuyển Giao theo Điều 1 và khoản 8.3 Hợp Đồng.</w:delText>
        </w:r>
      </w:del>
    </w:p>
    <w:p w14:paraId="67832281" w14:textId="77777777" w:rsidR="002E5C30" w:rsidRPr="006838D5" w:rsidRDefault="002E5C30" w:rsidP="006838D5">
      <w:pPr>
        <w:pStyle w:val="DoanVBChucaitudong"/>
        <w:numPr>
          <w:ilvl w:val="0"/>
          <w:numId w:val="0"/>
        </w:numPr>
        <w:spacing w:line="276" w:lineRule="auto"/>
        <w:rPr>
          <w:rFonts w:cs="Times New Roman"/>
          <w:i/>
          <w:iCs/>
          <w:color w:val="000000" w:themeColor="text1"/>
          <w:sz w:val="25"/>
          <w:szCs w:val="25"/>
          <w:lang w:val="en-US"/>
        </w:rPr>
      </w:pPr>
      <w:r>
        <w:rPr>
          <w:rFonts w:cs="Times New Roman"/>
          <w:i/>
          <w:iCs/>
          <w:color w:val="000000" w:themeColor="text1"/>
          <w:sz w:val="25"/>
          <w:szCs w:val="25"/>
          <w:lang w:val="en-US"/>
        </w:rPr>
        <w:t>(</w:t>
      </w:r>
      <w:r>
        <w:rPr>
          <w:rFonts w:cs="Times New Roman"/>
          <w:i/>
          <w:iCs/>
          <w:color w:val="000000" w:themeColor="text1"/>
          <w:sz w:val="25"/>
          <w:szCs w:val="25"/>
        </w:rPr>
        <w:t xml:space="preserve">Chi tiết phạm vi Công Việc theo Hợp đồng này được quy định tại </w:t>
      </w:r>
      <w:r>
        <w:rPr>
          <w:rFonts w:cs="Times New Roman"/>
          <w:b/>
          <w:i/>
          <w:iCs/>
          <w:color w:val="000000" w:themeColor="text1"/>
          <w:sz w:val="25"/>
          <w:szCs w:val="25"/>
        </w:rPr>
        <w:t>Phụ lục A</w:t>
      </w:r>
      <w:r>
        <w:rPr>
          <w:rFonts w:cs="Times New Roman"/>
          <w:i/>
          <w:iCs/>
          <w:color w:val="000000" w:themeColor="text1"/>
          <w:sz w:val="25"/>
          <w:szCs w:val="25"/>
        </w:rPr>
        <w:t xml:space="preserve"> </w:t>
      </w:r>
      <w:r>
        <w:rPr>
          <w:rFonts w:cs="Times New Roman"/>
          <w:b/>
          <w:i/>
          <w:iCs/>
          <w:color w:val="000000" w:themeColor="text1"/>
          <w:sz w:val="25"/>
          <w:szCs w:val="25"/>
        </w:rPr>
        <w:t>[Bảng chi tiết giá Hợp đồng]</w:t>
      </w:r>
      <w:r>
        <w:rPr>
          <w:rFonts w:cs="Times New Roman"/>
          <w:i/>
          <w:iCs/>
          <w:color w:val="000000" w:themeColor="text1"/>
          <w:sz w:val="25"/>
          <w:szCs w:val="25"/>
        </w:rPr>
        <w:t xml:space="preserve"> đính kèm tại Hợp đồng này.</w:t>
      </w:r>
      <w:r>
        <w:rPr>
          <w:rFonts w:cs="Times New Roman"/>
          <w:i/>
          <w:iCs/>
          <w:color w:val="000000" w:themeColor="text1"/>
          <w:sz w:val="25"/>
          <w:szCs w:val="25"/>
          <w:lang w:val="en-US"/>
        </w:rPr>
        <w:t>)</w:t>
      </w:r>
    </w:p>
    <w:p w14:paraId="2CCFAF84" w14:textId="77777777" w:rsidR="00DA75E6" w:rsidRPr="006838D5" w:rsidRDefault="00BE3E25" w:rsidP="006838D5">
      <w:pPr>
        <w:widowControl w:val="0"/>
        <w:numPr>
          <w:ilvl w:val="1"/>
          <w:numId w:val="8"/>
        </w:numPr>
        <w:spacing w:line="276" w:lineRule="auto"/>
        <w:rPr>
          <w:rFonts w:cs="Times New Roman"/>
          <w:color w:val="000000" w:themeColor="text1"/>
          <w:sz w:val="25"/>
          <w:szCs w:val="25"/>
        </w:rPr>
      </w:pPr>
      <w:r>
        <w:rPr>
          <w:rFonts w:eastAsia="Times New Roman" w:cs="Times New Roman"/>
          <w:b/>
          <w:color w:val="000000" w:themeColor="text1"/>
          <w:sz w:val="25"/>
          <w:szCs w:val="25"/>
        </w:rPr>
        <w:t>Tính chất của Hợp Đồng:</w:t>
      </w:r>
    </w:p>
    <w:p w14:paraId="368D3013" w14:textId="195C32B8" w:rsidR="00DA75E6" w:rsidRPr="00E02E48" w:rsidRDefault="00BE3E25" w:rsidP="006838D5">
      <w:pPr>
        <w:widowControl w:val="0"/>
        <w:tabs>
          <w:tab w:val="left" w:pos="720"/>
        </w:tabs>
        <w:spacing w:line="276" w:lineRule="auto"/>
        <w:rPr>
          <w:rFonts w:cs="Times New Roman"/>
          <w:color w:val="000000" w:themeColor="text1"/>
          <w:sz w:val="25"/>
          <w:szCs w:val="25"/>
          <w:lang w:val="en-US"/>
        </w:rPr>
      </w:pPr>
      <w:r>
        <w:rPr>
          <w:rFonts w:cs="Times New Roman"/>
          <w:color w:val="000000" w:themeColor="text1"/>
          <w:sz w:val="25"/>
          <w:szCs w:val="25"/>
        </w:rPr>
        <w:t xml:space="preserve">a) Hợp Đồng này là hợp đồng kinh tế về cung cấp thiết bị, xe máy, phương tiện và nhân công vận hành phục vụ công tác đào, đắp, trung chuyển đất trong nội bộ công trường, vận chuyển đất thải</w:t>
      </w:r>
      <w:r>
        <w:rPr>
          <w:rFonts w:cs="Times New Roman"/>
          <w:color w:val="000000" w:themeColor="text1"/>
          <w:sz w:val="25"/>
          <w:szCs w:val="25"/>
          <w:lang w:val="en-US"/>
        </w:rPr>
        <w:t xml:space="preserve">, mùn khoan cọc khoan nhồi, vật liệu san lấp, đục và vận chuyển bê tông đầu cọc, vận chuyển đổ </w:t>
      </w:r>
      <w:ins w:id="30035" w:author="So sánh: bản anh Q → bản chốt ký" w:date="2026-10-11T00:00:00Z">
        <w:r>
          <w:rPr>
            <w:rFonts w:cs="Times New Roman"/>
            <w:color w:val="000000" w:themeColor="text1"/>
            <w:sz w:val="25"/>
            <w:szCs w:val="25"/>
            <w:lang w:val="en-US"/>
          </w:rPr>
          <w:t xml:space="preserve">đất </w:t>
        </w:r>
      </w:ins>
      <w:r>
        <w:rPr>
          <w:rFonts w:cs="Times New Roman"/>
          <w:color w:val="000000" w:themeColor="text1"/>
          <w:sz w:val="25"/>
          <w:szCs w:val="25"/>
          <w:lang w:val="en-US"/>
        </w:rPr>
        <w:t xml:space="preserve">thải tại bãi đổ đúng quy định pháp luật</w:t>
      </w:r>
      <w:r>
        <w:rPr>
          <w:rFonts w:cs="Times New Roman"/>
          <w:color w:val="000000" w:themeColor="text1"/>
          <w:sz w:val="25"/>
          <w:szCs w:val="25"/>
        </w:rPr>
        <w:t xml:space="preserve">. </w:t>
      </w:r>
      <w:del w:id="30034" w:author="So sánh: bản anh Q → bản chốt ký" w:date="2026-10-11T00:00:00Z">
        <w:r>
          <w:rPr>
            <w:rFonts w:cs="Times New Roman"/>
            <w:color w:val="000000" w:themeColor="text1"/>
            <w:sz w:val="25"/>
            <w:szCs w:val="25"/>
          </w:rPr>
          <w:delText xml:space="preserve">Bên B là đơn vị cung cấp dịch vụ độc lập, đồng thời là chủ thể thu gom, vận chuyển và chuyển giao xử lý Chất Thải theo quy định của pháp luật về bảo vệ môi trường; Bên B tự tổ chức, tự quyết định phương tiện, tuyến đường, Bãi Đổ Thải và tự chịu trách nhiệm về kết quả thực hiện.</w:delText>
        </w:r>
      </w:del>
    </w:p>
    <w:p w14:paraId="617A0990" w14:textId="70D42B2A" w:rsidR="00DA75E6" w:rsidRPr="00E02E48" w:rsidRDefault="00BE3E25" w:rsidP="006838D5">
      <w:pPr>
        <w:widowControl w:val="0"/>
        <w:tabs>
          <w:tab w:val="left" w:pos="720"/>
        </w:tabs>
        <w:spacing w:line="276" w:lineRule="auto"/>
        <w:rPr>
          <w:rFonts w:cs="Times New Roman"/>
          <w:color w:val="000000" w:themeColor="text1"/>
          <w:sz w:val="25"/>
          <w:szCs w:val="25"/>
          <w:lang w:val="en-US"/>
        </w:rPr>
      </w:pPr>
      <w:r>
        <w:rPr>
          <w:rFonts w:cs="Times New Roman"/>
          <w:color w:val="000000" w:themeColor="text1"/>
          <w:sz w:val="25"/>
          <w:szCs w:val="25"/>
        </w:rPr>
        <w:t xml:space="preserve">b) Bên A là nhà thầu thi công, chịu trách nhiệm trước Chủ đầu tư về tổ chức thi công, biện pháp thi công tổng thể và chất lượng công trình. Bên A ban hành yêu cầu, chỉ dẫn (bằng văn bản hoặc qua cán bộ được Bên A ủy quyền tại công trường) về vị trí, cao độ, kích thước, khối lượng, trình tự và tiến độ thực hiện Công Việc; Bên B có nghĩa vụ thực hiện đúng các yêu cầu, chỉ dẫn </w:t>
      </w:r>
      <w:del w:id="30037" w:author="So sánh: bản anh Q → bản chốt ký" w:date="2026-10-11T00:00:00Z">
        <w:r>
          <w:rPr>
            <w:rFonts w:cs="Times New Roman"/>
            <w:color w:val="000000" w:themeColor="text1"/>
            <w:sz w:val="25"/>
            <w:szCs w:val="25"/>
          </w:rPr>
          <w:delText xml:space="preserve">này. Chỉ dẫn của Bên A chỉ giới hạn trong phạm vi công trường (vị trí, cao độ, khối lượng, trình tự, tiến độ) và không bao gồm việc lựa chọn Bãi Đổ Thải, tuyến đường, phương thức vận chuyển, xử lý Chất Thải bên ngoài công trường.</w:delText>
        </w:r>
      </w:del>
      <w:ins w:id="30036" w:author="So sánh: bản anh Q → bản chốt ký" w:date="2026-10-11T00:00:00Z">
        <w:r>
          <w:rPr>
            <w:rFonts w:cs="Times New Roman"/>
            <w:color w:val="000000" w:themeColor="text1"/>
            <w:sz w:val="25"/>
            <w:szCs w:val="25"/>
          </w:rPr>
          <w:t xml:space="preserve">này</w:t>
        </w:r>
        <w:r>
          <w:rPr>
            <w:rFonts w:cs="Times New Roman"/>
            <w:color w:val="000000" w:themeColor="text1"/>
            <w:sz w:val="25"/>
            <w:szCs w:val="25"/>
            <w:lang w:val="en-US"/>
          </w:rPr>
          <w:t>.</w:t>
        </w:r>
      </w:ins>
    </w:p>
    <w:p w14:paraId="21CDD027" w14:textId="0D48F7E8"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Bên B chịu trách nhiệm đối với: thiết bị, xe máy, phương tiện và nhân lực của mình (số lượng, năng lực, tình trạng kỹ thuật, kỹ năng vận hành, an toàn lao động); việc thực hiện đúng yêu cầu, chỉ dẫn của Bên A; việc vận chuyển, đổ</w:t>
      </w:r>
      <w:r>
        <w:rPr>
          <w:rFonts w:cs="Times New Roman"/>
          <w:color w:val="000000" w:themeColor="text1"/>
          <w:sz w:val="25"/>
          <w:szCs w:val="25"/>
          <w:lang w:val="en-US"/>
        </w:rPr>
        <w:t xml:space="preserve"> đất</w:t>
      </w:r>
      <w:r>
        <w:rPr>
          <w:rFonts w:cs="Times New Roman"/>
          <w:color w:val="000000" w:themeColor="text1"/>
          <w:sz w:val="25"/>
          <w:szCs w:val="25"/>
        </w:rPr>
        <w:t xml:space="preserve"> thải, mùn khoan cọc khoan nhồi, </w:t>
      </w:r>
      <w:ins w:id="30042" w:author="So sánh: bản anh Q → bản chốt ký" w:date="2026-10-11T00:00:00Z">
        <w:r>
          <w:rPr>
            <w:rFonts w:cs="Times New Roman"/>
            <w:color w:val="000000" w:themeColor="text1"/>
            <w:sz w:val="25"/>
            <w:szCs w:val="25"/>
            <w:lang w:val="en-US"/>
          </w:rPr>
          <w:t xml:space="preserve">vật liệu san lấp, đất đào, </w:t>
        </w:r>
      </w:ins>
      <w:r>
        <w:rPr>
          <w:rFonts w:cs="Times New Roman"/>
          <w:color w:val="000000" w:themeColor="text1"/>
          <w:sz w:val="25"/>
          <w:szCs w:val="25"/>
        </w:rPr>
        <w:t xml:space="preserve">bê tông đầu </w:t>
      </w:r>
      <w:del w:id="30041" w:author="So sánh: bản anh Q → bản chốt ký" w:date="2026-10-11T00:00:00Z">
        <w:r>
          <w:rPr>
            <w:rFonts w:cs="Times New Roman"/>
            <w:color w:val="000000" w:themeColor="text1"/>
            <w:sz w:val="25"/>
            <w:szCs w:val="25"/>
          </w:rPr>
          <w:delText xml:space="preserve">cọc và toàn bộ Chất Thải (kể cả việc lựa chọn, thuê Bãi Đổ Thải), </w:delText>
        </w:r>
      </w:del>
      <w:ins w:id="30040" w:author="So sánh: bản anh Q → bản chốt ký" w:date="2026-10-11T00:00:00Z">
        <w:r>
          <w:rPr>
            <w:rFonts w:cs="Times New Roman"/>
            <w:color w:val="000000" w:themeColor="text1"/>
            <w:sz w:val="25"/>
            <w:szCs w:val="25"/>
          </w:rPr>
          <w:t xml:space="preserve">cọc</w:t>
        </w:r>
        <w:r>
          <w:rPr>
            <w:rFonts w:cs="Times New Roman"/>
            <w:color w:val="000000" w:themeColor="text1"/>
            <w:sz w:val="25"/>
            <w:szCs w:val="25"/>
            <w:lang w:val="en-US"/>
          </w:rPr>
          <w:t>,</w:t>
        </w:r>
        <w:r>
          <w:rPr>
            <w:rFonts w:cs="Times New Roman"/>
            <w:color w:val="000000" w:themeColor="text1"/>
            <w:sz w:val="25"/>
            <w:szCs w:val="25"/>
          </w:rPr>
          <w:t xml:space="preserve"> </w:t>
        </w:r>
      </w:ins>
      <w:r>
        <w:rPr>
          <w:rFonts w:cs="Times New Roman"/>
          <w:szCs w:val="26"/>
        </w:rPr>
        <w:t xml:space="preserve">bảo vệ môi trường, an toàn giao thông và các nghĩa vụ khác theo Hợp Đồng. Việc Bên A ban hành chỉ dẫn không làm giảm trách nhiệm của Bên B đối với vi phạm, thiệt hại do lỗi của Bên B, nhân lực, thiết bị, phương tiện của Bên B gây </w:t>
      </w:r>
      <w:del w:id="30039" w:author="So sánh: bản anh Q → bản chốt ký" w:date="2026-10-11T00:00:00Z">
        <w:r>
          <w:rPr>
            <w:rFonts w:cs="Times New Roman"/>
            <w:szCs w:val="26"/>
          </w:rPr>
          <w:delText xml:space="preserve">ra.</w:delText>
        </w:r>
      </w:del>
      <w:ins w:id="30038" w:author="So sánh: bản anh Q → bản chốt ký" w:date="2026-10-11T00:00:00Z">
        <w:r>
          <w:rPr>
            <w:rFonts w:cs="Times New Roman"/>
            <w:szCs w:val="26"/>
          </w:rPr>
          <w:t xml:space="preserve">ra.</w:t>
        </w:r>
        <w:r>
          <w:rPr>
            <w:rFonts w:cs="Times New Roman"/>
            <w:color w:val="000000" w:themeColor="text1"/>
            <w:sz w:val="25"/>
            <w:szCs w:val="25"/>
          </w:rPr>
          <w:t>.</w:t>
        </w:r>
      </w:ins>
    </w:p>
    <w:p>
      <w:pPr>
        <w:widowControl w:val="0"/>
        <w:tabs>
          <w:tab w:val="left" w:pos="720"/>
        </w:tabs>
        <w:spacing w:line="276" w:lineRule="auto"/>
        <w:rPr>
          <w:del w:id="30043" w:author="So sánh: bản anh Q → bản chốt ký" w:date="2026-10-11T00:00:00Z"/>
        </w:rPr>
      </w:pPr>
      <w:del w:id="30044" w:author="So sánh: bản anh Q → bản chốt ký" w:date="2026-10-11T00:00:00Z">
        <w:r>
          <w:rPr>
            <w:rFonts w:cs="Times New Roman"/>
            <w:b/>
            <w:bCs/>
            <w:color w:val="000000" w:themeColor="text1"/>
            <w:sz w:val="25"/>
            <w:szCs w:val="25"/>
            <w:highlight w:val="cyan"/>
          </w:rPr>
          <w:delText xml:space="preserve">d) Phân định trách nhiệm pháp lý về Chất Thải: Bên B cam kết có đầy đủ năng lực pháp lý (ngành nghề kinh doanh phù hợp), phương tiện và điều kiện theo quy định để thu gom, vận chuyển, chuyển giao xử lý Chất Thải. Bên B chịu trách nhiệm toàn diện, độc lập trước pháp luật, cơ quan nhà nước có thẩm quyền, Chủ đầu tư, Bên A và bên thứ ba đối với mọi vi phạm phát sinh từ việc thu gom, lưu giữ, xử lý tách nước, vận chuyển, đổ thải, chuyển giao xử lý Chất Thải kể từ Điểm Chuyển Giao. Bên A không phải là bên vận chuyển, không phải là bên lựa chọn hay thuê Bãi Đổ Thải và không chịu trách nhiệm liên đới đối với các vi phạm này. Trường hợp Bên A và/hoặc Chủ đầu tư bị cơ quan có thẩm quyền kiểm tra, yêu cầu giải trình, xử lý hoặc yêu cầu khắc phục liên quan đến Chất Thải do Bên B thu gom, vận chuyển, Bên B thực hiện nghĩa vụ theo điểm h khoản 8.3 Hợp Đồng.</w:delText>
        </w:r>
      </w:del>
    </w:p>
    <w:p w14:paraId="1D425526" w14:textId="532F0CBC" w:rsidR="007006C0" w:rsidRPr="00D20C9D" w:rsidRDefault="00060988" w:rsidP="007006C0">
      <w:pPr>
        <w:widowControl w:val="0"/>
        <w:tabs>
          <w:tab w:val="left" w:pos="720"/>
        </w:tabs>
        <w:spacing w:line="276" w:lineRule="auto"/>
        <w:rPr>
          <w:ins w:id="30052" w:author="So sánh: bản anh Q → bản chốt ký" w:date="2026-10-11T00:00:00Z"/>
          <w:rFonts w:cs="Times New Roman"/>
          <w:sz w:val="25"/>
          <w:szCs w:val="25"/>
          <w:lang w:val="en-US"/>
        </w:rPr>
      </w:pPr>
      <w:ins w:id="30045" w:author="So sánh: bản anh Q → bản chốt ký" w:date="2026-10-11T00:00:00Z">
        <w:r>
          <w:rPr>
            <w:rFonts w:cs="Times New Roman"/>
            <w:b/>
            <w:bCs/>
            <w:sz w:val="25"/>
            <w:szCs w:val="25"/>
          </w:rPr>
          <w:t xml:space="preserve">d) </w:t>
        </w:r>
      </w:ins>
      <w:ins w:id="30046" w:author="So sánh: bản anh Q → bản chốt ký" w:date="2026-10-11T00:00:00Z">
        <w:r>
          <w:rPr>
            <w:rFonts w:cs="Times New Roman"/>
            <w:b/>
            <w:bCs/>
            <w:sz w:val="25"/>
            <w:szCs w:val="25"/>
            <w:lang w:val="en-US"/>
          </w:rPr>
          <w:t xml:space="preserve">Hiểu rõ công việc </w:t>
        </w:r>
      </w:ins>
      <w:ins w:id="30047" w:author="So sánh: bản anh Q → bản chốt ký" w:date="2026-10-11T00:00:00Z">
        <w:r>
          <w:rPr>
            <w:rFonts w:cs="Times New Roman"/>
            <w:b/>
            <w:bCs/>
            <w:sz w:val="25"/>
            <w:szCs w:val="25"/>
          </w:rPr>
          <w:t xml:space="preserve">trách nhiệm: </w:t>
        </w:r>
      </w:ins>
      <w:ins w:id="30048" w:author="So sánh: bản anh Q → bản chốt ký" w:date="2026-10-11T00:00:00Z">
        <w:r>
          <w:rPr>
            <w:rFonts w:cs="Times New Roman"/>
            <w:sz w:val="25"/>
            <w:szCs w:val="25"/>
          </w:rPr>
          <w:t xml:space="preserve">Bên B cam kết có đầy đủ năng lực pháp lý (ngành nghề kinh doanh phù hợp), phương tiện và điều kiện </w:t>
        </w:r>
      </w:ins>
      <w:ins w:id="30049" w:author="So sánh: bản anh Q → bản chốt ký" w:date="2026-10-11T00:00:00Z">
        <w:r>
          <w:rPr>
            <w:rFonts w:cs="Times New Roman"/>
            <w:sz w:val="25"/>
            <w:szCs w:val="25"/>
            <w:lang w:val="en-US"/>
          </w:rPr>
          <w:t>thực hiện công việc hợp đồng</w:t>
        </w:r>
      </w:ins>
      <w:ins w:id="30050" w:author="So sánh: bản anh Q → bản chốt ký" w:date="2026-10-11T00:00:00Z">
        <w:r>
          <w:rPr>
            <w:rFonts w:cs="Times New Roman"/>
            <w:sz w:val="25"/>
            <w:szCs w:val="25"/>
          </w:rPr>
          <w:t xml:space="preserve">. Bên B chịu trách nhiệm toàn diện, độc lập trước pháp luật, cơ quan nhà nước có thẩm quyền, Chủ đầu tư, Bên A và bên thứ ba </w:t>
        </w:r>
      </w:ins>
      <w:bookmarkStart w:id="35" w:name="_Toc108548785"/>
      <w:bookmarkStart w:id="36" w:name="_Toc512322904"/>
      <w:bookmarkStart w:id="37" w:name="_Toc487118111"/>
      <w:bookmarkStart w:id="38" w:name="_Toc480969777"/>
      <w:ins w:id="30051" w:author="So sánh: bản anh Q → bản chốt ký" w:date="2026-10-11T00:00:00Z">
        <w:r>
          <w:rPr>
            <w:rFonts w:cs="Times New Roman"/>
            <w:sz w:val="25"/>
            <w:szCs w:val="25"/>
            <w:lang w:val="en-US"/>
          </w:rPr>
          <w:t xml:space="preserve">về công việc thực hiện theo hợp đồng này.</w:t>
        </w:r>
      </w:ins>
    </w:p>
    <w:p w14:paraId="5F25152E" w14:textId="5727645E" w:rsidR="00DA75E6" w:rsidRPr="006838D5" w:rsidRDefault="00BE3E25" w:rsidP="007006C0">
      <w:pPr>
        <w:widowControl w:val="0"/>
        <w:tabs>
          <w:tab w:val="left" w:pos="720"/>
        </w:tabs>
        <w:spacing w:line="276" w:lineRule="auto"/>
        <w:rPr>
          <w:rFonts w:cs="Times New Roman"/>
          <w:b/>
          <w:bCs/>
          <w:color w:val="000000" w:themeColor="text1"/>
          <w:sz w:val="25"/>
          <w:szCs w:val="25"/>
          <w:lang w:val="en-US"/>
        </w:rPr>
      </w:pPr>
      <w:r>
        <w:rPr>
          <w:rFonts w:cs="Times New Roman"/>
          <w:b/>
          <w:bCs/>
          <w:color w:val="000000" w:themeColor="text1"/>
          <w:sz w:val="25"/>
          <w:szCs w:val="25"/>
          <w:lang w:val="en-US"/>
        </w:rPr>
        <w:t>ĐIỀU 5. THỜI GIAN VÀ TIẾN ĐỘ THỰC HIỆN HỢP ĐỒNG</w:t>
      </w:r>
      <w:bookmarkEnd w:id="35"/>
      <w:bookmarkEnd w:id="36"/>
      <w:bookmarkEnd w:id="37"/>
      <w:bookmarkEnd w:id="38"/>
    </w:p>
    <w:p w14:paraId="2CAA71D5" w14:textId="77777777" w:rsidR="00DA75E6" w:rsidRPr="006838D5" w:rsidRDefault="00BE3E25" w:rsidP="006838D5">
      <w:pPr>
        <w:widowControl w:val="0"/>
        <w:numPr>
          <w:ilvl w:val="1"/>
          <w:numId w:val="9"/>
        </w:numPr>
        <w:spacing w:line="276" w:lineRule="auto"/>
        <w:rPr>
          <w:rFonts w:cs="Times New Roman"/>
          <w:b/>
          <w:bCs/>
          <w:color w:val="000000" w:themeColor="text1"/>
          <w:sz w:val="25"/>
          <w:szCs w:val="25"/>
        </w:rPr>
      </w:pPr>
      <w:r>
        <w:rPr>
          <w:rFonts w:cs="Times New Roman"/>
          <w:b/>
          <w:bCs/>
          <w:color w:val="000000" w:themeColor="text1"/>
          <w:sz w:val="25"/>
          <w:szCs w:val="25"/>
        </w:rPr>
        <w:t>Thời gian thực hiện Hợp Đồng:</w:t>
      </w:r>
    </w:p>
    <w:p w14:paraId="21DDD657" w14:textId="77777777" w:rsidR="00DA75E6" w:rsidRPr="006838D5" w:rsidRDefault="00BE3E25" w:rsidP="006838D5">
      <w:pPr>
        <w:pStyle w:val="GchudngVBChuyen"/>
        <w:spacing w:line="276" w:lineRule="auto"/>
        <w:ind w:left="0"/>
        <w:rPr>
          <w:color w:val="000000" w:themeColor="text1"/>
          <w:sz w:val="25"/>
          <w:szCs w:val="25"/>
          <w:lang w:val="vi-VN"/>
        </w:rPr>
      </w:pPr>
      <w:r>
        <w:rPr>
          <w:color w:val="000000" w:themeColor="text1"/>
          <w:sz w:val="25"/>
          <w:szCs w:val="25"/>
          <w:lang w:val="vi-VN"/>
        </w:rPr>
        <w:t>Tiến độ: Bên B phải tuân thủ tiến độ điều chỉnh hợp lý do Bên A ban hành mà không được yêu cầu điều chỉnh giá nếu không làm thay đổi phạm vi công việc.</w:t>
      </w:r>
    </w:p>
    <w:p w14:paraId="567498E7" w14:textId="77777777" w:rsidR="00DA75E6" w:rsidRPr="006838D5" w:rsidRDefault="00BE3E25" w:rsidP="006838D5">
      <w:pPr>
        <w:pStyle w:val="GchudngVBChuyen"/>
        <w:spacing w:line="276" w:lineRule="auto"/>
        <w:ind w:left="0"/>
        <w:rPr>
          <w:color w:val="000000" w:themeColor="text1"/>
          <w:sz w:val="25"/>
          <w:szCs w:val="25"/>
          <w:lang w:val="vi-VN"/>
        </w:rPr>
      </w:pPr>
      <w:r>
        <w:rPr>
          <w:color w:val="000000" w:themeColor="text1"/>
          <w:sz w:val="25"/>
          <w:szCs w:val="25"/>
          <w:lang w:val="vi-VN"/>
        </w:rPr>
        <w:t>Thời gian thực hiện Hợp đồng kể từ ngày Bên A bàn giao mặt bằng đủ điều kiện triển khai Công Việc cho bên B đến khi Các Bên thực hiện xong nghĩa vụ Hợp Đồng.</w:t>
      </w:r>
    </w:p>
    <w:p w14:paraId="521AB2D4" w14:textId="77777777" w:rsidR="00960BBE" w:rsidRPr="00E02E48" w:rsidRDefault="00BE3E25" w:rsidP="006838D5">
      <w:pPr>
        <w:pStyle w:val="GchudngVBChuyen"/>
        <w:spacing w:line="276" w:lineRule="auto"/>
        <w:ind w:left="0"/>
        <w:rPr>
          <w:sz w:val="25"/>
          <w:szCs w:val="25"/>
          <w:lang w:val="vi-VN"/>
        </w:rPr>
      </w:pPr>
      <w:r>
        <w:rPr>
          <w:sz w:val="25"/>
          <w:szCs w:val="25"/>
          <w:lang w:val="vi-VN"/>
        </w:rPr>
        <w:t xml:space="preserve">Thời gian bắt đầu triển khai Công Việc: </w:t>
      </w:r>
      <w:r>
        <w:rPr>
          <w:sz w:val="25"/>
          <w:szCs w:val="25"/>
        </w:rPr>
        <w:t>Từ ngày Hai Bên ký kết Hợp Đồng.</w:t>
      </w:r>
      <w:r>
        <w:rPr>
          <w:sz w:val="25"/>
          <w:szCs w:val="25"/>
          <w:lang w:val="vi-VN"/>
        </w:rPr>
        <w:t xml:space="preserve"> Bên B huy động ngay đầy đủ nhân lực, máy móc, thiết bị và phương tiện đến công trường để triển khai Công Việc.</w:t>
      </w:r>
    </w:p>
    <w:p w14:paraId="654B51D8" w14:textId="77777777" w:rsidR="00DA75E6" w:rsidRPr="006838D5" w:rsidRDefault="00BE3E25" w:rsidP="006838D5">
      <w:pPr>
        <w:pStyle w:val="GchudngVBChuyen"/>
        <w:spacing w:line="276" w:lineRule="auto"/>
        <w:ind w:left="0"/>
        <w:rPr>
          <w:color w:val="000000" w:themeColor="text1"/>
          <w:sz w:val="25"/>
          <w:szCs w:val="25"/>
        </w:rPr>
      </w:pPr>
      <w:r>
        <w:rPr>
          <w:color w:val="000000" w:themeColor="text1"/>
          <w:sz w:val="25"/>
          <w:szCs w:val="25"/>
          <w:lang w:val="vi-VN"/>
        </w:rPr>
        <w:t>Thời hạn hoàn thành toàn bộ Công Việc: [</w:t>
      </w:r>
      <w:r>
        <w:rPr>
          <w:color w:val="000000" w:themeColor="text1"/>
          <w:sz w:val="25"/>
          <w:szCs w:val="25"/>
        </w:rPr>
        <w:t>180</w:t>
      </w:r>
      <w:r>
        <w:rPr>
          <w:color w:val="000000" w:themeColor="text1"/>
          <w:sz w:val="25"/>
          <w:szCs w:val="25"/>
          <w:lang w:val="vi-VN"/>
        </w:rPr>
        <w:t>] ngày (ngày dương lịch, bao gồm cả ngày nghỉ, lễ, tết) kể từ ngày Bên A bàn giao mặt bằng đủ điều kiện triển khai Công Việc. Trong vòng 05 (năm) ngày kể từ ngày ký Hợp Đồng, Bên B lập và trình Bên A phê duyệt Tiến độ chi tiết theo từng khu vực/hạng mục (CT1.2, CT2.1, CT2.2, CT2.3). Các mốc trong Tiến độ chi tiết được Bên A phê duyệt là mốc ràng buộc để xác định vi phạm và áp dụng chế tài tại Điều 15.</w:t>
      </w:r>
    </w:p>
    <w:p w14:paraId="158FBBB7" w14:textId="77777777" w:rsidR="00DA75E6" w:rsidRPr="006838D5" w:rsidRDefault="00BE3E25" w:rsidP="006838D5">
      <w:pPr>
        <w:pStyle w:val="GchudngVBChuyen"/>
        <w:spacing w:line="276" w:lineRule="auto"/>
        <w:ind w:left="0"/>
        <w:rPr>
          <w:color w:val="000000" w:themeColor="text1"/>
          <w:sz w:val="25"/>
          <w:szCs w:val="25"/>
        </w:rPr>
      </w:pPr>
      <w:r>
        <w:rPr>
          <w:color w:val="000000" w:themeColor="text1"/>
          <w:sz w:val="25"/>
          <w:szCs w:val="25"/>
          <w:lang w:val="vi-VN"/>
        </w:rPr>
        <w:t xml:space="preserve">Bên B cam kết huy động tối thiểu 03 (ba) máy đào, </w:t>
      </w:r>
      <w:r>
        <w:rPr>
          <w:color w:val="000000" w:themeColor="text1"/>
          <w:sz w:val="25"/>
          <w:szCs w:val="25"/>
        </w:rPr>
        <w:t>02 (hai)</w:t>
      </w:r>
      <w:r>
        <w:rPr>
          <w:color w:val="000000" w:themeColor="text1"/>
          <w:sz w:val="25"/>
          <w:szCs w:val="25"/>
          <w:lang w:val="vi-VN"/>
        </w:rPr>
        <w:t xml:space="preserve"> xe ô tô tự đổ và nhân lực phù hợp; tăng cường thiết bị, ca làm việc trong vòng 48 giờ khi Bên A yêu cầu để bảo đảm tiến độ mà không được yêu cầu điều chỉnh Đơn giá.</w:t>
      </w:r>
    </w:p>
    <w:p w14:paraId="462112B4" w14:textId="77777777" w:rsidR="00DA75E6" w:rsidRPr="006838D5" w:rsidRDefault="00BE3E25" w:rsidP="006838D5">
      <w:pPr>
        <w:widowControl w:val="0"/>
        <w:numPr>
          <w:ilvl w:val="1"/>
          <w:numId w:val="9"/>
        </w:numPr>
        <w:spacing w:line="276" w:lineRule="auto"/>
        <w:rPr>
          <w:rFonts w:cs="Times New Roman"/>
          <w:b/>
          <w:bCs/>
          <w:color w:val="000000" w:themeColor="text1"/>
          <w:sz w:val="25"/>
          <w:szCs w:val="25"/>
        </w:rPr>
      </w:pPr>
      <w:r>
        <w:rPr>
          <w:rFonts w:cs="Times New Roman"/>
          <w:b/>
          <w:bCs/>
          <w:color w:val="000000" w:themeColor="text1"/>
          <w:sz w:val="25"/>
          <w:szCs w:val="25"/>
          <w:lang w:val="en-US"/>
        </w:rPr>
        <w:t>Gia hạn thời gian hoàn thành:</w:t>
      </w:r>
    </w:p>
    <w:p w14:paraId="7DD75835" w14:textId="77777777" w:rsidR="00DA75E6" w:rsidRPr="006838D5" w:rsidRDefault="00BE3E25" w:rsidP="006838D5">
      <w:pPr>
        <w:pStyle w:val="DoanVBChucaitudong"/>
        <w:numPr>
          <w:ilvl w:val="0"/>
          <w:numId w:val="20"/>
        </w:numPr>
        <w:spacing w:line="276" w:lineRule="auto"/>
        <w:ind w:left="0"/>
        <w:rPr>
          <w:rFonts w:cs="Times New Roman"/>
          <w:color w:val="000000" w:themeColor="text1"/>
          <w:sz w:val="25"/>
          <w:szCs w:val="25"/>
        </w:rPr>
      </w:pPr>
      <w:r>
        <w:rPr>
          <w:rFonts w:cs="Times New Roman"/>
          <w:color w:val="000000" w:themeColor="text1"/>
          <w:sz w:val="25"/>
          <w:szCs w:val="25"/>
        </w:rPr>
        <w:t>Tiến độ thực hiện nêu trên không bao gồm thời gian dừng chờ không do lỗi của Bên B và thời gian dừng chờ do các điều kiện như liệt kê dưới đây mà các điều kiện đó là nguyên nhân trực tiếp dẫn tới việc Bên B không thể thực hiện Công Việc:</w:t>
      </w:r>
    </w:p>
    <w:p w14:paraId="495FDAC5" w14:textId="77777777"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 </w:t>
      </w:r>
      <w:r>
        <w:rPr>
          <w:rFonts w:cs="Times New Roman"/>
          <w:color w:val="000000" w:themeColor="text1"/>
          <w:sz w:val="25"/>
          <w:szCs w:val="25"/>
        </w:rPr>
        <w:t>Do Bên A yêu cầu dừng mà không do lỗi Bên B.</w:t>
      </w:r>
    </w:p>
    <w:p w14:paraId="7D589898" w14:textId="77777777"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rPr>
      </w:pPr>
      <w:r>
        <w:rPr>
          <w:rFonts w:cs="Times New Roman"/>
          <w:color w:val="000000" w:themeColor="text1"/>
          <w:sz w:val="25"/>
          <w:szCs w:val="25"/>
          <w:lang w:val="en-US"/>
        </w:rPr>
        <w:t xml:space="preserve">(ii) </w:t>
      </w:r>
      <w:r>
        <w:rPr>
          <w:rFonts w:cs="Times New Roman"/>
          <w:color w:val="000000" w:themeColor="text1"/>
          <w:sz w:val="25"/>
          <w:szCs w:val="25"/>
        </w:rPr>
        <w:t>Do các cơ quan nhà nước, chính quyền, người dân địa phương gây cản trở, ngăn cấm mà không phải do lỗi, vi phạm của Bên B (bao gồm vi phạm về môi trường, giao thông, tải trọng, giờ hoạt động, Bãi Đổ Thải).</w:t>
      </w:r>
    </w:p>
    <w:p w14:paraId="4AE3080A" w14:textId="77777777"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(iii) </w:t>
      </w:r>
      <w:r>
        <w:rPr>
          <w:rFonts w:cs="Times New Roman"/>
          <w:color w:val="000000" w:themeColor="text1"/>
          <w:sz w:val="25"/>
          <w:szCs w:val="25"/>
        </w:rPr>
        <w:t>Do các sự kiện bất khả kháng gây ra.</w:t>
      </w:r>
    </w:p>
    <w:p w14:paraId="02B83530" w14:textId="77777777" w:rsidR="00DA75E6" w:rsidRPr="006838D5" w:rsidRDefault="00BE3E25" w:rsidP="006838D5">
      <w:pPr>
        <w:pStyle w:val="DoanVBchutudongcap2"/>
        <w:numPr>
          <w:ilvl w:val="0"/>
          <w:numId w:val="0"/>
        </w:numPr>
        <w:tabs>
          <w:tab w:val="left" w:pos="1276"/>
        </w:tabs>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(iv) </w:t>
      </w:r>
      <w:r>
        <w:rPr>
          <w:rFonts w:cs="Times New Roman"/>
          <w:color w:val="000000" w:themeColor="text1"/>
          <w:sz w:val="25"/>
          <w:szCs w:val="25"/>
        </w:rPr>
        <w:t>Có sự thay đổi, phát sinh hoặc bổ sung công việc ngoài phạm vi trong Hợp đồng đã ký kết theo yêu cầu bằng văn bản của Bên A.</w:t>
      </w:r>
    </w:p>
    <w:p w14:paraId="6FDD25D6" w14:textId="5203FFB6" w:rsidR="00DA75E6" w:rsidRPr="00E02E48" w:rsidRDefault="00BE3E25" w:rsidP="006838D5">
      <w:pPr>
        <w:pStyle w:val="DoanVBchutudongcap2"/>
        <w:numPr>
          <w:ilvl w:val="0"/>
          <w:numId w:val="0"/>
        </w:numPr>
        <w:tabs>
          <w:tab w:val="left" w:pos="1276"/>
        </w:tabs>
        <w:spacing w:line="276" w:lineRule="auto"/>
        <w:rPr>
          <w:rFonts w:cs="Times New Roman"/>
          <w:color w:val="000000" w:themeColor="text1"/>
          <w:sz w:val="25"/>
          <w:szCs w:val="25"/>
        </w:rPr>
      </w:pPr>
      <w:r>
        <w:rPr>
          <w:rFonts w:cs="Times New Roman"/>
          <w:color w:val="000000" w:themeColor="text1"/>
          <w:sz w:val="25"/>
          <w:szCs w:val="25"/>
          <w:lang w:val="en-US"/>
        </w:rPr>
        <w:t xml:space="preserve">(v) </w:t>
      </w:r>
      <w:r>
        <w:rPr>
          <w:rFonts w:cs="Times New Roman"/>
          <w:color w:val="000000" w:themeColor="text1"/>
          <w:sz w:val="25"/>
          <w:szCs w:val="25"/>
        </w:rPr>
        <w:t xml:space="preserve">Sự chậm trễ, trở ngại trên công trường do Bên A, nhân lực của Bên A hay các Nhà thầu khác của Chủ đầu tư gây ra như việc bàn giao mặt bằng không đúng với thỏa thuận trong Hợp đồng, Bên A chậm thanh toán cho Bên B quá thời hạn quy định và các thủ tục liên quan ảnh hưởng đến tiến độ thực hiện Hợp đồng mà không do lỗi của Bên B gây ra. Việc phối hợp, chia sẻ mặt bằng, dùng chung đường </w:t>
      </w:r>
      <w:del w:id="30056" w:author="So sánh: bản anh Q → bản chốt ký" w:date="2026-10-11T00:00:00Z">
        <w:r>
          <w:rPr>
            <w:rFonts w:cs="Times New Roman"/>
            <w:color w:val="000000" w:themeColor="text1"/>
            <w:sz w:val="25"/>
            <w:szCs w:val="25"/>
          </w:rPr>
          <w:delText xml:space="preserve">tạm </w:delText>
        </w:r>
      </w:del>
      <w:ins w:id="30055" w:author="So sánh: bản anh Q → bản chốt ký" w:date="2026-10-11T00:00:00Z">
        <w:r>
          <w:rPr>
            <w:rFonts w:cs="Times New Roman"/>
            <w:color w:val="000000" w:themeColor="text1"/>
            <w:sz w:val="25"/>
            <w:szCs w:val="25"/>
          </w:rPr>
          <w:t xml:space="preserve">nội bộ </w:t>
        </w:r>
      </w:ins>
      <w:r>
        <w:rPr>
          <w:rFonts w:cs="Times New Roman"/>
          <w:color w:val="000000" w:themeColor="text1"/>
          <w:sz w:val="25"/>
          <w:szCs w:val="25"/>
        </w:rPr>
        <w:t xml:space="preserve">với Nhà Thầu Kết Cấu theo khoản 8.9 là điều kiện thông thường đã được Bên B tính trong tiến độ và Đơn </w:t>
      </w:r>
      <w:del w:id="30054" w:author="So sánh: bản anh Q → bản chốt ký" w:date="2026-10-11T00:00:00Z">
        <w:r>
          <w:rPr>
            <w:rFonts w:cs="Times New Roman"/>
            <w:color w:val="000000" w:themeColor="text1"/>
            <w:sz w:val="25"/>
            <w:szCs w:val="25"/>
          </w:rPr>
          <w:delText xml:space="preserve">giá, không là căn cứ gia hạn hay phát sinh.</w:delText>
        </w:r>
      </w:del>
      <w:ins w:id="30053" w:author="So sánh: bản anh Q → bản chốt ký" w:date="2026-10-11T00:00:00Z">
        <w:r>
          <w:rPr>
            <w:rFonts w:cs="Times New Roman"/>
            <w:color w:val="000000" w:themeColor="text1"/>
            <w:sz w:val="25"/>
            <w:szCs w:val="25"/>
          </w:rPr>
          <w:t xml:space="preserve">giá.</w:t>
        </w:r>
      </w:ins>
    </w:p>
    <w:p w14:paraId="120173D0" w14:textId="757DBB01" w:rsidR="00DA75E6" w:rsidRPr="006838D5" w:rsidRDefault="00BE3E25" w:rsidP="006838D5">
      <w:pPr>
        <w:pStyle w:val="DoanVBChucaitudong"/>
        <w:numPr>
          <w:ilvl w:val="0"/>
          <w:numId w:val="21"/>
        </w:numPr>
        <w:spacing w:line="276" w:lineRule="auto"/>
        <w:ind w:left="0"/>
        <w:rPr>
          <w:rFonts w:cs="Times New Roman"/>
          <w:color w:val="000000" w:themeColor="text1"/>
          <w:sz w:val="25"/>
          <w:szCs w:val="25"/>
        </w:rPr>
      </w:pPr>
      <w:r>
        <w:rPr>
          <w:rFonts w:cs="Times New Roman"/>
          <w:color w:val="000000" w:themeColor="text1"/>
          <w:sz w:val="25"/>
          <w:szCs w:val="25"/>
        </w:rPr>
        <w:t xml:space="preserve">Khi gặp những trường hợp trên Bên B phải tập hợp các hồ sơ, biên bản xác nhận rồi thông báo cho Bên A bằng văn bản trong vòng </w:t>
      </w:r>
      <w:r>
        <w:rPr>
          <w:rFonts w:cs="Times New Roman"/>
          <w:b/>
          <w:bCs/>
          <w:color w:val="000000" w:themeColor="text1"/>
          <w:sz w:val="25"/>
          <w:szCs w:val="25"/>
        </w:rPr>
        <w:t>48 giờ</w:t>
      </w:r>
      <w:r>
        <w:rPr>
          <w:rFonts w:cs="Times New Roman"/>
          <w:color w:val="000000" w:themeColor="text1"/>
          <w:sz w:val="25"/>
          <w:szCs w:val="25"/>
        </w:rPr>
        <w:t xml:space="preserve"> kể từ thời điểm xảy ra sự kiện để Bên A xem xét, chấp thuận và triển khai các thủ tục gia hạn thời gian hoàn thành. Quá thời hạn nêu trên mà Bên B không thông báo thì được xem là Bên B từ bỏ quyền yêu cầu gia hạn đối với sự kiện đó.</w:t>
      </w:r>
      <w:bookmarkStart w:id="39" w:name="_Toc108548786"/>
      <w:bookmarkStart w:id="40" w:name="_Toc512322905"/>
      <w:bookmarkStart w:id="41" w:name="_Toc487118112"/>
      <w:bookmarkStart w:id="42" w:name="_Toc480969778"/>
    </w:p>
    <w:p w14:paraId="5CC4C0B6"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r>
        <w:rPr>
          <w:rFonts w:ascii="Times New Roman" w:hAnsi="Times New Roman" w:cs="Times New Roman"/>
          <w:b/>
          <w:bCs/>
          <w:color w:val="000000" w:themeColor="text1"/>
          <w:sz w:val="25"/>
          <w:szCs w:val="25"/>
          <w:lang w:val="en-US"/>
        </w:rPr>
        <w:t>ĐIỀU 6. HÌNH THỨC, GIÁ HỢP ĐỒNG VÀ ĐIỀU CHỈNH GIÁ TRỊ CỦA HỢP ĐỒNG</w:t>
      </w:r>
      <w:bookmarkEnd w:id="39"/>
      <w:bookmarkEnd w:id="40"/>
      <w:bookmarkEnd w:id="41"/>
      <w:bookmarkEnd w:id="42"/>
    </w:p>
    <w:p w14:paraId="0321F145" w14:textId="77777777" w:rsidR="00DA75E6" w:rsidRPr="006838D5" w:rsidRDefault="00BE3E25" w:rsidP="006838D5">
      <w:pPr>
        <w:widowControl w:val="0"/>
        <w:numPr>
          <w:ilvl w:val="0"/>
          <w:numId w:val="4"/>
        </w:numPr>
        <w:spacing w:line="276" w:lineRule="auto"/>
        <w:ind w:left="0"/>
        <w:rPr>
          <w:rFonts w:cs="Times New Roman"/>
          <w:color w:val="000000" w:themeColor="text1"/>
          <w:sz w:val="25"/>
          <w:szCs w:val="25"/>
        </w:rPr>
      </w:pPr>
      <w:r>
        <w:rPr>
          <w:rFonts w:cs="Times New Roman"/>
          <w:b/>
          <w:color w:val="000000" w:themeColor="text1"/>
          <w:sz w:val="25"/>
          <w:szCs w:val="25"/>
        </w:rPr>
        <w:t>Hình thức của Hợp đồng</w:t>
      </w:r>
      <w:r>
        <w:rPr>
          <w:rFonts w:cs="Times New Roman"/>
          <w:color w:val="000000" w:themeColor="text1"/>
          <w:sz w:val="25"/>
          <w:szCs w:val="25"/>
        </w:rPr>
        <w:t xml:space="preserve">: </w:t>
      </w:r>
    </w:p>
    <w:p w14:paraId="48318DCD"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rPr>
        <w:t xml:space="preserve">Hợp Đồng này là hợp đồng theo đơn giá cố định. </w:t>
      </w:r>
      <w:r>
        <w:rPr>
          <w:rFonts w:cs="Times New Roman"/>
          <w:color w:val="000000" w:themeColor="text1"/>
          <w:sz w:val="25"/>
          <w:szCs w:val="25"/>
        </w:rPr>
        <w:t xml:space="preserve">Giá trị thanh toán, quyết toán được xác định bằng khối lượng thực tế hoàn thành được Bên A nghiệm thu theo khoản 6.2(c) nhân với Đơn Giá Cố Định. Khối lượng tại Phụ lục A là khối lượng tạm tính, không phải là cam kết của Bên A.</w:t>
      </w:r>
    </w:p>
    <w:p w14:paraId="3019D1FC" w14:textId="5543FB12" w:rsidR="00DA75E6" w:rsidRPr="006838D5" w:rsidRDefault="00BE3E25" w:rsidP="006838D5">
      <w:pPr>
        <w:pStyle w:val="DoanVBChucaitudong"/>
        <w:numPr>
          <w:ilvl w:val="0"/>
          <w:numId w:val="22"/>
        </w:numPr>
        <w:spacing w:line="276" w:lineRule="auto"/>
        <w:ind w:left="0"/>
        <w:rPr>
          <w:rFonts w:cs="Times New Roman"/>
          <w:color w:val="000000" w:themeColor="text1"/>
          <w:sz w:val="25"/>
          <w:szCs w:val="25"/>
          <w:lang w:val="pt-BR"/>
        </w:rPr>
      </w:pPr>
      <w:r>
        <w:rPr>
          <w:rFonts w:cs="Times New Roman"/>
          <w:color w:val="000000" w:themeColor="text1"/>
          <w:sz w:val="25"/>
          <w:szCs w:val="25"/>
          <w:lang w:val="pt-BR"/>
        </w:rPr>
        <w:t>Đ</w:t>
        <w:softHyphen/>
        <w:t xml:space="preserve">ơn giá những công việc tại </w:t>
      </w:r>
      <w:r>
        <w:rPr>
          <w:rFonts w:cs="Times New Roman"/>
          <w:b/>
          <w:bCs/>
          <w:color w:val="000000" w:themeColor="text1"/>
          <w:sz w:val="25"/>
          <w:szCs w:val="25"/>
          <w:lang w:val="pt-BR"/>
        </w:rPr>
        <w:t>Phụ lục A [Bảng chi tiết giá Hợp đồng]</w:t>
      </w:r>
      <w:r>
        <w:rPr>
          <w:rFonts w:cs="Times New Roman"/>
          <w:color w:val="000000" w:themeColor="text1"/>
          <w:sz w:val="25"/>
          <w:szCs w:val="25"/>
          <w:lang w:val="pt-BR"/>
        </w:rPr>
        <w:t xml:space="preserve"> là đơn giá cố định, không điều chỉnh trong suốt thời gian thực hiện Hợp Đồng (kể cả khi biến động giá nhiên liệu, nhân công, phí bãi đổ hoặc thay đổi cự ly vận chuyển do Bên B lựa chọn Bãi Đổ Thải) và đã bao gồm toàn bộ chi phí để hoàn thành Công Việc, gồm cả: phí tiếp nhận tại Bãi Đổ Thải; </w:t>
      </w:r>
      <w:del w:id="30062" w:author="So sánh: bản anh Q → bản chốt ký" w:date="2026-10-11T00:00:00Z">
        <w:r>
          <w:rPr>
            <w:rFonts w:cs="Times New Roman"/>
            <w:color w:val="000000" w:themeColor="text1"/>
            <w:sz w:val="25"/>
            <w:szCs w:val="25"/>
            <w:lang w:val="pt-BR"/>
          </w:rPr>
          <w:delText xml:space="preserve">làm, bổ sung, gia cố, duy tu đường tạm; tiêu thoát nước mặt trên đường tạm; thoát nước cục bộ trong phạm vi hố đào; </w:delText>
        </w:r>
      </w:del>
      <w:ins w:id="30061" w:author="So sánh: bản anh Q → bản chốt ký" w:date="2026-10-11T00:00:00Z">
        <w:r>
          <w:rPr>
            <w:rFonts w:cs="Times New Roman"/>
            <w:color w:val="000000" w:themeColor="text1"/>
            <w:sz w:val="25"/>
            <w:szCs w:val="25"/>
            <w:lang w:val="pt-BR"/>
          </w:rPr>
          <w:t xml:space="preserve">biện pháp tiếp cận, di chuyển của thiết bị, phương tiện do Bên B lựa chọn; </w:t>
        </w:r>
      </w:ins>
      <w:r>
        <w:rPr>
          <w:rFonts w:cs="Times New Roman"/>
          <w:color w:val="000000" w:themeColor="text1"/>
          <w:sz w:val="25"/>
          <w:szCs w:val="25"/>
          <w:lang w:val="pt-BR"/>
        </w:rPr>
        <w:t xml:space="preserve">bảo vệ, ổn định mái dốc hố </w:t>
      </w:r>
      <w:del w:id="30060" w:author="So sánh: bản anh Q → bản chốt ký" w:date="2026-10-11T00:00:00Z">
        <w:r>
          <w:rPr>
            <w:rFonts w:cs="Times New Roman"/>
            <w:color w:val="000000" w:themeColor="text1"/>
            <w:sz w:val="25"/>
            <w:szCs w:val="25"/>
            <w:lang w:val="pt-BR"/>
          </w:rPr>
          <w:delText xml:space="preserve">đào; </w:delText>
        </w:r>
      </w:del>
      <w:ins w:id="30059" w:author="So sánh: bản anh Q → bản chốt ký" w:date="2026-10-11T00:00:00Z">
        <w:r>
          <w:rPr>
            <w:rFonts w:cs="Times New Roman"/>
            <w:color w:val="000000" w:themeColor="text1"/>
            <w:sz w:val="25"/>
            <w:szCs w:val="25"/>
            <w:lang w:val="pt-BR"/>
          </w:rPr>
          <w:t xml:space="preserve">đào trong quá trình thi công của bên B cho tới khi bàn giao mặt bằng cho bên kết cấu; </w:t>
        </w:r>
      </w:ins>
      <w:r>
        <w:rPr>
          <w:rFonts w:cs="Times New Roman"/>
          <w:color w:val="000000" w:themeColor="text1"/>
          <w:sz w:val="25"/>
          <w:szCs w:val="25"/>
          <w:lang w:val="pt-BR"/>
        </w:rPr>
        <w:t xml:space="preserve">phối hợp với Nhà Thầu Kết </w:t>
      </w:r>
      <w:del w:id="30058" w:author="So sánh: bản anh Q → bản chốt ký" w:date="2026-10-11T00:00:00Z">
        <w:r>
          <w:rPr>
            <w:rFonts w:cs="Times New Roman"/>
            <w:color w:val="000000" w:themeColor="text1"/>
            <w:sz w:val="25"/>
            <w:szCs w:val="25"/>
            <w:lang w:val="pt-BR"/>
          </w:rPr>
          <w:delText xml:space="preserve">Cấu; che chắn, </w:delText>
        </w:r>
      </w:del>
      <w:ins w:id="30057" w:author="So sánh: bản anh Q → bản chốt ký" w:date="2026-10-11T00:00:00Z">
        <w:r>
          <w:rPr>
            <w:rFonts w:cs="Times New Roman"/>
            <w:color w:val="000000" w:themeColor="text1"/>
            <w:sz w:val="25"/>
            <w:szCs w:val="25"/>
            <w:lang w:val="pt-BR"/>
          </w:rPr>
          <w:t xml:space="preserve">Cấu khơi rãnh, đắp bờ ngăn nước để bảo vệ mái đào; </w:t>
        </w:r>
      </w:ins>
      <w:r>
        <w:rPr>
          <w:rFonts w:cs="Times New Roman"/>
          <w:color w:val="000000" w:themeColor="text1"/>
          <w:sz w:val="25"/>
          <w:szCs w:val="25"/>
          <w:lang w:val="pt-BR"/>
        </w:rPr>
        <w:t xml:space="preserve">vệ sinh phương tiện ngoài phạm vi công trường; biện pháp an toàn, môi trường, giao thông; bảo hiểm; các loại phí, lệ phí và chi phí phụ trợ khác theo khoản 8.5.</w:t>
      </w:r>
    </w:p>
    <w:p w14:paraId="6999793A" w14:textId="77777777" w:rsidR="00DA75E6" w:rsidRPr="006838D5" w:rsidRDefault="00BE3E25" w:rsidP="006838D5">
      <w:pPr>
        <w:pStyle w:val="DoanVBChucaitudong"/>
        <w:spacing w:line="276" w:lineRule="auto"/>
        <w:ind w:left="0"/>
        <w:rPr>
          <w:rFonts w:cs="Times New Roman"/>
          <w:color w:val="000000" w:themeColor="text1"/>
          <w:sz w:val="25"/>
          <w:szCs w:val="25"/>
          <w:lang w:val="pt-BR"/>
        </w:rPr>
      </w:pPr>
      <w:r>
        <w:rPr>
          <w:rFonts w:cs="Times New Roman"/>
          <w:color w:val="000000" w:themeColor="text1"/>
          <w:sz w:val="25"/>
          <w:szCs w:val="25"/>
          <w:lang w:val="pt-BR"/>
        </w:rPr>
        <w:t>Đơn giá cho công việc phát sinh ngoài phạm vi Hợp Đồng (chỉ khi có yêu cầu bằng văn bản của Bên A) được xác định theo thứ tự: (i) áp dụng Đơn Giá Cố Định của công việc tương tự trong Phụ lục A; (ii) nếu không có công việc tương tự thì xác định trên cơ sở cách tính, thành phần chi phí của Đơn Giá Cố Định và định mức, giá do cơ quan có thẩm quyền công bố tại thời điểm ký Hợp Đồng. Bên B đệ trình đơn giá và biện pháp; Các Bên ký Phụ lục trước khi thực hiện. Đơn giá phát sinh sau khi ký Phụ lục cũng là đơn giá cố định. Công việc thực hiện trước khi ký Phụ lục không được thanh toán.</w:t>
      </w:r>
    </w:p>
    <w:p w14:paraId="3FCC8741" w14:textId="77777777" w:rsidR="00DA75E6" w:rsidRPr="006838D5" w:rsidRDefault="00BE3E25" w:rsidP="006838D5">
      <w:pPr>
        <w:widowControl w:val="0"/>
        <w:numPr>
          <w:ilvl w:val="0"/>
          <w:numId w:val="4"/>
        </w:numPr>
        <w:spacing w:line="276" w:lineRule="auto"/>
        <w:ind w:left="0"/>
        <w:rPr>
          <w:rFonts w:cs="Times New Roman"/>
          <w:color w:val="000000" w:themeColor="text1"/>
          <w:sz w:val="25"/>
          <w:szCs w:val="25"/>
        </w:rPr>
      </w:pPr>
      <w:r>
        <w:rPr>
          <w:rFonts w:cs="Times New Roman"/>
          <w:b/>
          <w:color w:val="000000" w:themeColor="text1"/>
          <w:sz w:val="25"/>
          <w:szCs w:val="25"/>
          <w:lang w:val="pt-BR"/>
        </w:rPr>
        <w:t>Giá trị của Hợp đồng</w:t>
      </w:r>
      <w:r>
        <w:rPr>
          <w:rFonts w:cs="Times New Roman"/>
          <w:color w:val="000000" w:themeColor="text1"/>
          <w:sz w:val="25"/>
          <w:szCs w:val="25"/>
          <w:lang w:val="pt-BR"/>
        </w:rPr>
        <w:t xml:space="preserve">: </w:t>
      </w:r>
    </w:p>
    <w:p w14:paraId="246D92A5" w14:textId="77777777" w:rsidR="00DA75E6" w:rsidRPr="006838D5" w:rsidRDefault="00BE3E25" w:rsidP="006838D5">
      <w:pPr>
        <w:pStyle w:val="DoanVBChucaitudong"/>
        <w:numPr>
          <w:ilvl w:val="0"/>
          <w:numId w:val="23"/>
        </w:numPr>
        <w:tabs>
          <w:tab w:val="left" w:pos="3119"/>
        </w:tabs>
        <w:spacing w:line="276" w:lineRule="auto"/>
        <w:ind w:left="0"/>
        <w:rPr>
          <w:rFonts w:cs="Times New Roman"/>
          <w:b/>
          <w:bCs/>
          <w:i/>
          <w:iCs/>
          <w:color w:val="000000" w:themeColor="text1"/>
          <w:sz w:val="25"/>
          <w:szCs w:val="25"/>
          <w:lang w:val="en-US"/>
        </w:rPr>
      </w:pPr>
      <w:r>
        <w:rPr>
          <w:rFonts w:cs="Times New Roman"/>
          <w:b/>
          <w:bCs/>
          <w:color w:val="000000" w:themeColor="text1"/>
          <w:sz w:val="25"/>
          <w:szCs w:val="25"/>
        </w:rPr>
        <w:t xml:space="preserve">Giá </w:t>
      </w:r>
      <w:r>
        <w:rPr>
          <w:rFonts w:cs="Times New Roman"/>
          <w:b/>
          <w:bCs/>
          <w:color w:val="000000" w:themeColor="text1"/>
          <w:sz w:val="25"/>
          <w:szCs w:val="25"/>
          <w:lang w:val="pt-BR"/>
        </w:rPr>
        <w:t>trị</w:t>
      </w:r>
      <w:r>
        <w:rPr>
          <w:rFonts w:cs="Times New Roman"/>
          <w:b/>
          <w:bCs/>
          <w:color w:val="000000" w:themeColor="text1"/>
          <w:sz w:val="25"/>
          <w:szCs w:val="25"/>
        </w:rPr>
        <w:t xml:space="preserve"> hợp đồng tạm tính </w:t>
      </w:r>
      <w:r>
        <w:rPr>
          <w:rFonts w:cs="Times New Roman"/>
          <w:b/>
          <w:bCs/>
          <w:color w:val="000000" w:themeColor="text1"/>
          <w:sz w:val="25"/>
          <w:szCs w:val="25"/>
          <w:lang w:val="en-US"/>
        </w:rPr>
        <w:t xml:space="preserve">là 19.970.293.060 VNĐ </w:t>
      </w:r>
      <w:r>
        <w:rPr>
          <w:rFonts w:cs="Times New Roman"/>
          <w:b/>
          <w:bCs/>
          <w:i/>
          <w:iCs/>
          <w:color w:val="000000" w:themeColor="text1"/>
          <w:sz w:val="25"/>
          <w:szCs w:val="25"/>
          <w:lang w:val="en-US"/>
        </w:rPr>
        <w:t xml:space="preserve">Bằng chữ: </w:t>
      </w:r>
      <w:r>
        <w:rPr>
          <w:rFonts w:cs="Times New Roman"/>
          <w:b/>
          <w:bCs/>
          <w:i/>
          <w:iCs/>
          <w:color w:val="000000" w:themeColor="text1"/>
          <w:sz w:val="25"/>
          <w:szCs w:val="25"/>
        </w:rPr>
        <w:t>Mười chín tỷ chín trăm bảy mươi triệu hai trăm chín mươi ba nghìn không trăm sáu mươi đồng chẵn</w:t>
      </w:r>
      <w:r>
        <w:rPr>
          <w:rFonts w:cs="Times New Roman"/>
          <w:b/>
          <w:bCs/>
          <w:i/>
          <w:iCs/>
          <w:color w:val="000000" w:themeColor="text1"/>
          <w:sz w:val="25"/>
          <w:szCs w:val="25"/>
          <w:lang w:val="en-US"/>
        </w:rPr>
        <w:t xml:space="preserve"> (chưa bao gồm VAT).</w:t>
      </w:r>
    </w:p>
    <w:p w14:paraId="1A9F891A" w14:textId="77777777" w:rsidR="00DA75E6" w:rsidRPr="006838D5" w:rsidRDefault="00BE3E25" w:rsidP="006838D5">
      <w:pPr>
        <w:pStyle w:val="DoanVBChucaitudong"/>
        <w:numPr>
          <w:ilvl w:val="0"/>
          <w:numId w:val="0"/>
        </w:numPr>
        <w:tabs>
          <w:tab w:val="left" w:pos="3119"/>
        </w:tabs>
        <w:spacing w:line="276" w:lineRule="auto"/>
        <w:rPr>
          <w:rFonts w:cs="Times New Roman"/>
          <w:bCs/>
          <w:color w:val="000000" w:themeColor="text1"/>
          <w:sz w:val="25"/>
          <w:szCs w:val="25"/>
        </w:rPr>
      </w:pPr>
      <w:r>
        <w:rPr>
          <w:rFonts w:cs="Times New Roman"/>
          <w:bCs/>
          <w:color w:val="000000" w:themeColor="text1"/>
          <w:sz w:val="25"/>
          <w:szCs w:val="25"/>
        </w:rPr>
        <w:t>Thuế suất GTGT sẽ được áp dụng theo quy định và chính sách của Nhà nước ở từng thời điểm. Trường hợp thuế GTGT được điều chỉnh thì giá trị Hợp đồng sẽ được điều chỉnh tương ứng.</w:t>
      </w:r>
    </w:p>
    <w:p w14:paraId="755B7705" w14:textId="77777777" w:rsidR="00DA75E6" w:rsidRPr="006838D5" w:rsidRDefault="00BE3E25" w:rsidP="006838D5">
      <w:pPr>
        <w:pStyle w:val="onVBChuyn"/>
        <w:widowControl w:val="0"/>
        <w:tabs>
          <w:tab w:val="left" w:pos="3119"/>
        </w:tabs>
        <w:spacing w:line="276" w:lineRule="auto"/>
        <w:ind w:left="0"/>
        <w:rPr>
          <w:color w:val="000000" w:themeColor="text1"/>
          <w:sz w:val="25"/>
          <w:szCs w:val="25"/>
        </w:rPr>
      </w:pPr>
      <w:r>
        <w:rPr>
          <w:color w:val="000000" w:themeColor="text1"/>
          <w:sz w:val="25"/>
          <w:szCs w:val="25"/>
        </w:rPr>
        <w:t xml:space="preserve">Chi tiết giá Hợp đồng được nêu tại </w:t>
      </w:r>
      <w:r>
        <w:rPr>
          <w:bCs/>
          <w:i/>
          <w:iCs/>
          <w:color w:val="000000" w:themeColor="text1"/>
          <w:sz w:val="25"/>
          <w:szCs w:val="25"/>
          <w:lang w:val="en-US"/>
        </w:rPr>
        <w:t>Phụ lục A</w:t>
      </w:r>
      <w:r>
        <w:rPr>
          <w:bCs/>
          <w:i/>
          <w:iCs/>
          <w:color w:val="000000" w:themeColor="text1"/>
          <w:sz w:val="25"/>
          <w:szCs w:val="25"/>
        </w:rPr>
        <w:t xml:space="preserve"> [Bảng chi tiết giá Hợp đồng]</w:t>
      </w:r>
    </w:p>
    <w:p w14:paraId="50F1ED15" w14:textId="77777777" w:rsidR="00DA75E6" w:rsidRPr="006838D5" w:rsidRDefault="00BE3E25" w:rsidP="006838D5">
      <w:pPr>
        <w:pStyle w:val="DoanVBChucaitudong"/>
        <w:numPr>
          <w:ilvl w:val="0"/>
          <w:numId w:val="24"/>
        </w:numPr>
        <w:tabs>
          <w:tab w:val="left" w:pos="3119"/>
        </w:tabs>
        <w:spacing w:line="276" w:lineRule="auto"/>
        <w:ind w:left="0"/>
        <w:rPr>
          <w:rFonts w:cs="Times New Roman"/>
          <w:color w:val="000000" w:themeColor="text1"/>
          <w:sz w:val="25"/>
          <w:szCs w:val="25"/>
        </w:rPr>
      </w:pPr>
      <w:r>
        <w:rPr>
          <w:rFonts w:cs="Times New Roman"/>
          <w:color w:val="000000" w:themeColor="text1"/>
          <w:sz w:val="25"/>
          <w:szCs w:val="25"/>
        </w:rPr>
        <w:t xml:space="preserve">Giá trị Hợp đồng là giá trị tạm tính đối với toàn bộ các hạng mục công việc được hai bên thỏa thuận tại Hợp Đồng này; giá trị quyết toán được xác định bằng khối lượng thực tế hoàn thành được Bên A nghiệm thu theo khoản 6.2(c) nhân với Đơn Giá Cố Định (và đơn giá phát sinh đã ký Phụ lục, nếu có) (“Giá trị quyết toán”).</w:t>
      </w:r>
    </w:p>
    <w:p w14:paraId="664FEC15" w14:textId="77777777" w:rsidR="00CA4A2B" w:rsidRPr="00CA4A2B" w:rsidRDefault="00BE3E25" w:rsidP="007A2645">
      <w:pPr>
        <w:pStyle w:val="DoanVBChucaitudong"/>
        <w:numPr>
          <w:ilvl w:val="0"/>
          <w:numId w:val="25"/>
        </w:numPr>
        <w:tabs>
          <w:tab w:val="left" w:pos="720"/>
          <w:tab w:val="left" w:pos="3119"/>
        </w:tabs>
        <w:spacing w:line="276" w:lineRule="auto"/>
        <w:ind w:left="0"/>
        <w:rPr>
          <w:rFonts w:cs="Times New Roman"/>
          <w:color w:val="000000" w:themeColor="text1"/>
          <w:sz w:val="25"/>
          <w:szCs w:val="25"/>
        </w:rPr>
      </w:pPr>
      <w:r>
        <w:rPr>
          <w:rFonts w:cs="Times New Roman"/>
          <w:color w:val="000000" w:themeColor="text1"/>
          <w:sz w:val="25"/>
          <w:szCs w:val="25"/>
          <w:lang w:val="sv-SE"/>
        </w:rPr>
        <w:t xml:space="preserve">Khối lượng thanh, quyết toán: Khối lượng đào, đắp, vận chuyển được tính theo thể tích nguyên thổ (khối chặt, chưa nở rời), xác định bằng phương pháp đo đạc cao độ trước và sau khi đào; khối lượng đắp được tính theo thể tích đã đầm nén đạt độ chặt yêu cầu. Khối lượng thanh toán không vượt quá khối lượng tính theo kích thước hình học hố đào/khối đắp trong Hồ sơ thiết kế bản vẽ thi công và biện pháp thi công (bao gồm mái dốc) đã được Bên A phê duyệt. Không nghiệm thu, thanh toán theo số chuyến xe, dung tích thùng xe hoặc số ca </w:t>
      </w:r>
      <w:del w:id="30064" w:author="So sánh: bản anh Q → bản chốt ký" w:date="2026-10-11T00:00:00Z">
        <w:r>
          <w:rPr>
            <w:rFonts w:cs="Times New Roman"/>
            <w:color w:val="000000" w:themeColor="text1"/>
            <w:sz w:val="25"/>
            <w:szCs w:val="25"/>
            <w:lang w:val="sv-SE"/>
          </w:rPr>
          <w:delText xml:space="preserve">máy. Riêng mùn khoan cọc khoan nhồi và bùn hữu cơ: khối lượng thanh toán là giá trị nhỏ hơn giữa (i) khối lượng xác định theo thể tích hình học cọc khoan nhồi/lớp bùn đã thi công được Bên A xác nhận và (ii) khối lượng tiếp nhận ghi trên Chứng Từ Đổ Thải Hợp Lệ (quy đổi theo hệ số do Hai Bên thống nhất).</w:delText>
        </w:r>
      </w:del>
      <w:ins w:id="30063" w:author="So sánh: bản anh Q → bản chốt ký" w:date="2026-10-11T00:00:00Z">
        <w:r>
          <w:rPr>
            <w:rFonts w:cs="Times New Roman"/>
            <w:color w:val="000000" w:themeColor="text1"/>
            <w:sz w:val="25"/>
            <w:szCs w:val="25"/>
            <w:lang w:val="sv-SE"/>
          </w:rPr>
          <w:t xml:space="preserve">máy</w:t>
        </w:r>
      </w:ins>
    </w:p>
    <w:p w14:paraId="4CBA4502" w14:textId="56647100" w:rsidR="00DA75E6" w:rsidRPr="00CA4A2B" w:rsidRDefault="00BE3E25" w:rsidP="00CA4A2B">
      <w:pPr>
        <w:pStyle w:val="DoanVBChucaitudong"/>
        <w:numPr>
          <w:ilvl w:val="0"/>
          <w:numId w:val="0"/>
        </w:numPr>
        <w:tabs>
          <w:tab w:val="left" w:pos="720"/>
          <w:tab w:val="left" w:pos="3119"/>
        </w:tabs>
        <w:spacing w:line="276" w:lineRule="auto"/>
        <w:rPr>
          <w:rFonts w:cs="Times New Roman"/>
          <w:color w:val="000000" w:themeColor="text1"/>
          <w:sz w:val="25"/>
          <w:szCs w:val="25"/>
        </w:rPr>
      </w:pPr>
      <w:r>
        <w:rPr>
          <w:rFonts w:cs="Times New Roman"/>
          <w:color w:val="000000" w:themeColor="text1"/>
          <w:sz w:val="25"/>
          <w:szCs w:val="25"/>
          <w:lang w:val="en-US"/>
        </w:rPr>
        <w:t xml:space="preserve">d) </w:t>
      </w:r>
      <w:r>
        <w:rPr>
          <w:rFonts w:cs="Times New Roman"/>
          <w:color w:val="000000" w:themeColor="text1"/>
          <w:sz w:val="25"/>
          <w:szCs w:val="25"/>
        </w:rPr>
        <w:t>Quy trình đo đạc, nghiệm thu khối lượng:</w:t>
      </w:r>
    </w:p>
    <w:p w14:paraId="20F62EE0" w14:textId="144A6905" w:rsidR="00DA75E6" w:rsidRPr="006838D5" w:rsidRDefault="00BE3E25" w:rsidP="006838D5">
      <w:pPr>
        <w:widowControl w:val="0"/>
        <w:tabs>
          <w:tab w:val="left" w:pos="720"/>
          <w:tab w:val="left" w:pos="3119"/>
        </w:tabs>
        <w:spacing w:line="276" w:lineRule="auto"/>
        <w:rPr>
          <w:rFonts w:cs="Times New Roman"/>
          <w:color w:val="000000" w:themeColor="text1"/>
          <w:sz w:val="25"/>
          <w:szCs w:val="25"/>
        </w:rPr>
      </w:pPr>
      <w:r>
        <w:rPr>
          <w:rFonts w:cs="Times New Roman"/>
          <w:color w:val="000000" w:themeColor="text1"/>
          <w:sz w:val="25"/>
          <w:szCs w:val="25"/>
        </w:rPr>
        <w:t xml:space="preserve">(i) Trước khi triển khai Công Việc tại mỗi khu vực, Bên A và Bên B (và Tư vấn giám sát, nếu có) cùng đo cao độ hiện trạng theo lưới ô vuông không lớn hơn 10m x 10m (bổ sung điểm tại vị trí thay đổi địa hình), dẫn từ mốc cao độ do Bên A bàn giao; lập Biên bản xác nhận cao độ hiện trạng kèm bản vẽ. Khu vực không có biên bản cao độ hiện trạng thì không được nghiệm thu khối lượng.</w:t>
      </w:r>
    </w:p>
    <w:p w14:paraId="1F71165A"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(ii) Sau khi đào đến cao độ thiết kế, các bên đo lại cao độ trên cùng lưới điểm; khối lượng được tính bằng phương pháp lưới ô vuông/mặt cắt ngang hoặc phần mềm chuyên dụng từ hai bộ số liệu đã ký xác nhận.</w:t>
      </w:r>
    </w:p>
    <w:p w14:paraId="50733F67" w14:textId="692F818E"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 xml:space="preserve">(iii) Khối lượng đào vượt cao độ, vượt kích thước thiết kế hoặc sạt lở do lỗi của Bên B hoặc do Bên B không tuân thủ chỉ dẫn của Bên A không được thanh toán; Bên B phải tự chi </w:t>
      </w:r>
      <w:ins w:id="30065" w:author="So sánh: bản anh Q → bản chốt ký" w:date="2026-10-11T00:00:00Z">
        <w:r>
          <w:rPr>
            <w:rFonts w:cs="Times New Roman"/>
            <w:color w:val="000000" w:themeColor="text1"/>
            <w:sz w:val="25"/>
            <w:szCs w:val="25"/>
            <w:lang w:val="en-US"/>
          </w:rPr>
          <w:t xml:space="preserve">chi </w:t>
        </w:r>
      </w:ins>
      <w:r>
        <w:rPr>
          <w:rFonts w:cs="Times New Roman"/>
          <w:color w:val="000000" w:themeColor="text1"/>
          <w:sz w:val="25"/>
          <w:szCs w:val="25"/>
        </w:rPr>
        <w:t xml:space="preserve">phí đắp trả, xử lý theo yêu cầu kỹ thuật của Bên A.</w:t>
      </w:r>
    </w:p>
    <w:p w14:paraId="705441E9"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(iv) Khối lượng Đất Tái Sử Dụng trung chuyển nội bộ được xác định và thanh toán riêng theo Phụ lục A, không tính trùng với khối lượng vận chuyển đổ thải.</w:t>
      </w:r>
    </w:p>
    <w:p w14:paraId="6B716C45"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(v) Bên A có quyền thuê đơn vị đo đạc độc lập để kiểm tra. Trường hợp số liệu Bên B đề xuất chênh lệch lớn hơn [3]% so với kết quả kiểm tra thì Bên B chịu chi phí thuê đơn vị đo đạc và khối lượng được xác định theo kết quả kiểm tra.</w:t>
      </w:r>
    </w:p>
    <w:p w14:paraId="7953912B" w14:textId="77777777" w:rsidR="00DA75E6" w:rsidRPr="006838D5" w:rsidRDefault="00BE3E25" w:rsidP="006838D5">
      <w:pPr>
        <w:widowControl w:val="0"/>
        <w:numPr>
          <w:ilvl w:val="0"/>
          <w:numId w:val="4"/>
        </w:numPr>
        <w:spacing w:line="276" w:lineRule="auto"/>
        <w:ind w:left="0"/>
        <w:rPr>
          <w:rFonts w:cs="Times New Roman"/>
          <w:b/>
          <w:color w:val="000000" w:themeColor="text1"/>
          <w:sz w:val="25"/>
          <w:szCs w:val="25"/>
          <w:lang w:val="pt-BR"/>
        </w:rPr>
      </w:pPr>
      <w:r>
        <w:rPr>
          <w:rFonts w:cs="Times New Roman"/>
          <w:b/>
          <w:color w:val="000000" w:themeColor="text1"/>
          <w:sz w:val="25"/>
          <w:szCs w:val="25"/>
          <w:lang w:val="pt-BR"/>
        </w:rPr>
        <w:t>Các trường hợp bổ sung, thay đổi, điều chỉnh giá hợp đồng:</w:t>
      </w:r>
    </w:p>
    <w:p w14:paraId="15F51370" w14:textId="77777777" w:rsidR="00DA75E6" w:rsidRPr="006838D5" w:rsidRDefault="00BE3E25" w:rsidP="006838D5">
      <w:pPr>
        <w:pStyle w:val="GchudngVBChuyen"/>
        <w:spacing w:line="276" w:lineRule="auto"/>
        <w:ind w:left="0"/>
        <w:rPr>
          <w:color w:val="000000" w:themeColor="text1"/>
          <w:sz w:val="25"/>
          <w:szCs w:val="25"/>
          <w:lang w:val="pt-BR"/>
        </w:rPr>
      </w:pPr>
      <w:r>
        <w:rPr>
          <w:color w:val="000000" w:themeColor="text1"/>
          <w:sz w:val="25"/>
          <w:szCs w:val="25"/>
          <w:lang w:val="pt-BR"/>
        </w:rPr>
        <w:t>Khi các bên thống nhất bổ sung các công việc ngoài phạm vi quy định trong Hợp đồng này theo yêu cầu bằng văn bản của Bên A thì hai Bên thống nhất xác định giá trị cho những công việc đó. Khối lượng thực tế tăng/giảm của các công việc đã có Đơn giá trong Hợp Đồng được thanh toán theo Đơn giá hợp đồng, không điều chỉnh Đơn giá.</w:t>
      </w:r>
    </w:p>
    <w:p w14:paraId="75F76A0E" w14:textId="77777777" w:rsidR="00DA75E6" w:rsidRPr="006838D5" w:rsidRDefault="00BE3E25" w:rsidP="006838D5">
      <w:pPr>
        <w:pStyle w:val="GchudngVBChuyen"/>
        <w:spacing w:line="276" w:lineRule="auto"/>
        <w:ind w:left="0"/>
        <w:rPr>
          <w:color w:val="000000" w:themeColor="text1"/>
          <w:sz w:val="25"/>
          <w:szCs w:val="25"/>
          <w:lang w:val="pt-BR"/>
        </w:rPr>
      </w:pPr>
      <w:r>
        <w:rPr>
          <w:color w:val="000000" w:themeColor="text1"/>
          <w:sz w:val="25"/>
          <w:szCs w:val="25"/>
          <w:lang w:val="pt-BR"/>
        </w:rPr>
        <w:t>Đơn Giá Cố Định không được điều chỉnh vì bất kỳ lý do nào, bao gồm: biến động giá nhiên liệu, vật liệu, nhân công, ca máy, phí bãi đổ; thay đổi cự ly vận chuyển hoặc Bãi Đổ Thải; thay đổi phương án bố trí thiết bị, vận chuyển do Bên B đề xuất; kéo dài thời gian thi công không do lỗi của Bên A; khối lượng thực tế tăng hoặc giảm so với khối lượng tạm tính. Giá trị Hợp Đồng chỉ thay đổi do: (i) khối lượng thực tế được nghiệm thu; (ii) công việc phát sinh theo khoản 6.1 (đơn giá công việc phát sinh); (iii) thay đổi thuế suất GTGT theo quy định pháp luật.</w:t>
      </w:r>
    </w:p>
    <w:p w14:paraId="2FAC8808" w14:textId="77777777" w:rsidR="00DA75E6" w:rsidRPr="006838D5" w:rsidRDefault="00BE3E25" w:rsidP="006838D5">
      <w:pPr>
        <w:widowControl w:val="0"/>
        <w:numPr>
          <w:ilvl w:val="0"/>
          <w:numId w:val="4"/>
        </w:numPr>
        <w:spacing w:line="276" w:lineRule="auto"/>
        <w:ind w:left="0"/>
        <w:rPr>
          <w:rFonts w:cs="Times New Roman"/>
          <w:color w:val="000000" w:themeColor="text1"/>
          <w:sz w:val="25"/>
          <w:szCs w:val="25"/>
        </w:rPr>
      </w:pPr>
      <w:r>
        <w:rPr>
          <w:rFonts w:cs="Times New Roman"/>
          <w:b/>
          <w:color w:val="000000" w:themeColor="text1"/>
          <w:sz w:val="25"/>
          <w:szCs w:val="25"/>
          <w:lang w:val="pt-BR"/>
        </w:rPr>
        <w:t>Rủi ro điều kiện địa chất và công trình ngầm:</w:t>
      </w:r>
    </w:p>
    <w:p w14:paraId="08EB78F2" w14:textId="77777777" w:rsidR="00DA75E6" w:rsidRPr="001351E7" w:rsidRDefault="00BE3E25" w:rsidP="006838D5">
      <w:pPr>
        <w:widowControl w:val="0"/>
        <w:tabs>
          <w:tab w:val="left" w:pos="720"/>
        </w:tabs>
        <w:spacing w:line="276" w:lineRule="auto"/>
        <w:rPr>
          <w:rFonts w:cs="Times New Roman"/>
          <w:color w:val="FF0000"/>
          <w:sz w:val="25"/>
          <w:szCs w:val="25"/>
        </w:rPr>
      </w:pPr>
      <w:r>
        <w:rPr>
          <w:rFonts w:cs="Times New Roman"/>
          <w:color w:val="000000" w:themeColor="text1"/>
          <w:sz w:val="25"/>
          <w:szCs w:val="25"/>
        </w:rPr>
        <w:t>a</w:t>
      </w:r>
      <w:r>
        <w:rPr>
          <w:rFonts w:cs="Times New Roman"/>
          <w:sz w:val="25"/>
          <w:szCs w:val="25"/>
        </w:rPr>
        <w:t>) Bên B xác nhận đã nghiên cứu hồ sơ khảo sát địa chất, hồ sơ thiết kế và khảo sát thực tế hiện trường trước khi ký Hợp Đồng. Đơn giá đã bao gồm chi phí xử lý các điều kiện mà một đơn vị cung cấp dịch vụ đào, vận chuyển đất có kinh nghiệm có thể lường trước, bao gồm nhưng không giới hạn: đất lẫn phế thải xây dựng, gạch đá, bê tông vụn, rễ cây; đất bùn, đất ướt, nền đất yếu; mạch nước ngầm, nước mặt do mưa. Bên B không được yêu cầu điều chỉnh Đơn giá, thanh toán phát sinh hay gia hạn tiến độ vì các điều kiện này.</w:t>
      </w:r>
    </w:p>
    <w:p w14:paraId="4C8B8DD1"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 xml:space="preserve">b) Chỉ trường hợp gặp điều kiện bất thường không thể hiện trong hồ sơ khảo sát, thiết kế và không thể lường trước (như đá tảng/đá gốc phải phá bằng búa phá đá; móng, kết cấu bê tông cốt thép ngầm của công trình cũ; bùn hữu cơ phải xử lý riêng), Bên B phải dừng Công Việc tại vị trí đó, thông báo bằng văn bản cho Bên A trong vòng 24 giờ và cùng Bên A lập biên bản hiện trường (có ảnh, tọa độ, cao độ, phạm vi, khối lượng đo đạc). Chi phí phát sinh chỉ được thanh toán khi có Phụ lục hợp đồng hoặc lệnh bằng văn bản của Bên A trước khi thực hiện; đơn giá phát sinh xác định trên cơ sở đơn giá tương tự trong Hợp Đồng hoặc định mức, đơn giá do cơ quan có thẩm quyền công bố. Công việc Bên B tự ý thực hiện khi chưa có biên bản và chấp thuận nêu trên không được thanh toán.</w:t>
      </w:r>
    </w:p>
    <w:p w14:paraId="20CC63B8"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Khi phát hiện công trình ngầm (đường ống, cáp điện, cáp quang, cống, bể ngầm), mồ mả, di vật, cổ vật hoặc vật liệu nổ, Bên B phải dừng Công Việc ngay tại khu vực đó, bảo vệ hiện trường và báo cho Bên A. Bên B chịu trách nhiệm bồi thường toàn bộ thiệt hại nếu tiếp tục thực hiện Công Việc gây hư hỏng sau khi đã phát hiện, hoặc đối với công trình ngầm đã được Bên A cung cấp thông tin/đánh dấu.</w:t>
      </w:r>
    </w:p>
    <w:p w14:paraId="5C1A46AF"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43" w:name="_Toc108548787"/>
      <w:bookmarkStart w:id="44" w:name="_Toc512322906"/>
      <w:bookmarkStart w:id="45" w:name="_Toc487118113"/>
      <w:bookmarkStart w:id="46" w:name="_Toc480969779"/>
      <w:r>
        <w:rPr>
          <w:rFonts w:ascii="Times New Roman" w:hAnsi="Times New Roman" w:cs="Times New Roman"/>
          <w:b/>
          <w:bCs/>
          <w:color w:val="000000" w:themeColor="text1"/>
          <w:sz w:val="25"/>
          <w:szCs w:val="25"/>
          <w:lang w:val="en-US"/>
        </w:rPr>
        <w:t>ĐIỀU 7. TẠM ỨNG, THANH TOÁN, QUYẾT TOÁN VÀ THANH LÝ HỢP ĐỒNG</w:t>
      </w:r>
      <w:bookmarkEnd w:id="43"/>
      <w:bookmarkEnd w:id="44"/>
      <w:bookmarkEnd w:id="45"/>
      <w:bookmarkEnd w:id="46"/>
    </w:p>
    <w:p w14:paraId="7716944B" w14:textId="77777777" w:rsidR="00DA75E6" w:rsidRPr="006838D5" w:rsidRDefault="00BE3E25" w:rsidP="006838D5">
      <w:pPr>
        <w:widowControl w:val="0"/>
        <w:numPr>
          <w:ilvl w:val="0"/>
          <w:numId w:val="6"/>
        </w:numPr>
        <w:spacing w:line="276" w:lineRule="auto"/>
        <w:rPr>
          <w:rFonts w:cs="Times New Roman"/>
          <w:b/>
          <w:color w:val="000000" w:themeColor="text1"/>
          <w:sz w:val="25"/>
          <w:szCs w:val="25"/>
        </w:rPr>
      </w:pPr>
      <w:r>
        <w:rPr>
          <w:rFonts w:cs="Times New Roman"/>
          <w:b/>
          <w:color w:val="000000" w:themeColor="text1"/>
          <w:sz w:val="25"/>
          <w:szCs w:val="25"/>
        </w:rPr>
        <w:t xml:space="preserve">Tạm ứng và bảo đảm thực hiện Hợp đồng: </w:t>
      </w:r>
    </w:p>
    <w:p w14:paraId="3843F097"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a) Không áp dụng bảo lãnh tạm ứng và bảo lãnh thực hiện hợp đồng.</w:t>
      </w:r>
    </w:p>
    <w:p w14:paraId="2171A7B3" w14:textId="77777777" w:rsidR="001022DB" w:rsidRPr="006838D5" w:rsidRDefault="00BE3E25" w:rsidP="006838D5">
      <w:pPr>
        <w:widowControl w:val="0"/>
        <w:tabs>
          <w:tab w:val="left" w:pos="720"/>
        </w:tabs>
        <w:spacing w:line="276" w:lineRule="auto"/>
        <w:rPr>
          <w:rFonts w:cs="Times New Roman"/>
          <w:color w:val="000000" w:themeColor="text1"/>
          <w:sz w:val="25"/>
          <w:szCs w:val="25"/>
          <w:lang w:val="en-GB"/>
        </w:rPr>
      </w:pPr>
      <w:r>
        <w:rPr>
          <w:rFonts w:cs="Times New Roman"/>
          <w:color w:val="000000" w:themeColor="text1"/>
          <w:sz w:val="25"/>
          <w:szCs w:val="25"/>
        </w:rPr>
        <w:t xml:space="preserve">b) Tạm ứng: Bên A tạm ứng cho Bên B 500.000.000 (năm trăm triệu) đồng khi Bên B đáp ứng đủ các điều kiện: </w:t>
      </w:r>
    </w:p>
    <w:p w14:paraId="203B4583" w14:textId="77777777" w:rsidR="001022DB" w:rsidRPr="006838D5" w:rsidRDefault="008D43BC" w:rsidP="006838D5">
      <w:pPr>
        <w:widowControl w:val="0"/>
        <w:tabs>
          <w:tab w:val="left" w:pos="720"/>
        </w:tabs>
        <w:spacing w:line="276" w:lineRule="auto"/>
        <w:rPr>
          <w:color w:val="000000" w:themeColor="text1"/>
          <w:sz w:val="25"/>
          <w:szCs w:val="25"/>
          <w:lang w:val="en-GB"/>
        </w:rPr>
      </w:pPr>
      <w:r>
        <w:rPr>
          <w:color w:val="000000" w:themeColor="text1"/>
          <w:sz w:val="25"/>
          <w:szCs w:val="25"/>
          <w:lang w:val="en-US"/>
        </w:rPr>
        <w:t xml:space="preserve">(i) </w:t>
      </w:r>
      <w:r>
        <w:rPr>
          <w:color w:val="000000" w:themeColor="text1"/>
          <w:sz w:val="25"/>
          <w:szCs w:val="25"/>
        </w:rPr>
        <w:t xml:space="preserve">Đã huy động đủ 05 (năm) thiết bị gồm 03 (ba) máy xúc và 02 (hai) xe ben về công trường, được Các Bên xác nhận bằng biên bản; </w:t>
      </w:r>
    </w:p>
    <w:p w14:paraId="1CE67102" w14:textId="77777777" w:rsidR="001022DB" w:rsidRPr="006838D5" w:rsidRDefault="008D43BC" w:rsidP="006838D5">
      <w:pPr>
        <w:widowControl w:val="0"/>
        <w:tabs>
          <w:tab w:val="left" w:pos="720"/>
        </w:tabs>
        <w:spacing w:line="276" w:lineRule="auto"/>
        <w:rPr>
          <w:color w:val="000000" w:themeColor="text1"/>
          <w:sz w:val="25"/>
          <w:szCs w:val="25"/>
        </w:rPr>
      </w:pPr>
      <w:r>
        <w:rPr>
          <w:color w:val="000000" w:themeColor="text1"/>
          <w:sz w:val="25"/>
          <w:szCs w:val="25"/>
          <w:lang w:val="en-US"/>
        </w:rPr>
        <w:t xml:space="preserve">(ii) </w:t>
      </w:r>
      <w:r>
        <w:rPr>
          <w:color w:val="000000" w:themeColor="text1"/>
          <w:sz w:val="25"/>
          <w:szCs w:val="25"/>
        </w:rPr>
        <w:t>Cung cấp hợp đồng</w:t>
      </w:r>
      <w:r>
        <w:rPr>
          <w:color w:val="000000" w:themeColor="text1"/>
          <w:sz w:val="25"/>
          <w:szCs w:val="25"/>
          <w:lang w:val="en-US"/>
        </w:rPr>
        <w:t xml:space="preserve"> </w:t>
      </w:r>
      <w:r>
        <w:rPr>
          <w:color w:val="000000" w:themeColor="text1"/>
          <w:sz w:val="25"/>
          <w:szCs w:val="25"/>
        </w:rPr>
        <w:t xml:space="preserve">hợp lệ với Công ty CP Xử lý chất thải xây dựng và Đầu tư phát triển môi trường Hà Nội (Đơn vị quản lý Bãi tiếp nhận, xử lý chôn lấp phế thải xây dựng Nguyên Khê) hoặc các bãi đổ thải hợp pháp khác được Bên A phê duyệt và chấp thuận, tiếp nhận toàn bộ khối lượng đổ thải theo khoản 8.3 của Hợp đồng. </w:t>
      </w:r>
    </w:p>
    <w:p w14:paraId="4F8A18F7" w14:textId="77777777" w:rsidR="00DA75E6" w:rsidRPr="006838D5" w:rsidRDefault="00BE3E25" w:rsidP="006838D5">
      <w:pPr>
        <w:widowControl w:val="0"/>
        <w:tabs>
          <w:tab w:val="left" w:pos="720"/>
        </w:tabs>
        <w:spacing w:line="276" w:lineRule="auto"/>
        <w:rPr>
          <w:sz w:val="25"/>
          <w:szCs w:val="25"/>
        </w:rPr>
      </w:pPr>
      <w:r>
        <w:rPr>
          <w:rFonts w:cs="Times New Roman"/>
          <w:color w:val="000000" w:themeColor="text1"/>
          <w:sz w:val="25"/>
          <w:szCs w:val="25"/>
        </w:rPr>
        <w:t>Bên A chuyển tiền tạm ứng trong vòng 07 (bảy) ngày làm việc kể từ ngày nhận đủ đề nghị tạm ứng và hồ sơ chứng minh các điều kiện nêu trên.</w:t>
      </w:r>
    </w:p>
    <w:p w14:paraId="7FECA141" w14:textId="5E9AAA3B" w:rsidR="00DA75E6" w:rsidRPr="006838D5" w:rsidRDefault="00BE3E25" w:rsidP="006838D5">
      <w:pPr>
        <w:widowControl w:val="0"/>
        <w:tabs>
          <w:tab w:val="left" w:pos="720"/>
        </w:tabs>
        <w:spacing w:line="276" w:lineRule="auto"/>
        <w:rPr>
          <w:sz w:val="25"/>
          <w:szCs w:val="25"/>
        </w:rPr>
      </w:pPr>
      <w:r>
        <w:rPr>
          <w:rFonts w:cs="Times New Roman"/>
          <w:color w:val="000000" w:themeColor="text1"/>
          <w:sz w:val="25"/>
          <w:szCs w:val="25"/>
        </w:rPr>
        <w:t xml:space="preserve">c) Thu hồi tạm ứng: </w:t>
      </w:r>
      <w:r>
        <w:rPr>
          <w:iCs/>
          <w:color w:val="000000" w:themeColor="text1"/>
          <w:sz w:val="25"/>
          <w:szCs w:val="25"/>
        </w:rPr>
        <w:t>Số tiền khấu trừ tạm ứng = Giá trị đề nghị thanh toán của đợt đó x (Tổng số tiền đã tạm ứng / Tổng giá trị hợp đồng). Tiền tạm ứng sẽ được thu hồi toàn bộ (thu hồi hết) khi tổng giá trị thanh toán lũy kế đạt đến 80% giá trị hợp đồng; tại đợt thanh toán đó, Bên A khấu trừ toàn bộ phần tạm ứng còn lại chưa thu hồi.</w:t>
      </w:r>
    </w:p>
    <w:p w14:paraId="33F33F8A" w14:textId="7781CF03" w:rsidR="00DA75E6" w:rsidRPr="006838D5" w:rsidRDefault="00BE3E25" w:rsidP="006838D5">
      <w:pPr>
        <w:widowControl w:val="0"/>
        <w:tabs>
          <w:tab w:val="left" w:pos="720"/>
        </w:tabs>
        <w:spacing w:line="276" w:lineRule="auto"/>
        <w:rPr>
          <w:sz w:val="25"/>
          <w:szCs w:val="25"/>
        </w:rPr>
      </w:pPr>
      <w:r>
        <w:rPr>
          <w:rFonts w:cs="Times New Roman"/>
          <w:color w:val="000000" w:themeColor="text1"/>
          <w:sz w:val="25"/>
          <w:szCs w:val="25"/>
        </w:rPr>
        <w:t xml:space="preserve">d) Tạm ứng chỉ được sử dụng cho Công Việc. Trường hợp Hợp Đồng chấm dứt hoặc Bên B giải tán thiết bị trái điểm </w:t>
      </w:r>
      <w:r>
        <w:rPr>
          <w:rFonts w:cs="Times New Roman"/>
          <w:color w:val="000000" w:themeColor="text1"/>
          <w:sz w:val="25"/>
          <w:szCs w:val="25"/>
          <w:lang w:val="en-GB"/>
        </w:rPr>
        <w:t>(</w:t>
      </w:r>
      <w:r>
        <w:rPr>
          <w:rFonts w:cs="Times New Roman"/>
          <w:color w:val="000000" w:themeColor="text1"/>
          <w:sz w:val="25"/>
          <w:szCs w:val="25"/>
        </w:rPr>
        <w:t>f</w:t>
      </w:r>
      <w:r>
        <w:rPr>
          <w:rFonts w:cs="Times New Roman"/>
          <w:color w:val="000000" w:themeColor="text1"/>
          <w:sz w:val="25"/>
          <w:szCs w:val="25"/>
          <w:lang w:val="en-GB"/>
        </w:rPr>
        <w:t>)</w:t>
      </w:r>
      <w:r>
        <w:rPr>
          <w:rFonts w:cs="Times New Roman"/>
          <w:color w:val="000000" w:themeColor="text1"/>
          <w:sz w:val="25"/>
          <w:szCs w:val="25"/>
        </w:rPr>
        <w:t xml:space="preserve"> khoản này khi tạm ứng chưa được thu hồi đủ, Bên B phải hoàn trả toàn bộ phần tạm ứng chưa thu hồi trong vòng </w:t>
      </w:r>
      <w:del w:id="30067" w:author="So sánh: bản anh Q → bản chốt ký" w:date="2026-10-11T00:00:00Z">
        <w:r>
          <w:rPr>
            <w:rFonts w:cs="Times New Roman"/>
            <w:color w:val="000000" w:themeColor="text1"/>
            <w:sz w:val="25"/>
            <w:szCs w:val="25"/>
            <w:lang w:val="en-US"/>
          </w:rPr>
          <w:delText xml:space="preserve">10 (mười) </w:delText>
        </w:r>
      </w:del>
      <w:ins w:id="30066" w:author="So sánh: bản anh Q → bản chốt ký" w:date="2026-10-11T00:00:00Z">
        <w:r>
          <w:rPr>
            <w:rFonts w:cs="Times New Roman"/>
            <w:color w:val="000000" w:themeColor="text1"/>
            <w:sz w:val="25"/>
            <w:szCs w:val="25"/>
            <w:lang w:val="en-US"/>
          </w:rPr>
          <w:t xml:space="preserve">05 (năm) </w:t>
        </w:r>
      </w:ins>
      <w:r>
        <w:rPr>
          <w:rFonts w:cs="Times New Roman"/>
          <w:color w:val="000000" w:themeColor="text1"/>
          <w:sz w:val="25"/>
          <w:szCs w:val="25"/>
          <w:lang w:val="en-US"/>
        </w:rPr>
        <w:t xml:space="preserve">ngày</w:t>
      </w:r>
      <w:r>
        <w:rPr>
          <w:rFonts w:cs="Times New Roman"/>
          <w:color w:val="000000" w:themeColor="text1"/>
          <w:sz w:val="25"/>
          <w:szCs w:val="25"/>
        </w:rPr>
        <w:t xml:space="preserve"> kể từ ngày nhận yêu cầu của Bên A; quá thời hạn này, Bên B phải trả lãi chậm trả theo quy định của pháp luật và Bên A được quyền khấu trừ vào bất kỳ khoản tiền nào phải trả cho Bên B.</w:t>
      </w:r>
    </w:p>
    <w:p w14:paraId="15D94D9A"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e) Bên B bảo đảm thực hiện Hợp Đồng bằng việc huy động đầy đủ thiết bị, xe máy, phương tiện theo cam kết tại khoản 5.1 đến công trường trong thời hạn [</w:t>
      </w:r>
      <w:r>
        <w:rPr>
          <w:rFonts w:cs="Times New Roman"/>
          <w:color w:val="000000" w:themeColor="text1"/>
          <w:sz w:val="25"/>
          <w:szCs w:val="25"/>
          <w:lang w:val="en-GB"/>
        </w:rPr>
        <w:t>03</w:t>
      </w:r>
      <w:r>
        <w:rPr>
          <w:rFonts w:cs="Times New Roman"/>
          <w:color w:val="000000" w:themeColor="text1"/>
          <w:sz w:val="25"/>
          <w:szCs w:val="25"/>
        </w:rPr>
        <w:t>] ngày kể từ ngày ký Hợp Đồng; việc huy động được xác nhận bằng biên bản giữa Các Bên.</w:t>
      </w:r>
    </w:p>
    <w:p w14:paraId="4C82D6D3"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f) Thiết bị đã huy động phải được duy trì tại công trường trong suốt thời gian thực hiện Hợp Đồng. Bên B chỉ được giải tán toàn bộ hoặc một phần thiết bị khi đã hoàn thành Công Việc và được Bên A xác nhận, hoặc khi được Bên A chấp thuận bằng văn bản. Việc thay thế thiết bị phải tương đương về chủng loại, công suất và được Bên A chấp thuận trước.</w:t>
      </w:r>
    </w:p>
    <w:p w14:paraId="52783A3D"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g) Bên B tự ý giải tán thiết bị trái điểm f thì bị phạt vi phạm theo Điều 15; Bên A có quyền thuê đơn vị khác thực hiện phần Công Việc bị ảnh hưởng và khấu trừ toàn bộ chi phí phát sinh vào các khoản thanh toán cho Bên B.</w:t>
      </w:r>
    </w:p>
    <w:p w14:paraId="695F0AFA" w14:textId="77777777" w:rsidR="00DA75E6" w:rsidRPr="006838D5" w:rsidRDefault="00BE3E25" w:rsidP="006838D5">
      <w:pPr>
        <w:widowControl w:val="0"/>
        <w:tabs>
          <w:tab w:val="left" w:pos="720"/>
        </w:tabs>
        <w:spacing w:line="276" w:lineRule="auto"/>
        <w:rPr>
          <w:rFonts w:cs="Times New Roman"/>
          <w:color w:val="000000" w:themeColor="text1"/>
          <w:sz w:val="25"/>
          <w:szCs w:val="25"/>
          <w:lang w:val="en-US"/>
        </w:rPr>
      </w:pPr>
      <w:r>
        <w:rPr>
          <w:rFonts w:cs="Times New Roman"/>
          <w:color w:val="000000" w:themeColor="text1"/>
          <w:sz w:val="25"/>
          <w:szCs w:val="25"/>
        </w:rPr>
        <w:t xml:space="preserve">h) Phần giá trị chưa thanh toán theo điểm a khoản 7.2 được Bên A giữ lại để bảo đảm nghĩa vụ của Bên B và được thanh toán sau </w:t>
      </w:r>
      <w:r>
        <w:rPr>
          <w:rFonts w:cs="Times New Roman"/>
          <w:color w:val="000000" w:themeColor="text1"/>
          <w:sz w:val="25"/>
          <w:szCs w:val="25"/>
          <w:lang w:val="en-US"/>
        </w:rPr>
        <w:t>60</w:t>
      </w:r>
      <w:r>
        <w:rPr>
          <w:rFonts w:cs="Times New Roman"/>
          <w:color w:val="000000" w:themeColor="text1"/>
          <w:sz w:val="25"/>
          <w:szCs w:val="25"/>
        </w:rPr>
        <w:t xml:space="preserve"> (</w:t>
      </w:r>
      <w:r>
        <w:rPr>
          <w:rFonts w:cs="Times New Roman"/>
          <w:color w:val="000000" w:themeColor="text1"/>
          <w:sz w:val="25"/>
          <w:szCs w:val="25"/>
          <w:lang w:val="en-US"/>
        </w:rPr>
        <w:t>sáu</w:t>
      </w:r>
      <w:r>
        <w:rPr>
          <w:rFonts w:cs="Times New Roman"/>
          <w:color w:val="000000" w:themeColor="text1"/>
          <w:sz w:val="25"/>
          <w:szCs w:val="25"/>
        </w:rPr>
        <w:t xml:space="preserve"> mươi) ngày kể từ ngày Bên A xác nhận hoàn thành toàn bộ Công Việc, sau khi đối trừ tiền phạt, bồi thường, chi phí Bên A thực hiện thay (nếu có).</w:t>
      </w:r>
    </w:p>
    <w:p w14:paraId="7E350A55" w14:textId="77777777" w:rsidR="00DA75E6" w:rsidRPr="006838D5" w:rsidRDefault="00344869" w:rsidP="006838D5">
      <w:pPr>
        <w:widowControl w:val="0"/>
        <w:spacing w:line="276" w:lineRule="auto"/>
        <w:rPr>
          <w:b/>
          <w:color w:val="000000" w:themeColor="text1"/>
          <w:sz w:val="25"/>
          <w:szCs w:val="25"/>
        </w:rPr>
      </w:pPr>
      <w:r>
        <w:rPr>
          <w:b/>
          <w:color w:val="000000" w:themeColor="text1"/>
          <w:sz w:val="25"/>
          <w:szCs w:val="25"/>
          <w:lang w:val="en-US"/>
        </w:rPr>
        <w:t>7.2. Thanh toán</w:t>
      </w:r>
      <w:bookmarkStart w:id="47" w:name="_Toc487118114"/>
      <w:r>
        <w:rPr>
          <w:b/>
          <w:color w:val="000000" w:themeColor="text1"/>
          <w:sz w:val="25"/>
          <w:szCs w:val="25"/>
          <w:lang w:val="en-US"/>
        </w:rPr>
        <w:t>:</w:t>
      </w:r>
    </w:p>
    <w:p w14:paraId="53DA6633" w14:textId="77777777" w:rsidR="00DA75E6" w:rsidRPr="006838D5" w:rsidRDefault="00BE3E25" w:rsidP="006838D5">
      <w:pPr>
        <w:widowControl w:val="0"/>
        <w:numPr>
          <w:ilvl w:val="0"/>
          <w:numId w:val="10"/>
        </w:numPr>
        <w:spacing w:line="276" w:lineRule="auto"/>
        <w:rPr>
          <w:rFonts w:cs="Times New Roman"/>
          <w:color w:val="000000" w:themeColor="text1"/>
          <w:sz w:val="25"/>
          <w:szCs w:val="25"/>
        </w:rPr>
      </w:pPr>
      <w:r>
        <w:rPr>
          <w:rFonts w:cs="Times New Roman"/>
          <w:color w:val="000000" w:themeColor="text1"/>
          <w:sz w:val="25"/>
          <w:szCs w:val="25"/>
          <w:lang w:val="en-US"/>
        </w:rPr>
        <w:t>Thanh toán giai đoạn:</w:t>
      </w:r>
    </w:p>
    <w:p w14:paraId="7C8F8E29" w14:textId="77777777" w:rsidR="00DA75E6" w:rsidRPr="006838D5" w:rsidRDefault="00BE3E25" w:rsidP="006838D5">
      <w:pPr>
        <w:pStyle w:val="GchudngVBChuyen"/>
        <w:spacing w:line="276" w:lineRule="auto"/>
        <w:ind w:left="0"/>
        <w:rPr>
          <w:color w:val="000000" w:themeColor="text1"/>
          <w:sz w:val="25"/>
          <w:szCs w:val="25"/>
          <w:lang w:val="vi-VN"/>
        </w:rPr>
      </w:pPr>
      <w:r>
        <w:rPr>
          <w:color w:val="000000" w:themeColor="text1"/>
          <w:sz w:val="25"/>
          <w:szCs w:val="25"/>
          <w:lang w:val="vi-VN"/>
        </w:rPr>
        <w:t>Vào các ngày từ 25-30 hàng tháng, Bên B lập 04 bộ hồ sơ thanh toán trình Bên A kiểm tra, phê duyệt. Bên A sẽ thanh toán cho Bên B đến 90% giá trị được nghiệm thu thanh toán trong tháng sau khi thu hồi tạm ứng theo khoản 7.1 và đối trừ các khoản khác (nếu có)</w:t>
      </w:r>
      <w:r>
        <w:rPr>
          <w:color w:val="000000" w:themeColor="text1"/>
          <w:sz w:val="25"/>
          <w:szCs w:val="25"/>
        </w:rPr>
        <w:t>.</w:t>
      </w:r>
    </w:p>
    <w:p w14:paraId="2A4DC0B8" w14:textId="77777777" w:rsidR="00DA75E6" w:rsidRPr="006838D5" w:rsidRDefault="00BE3E25" w:rsidP="006838D5">
      <w:pPr>
        <w:pStyle w:val="GchudngVBChuyen"/>
        <w:spacing w:line="276" w:lineRule="auto"/>
        <w:ind w:left="0"/>
        <w:rPr>
          <w:color w:val="000000" w:themeColor="text1"/>
          <w:sz w:val="25"/>
          <w:szCs w:val="25"/>
          <w:lang w:val="vi-VN"/>
        </w:rPr>
      </w:pPr>
      <w:r>
        <w:rPr>
          <w:color w:val="000000" w:themeColor="text1"/>
          <w:sz w:val="25"/>
          <w:szCs w:val="25"/>
          <w:lang w:val="vi-VN"/>
        </w:rPr>
        <w:t xml:space="preserve">Thời hạn kiểm tra và phản hồi hồ sơ thanh toán: Trong vòng </w:t>
      </w:r>
      <w:r>
        <w:rPr>
          <w:color w:val="000000" w:themeColor="text1"/>
          <w:sz w:val="25"/>
          <w:szCs w:val="25"/>
        </w:rPr>
        <w:t>07</w:t>
      </w:r>
      <w:r>
        <w:rPr>
          <w:color w:val="000000" w:themeColor="text1"/>
          <w:sz w:val="25"/>
          <w:szCs w:val="25"/>
          <w:lang w:val="vi-VN"/>
        </w:rPr>
        <w:t xml:space="preserve"> ngày làm việc kể từ ngày nhận được hồ sơ thanh toán của Bên B, Bên A sẽ đưa ra ý kiến phản hồi, yêu cầu Bên B chỉnh sửa/bổ sung nếu cần thiết.</w:t>
      </w:r>
    </w:p>
    <w:p w14:paraId="03E71635" w14:textId="77777777" w:rsidR="004F72C8" w:rsidRPr="006838D5" w:rsidRDefault="00BE3E25" w:rsidP="006838D5">
      <w:pPr>
        <w:pStyle w:val="GchudngVBChuyen"/>
        <w:tabs>
          <w:tab w:val="clear" w:pos="0"/>
          <w:tab w:val="num" w:pos="1275"/>
        </w:tabs>
        <w:spacing w:line="276" w:lineRule="auto"/>
        <w:ind w:left="0"/>
        <w:rPr>
          <w:color w:val="000000" w:themeColor="text1"/>
          <w:sz w:val="25"/>
          <w:szCs w:val="25"/>
          <w:lang w:val="vi-VN"/>
        </w:rPr>
      </w:pPr>
      <w:r>
        <w:rPr>
          <w:color w:val="000000" w:themeColor="text1"/>
          <w:sz w:val="25"/>
          <w:szCs w:val="25"/>
          <w:lang w:val="vi-VN"/>
        </w:rPr>
        <w:t xml:space="preserve">Thời hạn thanh toán: Bên A sẽ thanh toán cho Bên B trong vòng </w:t>
      </w:r>
      <w:r>
        <w:rPr>
          <w:color w:val="000000" w:themeColor="text1"/>
          <w:sz w:val="25"/>
          <w:szCs w:val="25"/>
        </w:rPr>
        <w:t>15</w:t>
      </w:r>
      <w:r>
        <w:rPr>
          <w:color w:val="000000" w:themeColor="text1"/>
          <w:sz w:val="25"/>
          <w:szCs w:val="25"/>
          <w:lang w:val="vi-VN"/>
        </w:rPr>
        <w:t xml:space="preserve"> ngày</w:t>
      </w:r>
      <w:r>
        <w:rPr>
          <w:color w:val="000000" w:themeColor="text1"/>
          <w:sz w:val="25"/>
          <w:szCs w:val="25"/>
          <w:lang w:val="en-GB"/>
        </w:rPr>
        <w:t xml:space="preserve"> làm việc</w:t>
      </w:r>
      <w:r>
        <w:rPr>
          <w:color w:val="000000" w:themeColor="text1"/>
          <w:sz w:val="25"/>
          <w:szCs w:val="25"/>
          <w:lang w:val="vi-VN"/>
        </w:rPr>
        <w:t>, kể từ ngày Bên A nhận được hồ sơ thanh toán hợp lệ của Bên B.</w:t>
      </w:r>
    </w:p>
    <w:p w14:paraId="534BAE0B" w14:textId="77777777" w:rsidR="00DA75E6" w:rsidRPr="006838D5" w:rsidRDefault="00BE3E25" w:rsidP="006838D5">
      <w:pPr>
        <w:pStyle w:val="Style1"/>
        <w:numPr>
          <w:ilvl w:val="0"/>
          <w:numId w:val="0"/>
        </w:numPr>
        <w:spacing w:before="0" w:after="120" w:line="276" w:lineRule="auto"/>
        <w:rPr>
          <w:color w:val="000000" w:themeColor="text1"/>
          <w:sz w:val="25"/>
          <w:szCs w:val="25"/>
        </w:rPr>
      </w:pPr>
      <w:r>
        <w:rPr>
          <w:color w:val="000000" w:themeColor="text1"/>
          <w:sz w:val="25"/>
          <w:szCs w:val="25"/>
        </w:rPr>
        <w:t xml:space="preserve">Hồ sơ thanh toán bao gồm: </w:t>
      </w:r>
    </w:p>
    <w:p w14:paraId="1960BE14" w14:textId="77777777" w:rsidR="00DA75E6" w:rsidRPr="006838D5" w:rsidRDefault="00BE3E25" w:rsidP="006838D5">
      <w:pPr>
        <w:pStyle w:val="Style1"/>
        <w:spacing w:before="0" w:after="120" w:line="276" w:lineRule="auto"/>
        <w:ind w:left="0"/>
        <w:rPr>
          <w:color w:val="000000" w:themeColor="text1"/>
          <w:sz w:val="25"/>
          <w:szCs w:val="25"/>
        </w:rPr>
      </w:pPr>
      <w:r>
        <w:rPr>
          <w:color w:val="000000" w:themeColor="text1"/>
          <w:sz w:val="25"/>
          <w:szCs w:val="25"/>
        </w:rPr>
        <w:t>Giấy đề nghị thanh toán;</w:t>
      </w:r>
    </w:p>
    <w:p w14:paraId="2F68D631" w14:textId="77777777" w:rsidR="00DA75E6" w:rsidRPr="006838D5" w:rsidRDefault="00BE3E25" w:rsidP="006838D5">
      <w:pPr>
        <w:pStyle w:val="Style1"/>
        <w:spacing w:before="0" w:after="120" w:line="276" w:lineRule="auto"/>
        <w:ind w:left="0"/>
        <w:rPr>
          <w:color w:val="000000" w:themeColor="text1"/>
          <w:sz w:val="25"/>
          <w:szCs w:val="25"/>
        </w:rPr>
      </w:pPr>
      <w:r>
        <w:rPr>
          <w:color w:val="000000" w:themeColor="text1"/>
          <w:sz w:val="25"/>
          <w:szCs w:val="25"/>
        </w:rPr>
        <w:t xml:space="preserve">Bảng xác định giá trị khối lượng công việc hoàn thành </w:t>
      </w:r>
    </w:p>
    <w:p w14:paraId="63EDCFDE" w14:textId="77777777" w:rsidR="00DA75E6" w:rsidRPr="006838D5" w:rsidRDefault="00BE3E25" w:rsidP="006838D5">
      <w:pPr>
        <w:pStyle w:val="Style1"/>
        <w:spacing w:before="0" w:after="120" w:line="276" w:lineRule="auto"/>
        <w:ind w:left="0"/>
        <w:rPr>
          <w:color w:val="000000" w:themeColor="text1"/>
          <w:sz w:val="25"/>
          <w:szCs w:val="25"/>
        </w:rPr>
      </w:pPr>
      <w:r>
        <w:rPr>
          <w:color w:val="000000" w:themeColor="text1"/>
          <w:sz w:val="25"/>
          <w:szCs w:val="25"/>
        </w:rPr>
        <w:t xml:space="preserve">Biên bản nghiệm thu khối lượng hoàn thành </w:t>
      </w:r>
    </w:p>
    <w:p w14:paraId="354C6F16" w14:textId="77777777" w:rsidR="00DA75E6" w:rsidRPr="006838D5" w:rsidRDefault="00BE3E25" w:rsidP="006838D5">
      <w:pPr>
        <w:pStyle w:val="Style1"/>
        <w:spacing w:before="0" w:after="120" w:line="276" w:lineRule="auto"/>
        <w:ind w:left="0"/>
        <w:rPr>
          <w:color w:val="000000" w:themeColor="text1"/>
          <w:sz w:val="25"/>
          <w:szCs w:val="25"/>
        </w:rPr>
      </w:pPr>
      <w:r>
        <w:rPr>
          <w:color w:val="000000" w:themeColor="text1"/>
          <w:sz w:val="25"/>
          <w:szCs w:val="25"/>
        </w:rPr>
        <w:t>Biên bản đo đạc cao độ trước và sau khi đào, bản vẽ/bảng tính khối lượng có xác nhận của Bên A;</w:t>
      </w:r>
    </w:p>
    <w:p w14:paraId="504E66FF" w14:textId="269B956B" w:rsidR="00DA75E6" w:rsidRPr="00DF4236" w:rsidRDefault="00276BB5" w:rsidP="006838D5">
      <w:pPr>
        <w:pStyle w:val="Style1"/>
        <w:spacing w:before="0" w:after="120" w:line="276" w:lineRule="auto"/>
        <w:ind w:left="0"/>
        <w:rPr>
          <w:color w:val="000000" w:themeColor="text1"/>
          <w:sz w:val="25"/>
          <w:szCs w:val="25"/>
        </w:rPr>
      </w:pPr>
      <w:del w:id="30069" w:author="So sánh: bản anh Q → bản chốt ký" w:date="2026-10-11T00:00:00Z">
        <w:r>
          <w:rPr>
            <w:color w:val="000000" w:themeColor="text1"/>
            <w:sz w:val="25"/>
            <w:szCs w:val="25"/>
          </w:rPr>
          <w:delText xml:space="preserve">Nhật ký </w:delText>
        </w:r>
      </w:del>
      <w:ins w:id="30068" w:author="So sánh: bản anh Q → bản chốt ký" w:date="2026-10-11T00:00:00Z">
        <w:r>
          <w:rPr>
            <w:color w:val="000000" w:themeColor="text1"/>
            <w:sz w:val="25"/>
            <w:szCs w:val="25"/>
          </w:rPr>
          <w:t xml:space="preserve">Bảng kê </w:t>
        </w:r>
      </w:ins>
      <w:r>
        <w:rPr>
          <w:color w:val="000000" w:themeColor="text1"/>
          <w:sz w:val="25"/>
          <w:szCs w:val="25"/>
        </w:rPr>
        <w:t xml:space="preserve">vận chuyển </w:t>
      </w:r>
    </w:p>
    <w:p w14:paraId="6AD233D4" w14:textId="77777777" w:rsidR="002944F8" w:rsidRPr="006838D5" w:rsidRDefault="00BE3E25" w:rsidP="006838D5">
      <w:pPr>
        <w:pStyle w:val="Style1"/>
        <w:spacing w:before="0" w:after="120" w:line="276" w:lineRule="auto"/>
        <w:ind w:left="0"/>
        <w:rPr>
          <w:sz w:val="25"/>
          <w:szCs w:val="25"/>
        </w:rPr>
      </w:pPr>
      <w:r>
        <w:rPr>
          <w:color w:val="000000" w:themeColor="text1"/>
          <w:sz w:val="25"/>
          <w:szCs w:val="25"/>
        </w:rPr>
        <w:t>Hóa đơn giá trị gia tăng hợp lệ của Bên B;</w:t>
      </w:r>
    </w:p>
    <w:p w14:paraId="38B86F94" w14:textId="3D183552" w:rsidR="00A947E3" w:rsidRPr="005047D4" w:rsidRDefault="00C93C43" w:rsidP="00283007">
      <w:pPr>
        <w:pStyle w:val="Style1"/>
        <w:spacing w:before="0" w:after="120" w:line="276" w:lineRule="auto"/>
        <w:ind w:left="0"/>
        <w:rPr>
          <w:color w:val="000000" w:themeColor="text1"/>
          <w:sz w:val="25"/>
          <w:szCs w:val="25"/>
        </w:rPr>
      </w:pPr>
      <w:r>
        <w:rPr>
          <w:color w:val="000000" w:themeColor="text1"/>
          <w:sz w:val="25"/>
          <w:szCs w:val="25"/>
          <w:lang w:val="vi-VN"/>
        </w:rPr>
        <w:t xml:space="preserve">Đối với khối lượng công việc vận chuyển về các Bãi Đổ Thải, Bên B có trách nhiệm cung cấp </w:t>
      </w:r>
      <w:r>
        <w:rPr>
          <w:color w:val="000000" w:themeColor="text1"/>
          <w:sz w:val="25"/>
          <w:szCs w:val="25"/>
          <w:lang w:val="en-US"/>
        </w:rPr>
        <w:t xml:space="preserve">(i) </w:t>
      </w:r>
      <w:ins w:id="30074" w:author="So sánh: bản anh Q → bản chốt ký" w:date="2026-10-11T00:00:00Z">
        <w:r>
          <w:rPr>
            <w:color w:val="000000" w:themeColor="text1"/>
            <w:sz w:val="25"/>
            <w:szCs w:val="25"/>
            <w:lang w:val="en-US"/>
          </w:rPr>
          <w:t xml:space="preserve">bản gốc </w:t>
        </w:r>
      </w:ins>
      <w:r>
        <w:rPr>
          <w:color w:val="000000" w:themeColor="text1"/>
          <w:sz w:val="25"/>
          <w:szCs w:val="25"/>
          <w:lang w:val="en-US"/>
        </w:rPr>
        <w:t xml:space="preserve">b</w:t>
      </w:r>
      <w:r>
        <w:rPr>
          <w:color w:val="000000" w:themeColor="text1"/>
          <w:sz w:val="25"/>
          <w:szCs w:val="25"/>
          <w:lang w:val="vi-VN"/>
        </w:rPr>
        <w:t>iên bản xác nhận khối lượng thực tế hàng tháng ký kết với đơn vị quản lý</w:t>
      </w:r>
      <w:r>
        <w:rPr>
          <w:color w:val="000000" w:themeColor="text1"/>
          <w:sz w:val="25"/>
          <w:szCs w:val="25"/>
          <w:lang w:val="en-US"/>
        </w:rPr>
        <w:t xml:space="preserve"> </w:t>
      </w:r>
      <w:r>
        <w:rPr>
          <w:color w:val="000000" w:themeColor="text1"/>
          <w:sz w:val="25"/>
          <w:szCs w:val="25"/>
          <w:lang w:val="vi-VN"/>
        </w:rPr>
        <w:t>Bãi Đổ Thải</w:t>
      </w:r>
      <w:r>
        <w:rPr>
          <w:color w:val="000000" w:themeColor="text1"/>
          <w:sz w:val="25"/>
          <w:szCs w:val="25"/>
          <w:lang w:val="en-US"/>
        </w:rPr>
        <w:t>;(ii)</w:t>
      </w:r>
      <w:r>
        <w:rPr>
          <w:color w:val="000000" w:themeColor="text1"/>
          <w:sz w:val="25"/>
          <w:szCs w:val="25"/>
          <w:lang w:val="vi-VN"/>
        </w:rPr>
        <w:t xml:space="preserve"> hóa đơn giá trị gia tăng</w:t>
      </w:r>
      <w:r>
        <w:rPr>
          <w:color w:val="000000" w:themeColor="text1"/>
          <w:sz w:val="25"/>
          <w:szCs w:val="25"/>
          <w:lang w:val="en-US"/>
        </w:rPr>
        <w:t xml:space="preserve"> </w:t>
      </w:r>
      <w:r>
        <w:rPr>
          <w:color w:val="000000" w:themeColor="text1"/>
          <w:sz w:val="25"/>
          <w:szCs w:val="25"/>
          <w:lang w:val="vi-VN"/>
        </w:rPr>
        <w:t xml:space="preserve">đối với dịch vụ tiếp nhận và xử lý </w:t>
      </w:r>
      <w:del w:id="30073" w:author="So sánh: bản anh Q → bản chốt ký" w:date="2026-10-11T00:00:00Z">
        <w:r>
          <w:rPr>
            <w:color w:val="000000" w:themeColor="text1"/>
            <w:sz w:val="25"/>
            <w:szCs w:val="25"/>
            <w:lang w:val="vi-VN"/>
          </w:rPr>
          <w:delText xml:space="preserve">chất </w:delText>
        </w:r>
      </w:del>
      <w:ins w:id="30072" w:author="So sánh: bản anh Q → bản chốt ký" w:date="2026-10-11T00:00:00Z">
        <w:r>
          <w:rPr>
            <w:color w:val="000000" w:themeColor="text1"/>
            <w:sz w:val="25"/>
            <w:szCs w:val="25"/>
            <w:lang w:val="vi-VN"/>
          </w:rPr>
          <w:t xml:space="preserve">đất </w:t>
        </w:r>
      </w:ins>
      <w:r>
        <w:rPr>
          <w:color w:val="000000" w:themeColor="text1"/>
          <w:sz w:val="25"/>
          <w:szCs w:val="25"/>
          <w:lang w:val="vi-VN"/>
        </w:rPr>
        <w:t xml:space="preserve">thải do Bãi Đổ Thải xuất cho Bên </w:t>
      </w:r>
      <w:del w:id="30071" w:author="So sánh: bản anh Q → bản chốt ký" w:date="2026-10-11T00:00:00Z">
        <w:r>
          <w:rPr>
            <w:color w:val="000000" w:themeColor="text1"/>
            <w:sz w:val="25"/>
            <w:szCs w:val="25"/>
            <w:lang w:val="vi-VN"/>
          </w:rPr>
          <w:delText xml:space="preserve">B. (iii) toàn bộ Chứng Từ Đổ Thải Hợp Lệ theo điểm c khoản 8.3 và dữ liệu hành trình (GPS) của phương tiện trong kỳ. Phần khối lượng thiếu chứng từ không đủ điều kiện thanh toán.</w:delText>
        </w:r>
      </w:del>
      <w:ins w:id="30070" w:author="So sánh: bản anh Q → bản chốt ký" w:date="2026-10-11T00:00:00Z">
        <w:r>
          <w:rPr>
            <w:color w:val="000000" w:themeColor="text1"/>
            <w:sz w:val="25"/>
            <w:szCs w:val="25"/>
            <w:lang w:val="vi-VN"/>
          </w:rPr>
          <w:t xml:space="preserve">B</w:t>
        </w:r>
        <w:r>
          <w:rPr>
            <w:color w:val="000000" w:themeColor="text1"/>
            <w:sz w:val="25"/>
            <w:szCs w:val="25"/>
            <w:lang w:val="en-US"/>
          </w:rPr>
          <w:t xml:space="preserve">, chứng từ này Bên B sẽ không xuất trình vào từng đợt thanh toán tương ứng mà theo nguyên tắc xuất trình vào đợt thanh toán kế tiếp theo nguyên tắc luân chuyển T+1 (tháng đầu tiên chưa xuất trình, tháng thứ 2 sẽ xuất trình tháng thứ nhất, tháng thứ 3 xuất trình tháng thứ 2…)</w:t>
        </w:r>
        <w:r>
          <w:rPr>
            <w:i/>
            <w:iCs/>
            <w:color w:val="000000" w:themeColor="text1"/>
            <w:sz w:val="25"/>
            <w:szCs w:val="25"/>
            <w:lang w:val="en-US"/>
          </w:rPr>
          <w:t>.</w:t>
        </w:r>
      </w:ins>
    </w:p>
    <w:p>
      <w:pPr>
        <w:pStyle w:val="Style1"/>
        <w:spacing w:before="0" w:after="120" w:line="276" w:lineRule="auto"/>
        <w:ind w:left="0"/>
        <w:rPr>
          <w:del w:id="30075" w:author="So sánh: bản anh Q → bản chốt ký" w:date="2026-10-11T00:00:00Z"/>
        </w:rPr>
      </w:pPr>
      <w:del w:id="30076" w:author="So sánh: bản anh Q → bản chốt ký" w:date="2026-10-11T00:00:00Z">
        <w:r>
          <w:rPr>
            <w:i/>
            <w:iCs/>
            <w:color w:val="000000" w:themeColor="text1"/>
            <w:sz w:val="25"/>
            <w:szCs w:val="25"/>
            <w:lang w:val="en-US"/>
          </w:rPr>
          <w:delText xml:space="preserve">(Hồ sơ thanh toán của khối lượng nghiệm thu trong tháng (T) được Bên A kiểm tra và thanh toán trong tháng (T+1) theo thời hạn quy định tại điểm này; việc thanh toán theo nguyên tắc luân chuyển này không bị coi là chậm thanh toán)</w:delText>
        </w:r>
      </w:del>
    </w:p>
    <w:p w14:paraId="169D4DA5" w14:textId="77777777" w:rsidR="00DA75E6" w:rsidRPr="006838D5" w:rsidRDefault="00BE3E25" w:rsidP="006838D5">
      <w:pPr>
        <w:widowControl w:val="0"/>
        <w:numPr>
          <w:ilvl w:val="0"/>
          <w:numId w:val="10"/>
        </w:numPr>
        <w:tabs>
          <w:tab w:val="left" w:pos="709"/>
          <w:tab w:val="left" w:pos="1620"/>
        </w:tabs>
        <w:spacing w:line="276" w:lineRule="auto"/>
        <w:rPr>
          <w:rFonts w:cs="Times New Roman"/>
          <w:color w:val="000000" w:themeColor="text1"/>
          <w:sz w:val="25"/>
          <w:szCs w:val="25"/>
        </w:rPr>
      </w:pPr>
      <w:r>
        <w:rPr>
          <w:rFonts w:cs="Times New Roman"/>
          <w:color w:val="000000" w:themeColor="text1"/>
          <w:sz w:val="25"/>
          <w:szCs w:val="25"/>
          <w:lang w:val="pt-BR"/>
        </w:rPr>
        <w:t>Đồng tiền và hình thức thanh toán:</w:t>
      </w:r>
    </w:p>
    <w:p w14:paraId="2BB8745B" w14:textId="77777777"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Đồng tiền thanh toán: đồng tiền Việt Nam Đồng (VNĐ).</w:t>
      </w:r>
    </w:p>
    <w:p w14:paraId="5E54907D" w14:textId="77777777"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Hình thức thanh toán: chuyển khoản.</w:t>
      </w:r>
    </w:p>
    <w:p w14:paraId="6D37E58C" w14:textId="77777777" w:rsidR="00DA75E6" w:rsidRPr="006838D5" w:rsidRDefault="00344869" w:rsidP="006838D5">
      <w:pPr>
        <w:widowControl w:val="0"/>
        <w:spacing w:line="276" w:lineRule="auto"/>
        <w:rPr>
          <w:rFonts w:cs="Times New Roman"/>
          <w:b/>
          <w:color w:val="000000" w:themeColor="text1"/>
          <w:sz w:val="25"/>
          <w:szCs w:val="25"/>
        </w:rPr>
      </w:pPr>
      <w:r>
        <w:rPr>
          <w:rFonts w:cs="Times New Roman"/>
          <w:b/>
          <w:color w:val="000000" w:themeColor="text1"/>
          <w:sz w:val="25"/>
          <w:szCs w:val="25"/>
          <w:lang w:val="en-US"/>
        </w:rPr>
        <w:t xml:space="preserve">7.3. </w:t>
      </w:r>
      <w:r>
        <w:rPr>
          <w:rFonts w:cs="Times New Roman"/>
          <w:b/>
          <w:color w:val="000000" w:themeColor="text1"/>
          <w:sz w:val="25"/>
          <w:szCs w:val="25"/>
        </w:rPr>
        <w:t>Quyết toán và thanh lý Hợp đồng:</w:t>
      </w:r>
    </w:p>
    <w:p w14:paraId="146E1968" w14:textId="77777777" w:rsidR="00DA75E6" w:rsidRPr="006838D5" w:rsidRDefault="00BE3E25" w:rsidP="006838D5">
      <w:pPr>
        <w:pStyle w:val="GchudngVBChuyen"/>
        <w:widowControl w:val="0"/>
        <w:numPr>
          <w:ilvl w:val="0"/>
          <w:numId w:val="15"/>
        </w:numPr>
        <w:spacing w:line="276" w:lineRule="auto"/>
        <w:rPr>
          <w:color w:val="000000" w:themeColor="text1"/>
          <w:sz w:val="25"/>
          <w:szCs w:val="25"/>
        </w:rPr>
      </w:pPr>
      <w:r>
        <w:rPr>
          <w:color w:val="000000" w:themeColor="text1"/>
          <w:sz w:val="25"/>
          <w:szCs w:val="25"/>
        </w:rPr>
        <w:t>Quyết toán hợp đồng</w:t>
      </w:r>
    </w:p>
    <w:p w14:paraId="5ED173D6" w14:textId="35D5E8EC" w:rsidR="00DA75E6" w:rsidRPr="004348CD"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rPr>
        <w:t xml:space="preserve">Sau khi Bên B hoàn thành toàn bộ Công Việc và được Bên A xác nhận, Hai bên phối hợp làm hồ sơ quyết toán và thanh lý hợp đồng theo quy định. Bên A sẽ thanh toán cho Bên B đến 100% giá trị quyết toán Hợp đồng được phê duyệt sau khi đối trừ phần tạm ứng chưa thu hồi, tiền phạt, bồi thường và chi phí Bên A thực hiện thay (nếu có). Điều kiện thanh toán quyết toán: Bên B đã hoàn trả mặt bằng, </w:t>
      </w:r>
      <w:del w:id="30079" w:author="So sánh: bản anh Q → bản chốt ký" w:date="2026-10-11T00:00:00Z">
        <w:r>
          <w:rPr>
            <w:color w:val="000000" w:themeColor="text1"/>
            <w:sz w:val="25"/>
            <w:szCs w:val="25"/>
          </w:rPr>
          <w:delText xml:space="preserve">đường tạm, </w:delText>
        </w:r>
      </w:del>
      <w:r>
        <w:rPr>
          <w:color w:val="000000" w:themeColor="text1"/>
          <w:sz w:val="25"/>
          <w:szCs w:val="25"/>
        </w:rPr>
        <w:t xml:space="preserve">khắc phục xong các hư hỏng, sụt lún do Bên B gây ra và không còn khiếu nại của bên thứ ba liên quan đến Công Việc; đã nộp đủ Chứng Từ Đổ Thải Hợp Lệ cho 100% khối lượng </w:t>
      </w:r>
      <w:del w:id="30078" w:author="So sánh: bản anh Q → bản chốt ký" w:date="2026-10-11T00:00:00Z">
        <w:r>
          <w:rPr>
            <w:color w:val="000000" w:themeColor="text1"/>
            <w:sz w:val="25"/>
            <w:szCs w:val="25"/>
          </w:rPr>
          <w:delText xml:space="preserve">Chất Thải </w:delText>
        </w:r>
      </w:del>
      <w:ins w:id="30077" w:author="So sánh: bản anh Q → bản chốt ký" w:date="2026-10-11T00:00:00Z">
        <w:r>
          <w:rPr>
            <w:color w:val="000000" w:themeColor="text1"/>
            <w:sz w:val="25"/>
            <w:szCs w:val="25"/>
          </w:rPr>
          <w:t xml:space="preserve">việc vận chuyển, đổ đất thải, mùn khoan cọc khoan nhồi, vật liệu san lấp, đất đào, bê tông đầu cọc </w:t>
        </w:r>
      </w:ins>
      <w:r>
        <w:rPr>
          <w:color w:val="000000" w:themeColor="text1"/>
          <w:sz w:val="25"/>
          <w:szCs w:val="25"/>
        </w:rPr>
        <w:t xml:space="preserve">và Biên bản đối chiếu khối lượng tổng hợp có xác nhận của chủ Bãi Đổ Thải; không có văn bản, quyết định xử lý vi phạm của cơ quan có thẩm quyền liên quan đến Chất Thải do Bên B vận chuyển mà Bên B chưa khắc phục xong.</w:t>
      </w:r>
    </w:p>
    <w:p w14:paraId="2455B668" w14:textId="77777777"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lang w:val="pt-BR"/>
        </w:rPr>
        <w:t xml:space="preserve">Thời hạn thanh toán giá trị quyết toán: Bên A thanh toán 100% giá trị quyết toán sau 60 (sáu mươi) ngày kể từ ngày Bên A xác nhận hoàn thành toàn bộ Công Việc, với điều kiện đã nhận đủ Hồ sơ quyết toán hợp lệ của Bên B. Trường hợp Bên B nộp Hồ sơ quyết toán hợp lệ sau thời điểm này, Bên A thanh toán trong vòng 15 (mười lăm) ngày làm việc kể từ ngày nhận đủ hồ sơ. </w:t>
      </w:r>
    </w:p>
    <w:p w14:paraId="07436935" w14:textId="77777777" w:rsidR="00DA75E6" w:rsidRPr="006838D5" w:rsidRDefault="00BE3E25" w:rsidP="006838D5">
      <w:pPr>
        <w:pStyle w:val="GchudngVBChuyen"/>
        <w:widowControl w:val="0"/>
        <w:numPr>
          <w:ilvl w:val="0"/>
          <w:numId w:val="15"/>
        </w:numPr>
        <w:spacing w:line="276" w:lineRule="auto"/>
        <w:rPr>
          <w:rFonts w:eastAsia="Batang"/>
          <w:color w:val="000000" w:themeColor="text1"/>
          <w:sz w:val="25"/>
          <w:szCs w:val="25"/>
          <w:lang w:val="pt-BR"/>
        </w:rPr>
      </w:pPr>
      <w:r>
        <w:rPr>
          <w:rFonts w:eastAsia="Batang"/>
          <w:color w:val="000000" w:themeColor="text1"/>
          <w:sz w:val="25"/>
          <w:szCs w:val="25"/>
          <w:lang w:val="pt-BR"/>
        </w:rPr>
        <w:t xml:space="preserve">Hồ sơ </w:t>
      </w:r>
      <w:r>
        <w:rPr>
          <w:color w:val="000000" w:themeColor="text1"/>
          <w:sz w:val="25"/>
          <w:szCs w:val="25"/>
          <w:lang w:val="pt-BR"/>
        </w:rPr>
        <w:t>quyết</w:t>
      </w:r>
      <w:r>
        <w:rPr>
          <w:rFonts w:eastAsia="Batang"/>
          <w:color w:val="000000" w:themeColor="text1"/>
          <w:sz w:val="25"/>
          <w:szCs w:val="25"/>
          <w:lang w:val="pt-BR"/>
        </w:rPr>
        <w:t xml:space="preserve"> toán bao gồm: </w:t>
      </w:r>
    </w:p>
    <w:p w14:paraId="4027DD49" w14:textId="77777777"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lang w:val="pt-BR"/>
        </w:rPr>
        <w:t>Công văn đề nghị quyết toán của bên B.</w:t>
      </w:r>
    </w:p>
    <w:p w14:paraId="54611ADA" w14:textId="77777777"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lang w:val="pt-BR"/>
        </w:rPr>
        <w:softHyphen/>
        <w:t>Hóa đơn hợp lệ.</w:t>
      </w:r>
    </w:p>
    <w:p w14:paraId="2C4FF52A" w14:textId="77777777" w:rsidR="00DA75E6" w:rsidRPr="006838D5"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lang w:val="pt-BR"/>
        </w:rPr>
        <w:t>Biên bản xác nhận khối lượng hoàn thành Công Việc có xác nhận của Bên A</w:t>
      </w:r>
    </w:p>
    <w:p w14:paraId="127D092D" w14:textId="1EB11AFF" w:rsidR="00DA75E6" w:rsidRDefault="00BE3E25" w:rsidP="006838D5">
      <w:pPr>
        <w:pStyle w:val="GchudngVBChuyen"/>
        <w:widowControl w:val="0"/>
        <w:spacing w:line="276" w:lineRule="auto"/>
        <w:ind w:left="0"/>
        <w:rPr>
          <w:color w:val="000000" w:themeColor="text1"/>
          <w:sz w:val="25"/>
          <w:szCs w:val="25"/>
          <w:lang w:val="pt-BR"/>
        </w:rPr>
      </w:pPr>
      <w:r>
        <w:rPr>
          <w:color w:val="000000" w:themeColor="text1"/>
          <w:sz w:val="25"/>
          <w:szCs w:val="25"/>
          <w:lang w:val="pt-BR"/>
        </w:rPr>
        <w:t xml:space="preserve">Bảng xác định giá trị khối lượng công việc hoàn thành </w:t>
      </w:r>
      <w:del w:id="30080" w:author="So sánh: bản anh Q → bản chốt ký" w:date="2026-10-11T00:00:00Z">
        <w:r>
          <w:rPr>
            <w:color w:val="000000" w:themeColor="text1"/>
            <w:sz w:val="25"/>
            <w:szCs w:val="25"/>
            <w:lang w:val="pt-BR"/>
          </w:rPr>
          <w:delText xml:space="preserve">đề nghị </w:delText>
        </w:r>
      </w:del>
      <w:r>
        <w:rPr>
          <w:color w:val="000000" w:themeColor="text1"/>
          <w:sz w:val="25"/>
          <w:szCs w:val="25"/>
          <w:lang w:val="pt-BR"/>
        </w:rPr>
        <w:t xml:space="preserve">quyết toán.</w:t>
      </w:r>
    </w:p>
    <w:p w14:paraId="0B656076" w14:textId="2671982C" w:rsidR="004867A6" w:rsidRPr="004867A6" w:rsidRDefault="004867A6" w:rsidP="004867A6">
      <w:pPr>
        <w:pStyle w:val="GchudngVBChuyen"/>
        <w:numPr>
          <w:ilvl w:val="0"/>
          <w:numId w:val="0"/>
        </w:numPr>
        <w:rPr>
          <w:ins w:id="30082" w:author="So sánh: bản anh Q → bản chốt ký" w:date="2026-10-11T00:00:00Z"/>
        </w:rPr>
      </w:pPr>
      <w:ins w:id="30081" w:author="So sánh: bản anh Q → bản chốt ký" w:date="2026-10-11T00:00:00Z">
        <w:r>
          <w:t>- Bản photo chứng từ đổ thải: (i) biên bản xác nhận khối lượng thực tế hàng tháng ký kết với đơn vị quản lý Bãi Đổ Thải;(ii) hóa đơn giá trị gia tăng đối với dịch vụ tiếp nhận và xử lý đất thải do Bãi Đổ Thải xuất cho Bên B.</w:t>
        </w:r>
      </w:ins>
    </w:p>
    <w:p w14:paraId="61D5D0AC" w14:textId="77777777" w:rsidR="00DA75E6" w:rsidRPr="006838D5" w:rsidRDefault="00BE3E25" w:rsidP="006838D5">
      <w:pPr>
        <w:pStyle w:val="GchudngVBChuyen"/>
        <w:widowControl w:val="0"/>
        <w:spacing w:line="276" w:lineRule="auto"/>
        <w:ind w:left="0"/>
        <w:rPr>
          <w:b/>
          <w:color w:val="000000" w:themeColor="text1"/>
          <w:sz w:val="25"/>
          <w:szCs w:val="25"/>
          <w:lang w:val="vi-VN"/>
        </w:rPr>
      </w:pPr>
      <w:r>
        <w:rPr>
          <w:color w:val="000000" w:themeColor="text1"/>
          <w:sz w:val="25"/>
          <w:szCs w:val="25"/>
          <w:lang w:val="vi-VN"/>
        </w:rPr>
        <w:t>Số lượng hồ sơ quyết toán: 04 (bốn) bộ gốc</w:t>
      </w:r>
    </w:p>
    <w:p>
      <w:pPr>
        <w:pStyle w:val="GchudngVBChuyen"/>
        <w:widowControl w:val="0"/>
        <w:spacing w:line="276" w:lineRule="auto"/>
        <w:ind w:left="0"/>
        <w:rPr>
          <w:del w:id="30083" w:author="So sánh: bản anh Q → bản chốt ký" w:date="2026-10-11T00:00:00Z"/>
        </w:rPr>
      </w:pPr>
      <w:del w:id="30084" w:author="So sánh: bản anh Q → bản chốt ký" w:date="2026-10-11T00:00:00Z">
        <w:r>
          <w:rPr>
            <w:sz w:val="25"/>
            <w:szCs w:val="25"/>
          </w:rPr>
          <w:delText xml:space="preserve">- Đối với khối lượng công việc vận chuyển về các Bãi Đổ Thải, Bên B có trách nhiệm cung cấp (i) biên bản xác nhận khối lượng thực tế hàng tháng ký kết với đơn vị quản lý Bãi Đổ Thải; (ii) hóa đơn giá trị gia tăng đối với dịch vụ tiếp nhận và xử lý chất thải do Bãi Đổ Thải xuất cho Bên B.</w:delText>
        </w:r>
      </w:del>
    </w:p>
    <w:p w14:paraId="11EC93D3" w14:textId="77777777" w:rsidR="00DA75E6" w:rsidRPr="006838D5" w:rsidRDefault="00BE3E25" w:rsidP="006838D5">
      <w:pPr>
        <w:pStyle w:val="onVBChuyn"/>
        <w:widowControl w:val="0"/>
        <w:spacing w:line="276" w:lineRule="auto"/>
        <w:ind w:left="0"/>
        <w:rPr>
          <w:color w:val="000000" w:themeColor="text1"/>
          <w:sz w:val="25"/>
          <w:szCs w:val="25"/>
        </w:rPr>
      </w:pPr>
      <w:r>
        <w:rPr>
          <w:color w:val="000000" w:themeColor="text1"/>
          <w:sz w:val="25"/>
          <w:szCs w:val="25"/>
        </w:rPr>
        <w:t>Hai Bên thống nhất phương thức thanh, quyết toán trên cơ sở khối lượng thực tế hoàn thành và khối lượng phát sinh (nếu có) được hai Bên xác nhận nhân với Đơn Giá Cố Định.</w:t>
      </w:r>
    </w:p>
    <w:p w14:paraId="3BEFBBAD" w14:textId="77777777" w:rsidR="00DA75E6" w:rsidRPr="006838D5" w:rsidRDefault="00BE3E25" w:rsidP="006838D5">
      <w:pPr>
        <w:pStyle w:val="GchudngVBChuyen"/>
        <w:widowControl w:val="0"/>
        <w:numPr>
          <w:ilvl w:val="0"/>
          <w:numId w:val="15"/>
        </w:numPr>
        <w:spacing w:line="276" w:lineRule="auto"/>
        <w:rPr>
          <w:color w:val="000000" w:themeColor="text1"/>
          <w:sz w:val="25"/>
          <w:szCs w:val="25"/>
        </w:rPr>
      </w:pPr>
      <w:r>
        <w:rPr>
          <w:color w:val="000000" w:themeColor="text1"/>
          <w:sz w:val="25"/>
          <w:szCs w:val="25"/>
        </w:rPr>
        <w:t>Thanh lý Hợp đồng</w:t>
      </w:r>
    </w:p>
    <w:p w14:paraId="76FFB443" w14:textId="77777777" w:rsidR="00DA75E6" w:rsidRPr="00A02016" w:rsidRDefault="00BE3E25" w:rsidP="006838D5">
      <w:pPr>
        <w:pStyle w:val="GchudngVBChuyen"/>
        <w:widowControl w:val="0"/>
        <w:numPr>
          <w:ilvl w:val="0"/>
          <w:numId w:val="0"/>
        </w:numPr>
        <w:spacing w:line="276" w:lineRule="auto"/>
        <w:rPr>
          <w:color w:val="000000" w:themeColor="text1"/>
          <w:sz w:val="25"/>
          <w:szCs w:val="25"/>
        </w:rPr>
      </w:pPr>
      <w:r>
        <w:rPr>
          <w:color w:val="000000" w:themeColor="text1"/>
          <w:sz w:val="25"/>
          <w:szCs w:val="25"/>
        </w:rPr>
        <w:t>Khi Bên B hoàn thành hết các Công Việc theo quy định tại Điều 4 của Hợp đồng, Hai Bên có trách nhiệm phối hợp thực hiện thanh lý Hợp đồng. Hợp đồng được thanh lý khi Hai Bên ký Biên bản thanh lý, sau khi Bên B hoàn thành toàn bộ nghĩa vụ (bao gồm khắc phục, bồi thường, hoàn trả mặt bằng) và Hai Bên hoàn tất quyết toán. Không áp dụng hình thức thanh lý tự động.</w:t>
      </w:r>
    </w:p>
    <w:p w14:paraId="4AB35511" w14:textId="77777777" w:rsidR="00DA75E6" w:rsidRPr="00A02016"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48" w:name="_Toc108548806"/>
      <w:bookmarkStart w:id="49" w:name="_Toc512322910"/>
      <w:bookmarkStart w:id="50" w:name="_Toc487118117"/>
      <w:bookmarkStart w:id="51" w:name="_Toc480969782"/>
      <w:bookmarkEnd w:id="47"/>
      <w:r>
        <w:rPr>
          <w:rFonts w:ascii="Times New Roman" w:hAnsi="Times New Roman" w:cs="Times New Roman"/>
          <w:b/>
          <w:bCs/>
          <w:color w:val="000000" w:themeColor="text1"/>
          <w:sz w:val="25"/>
          <w:szCs w:val="25"/>
          <w:lang w:val="en-US"/>
        </w:rPr>
        <w:t>ĐIỀU 8. NGHĨA VỤ CỦA CÁC BÊN</w:t>
      </w:r>
      <w:bookmarkEnd w:id="48"/>
      <w:bookmarkEnd w:id="49"/>
      <w:bookmarkEnd w:id="50"/>
      <w:bookmarkEnd w:id="51"/>
    </w:p>
    <w:p w14:paraId="5CD34836" w14:textId="77777777" w:rsidR="00DA75E6" w:rsidRPr="006838D5" w:rsidRDefault="00BE3E25" w:rsidP="006838D5">
      <w:pPr>
        <w:widowControl w:val="0"/>
        <w:spacing w:line="276" w:lineRule="auto"/>
        <w:rPr>
          <w:rFonts w:cs="Times New Roman"/>
          <w:b/>
          <w:bCs/>
          <w:iCs/>
          <w:color w:val="000000" w:themeColor="text1"/>
          <w:sz w:val="25"/>
          <w:szCs w:val="25"/>
        </w:rPr>
      </w:pPr>
      <w:r>
        <w:rPr>
          <w:rFonts w:cs="Times New Roman"/>
          <w:b/>
          <w:color w:val="000000" w:themeColor="text1"/>
          <w:sz w:val="25"/>
          <w:szCs w:val="25"/>
          <w:lang w:val="en-US"/>
        </w:rPr>
        <w:t xml:space="preserve">8.1. </w:t>
      </w:r>
      <w:r>
        <w:rPr>
          <w:rFonts w:cs="Times New Roman"/>
          <w:b/>
          <w:color w:val="000000" w:themeColor="text1"/>
          <w:sz w:val="25"/>
          <w:szCs w:val="25"/>
        </w:rPr>
        <w:t xml:space="preserve">Nghĩa vụ </w:t>
      </w:r>
      <w:r>
        <w:rPr>
          <w:rFonts w:cs="Times New Roman"/>
          <w:b/>
          <w:bCs/>
          <w:iCs/>
          <w:color w:val="000000" w:themeColor="text1"/>
          <w:sz w:val="25"/>
          <w:szCs w:val="25"/>
        </w:rPr>
        <w:t>của Bên A:</w:t>
      </w:r>
    </w:p>
    <w:p w14:paraId="3086340F" w14:textId="77777777" w:rsidR="00DA75E6" w:rsidRPr="006838D5" w:rsidRDefault="00BE3E25" w:rsidP="006838D5">
      <w:pPr>
        <w:pStyle w:val="DoanVBChucaitudong"/>
        <w:numPr>
          <w:ilvl w:val="0"/>
          <w:numId w:val="26"/>
        </w:numPr>
        <w:spacing w:line="276" w:lineRule="auto"/>
        <w:ind w:left="0"/>
        <w:rPr>
          <w:rFonts w:cs="Times New Roman"/>
          <w:color w:val="000000" w:themeColor="text1"/>
          <w:sz w:val="25"/>
          <w:szCs w:val="25"/>
        </w:rPr>
      </w:pPr>
      <w:r>
        <w:rPr>
          <w:rFonts w:cs="Times New Roman"/>
          <w:iCs/>
          <w:color w:val="000000" w:themeColor="text1"/>
          <w:sz w:val="25"/>
          <w:szCs w:val="25"/>
          <w:lang w:val="en-US"/>
        </w:rPr>
        <w:t>C</w:t>
      </w:r>
      <w:r>
        <w:rPr>
          <w:rFonts w:cs="Times New Roman"/>
          <w:iCs/>
          <w:color w:val="000000" w:themeColor="text1"/>
          <w:sz w:val="25"/>
          <w:szCs w:val="25"/>
        </w:rPr>
        <w:t xml:space="preserve">ó trách nhiệm chi trả các chi phí và giải quyết các vướng mắc liên quan đến công trình với chính quyền địa phương, các cơ quan pháp luật, báo chí... về các thủ tục pháp lý và mặt bằng thi công... </w:t>
      </w:r>
      <w:r>
        <w:rPr>
          <w:rFonts w:cs="Times New Roman"/>
          <w:iCs/>
          <w:color w:val="000000" w:themeColor="text1"/>
          <w:sz w:val="25"/>
          <w:szCs w:val="25"/>
          <w:lang w:val="en-US"/>
        </w:rPr>
        <w:t>(</w:t>
      </w:r>
      <w:r>
        <w:rPr>
          <w:rFonts w:cs="Times New Roman"/>
          <w:iCs/>
          <w:color w:val="000000" w:themeColor="text1"/>
          <w:sz w:val="25"/>
          <w:szCs w:val="25"/>
        </w:rPr>
        <w:t>nếu có</w:t>
      </w:r>
      <w:r>
        <w:rPr>
          <w:rFonts w:cs="Times New Roman"/>
          <w:iCs/>
          <w:color w:val="000000" w:themeColor="text1"/>
          <w:sz w:val="25"/>
          <w:szCs w:val="25"/>
          <w:lang w:val="en-US"/>
        </w:rPr>
        <w:t>)</w:t>
      </w:r>
      <w:r>
        <w:rPr>
          <w:rFonts w:cs="Times New Roman"/>
          <w:iCs/>
          <w:color w:val="000000" w:themeColor="text1"/>
          <w:sz w:val="25"/>
          <w:szCs w:val="25"/>
        </w:rPr>
        <w:t>, trừ trường hợp phát sinh do lỗi, vi phạm của Bên B, trong thời gian Bên B thực hiện Công Việc.</w:t>
      </w:r>
    </w:p>
    <w:p w14:paraId="2787E144" w14:textId="77777777" w:rsidR="00DA75E6" w:rsidRPr="003E7E9A" w:rsidRDefault="00BE3E25" w:rsidP="006838D5">
      <w:pPr>
        <w:pStyle w:val="DoanVBChucaitudong"/>
        <w:numPr>
          <w:ilvl w:val="0"/>
          <w:numId w:val="27"/>
        </w:numPr>
        <w:spacing w:line="276" w:lineRule="auto"/>
        <w:ind w:left="0"/>
        <w:rPr>
          <w:rFonts w:cs="Times New Roman"/>
          <w:color w:val="000000" w:themeColor="text1"/>
          <w:sz w:val="25"/>
          <w:szCs w:val="25"/>
        </w:rPr>
      </w:pPr>
      <w:r>
        <w:rPr>
          <w:rFonts w:cs="Times New Roman"/>
          <w:color w:val="000000" w:themeColor="text1"/>
          <w:sz w:val="25"/>
          <w:szCs w:val="25"/>
        </w:rPr>
        <w:t xml:space="preserve">Giải phóng các công trình trên không và công trình ngầm dưới mặt đất. Bên A cung cấp cho Bên B thông tin hiện có (nếu có) về công trình ngầm, hạ tầng kỹ thuật trong phạm vi mặt bằng bàn giao; việc này không miễn trừ nghĩa vụ tự khảo sát, dò tìm và bảo vệ công trình ngầm của Bên B theo khoản 6.4 và khoản 8.7.</w:t>
      </w:r>
    </w:p>
    <w:p w14:paraId="22D9C1ED" w14:textId="77777777" w:rsidR="00DA75E6" w:rsidRPr="006838D5" w:rsidRDefault="00BE3E25" w:rsidP="006838D5">
      <w:pPr>
        <w:pStyle w:val="DoanVBChucaitudong"/>
        <w:numPr>
          <w:ilvl w:val="0"/>
          <w:numId w:val="28"/>
        </w:numPr>
        <w:spacing w:line="276" w:lineRule="auto"/>
        <w:ind w:left="0"/>
        <w:rPr>
          <w:rFonts w:cs="Times New Roman"/>
          <w:color w:val="000000" w:themeColor="text1"/>
          <w:sz w:val="25"/>
          <w:szCs w:val="25"/>
        </w:rPr>
      </w:pPr>
      <w:r>
        <w:rPr>
          <w:rFonts w:cs="Times New Roman"/>
          <w:color w:val="000000" w:themeColor="text1"/>
          <w:sz w:val="25"/>
          <w:szCs w:val="25"/>
        </w:rPr>
        <w:t>Cung cấp cho Bên B các hồ sơ, tài liệu liên quan: Hồ sơ thiết kế thi công bản vẽ được các cấp có thẩm quyền thẩm tra, phê duyệt;</w:t>
      </w:r>
    </w:p>
    <w:p w14:paraId="16F15ADF" w14:textId="77777777" w:rsidR="00DA75E6" w:rsidRPr="006838D5" w:rsidRDefault="00BE3E25" w:rsidP="006838D5">
      <w:pPr>
        <w:pStyle w:val="DoanVBChucaitudong"/>
        <w:numPr>
          <w:ilvl w:val="0"/>
          <w:numId w:val="29"/>
        </w:numPr>
        <w:spacing w:line="276" w:lineRule="auto"/>
        <w:ind w:left="0"/>
        <w:rPr>
          <w:rFonts w:cs="Times New Roman"/>
          <w:color w:val="000000" w:themeColor="text1"/>
          <w:sz w:val="25"/>
          <w:szCs w:val="25"/>
        </w:rPr>
      </w:pPr>
      <w:r>
        <w:rPr>
          <w:rFonts w:cs="Times New Roman"/>
          <w:color w:val="000000" w:themeColor="text1"/>
          <w:sz w:val="25"/>
          <w:szCs w:val="25"/>
        </w:rPr>
        <w:t xml:space="preserve">Bố trí điểm đấu nối điện, nước phục vụ Công Việc của Bên B; chi phí điện, nước sử dụng do Bên B chịu theo thực tế (nếu có). </w:t>
      </w:r>
    </w:p>
    <w:p w14:paraId="4437D236" w14:textId="77777777" w:rsidR="00DA75E6" w:rsidRPr="006838D5" w:rsidRDefault="00BE3E25" w:rsidP="006838D5">
      <w:pPr>
        <w:pStyle w:val="DoanVBChucaitudong"/>
        <w:numPr>
          <w:ilvl w:val="0"/>
          <w:numId w:val="30"/>
        </w:numPr>
        <w:spacing w:line="276" w:lineRule="auto"/>
        <w:ind w:left="0"/>
        <w:rPr>
          <w:rFonts w:cs="Times New Roman"/>
          <w:color w:val="000000" w:themeColor="text1"/>
          <w:sz w:val="25"/>
          <w:szCs w:val="25"/>
        </w:rPr>
      </w:pPr>
      <w:r>
        <w:rPr>
          <w:rFonts w:cs="Times New Roman"/>
          <w:color w:val="000000" w:themeColor="text1"/>
          <w:sz w:val="25"/>
          <w:szCs w:val="25"/>
        </w:rPr>
        <w:t xml:space="preserve">Cùng với Bên B thống nhất mẫu biểu hồ sơ nghiệm thu khối lượng, thanh toán, quyết toán Công Việc trước khi Bên B triển khai Công Việc. </w:t>
      </w:r>
    </w:p>
    <w:p w14:paraId="2C883A1C" w14:textId="77777777" w:rsidR="00DA75E6" w:rsidRPr="006838D5" w:rsidRDefault="00BE3E25" w:rsidP="006838D5">
      <w:pPr>
        <w:pStyle w:val="DoanVBChucaitudong"/>
        <w:numPr>
          <w:ilvl w:val="0"/>
          <w:numId w:val="31"/>
        </w:numPr>
        <w:spacing w:line="276" w:lineRule="auto"/>
        <w:ind w:left="0"/>
        <w:rPr>
          <w:rFonts w:cs="Times New Roman"/>
          <w:color w:val="000000" w:themeColor="text1"/>
          <w:sz w:val="25"/>
          <w:szCs w:val="25"/>
        </w:rPr>
      </w:pPr>
      <w:r>
        <w:rPr>
          <w:rFonts w:cs="Times New Roman"/>
          <w:color w:val="000000" w:themeColor="text1"/>
          <w:sz w:val="25"/>
          <w:szCs w:val="25"/>
        </w:rPr>
        <w:t>Bàn giao cho bên B mốc giới công trình, tọa độ định vị công trình và chịu trách nhiệm về tính đúng đắn của mốc giới, tọa độ bàn giao cho bên B.</w:t>
      </w:r>
    </w:p>
    <w:p w14:paraId="012A0B82" w14:textId="77777777" w:rsidR="00893466" w:rsidRPr="006838D5" w:rsidRDefault="00BE3E25" w:rsidP="006838D5">
      <w:pPr>
        <w:pStyle w:val="DoanVBChucaitudong"/>
        <w:numPr>
          <w:ilvl w:val="0"/>
          <w:numId w:val="32"/>
        </w:numPr>
        <w:spacing w:line="276" w:lineRule="auto"/>
        <w:ind w:left="0"/>
        <w:rPr>
          <w:rFonts w:cs="Times New Roman"/>
          <w:color w:val="000000" w:themeColor="text1"/>
          <w:sz w:val="25"/>
          <w:szCs w:val="25"/>
        </w:rPr>
      </w:pPr>
      <w:r>
        <w:rPr>
          <w:rFonts w:cs="Times New Roman"/>
          <w:color w:val="000000" w:themeColor="text1"/>
          <w:sz w:val="25"/>
          <w:szCs w:val="25"/>
        </w:rPr>
        <w:t>Có trách nhiệm cung cấp hàng rào</w:t>
      </w:r>
      <w:r>
        <w:rPr>
          <w:rFonts w:cs="Times New Roman"/>
          <w:color w:val="000000" w:themeColor="text1"/>
          <w:sz w:val="25"/>
          <w:szCs w:val="25"/>
          <w:lang w:val="en-US"/>
        </w:rPr>
        <w:t xml:space="preserve"> bao quanh công trường</w:t>
      </w:r>
      <w:r>
        <w:rPr>
          <w:rFonts w:cs="Times New Roman"/>
          <w:color w:val="000000" w:themeColor="text1"/>
          <w:sz w:val="25"/>
          <w:szCs w:val="25"/>
        </w:rPr>
        <w:t xml:space="preserve">, </w:t>
      </w:r>
      <w:r>
        <w:rPr>
          <w:rFonts w:cs="Times New Roman"/>
          <w:color w:val="000000" w:themeColor="text1"/>
          <w:sz w:val="25"/>
          <w:szCs w:val="25"/>
          <w:lang w:val="en-US"/>
        </w:rPr>
        <w:t xml:space="preserve">theo </w:t>
      </w:r>
      <w:r>
        <w:rPr>
          <w:rFonts w:cs="Times New Roman"/>
          <w:color w:val="000000" w:themeColor="text1"/>
          <w:sz w:val="25"/>
          <w:szCs w:val="25"/>
        </w:rPr>
        <w:t>điều kiện thực tế, không làm phát sinh quyền gia hạn trừ khi ảnh hưởng trực tiếp.</w:t>
      </w:r>
    </w:p>
    <w:p w14:paraId="45082AB5" w14:textId="2E53D28F" w:rsidR="00893466" w:rsidRPr="006202E3" w:rsidRDefault="00893466" w:rsidP="006B1DCB">
      <w:pPr>
        <w:pStyle w:val="DoanVBChucaitudong0"/>
        <w:numPr>
          <w:ilvl w:val="0"/>
          <w:numId w:val="7"/>
        </w:numPr>
        <w:tabs>
          <w:tab w:val="clear" w:pos="0"/>
          <w:tab w:val="num" w:pos="-284"/>
        </w:tabs>
        <w:ind w:left="0"/>
        <w:rPr>
          <w:iCs/>
          <w:color w:val="FF0000"/>
        </w:rPr>
      </w:pPr>
      <w:r>
        <w:rPr>
          <w:rFonts w:cs="Times New Roman"/>
          <w:color w:val="000000" w:themeColor="text1"/>
          <w:sz w:val="25"/>
          <w:szCs w:val="25"/>
          <w:lang w:val="en-US"/>
        </w:rPr>
        <w:t xml:space="preserve">Việc rửa xe trong phạm vi công trường, bơm, tiêu thoát nước hố móng do Bên A tổ chức thực hiện. Bên B chịu chi phí cho các công việc này bằng hình thức khấu trừ vào giá trị thanh toán hằng tháng theo chi phí thực tế, tối đa không quá 50.000.000 đồng/tháng/30 ngày thi công. Trường hợp thời gian thi công thực tế trong tháng không đủ 30 </w:t>
      </w:r>
      <w:del w:id="30089" w:author="So sánh: bản anh Q → bản chốt ký" w:date="2026-10-11T00:00:00Z">
        <w:r>
          <w:rPr>
            <w:rFonts w:cs="Times New Roman"/>
            <w:color w:val="000000" w:themeColor="text1"/>
            <w:sz w:val="25"/>
            <w:szCs w:val="25"/>
            <w:lang w:val="en-US"/>
          </w:rPr>
          <w:delText xml:space="preserve">ngày, mức tối đa </w:delText>
        </w:r>
      </w:del>
      <w:ins w:id="30088" w:author="So sánh: bản anh Q → bản chốt ký" w:date="2026-10-11T00:00:00Z">
        <w:r>
          <w:rPr>
            <w:rFonts w:cs="Times New Roman"/>
            <w:color w:val="000000" w:themeColor="text1"/>
            <w:sz w:val="25"/>
            <w:szCs w:val="25"/>
            <w:lang w:val="en-US"/>
          </w:rPr>
          <w:t xml:space="preserve">ngày thì sẽ được </w:t>
        </w:r>
      </w:ins>
      <w:r>
        <w:rPr>
          <w:rFonts w:cs="Times New Roman"/>
          <w:color w:val="000000" w:themeColor="text1"/>
          <w:sz w:val="25"/>
          <w:szCs w:val="25"/>
          <w:lang w:val="en-US"/>
        </w:rPr>
        <w:t xml:space="preserve">tính theo công thức: (50.000.000 đồng/30) × số ngày thi công thực tế. </w:t>
      </w:r>
      <w:del w:id="30087" w:author="So sánh: bản anh Q → bản chốt ký" w:date="2026-10-11T00:00:00Z">
        <w:r>
          <w:rPr>
            <w:rStyle w:val="Emphasis"/>
            <w:i w:val="0"/>
            <w:lang w:val="en-US"/>
          </w:rPr>
          <w:delText xml:space="preserve">Việc </w:delText>
        </w:r>
      </w:del>
      <w:ins w:id="30086" w:author="So sánh: bản anh Q → bản chốt ký" w:date="2026-10-11T00:00:00Z">
        <w:r>
          <w:rPr>
            <w:rStyle w:val="Emphasis"/>
            <w:i w:val="0"/>
            <w:lang w:val="en-US"/>
          </w:rPr>
          <w:t xml:space="preserve">Tổng chi phí tối đa bên B phải chi trả cho các công việc này là 300.000.000 đồng (Ba trăm triệu đồng chẵn)</w:t>
        </w:r>
        <w:r>
          <w:rPr>
            <w:rStyle w:val="Emphasis"/>
            <w:lang w:val="en-US"/>
          </w:rPr>
          <w:t>.</w:t>
        </w:r>
        <w:r>
          <w:rPr>
            <w:rFonts w:cs="Times New Roman"/>
            <w:color w:val="000000" w:themeColor="text1"/>
            <w:sz w:val="25"/>
            <w:szCs w:val="25"/>
            <w:lang w:val="en-US"/>
          </w:rPr>
          <w:t xml:space="preserve">Việc </w:t>
        </w:r>
      </w:ins>
      <w:r>
        <w:rPr>
          <w:rFonts w:cs="Times New Roman"/>
          <w:color w:val="000000" w:themeColor="text1"/>
          <w:sz w:val="25"/>
          <w:szCs w:val="25"/>
          <w:lang w:val="en-US"/>
        </w:rPr>
        <w:t xml:space="preserve">Bên A tổ chức rửa xe không làm giảm trách nhiệm của Bên B về vệ sinh phương tiện, rơi vãi trên đường theo khoản 8.4.  Việc Bên A tổ chức hệ thống bơm tiêu thoát nước hố móng chung không làm giảm trách nhiệm của Bên B về thoát nước cục bộ và bảo vệ hố đào, mái dốc theo </w:t>
      </w:r>
      <w:del w:id="30085" w:author="So sánh: bản anh Q → bản chốt ký" w:date="2026-10-11T00:00:00Z">
        <w:r>
          <w:rPr>
            <w:rFonts w:cs="Times New Roman"/>
            <w:color w:val="000000" w:themeColor="text1"/>
            <w:sz w:val="25"/>
            <w:szCs w:val="25"/>
            <w:lang w:val="en-US"/>
          </w:rPr>
          <w:delText xml:space="preserve">điểm f </w:delText>
        </w:r>
      </w:del>
      <w:r>
        <w:rPr>
          <w:rFonts w:cs="Times New Roman"/>
          <w:color w:val="000000" w:themeColor="text1"/>
          <w:sz w:val="25"/>
          <w:szCs w:val="25"/>
          <w:lang w:val="en-US"/>
        </w:rPr>
        <w:t xml:space="preserve">khoản 8.5.</w:t>
      </w:r>
      <w:bookmarkStart w:id="52" w:name="_GoBack"/>
      <w:bookmarkEnd w:id="52"/>
    </w:p>
    <w:p w14:paraId="655B293C" w14:textId="77777777" w:rsidR="00DA75E6" w:rsidRPr="006838D5" w:rsidRDefault="00BE3E25" w:rsidP="006838D5">
      <w:pPr>
        <w:pStyle w:val="DoanVBChucaitudong"/>
        <w:numPr>
          <w:ilvl w:val="0"/>
          <w:numId w:val="33"/>
        </w:numPr>
        <w:spacing w:line="276" w:lineRule="auto"/>
        <w:ind w:left="0"/>
        <w:rPr>
          <w:rFonts w:eastAsia="Batang" w:cs="Times New Roman"/>
          <w:color w:val="000000" w:themeColor="text1"/>
          <w:sz w:val="25"/>
          <w:szCs w:val="25"/>
        </w:rPr>
      </w:pPr>
      <w:r>
        <w:rPr>
          <w:rFonts w:eastAsia="Batang" w:cs="Times New Roman"/>
          <w:color w:val="000000" w:themeColor="text1"/>
          <w:sz w:val="25"/>
          <w:szCs w:val="25"/>
        </w:rPr>
        <w:t>Thông báo và phê duyệt các Hồ sơ thiết kế bản vẽ thi công có sự sửa đổi, bổ sung trước khi Bên B thực hiện khối lượng công việc đó (nếu có). Trường hợp sau khi Bên B đã thi công theo thiết kế được duyệt mới nhận được thông báo thay đổi thì Bên A phải thanh toán cho Bên B phần khối lượng công việc đã thực hiện đến thời điểm nhận được thông báo thay đổi.</w:t>
      </w:r>
    </w:p>
    <w:p w14:paraId="7549D309" w14:textId="77777777" w:rsidR="00DA75E6" w:rsidRPr="006838D5" w:rsidRDefault="00BE3E25" w:rsidP="006838D5">
      <w:pPr>
        <w:pStyle w:val="DoanVBChucaitudong"/>
        <w:numPr>
          <w:ilvl w:val="0"/>
          <w:numId w:val="34"/>
        </w:numPr>
        <w:spacing w:line="276" w:lineRule="auto"/>
        <w:ind w:left="0"/>
        <w:rPr>
          <w:rFonts w:cs="Times New Roman"/>
          <w:color w:val="000000" w:themeColor="text1"/>
          <w:sz w:val="25"/>
          <w:szCs w:val="25"/>
        </w:rPr>
      </w:pPr>
      <w:r>
        <w:rPr>
          <w:rFonts w:cs="Times New Roman"/>
          <w:color w:val="000000" w:themeColor="text1"/>
          <w:sz w:val="25"/>
          <w:szCs w:val="25"/>
        </w:rPr>
        <w:t xml:space="preserve">Cử cán bộ kỹ thuật chuyên môn phối hợp giám sát và nghiệm thu các Công Việc trong quá trình thực hiện đến khi Bên B hoàn thành toàn bộ Công Việc theo Hợp đồng, ký xác nhận Biên bản nghiệm thu, Biên bản xác nhận hoàn thành công việc theo giai đoạn phục vụ thanh toán, khối lượng thi công, thanh quyết toán hạng mục công trình. </w:t>
      </w:r>
    </w:p>
    <w:p w14:paraId="2C320438" w14:textId="77777777" w:rsidR="00DA75E6" w:rsidRPr="006838D5" w:rsidRDefault="00BE3E25" w:rsidP="006838D5">
      <w:pPr>
        <w:pStyle w:val="DoanVBChucaitudong"/>
        <w:numPr>
          <w:ilvl w:val="0"/>
          <w:numId w:val="35"/>
        </w:numPr>
        <w:spacing w:line="276" w:lineRule="auto"/>
        <w:ind w:left="0"/>
        <w:rPr>
          <w:rFonts w:cs="Times New Roman"/>
          <w:color w:val="000000" w:themeColor="text1"/>
          <w:sz w:val="25"/>
          <w:szCs w:val="25"/>
        </w:rPr>
      </w:pPr>
      <w:bookmarkStart w:id="53" w:name="_Toc283736719"/>
      <w:bookmarkStart w:id="54" w:name="_Toc283736600"/>
      <w:bookmarkStart w:id="55" w:name="_Toc283735921"/>
      <w:bookmarkStart w:id="56" w:name="_Toc283298471"/>
      <w:bookmarkStart w:id="57" w:name="_Toc273427229"/>
      <w:bookmarkStart w:id="58" w:name="_Toc273003063"/>
      <w:r>
        <w:rPr>
          <w:rFonts w:cs="Times New Roman"/>
          <w:color w:val="000000" w:themeColor="text1"/>
          <w:sz w:val="25"/>
          <w:szCs w:val="25"/>
        </w:rPr>
        <w:t>Cử và thông báo bằng văn bản cho Bên B về nhân lực chính tham gia quản lý và thực hiện Hợp đồng.</w:t>
      </w:r>
      <w:bookmarkEnd w:id="53"/>
      <w:bookmarkEnd w:id="54"/>
      <w:bookmarkEnd w:id="55"/>
      <w:bookmarkEnd w:id="56"/>
      <w:bookmarkEnd w:id="57"/>
      <w:bookmarkEnd w:id="58"/>
    </w:p>
    <w:p w14:paraId="15D8AD3E" w14:textId="77777777" w:rsidR="00E16339" w:rsidRPr="006838D5" w:rsidRDefault="00BE3E25" w:rsidP="006838D5">
      <w:pPr>
        <w:pStyle w:val="DoanVBChucaitudong"/>
        <w:numPr>
          <w:ilvl w:val="0"/>
          <w:numId w:val="35"/>
        </w:numPr>
        <w:spacing w:line="276" w:lineRule="auto"/>
        <w:ind w:left="0"/>
        <w:rPr>
          <w:sz w:val="25"/>
          <w:szCs w:val="25"/>
        </w:rPr>
      </w:pPr>
      <w:r>
        <w:rPr>
          <w:rFonts w:cs="Times New Roman"/>
          <w:color w:val="000000" w:themeColor="text1"/>
          <w:sz w:val="25"/>
          <w:szCs w:val="25"/>
        </w:rPr>
        <w:t>Bố trí khu vực tập kết máy móc, thiết bị cho Bên B trong phạm vi công trường.</w:t>
      </w:r>
    </w:p>
    <w:p w14:paraId="347ACF48" w14:textId="77777777" w:rsidR="00E16339" w:rsidRPr="006838D5" w:rsidRDefault="00BE3E25" w:rsidP="006838D5">
      <w:pPr>
        <w:pStyle w:val="DoanVBChucaitudong"/>
        <w:numPr>
          <w:ilvl w:val="0"/>
          <w:numId w:val="35"/>
        </w:numPr>
        <w:spacing w:line="276" w:lineRule="auto"/>
        <w:ind w:left="0"/>
        <w:rPr>
          <w:sz w:val="25"/>
          <w:szCs w:val="25"/>
        </w:rPr>
      </w:pPr>
      <w:r>
        <w:rPr>
          <w:rFonts w:cs="Times New Roman"/>
          <w:color w:val="000000" w:themeColor="text1"/>
          <w:sz w:val="25"/>
          <w:szCs w:val="25"/>
        </w:rPr>
        <w:t>Thông báo cho Bên B tiến độ thi công trong từng công việc trước 24 giờ để Bên B có kế hoạch thực hiện.</w:t>
      </w:r>
    </w:p>
    <w:p w14:paraId="666ED9FE" w14:textId="77777777" w:rsidR="00DA75E6" w:rsidRPr="006838D5" w:rsidRDefault="00BE3E25" w:rsidP="006838D5">
      <w:pPr>
        <w:pStyle w:val="DoanVBChucaitudong"/>
        <w:numPr>
          <w:ilvl w:val="0"/>
          <w:numId w:val="36"/>
        </w:numPr>
        <w:spacing w:line="276" w:lineRule="auto"/>
        <w:ind w:left="0"/>
        <w:rPr>
          <w:rFonts w:cs="Times New Roman"/>
          <w:color w:val="000000" w:themeColor="text1"/>
          <w:sz w:val="25"/>
          <w:szCs w:val="25"/>
        </w:rPr>
      </w:pPr>
      <w:r>
        <w:rPr>
          <w:rFonts w:cs="Times New Roman"/>
          <w:color w:val="000000" w:themeColor="text1"/>
          <w:sz w:val="25"/>
          <w:szCs w:val="25"/>
          <w:lang w:val="en-US"/>
        </w:rPr>
        <w:t>B</w:t>
      </w:r>
      <w:r>
        <w:rPr>
          <w:rFonts w:cs="Times New Roman"/>
          <w:color w:val="000000" w:themeColor="text1"/>
          <w:sz w:val="25"/>
          <w:szCs w:val="25"/>
        </w:rPr>
        <w:t>ảo đảm an</w:t>
      </w:r>
      <w:r>
        <w:rPr>
          <w:rFonts w:cs="Times New Roman"/>
          <w:color w:val="000000" w:themeColor="text1"/>
          <w:sz w:val="25"/>
          <w:szCs w:val="25"/>
          <w:lang w:val="en-US"/>
        </w:rPr>
        <w:t xml:space="preserve"> ninh, an</w:t>
      </w:r>
      <w:r>
        <w:rPr>
          <w:rFonts w:cs="Times New Roman"/>
          <w:color w:val="000000" w:themeColor="text1"/>
          <w:sz w:val="25"/>
          <w:szCs w:val="25"/>
        </w:rPr>
        <w:t xml:space="preserve"> toàn lao động, vệ sinh môi trường trong công trường. Việc này không làm giảm trách nhiệm của Bên B về an toàn lao động, vệ sinh môi trường, an toàn giao thông đối với Công Việc, nhân lực, thiết bị và phương tiện của Bên B.</w:t>
      </w:r>
    </w:p>
    <w:p w14:paraId="45ADC123" w14:textId="77777777" w:rsidR="00DA75E6" w:rsidRPr="006838D5" w:rsidRDefault="00BE3E25" w:rsidP="006838D5">
      <w:pPr>
        <w:pStyle w:val="DoanVBChucaitudong"/>
        <w:numPr>
          <w:ilvl w:val="0"/>
          <w:numId w:val="37"/>
        </w:numPr>
        <w:spacing w:line="276" w:lineRule="auto"/>
        <w:ind w:left="0"/>
        <w:rPr>
          <w:rFonts w:cs="Times New Roman"/>
          <w:color w:val="000000" w:themeColor="text1"/>
          <w:sz w:val="25"/>
          <w:szCs w:val="25"/>
        </w:rPr>
      </w:pPr>
      <w:r>
        <w:rPr>
          <w:rFonts w:cs="Times New Roman"/>
          <w:color w:val="000000" w:themeColor="text1"/>
          <w:sz w:val="25"/>
          <w:szCs w:val="25"/>
        </w:rPr>
        <w:t xml:space="preserve">Từ chối thanh toán các sản phẩm không đạt yêu cầu theo Hợp đồng, không được Bên A nghiệm thu</w:t>
      </w:r>
      <w:r>
        <w:rPr>
          <w:rFonts w:cs="Times New Roman"/>
          <w:color w:val="000000" w:themeColor="text1"/>
          <w:sz w:val="25"/>
          <w:szCs w:val="25"/>
          <w:lang w:val="en-US"/>
        </w:rPr>
        <w:t>.</w:t>
      </w:r>
    </w:p>
    <w:p w14:paraId="35D729B7" w14:textId="77777777" w:rsidR="00DA75E6" w:rsidRPr="006838D5" w:rsidRDefault="00BE3E25" w:rsidP="006838D5">
      <w:pPr>
        <w:pStyle w:val="DoanVBChucaitudong"/>
        <w:numPr>
          <w:ilvl w:val="0"/>
          <w:numId w:val="38"/>
        </w:numPr>
        <w:spacing w:line="276" w:lineRule="auto"/>
        <w:ind w:left="0"/>
        <w:rPr>
          <w:rFonts w:cs="Times New Roman"/>
          <w:color w:val="000000" w:themeColor="text1"/>
          <w:sz w:val="25"/>
          <w:szCs w:val="25"/>
        </w:rPr>
      </w:pPr>
      <w:r>
        <w:rPr>
          <w:rFonts w:cs="Times New Roman"/>
          <w:color w:val="000000" w:themeColor="text1"/>
          <w:sz w:val="25"/>
          <w:szCs w:val="25"/>
          <w:lang w:val="en-US"/>
        </w:rPr>
        <w:t>Được quyền đơn phương khấu trừ vào sản lượng hoàn thành của Bên B các giá trị thiệt hại hay vi phạm do Bên B gây ra bao gồm: vi phạm hợp đồng, vi phạm quy định Dự án và các quy định pháp luật hiện hành, chi phí Bên A thực hiện thay Bên B, …</w:t>
      </w:r>
    </w:p>
    <w:p w14:paraId="1A682EB2" w14:textId="77777777" w:rsidR="00DA75E6" w:rsidRPr="006838D5" w:rsidRDefault="00BE3E25" w:rsidP="006838D5">
      <w:pPr>
        <w:pStyle w:val="DoanVBChucaitudong"/>
        <w:numPr>
          <w:ilvl w:val="0"/>
          <w:numId w:val="39"/>
        </w:numPr>
        <w:spacing w:line="276" w:lineRule="auto"/>
        <w:ind w:left="0"/>
        <w:rPr>
          <w:rFonts w:cs="Times New Roman"/>
          <w:color w:val="000000" w:themeColor="text1"/>
          <w:sz w:val="25"/>
          <w:szCs w:val="25"/>
        </w:rPr>
      </w:pPr>
      <w:r>
        <w:rPr>
          <w:rFonts w:cs="Times New Roman"/>
          <w:color w:val="000000" w:themeColor="text1"/>
          <w:sz w:val="25"/>
          <w:szCs w:val="25"/>
        </w:rPr>
        <w:t>Thuê đơn vị khác thực hiện các phần việc không đảm bảo tiến độ theo yêu cầu của Hợp đồng. Chi phí sẽ do Bên A quyết định và thông báo cho Bên B. Bên B không có quyền khiếu nại hay ý kiến về các chi phí này.</w:t>
      </w:r>
    </w:p>
    <w:p w14:paraId="29D414A5"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Tạm ngừng việc thực hiện Hợp đồng và yêu cầu khắc phục hậu quả khi phát hiện Bên B thực hiện công việc vi phạm các nội dung đã ký kết trong Hợp đồng hoặc các quy định của Nhà nước</w:t>
      </w:r>
    </w:p>
    <w:p w14:paraId="4828B756"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Tạm dừng hoặc hủy bỏ, chấm dứt Hợp đồng theo quy định của Hợp đồng này hoặc theo yêu cầu của cấp có thẩm quyền. Yêu cầu Bên B dừng Công Việc và khắc phục hậu quả khi Bên B vi phạm các quy định về chất lượng, an toàn và vệ sinh môi trường</w:t>
      </w:r>
    </w:p>
    <w:p w14:paraId="5D0E3D53" w14:textId="77777777"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Chịu trách nhiệm và giải quyết các vướng mắc đối với các công trình lân cận nếu nguyên nhân do biện pháp thi công, chỉ dẫn kỹ thuật của Bên A; trừ trường hợp thiệt hại do Bên B không tuân thủ chỉ dẫn của Bên A hoặc do lỗi vận hành, tình trạng thiết bị, phương tiện của Bên B (khi đó Bên B chịu trách nhiệm theo khoản 8.7).</w:t>
      </w:r>
    </w:p>
    <w:p w14:paraId="06538640" w14:textId="77777777"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Bên A hoàn toàn chịu trách nhiệm về tính pháp lý, chất lượng, an toàn, môi trường... đối với các công việc do Bên A thực hiện (không bao gồm Công Việc do Bên B thực hiện).</w:t>
      </w:r>
    </w:p>
    <w:p w14:paraId="4D520AB5" w14:textId="77777777"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Phối hợp với</w:t>
      </w:r>
      <w:r>
        <w:rPr>
          <w:rFonts w:eastAsia="Batang" w:cs="Times New Roman"/>
          <w:color w:val="000000" w:themeColor="text1"/>
          <w:sz w:val="25"/>
          <w:szCs w:val="25"/>
          <w:lang w:val="en-US"/>
        </w:rPr>
        <w:t xml:space="preserve"> Bên B và</w:t>
      </w:r>
      <w:r>
        <w:rPr>
          <w:rFonts w:eastAsia="Batang" w:cs="Times New Roman"/>
          <w:color w:val="000000" w:themeColor="text1"/>
          <w:sz w:val="25"/>
          <w:szCs w:val="25"/>
        </w:rPr>
        <w:t xml:space="preserve"> các cơ quan kịp thời giải quyết những phát sinh (nếu có) trong quá trình thực hiện Hợp Đồng.</w:t>
      </w:r>
    </w:p>
    <w:p w14:paraId="5F71AA34" w14:textId="1B6C05E7" w:rsidR="00ED1833" w:rsidRPr="003339FB" w:rsidRDefault="0062251B">
      <w:pPr>
        <w:widowControl w:val="0"/>
        <w:tabs>
          <w:tab w:val="left" w:pos="720"/>
        </w:tabs>
        <w:spacing w:line="276" w:lineRule="auto"/>
        <w:rPr>
          <w:ins w:id="30091" w:author="So sánh: bản anh Q → bản chốt ký" w:date="2026-10-11T00:00:00Z"/>
          <w:color w:val="000000" w:themeColor="text1"/>
          <w:sz w:val="25"/>
          <w:szCs w:val="25"/>
        </w:rPr>
      </w:pPr>
      <w:ins w:id="30090" w:author="So sánh: bản anh Q → bản chốt ký" w:date="2026-10-11T00:00:00Z">
        <w:r>
          <w:rPr>
            <w:rFonts w:cs="Times New Roman"/>
            <w:color w:val="000000" w:themeColor="text1"/>
            <w:sz w:val="25"/>
            <w:szCs w:val="25"/>
          </w:rPr>
          <w:t>v1) Cung cấp cho Bên B, theo đề nghị bằng văn bản, bản sao văn bản pháp lý của Dự án (giấy phép xây dựng hoặc văn bản tương đương, thông tin Chủ đầu tư) cần thiết để Bên B làm thủ tục với chủ Bãi Đổ Thải. Việc cung cấp này không làm Bên A trở thành bên ký hợp đồng hoặc bên giao Chất Thải với chủ Bãi Đổ Thải.</w:t>
        </w:r>
      </w:ins>
    </w:p>
    <w:p w14:paraId="269B6EAD" w14:textId="77777777"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Thanh toán cho Bên B theo đúng quy định trong Hợp đồng.</w:t>
      </w:r>
    </w:p>
    <w:p w14:paraId="33F197E6" w14:textId="77777777"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 xml:space="preserve">Phối hợp với Bên B làm hồ sơ thanh quyết toán của Hợp đồng. </w:t>
      </w:r>
    </w:p>
    <w:p w14:paraId="565D1D1B" w14:textId="77777777" w:rsidR="00DA75E6" w:rsidRPr="006838D5" w:rsidRDefault="00BE3E25" w:rsidP="006838D5">
      <w:pPr>
        <w:pStyle w:val="DoanVBChucaitudong"/>
        <w:spacing w:line="276" w:lineRule="auto"/>
        <w:ind w:left="0"/>
        <w:rPr>
          <w:rFonts w:eastAsia="Batang" w:cs="Times New Roman"/>
          <w:color w:val="000000" w:themeColor="text1"/>
          <w:sz w:val="25"/>
          <w:szCs w:val="25"/>
        </w:rPr>
      </w:pPr>
      <w:r>
        <w:rPr>
          <w:rFonts w:eastAsia="Batang" w:cs="Times New Roman"/>
          <w:color w:val="000000" w:themeColor="text1"/>
          <w:sz w:val="25"/>
          <w:szCs w:val="25"/>
        </w:rPr>
        <w:t>Các nghĩa vụ khác theo quy định của pháp luật hiện hành.</w:t>
      </w:r>
    </w:p>
    <w:p w14:paraId="4D328ABF" w14:textId="77777777" w:rsidR="00DA75E6" w:rsidRPr="006838D5" w:rsidRDefault="00BE3E25" w:rsidP="006838D5">
      <w:pPr>
        <w:widowControl w:val="0"/>
        <w:spacing w:line="276" w:lineRule="auto"/>
        <w:rPr>
          <w:rFonts w:cs="Times New Roman"/>
          <w:b/>
          <w:color w:val="000000" w:themeColor="text1"/>
          <w:sz w:val="25"/>
          <w:szCs w:val="25"/>
        </w:rPr>
      </w:pPr>
      <w:r>
        <w:rPr>
          <w:rFonts w:cs="Times New Roman"/>
          <w:b/>
          <w:color w:val="000000" w:themeColor="text1"/>
          <w:sz w:val="25"/>
          <w:szCs w:val="25"/>
          <w:lang w:val="en-US"/>
        </w:rPr>
        <w:t xml:space="preserve">8.2. </w:t>
      </w:r>
      <w:r>
        <w:rPr>
          <w:rFonts w:cs="Times New Roman"/>
          <w:b/>
          <w:color w:val="000000" w:themeColor="text1"/>
          <w:sz w:val="25"/>
          <w:szCs w:val="25"/>
        </w:rPr>
        <w:t>Nghĩa vụ của Bên B:</w:t>
      </w:r>
    </w:p>
    <w:p w14:paraId="2701977B" w14:textId="77777777" w:rsidR="00DA75E6" w:rsidRPr="006838D5" w:rsidRDefault="00BE3E25" w:rsidP="006838D5">
      <w:pPr>
        <w:pStyle w:val="DoanVBChucaitudong"/>
        <w:numPr>
          <w:ilvl w:val="0"/>
          <w:numId w:val="40"/>
        </w:numPr>
        <w:spacing w:line="276" w:lineRule="auto"/>
        <w:ind w:left="0"/>
        <w:rPr>
          <w:rFonts w:cs="Times New Roman"/>
          <w:color w:val="000000" w:themeColor="text1"/>
          <w:sz w:val="25"/>
          <w:szCs w:val="25"/>
        </w:rPr>
      </w:pPr>
      <w:r>
        <w:rPr>
          <w:rFonts w:cs="Times New Roman"/>
          <w:color w:val="000000" w:themeColor="text1"/>
          <w:sz w:val="25"/>
          <w:szCs w:val="25"/>
        </w:rPr>
        <w:t>Bố trí thiết bị, xe máy, phương tiện và nhân công vận hành thực hiện Công Việc theo yêu cầu, chỉ dẫn của Bên A về vị trí, cao độ, kích thước, khối lượng, tiến độ; đảm bảo an toàn, bảo vệ môi trường và phòng chống cháy nổ theo quy định của Hợp đồng.</w:t>
      </w:r>
    </w:p>
    <w:p w14:paraId="031D1836"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Quản lý khu vực tập kết thiết bị, phương tiện do Bên A bố trí và khu vực đang thực hiện Công Việc.</w:t>
      </w:r>
    </w:p>
    <w:p w14:paraId="0E3690E2"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Cung cấp nhân lực vận hành, máy móc, thiết bị, phương tiện và các điều kiện liên quan khác đủ số lượng, chất lượng và chủng loại theo Hợp đồng để thực hiện các Công Việc theo nội dung Hợp Đồng đã ký kết.</w:t>
      </w:r>
    </w:p>
    <w:p w14:paraId="5E60E998" w14:textId="77777777" w:rsidR="00893466" w:rsidRPr="006838D5" w:rsidRDefault="00893466"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lang w:val="en-US"/>
        </w:rPr>
        <w:t xml:space="preserve">Bên B có trách nhiệm đưa phương tiện qua khu vực rửa xe theo chỉ dẫn của Bên A và </w:t>
      </w:r>
      <w:r>
        <w:rPr>
          <w:rFonts w:cs="Times New Roman"/>
          <w:color w:val="000000" w:themeColor="text1"/>
          <w:sz w:val="25"/>
          <w:szCs w:val="25"/>
          <w:lang w:val="en-GB"/>
        </w:rPr>
        <w:t>c</w:t>
      </w:r>
      <w:r>
        <w:rPr>
          <w:rFonts w:cs="Times New Roman"/>
          <w:color w:val="000000" w:themeColor="text1"/>
          <w:sz w:val="25"/>
          <w:szCs w:val="25"/>
        </w:rPr>
        <w:t>hịu khấu trừ chi phí rửa xe, bơm, tiêu thoát nước hố móng theo khoản 8.1</w:t>
      </w:r>
      <w:r>
        <w:rPr>
          <w:rFonts w:cs="Times New Roman"/>
          <w:color w:val="000000" w:themeColor="text1"/>
          <w:sz w:val="25"/>
          <w:szCs w:val="25"/>
          <w:lang w:val="en-US"/>
        </w:rPr>
        <w:t>; mọi trách nhiệm đối với phương tiện khi ra ngoài phạm vi công trường thuộc về Bên B.</w:t>
      </w:r>
    </w:p>
    <w:p w14:paraId="46EE659A"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Lập hồ sơ thanh toán, lập hồ sơ quyết toán Hợp đồng</w:t>
      </w:r>
    </w:p>
    <w:p w14:paraId="42BCA8AD"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lang w:val="en-US"/>
        </w:rPr>
        <w:t>Bố trí</w:t>
      </w:r>
      <w:r>
        <w:rPr>
          <w:rFonts w:cs="Times New Roman"/>
          <w:color w:val="000000" w:themeColor="text1"/>
          <w:sz w:val="25"/>
          <w:szCs w:val="25"/>
        </w:rPr>
        <w:t xml:space="preserve"> bãi tập kết đất, đất bùn ướt... trong công trường phục vụ Công Việc của Bên B. Vị trí bãi tập kết phải được Bên A chỉ định hoặc chấp thuận.</w:t>
      </w:r>
    </w:p>
    <w:p w14:paraId="5A9FC59E"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Nhân lực của Bên B làm việc tại công trường phải đảm bảo giữ trật tự an ninh trên công trường và khu dân cư lân cận. Tuân thủ nội quy an ninh, an toàn vệ sinh công trường.</w:t>
      </w:r>
    </w:p>
    <w:p w14:paraId="3E6D3742"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 xml:space="preserve">Phối hợp thực hiện công việc với các nhà thầu, đơn vị khác trên công trường để đảm bảo tiến độ, an toàn, chất lượng chung theo khoản 8.9.</w:t>
      </w:r>
    </w:p>
    <w:p w14:paraId="7EEDB84A"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Tuyệt đối đảm bảo an toàn lao động, phòng chống cháy nổ, giữ gìn an ninh trật tự và vệ sinh công trường. Chịu trách nhiệm an toàn cho người lao động và thiết bị của Bên B trong quá trình thực hiện Công Việc và đảm bảo trị an trong khu vực làm việc. Tự mua bảo hiểm cho người lao động và thiết bị của mình. Nộp bản sao hợp đồng bảo hiểm cho Bên A trước khi đưa người, thiết bị vào công trường.</w:t>
      </w:r>
    </w:p>
    <w:p>
      <w:pPr>
        <w:pStyle w:val="DoanVBChucaitudong"/>
        <w:spacing w:line="276" w:lineRule="auto"/>
        <w:ind w:left="0"/>
        <w:rPr>
          <w:del w:id="30092" w:author="So sánh: bản anh Q → bản chốt ký" w:date="2026-10-11T00:00:00Z"/>
        </w:rPr>
      </w:pPr>
      <w:del w:id="30093" w:author="So sánh: bản anh Q → bản chốt ký" w:date="2026-10-11T00:00:00Z">
        <w:r>
          <w:rPr>
            <w:rFonts w:cs="Times New Roman"/>
            <w:color w:val="000000" w:themeColor="text1"/>
            <w:sz w:val="25"/>
            <w:szCs w:val="25"/>
          </w:rPr>
          <w:delText xml:space="preserve">Chịu trách nhiệm phổ biến cho công nhân của mình các quy định về ATLĐ và phòng chống cháy nổ khi làm việc tại công trường, chịu trách nhiệm an toàn về con người, tài sản và an toàn lao động khi làm việc tại công trường. Đảm bảo tuyệt đối an toàn về người và thiết bị trong quá trình làm việc. Chịu mọi trách nhiệm trước pháp luật và phí tổn nếu để xảy ra tai nạn.</w:delText>
        </w:r>
      </w:del>
    </w:p>
    <w:p w14:paraId="74EF10CF" w14:textId="77777777" w:rsidR="00E16339" w:rsidRPr="006838D5" w:rsidRDefault="00BE3E25" w:rsidP="006838D5">
      <w:pPr>
        <w:pStyle w:val="DoanVBChucaitudong"/>
        <w:spacing w:line="276" w:lineRule="auto"/>
        <w:ind w:left="0"/>
        <w:rPr>
          <w:sz w:val="25"/>
          <w:szCs w:val="25"/>
        </w:rPr>
      </w:pPr>
      <w:r>
        <w:rPr>
          <w:rFonts w:cs="Times New Roman"/>
          <w:color w:val="000000" w:themeColor="text1"/>
          <w:sz w:val="25"/>
          <w:szCs w:val="25"/>
        </w:rPr>
        <w:t>Nhân lực của Bên B có quyền từ chối các phần việc có nguy cơ dẫn đến những hậu quả không lường trước, không đảm bảo an toàn cho người, rủi ro cho máy móc, xe, thiết bị của Bên B. Việc từ chối phải được thông báo ngay cho cán bộ Bên A kèm lý do để Hai Bên thống nhất biện pháp bảo đảm an toàn.</w:t>
      </w:r>
    </w:p>
    <w:p w14:paraId="1264CE23"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 xml:space="preserve">Bên B phải thường xuyên vệ sinh trong phạm vi mặt bằng công trường do mình quản lý để đảm bảo vệ sinh chung của dự án. </w:t>
      </w:r>
    </w:p>
    <w:p w14:paraId="4044DA2C"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Xuất hóa đơn giá trị gia tăng cho Bên A (theo quy định hiện hành của Nhà nước) đảm bảo cho quá trình thanh toán, đối trừ nghĩa vụ tài chính giữa hai Bên.</w:t>
      </w:r>
    </w:p>
    <w:p w14:paraId="2C72B270" w14:textId="77777777" w:rsidR="00960BBE"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Phối hợp với Ban Điều Hành Bên A để lập phương án, trình tự thi công và hoàn tất các điều kiện cần thiết trước khi triển khai Công Việc theo yêu cầu của Dự án và quy định hiện hành.</w:t>
      </w:r>
    </w:p>
    <w:p w14:paraId="47342E1B" w14:textId="77777777" w:rsidR="00960BBE"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Hoàn thiện và cung cấp đầy đủ cho Bên A hồ sơ pháp lý liên quan đến công tác vận chuyển, đổ thải theo yêu cầu của Dự án và quy định của pháp luật trước khi tiến hành Công Việc, bao gồm các hồ sơ quy định tại khoản 8.3 và khoản 8.4.</w:t>
      </w:r>
    </w:p>
    <w:p>
      <w:pPr>
        <w:pStyle w:val="DoanVBChucaitudong"/>
        <w:spacing w:line="276" w:lineRule="auto"/>
        <w:ind w:left="0"/>
        <w:rPr>
          <w:del w:id="30094" w:author="So sánh: bản anh Q → bản chốt ký" w:date="2026-10-11T00:00:00Z"/>
        </w:rPr>
      </w:pPr>
      <w:del w:id="30095" w:author="So sánh: bản anh Q → bản chốt ký" w:date="2026-10-11T00:00:00Z">
        <w:r>
          <w:rPr>
            <w:rFonts w:cs="Times New Roman"/>
            <w:color w:val="000000" w:themeColor="text1"/>
            <w:sz w:val="25"/>
            <w:szCs w:val="25"/>
            <w:highlight w:val="cyan"/>
          </w:rPr>
          <w:delText xml:space="preserve">Bên B là đơn vị độc lập tự tổ chức và chịu trách nhiệm toàn diện về công tác thu gom, xử lý tách nước, lưu giữ tạm, vận chuyển, đổ thải và chuyển giao xử lý Chất Thải kể từ Điểm Chuyển Giao, bao gồm việc tự lựa chọn, ký hợp đồng và thanh toán với Bãi Đổ Thải hợp pháp; Bên B chịu trách nhiệm trước pháp luật, cơ quan nhà nước có thẩm quyền, Chủ đầu tư và Bên A về công tác này. Bên A không chịu trách nhiệm liên đới đối với bất kỳ vi phạm nào của Bên B, người lao động, phương tiện (kể cả phương tiện thuê ngoài) của Bên B.</w:delText>
        </w:r>
      </w:del>
    </w:p>
    <w:p w14:paraId="32715E43"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Thực hiện đầy đủ nghĩa vụ theo Hợp đồng này.</w:t>
      </w:r>
    </w:p>
    <w:p w14:paraId="4239FFEA" w14:textId="77777777" w:rsidR="00DA75E6" w:rsidRPr="006838D5"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Thực hiện các nghĩa vụ khác theo quy định của Pháp luật hiện hành.</w:t>
      </w:r>
    </w:p>
    <w:p w14:paraId="461B8A1A" w14:textId="77777777" w:rsidR="00C568B3" w:rsidRPr="006838D5" w:rsidRDefault="00BE3E25" w:rsidP="006838D5">
      <w:pPr>
        <w:widowControl w:val="0"/>
        <w:spacing w:line="276" w:lineRule="auto"/>
        <w:rPr>
          <w:rFonts w:cs="Times New Roman"/>
          <w:color w:val="000000" w:themeColor="text1"/>
          <w:sz w:val="25"/>
          <w:szCs w:val="25"/>
          <w:lang w:val="en-US"/>
        </w:rPr>
      </w:pPr>
      <w:r>
        <w:rPr>
          <w:rFonts w:cs="Times New Roman"/>
          <w:b/>
          <w:bCs/>
          <w:color w:val="000000" w:themeColor="text1"/>
          <w:sz w:val="25"/>
          <w:szCs w:val="25"/>
        </w:rPr>
        <w:t>8.3</w:t>
      </w:r>
      <w:r>
        <w:rPr>
          <w:rFonts w:cs="Times New Roman"/>
          <w:b/>
          <w:bCs/>
          <w:color w:val="000000" w:themeColor="text1"/>
          <w:sz w:val="25"/>
          <w:szCs w:val="25"/>
          <w:lang w:val="en-US"/>
        </w:rPr>
        <w:t xml:space="preserve">. </w:t>
      </w:r>
      <w:r>
        <w:rPr>
          <w:rFonts w:cs="Times New Roman"/>
          <w:b/>
          <w:bCs/>
          <w:color w:val="000000" w:themeColor="text1"/>
          <w:sz w:val="25"/>
          <w:szCs w:val="25"/>
        </w:rPr>
        <w:t>Hồ sơ pháp lý Bãi Đổ Thải</w:t>
      </w:r>
      <w:r>
        <w:rPr>
          <w:rFonts w:cs="Times New Roman"/>
          <w:b/>
          <w:bCs/>
          <w:color w:val="000000" w:themeColor="text1"/>
          <w:sz w:val="25"/>
          <w:szCs w:val="25"/>
          <w:lang w:val="en-US"/>
        </w:rPr>
        <w:t>. Nguyên tắc chung:</w:t>
      </w:r>
      <w:r>
        <w:rPr>
          <w:rFonts w:cs="Times New Roman"/>
          <w:color w:val="000000" w:themeColor="text1"/>
          <w:sz w:val="25"/>
          <w:szCs w:val="25"/>
          <w:lang w:val="en-US"/>
        </w:rPr>
        <w:t xml:space="preserve"> </w:t>
      </w:r>
    </w:p>
    <w:p w14:paraId="298DD5F9" w14:textId="676BF36E"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100% khối lượng đất thải, mùn khoan, vật liệu san lấp và bê tông đầu cọc phát sinh từ Công Việc phải được vận chuyển và đổ tại Bãi Đổ Thải hợp pháp đã được Bên A phê duyệt. Toàn bộ khối lượng đó phải có đầy đủ hóa đơn, chứng từ hợp pháp theo quy định của pháp luật. Không chấp nhận bất kỳ khối lượng đổ thải nào không có chứng từ hoặc có chứng từ không hợp lệ. </w:t>
      </w:r>
      <w:del w:id="30096" w:author="So sánh: bản anh Q → bản chốt ký" w:date="2026-10-11T00:00:00Z">
        <w:r>
          <w:rPr>
            <w:rFonts w:cs="Times New Roman"/>
            <w:color w:val="000000" w:themeColor="text1"/>
            <w:sz w:val="25"/>
            <w:szCs w:val="25"/>
            <w:lang w:val="en-US"/>
          </w:rPr>
          <w:delText xml:space="preserve">Bên B không được tự ý tập kết, đổ, san lấp, bán hoặc cho Chất Thải tại bất kỳ địa điểm nào khác ngoài Bãi Đổ Thải đã được chấp thuận (kể cả các vị trí san lấp ao hồ, đất nông nghiệp, công trình khác theo đề nghị của bên thứ ba).</w:delText>
        </w:r>
      </w:del>
    </w:p>
    <w:p w14:paraId="415672B8"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Bãi Đổ Thải dự kiến: Bãi tiếp nhận, xử lý chôn lấp phế thải xây dựng Nguyên Khê (Đông Anh) do Công ty CP Xử lý chất thải xây dựng và Đầu tư phát triển môi trường Hà Nội quản lý, cự ly vận chuyển khoảng 29 km, hoặc bãi đổ thải hợp pháp khác được Bên A phê duyệt. Đơn Giá Cố Định đã bao gồm chi phí vận chuyển theo cự ly này; việc thay đổi Bãi Đổ Thải hoặc cự ly thực tế khác không làm thay đổi Đơn giá.</w:t>
      </w:r>
    </w:p>
    <w:p w14:paraId="2C7BDEB4"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a) Tối thiểu 05 (năm) ngày trước ngày dự kiến vận chuyển chuyến đất thải đầu tiên, Bên B phải trình Bên A phê duyệt Hồ sơ Bãi Đổ Thải, gồm tối thiểu:</w:t>
      </w:r>
    </w:p>
    <w:p w14:paraId="271B5B69"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(i) Văn bản pháp lý chứng minh Bãi Đổ Thải được phép hoạt động hợp pháp (quyết định, giấy phép hoặc văn bản chấp thuận của cơ quan nhà nước có thẩm quyền về tiếp nhận đất, bùn, chất thải rắn xây dựng; giấy phép môi trường nếu thuộc đối tượng phải có);</w:t>
      </w:r>
    </w:p>
    <w:p w14:paraId="5F8E9193" w14:textId="38536C58"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 Hợp đồng tiếp nhận, xử lý đất thải, mùn khoan, vật liệu san lấp và bê tông đầu cọc còn hiệu lực giữa Bên B với chủ Bãi Đổ </w:t>
      </w:r>
      <w:del w:id="30101" w:author="So sánh: bản anh Q → bản chốt ký" w:date="2026-10-11T00:00:00Z">
        <w:r>
          <w:rPr>
            <w:rFonts w:cs="Times New Roman"/>
            <w:color w:val="000000" w:themeColor="text1"/>
            <w:sz w:val="25"/>
            <w:szCs w:val="25"/>
            <w:lang w:val="en-US"/>
          </w:rPr>
          <w:delText xml:space="preserve">Thải (hợp đồng phải đứng tên Bên B là bên giao Chất Thải), </w:delText>
        </w:r>
      </w:del>
      <w:ins w:id="30100" w:author="So sánh: bản anh Q → bản chốt ký" w:date="2026-10-11T00:00:00Z">
        <w:r>
          <w:rPr>
            <w:rFonts w:cs="Times New Roman"/>
            <w:color w:val="000000" w:themeColor="text1"/>
            <w:sz w:val="25"/>
            <w:szCs w:val="25"/>
            <w:lang w:val="en-US"/>
          </w:rPr>
          <w:t xml:space="preserve">Thải, </w:t>
        </w:r>
      </w:ins>
      <w:r>
        <w:rPr>
          <w:rFonts w:cs="Times New Roman"/>
          <w:color w:val="000000" w:themeColor="text1"/>
          <w:sz w:val="25"/>
          <w:szCs w:val="25"/>
          <w:lang w:val="en-US"/>
        </w:rPr>
        <w:t xml:space="preserve">thể hiện chủng loại </w:t>
      </w:r>
      <w:ins w:id="30099" w:author="So sánh: bản anh Q → bản chốt ký" w:date="2026-10-11T00:00:00Z">
        <w:r>
          <w:rPr>
            <w:rFonts w:cs="Times New Roman"/>
            <w:color w:val="000000" w:themeColor="text1"/>
            <w:sz w:val="25"/>
            <w:szCs w:val="25"/>
            <w:lang w:val="en-US"/>
          </w:rPr>
          <w:t xml:space="preserve">tiếp nhận </w:t>
        </w:r>
      </w:ins>
      <w:r>
        <w:rPr>
          <w:rFonts w:cs="Times New Roman"/>
          <w:color w:val="000000" w:themeColor="text1"/>
          <w:sz w:val="25"/>
          <w:szCs w:val="25"/>
          <w:lang w:val="en-US"/>
        </w:rPr>
        <w:t xml:space="preserve">(đất, đất thải, </w:t>
      </w:r>
      <w:del w:id="30098" w:author="So sánh: bản anh Q → bản chốt ký" w:date="2026-10-11T00:00:00Z">
        <w:r>
          <w:rPr>
            <w:rFonts w:cs="Times New Roman"/>
            <w:color w:val="000000" w:themeColor="text1"/>
            <w:sz w:val="25"/>
            <w:szCs w:val="25"/>
            <w:lang w:val="en-US"/>
          </w:rPr>
          <w:delText xml:space="preserve">mùn khoan, bê tông đầu cọc) </w:delText>
        </w:r>
      </w:del>
      <w:ins w:id="30097" w:author="So sánh: bản anh Q → bản chốt ký" w:date="2026-10-11T00:00:00Z">
        <w:r>
          <w:rPr>
            <w:rFonts w:cs="Times New Roman"/>
            <w:color w:val="000000" w:themeColor="text1"/>
            <w:sz w:val="25"/>
            <w:szCs w:val="25"/>
            <w:lang w:val="en-US"/>
          </w:rPr>
          <w:t xml:space="preserve">chất thải rắn xây dựng) theo mẫu hợp đồng của chủ Bãi Đổ Thải </w:t>
        </w:r>
      </w:ins>
      <w:r>
        <w:rPr>
          <w:rFonts w:cs="Times New Roman"/>
          <w:color w:val="000000" w:themeColor="text1"/>
          <w:sz w:val="25"/>
          <w:szCs w:val="25"/>
          <w:lang w:val="en-US"/>
        </w:rPr>
        <w:t xml:space="preserve">và khối lượng tiếp nhận không nhỏ hơn khối lượng đổ thải dự kiến;</w:t>
      </w:r>
    </w:p>
    <w:p w14:paraId="7B73AAB6"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(iii) Sơ đồ tuyến đường, cự ly vận chuyển, khung giờ hoạt động phù hợp quy định của Thành phố Hà Nội;</w:t>
      </w:r>
    </w:p>
    <w:p w14:paraId="1F69010E" w14:textId="77777777" w:rsidR="00DA75E6" w:rsidRPr="00297471" w:rsidRDefault="00BE3E25" w:rsidP="006838D5">
      <w:pPr>
        <w:widowControl w:val="0"/>
        <w:spacing w:line="276" w:lineRule="auto"/>
        <w:rPr>
          <w:rFonts w:cs="Times New Roman"/>
          <w:sz w:val="25"/>
          <w:szCs w:val="25"/>
          <w:lang w:val="en-US"/>
        </w:rPr>
      </w:pPr>
      <w:r>
        <w:rPr>
          <w:rFonts w:cs="Times New Roman"/>
          <w:sz w:val="25"/>
          <w:szCs w:val="25"/>
          <w:lang w:val="en-US"/>
        </w:rPr>
        <w:t>(iv) Danh sách phương tiện vận chuyển kèm hồ sơ theo khoản 8.4.</w:t>
      </w:r>
    </w:p>
    <w:p w14:paraId="3DA31B63" w14:textId="4325DE6A" w:rsidR="002B6A3B" w:rsidRPr="00297471" w:rsidRDefault="00060988" w:rsidP="006838D5">
      <w:pPr>
        <w:widowControl w:val="0"/>
        <w:spacing w:line="276" w:lineRule="auto"/>
        <w:rPr>
          <w:rFonts w:cs="Times New Roman"/>
          <w:sz w:val="25"/>
          <w:szCs w:val="25"/>
          <w:lang w:val="en-US"/>
        </w:rPr>
      </w:pPr>
      <w:r>
        <w:rPr>
          <w:rFonts w:cs="Times New Roman"/>
          <w:sz w:val="25"/>
          <w:szCs w:val="25"/>
          <w:lang w:val="en-US"/>
        </w:rPr>
        <w:t xml:space="preserve">(v) Hồ sơ năng lực pháp lý của </w:t>
      </w:r>
      <w:del w:id="30105" w:author="So sánh: bản anh Q → bản chốt ký" w:date="2026-10-11T00:00:00Z">
        <w:r>
          <w:rPr>
            <w:rFonts w:cs="Times New Roman"/>
            <w:sz w:val="25"/>
            <w:szCs w:val="25"/>
            <w:lang w:val="en-US"/>
          </w:rPr>
          <w:delText xml:space="preserve">Bên B: </w:delText>
        </w:r>
      </w:del>
      <w:ins w:id="30104" w:author="So sánh: bản anh Q → bản chốt ký" w:date="2026-10-11T00:00:00Z">
        <w:r>
          <w:rPr>
            <w:rFonts w:cs="Times New Roman"/>
            <w:sz w:val="25"/>
            <w:szCs w:val="25"/>
            <w:lang w:val="en-US"/>
          </w:rPr>
          <w:t xml:space="preserve">bãi đổ: Bản sao </w:t>
        </w:r>
      </w:ins>
      <w:r>
        <w:rPr>
          <w:rFonts w:cs="Times New Roman"/>
          <w:sz w:val="25"/>
          <w:szCs w:val="25"/>
          <w:lang w:val="en-US"/>
        </w:rPr>
        <w:t xml:space="preserve">Giấy chứng nhận đăng ký doanh nghiệp </w:t>
      </w:r>
      <w:del w:id="30103" w:author="So sánh: bản anh Q → bản chốt ký" w:date="2026-10-11T00:00:00Z">
        <w:r>
          <w:rPr>
            <w:rFonts w:cs="Times New Roman"/>
            <w:sz w:val="25"/>
            <w:szCs w:val="25"/>
            <w:lang w:val="en-US"/>
          </w:rPr>
          <w:delText xml:space="preserve">có ngành nghề thu gom, vận chuyển chất thải không nguy hại/chất thải rắn xây dựng; hợp đồng thuê phương tiện (nếu có) đứng tên Bên B;</w:delText>
        </w:r>
      </w:del>
      <w:ins w:id="30102" w:author="So sánh: bản anh Q → bản chốt ký" w:date="2026-10-11T00:00:00Z">
        <w:r>
          <w:rPr>
            <w:rFonts w:cs="Times New Roman"/>
            <w:sz w:val="25"/>
            <w:szCs w:val="25"/>
            <w:lang w:val="en-US"/>
          </w:rPr>
          <w:t xml:space="preserve">của Công ty CP Xử lý chất thải xây dựng và Đầu tư phát triển môi trường Hà Nội </w:t>
        </w:r>
      </w:ins>
    </w:p>
    <w:p>
      <w:pPr>
        <w:widowControl w:val="0"/>
        <w:spacing w:line="276" w:lineRule="auto"/>
        <w:rPr>
          <w:del w:id="30106" w:author="So sánh: bản anh Q → bản chốt ký" w:date="2026-10-11T00:00:00Z"/>
        </w:rPr>
      </w:pPr>
      <w:del w:id="30107" w:author="So sánh: bản anh Q → bản chốt ký" w:date="2026-10-11T00:00:00Z">
        <w:r>
          <w:rPr>
            <w:rFonts w:cs="Times New Roman"/>
            <w:color w:val="000000" w:themeColor="text1"/>
            <w:sz w:val="25"/>
            <w:szCs w:val="25"/>
            <w:highlight w:val="cyan"/>
            <w:lang w:val="en-US"/>
          </w:rPr>
          <w:delText xml:space="preserve">(vi) Kết quả phân tích, phân định mùn khoan cọc khoan nhồi theo QCVN 07:2025/BTNMT do đơn vị có chức năng quan trắc, phân tích môi trường thực hiện. Trường hợp mùn khoan được phân định là chất thải nguy hại, Bên B phải dừng vận chuyển, báo ngay cho Bên A và chỉ được chuyển giao cho đơn vị có giấy phép môi trường về xử lý chất thải nguy hại, kèm đầy đủ chứng từ chất thải nguy hại theo quy định; đơn giá phần chênh lệch (nếu có) do Hai Bên thỏa thuận bằng Phụ lục nhưng không làm giảm trách nhiệm pháp lý của Bên B.</w:delText>
        </w:r>
      </w:del>
    </w:p>
    <w:p w14:paraId="51F2E550" w14:textId="63F4B3D0"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b) Bên B chỉ được vận chuyển đất thải, mùn khoan, vật liệu san lấp và bê tông đầu cọc ra khỏi công trường sau khi Bên A phê duyệt Hồ sơ Bãi Đổ Thải bằng văn bản, và chỉ được đổ tại Bãi Đổ Thải đã được phê duyệt. Mọi thay đổi, bổ sung Bãi Đổ Thải phải được trình phê duyệt lại theo điểm a khoản này. Việc Bên A phê duyệt không làm giảm hoặc chuyển giao trách nhiệm pháp lý của Bên B.</w:t>
      </w:r>
    </w:p>
    <w:p w14:paraId="6E541D41" w14:textId="2EB7DBA1"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c) </w:t>
      </w:r>
      <w:del w:id="30109" w:author="So sánh: bản anh Q → bản chốt ký" w:date="2026-10-11T00:00:00Z">
        <w:r>
          <w:rPr>
            <w:rFonts w:cs="Times New Roman"/>
            <w:color w:val="000000" w:themeColor="text1"/>
            <w:sz w:val="25"/>
            <w:szCs w:val="25"/>
            <w:lang w:val="en-US"/>
          </w:rPr>
          <w:delText xml:space="preserve">Hàng tuần, và kèm theo mỗi bộ </w:delText>
        </w:r>
      </w:del>
      <w:ins w:id="30108" w:author="So sánh: bản anh Q → bản chốt ký" w:date="2026-10-11T00:00:00Z">
        <w:r>
          <w:rPr>
            <w:rFonts w:cs="Times New Roman"/>
            <w:color w:val="000000" w:themeColor="text1"/>
            <w:sz w:val="25"/>
            <w:szCs w:val="25"/>
            <w:lang w:val="en-US"/>
          </w:rPr>
          <w:t xml:space="preserve">Hằng tháng, kèm theo </w:t>
        </w:r>
      </w:ins>
      <w:r>
        <w:rPr>
          <w:rFonts w:cs="Times New Roman"/>
          <w:color w:val="000000" w:themeColor="text1"/>
          <w:sz w:val="25"/>
          <w:szCs w:val="25"/>
          <w:lang w:val="en-US"/>
        </w:rPr>
        <w:t xml:space="preserve">hồ sơ thanh toán, Bên B nộp cho Bên A bộ chứng từ chứng minh 100% khối lượng trong kỳ đã được đổ đúng quy định, gồm:</w:t>
      </w:r>
    </w:p>
    <w:p>
      <w:pPr>
        <w:widowControl w:val="0"/>
        <w:spacing w:line="276" w:lineRule="auto"/>
        <w:rPr>
          <w:del w:id="30110" w:author="So sánh: bản anh Q → bản chốt ký" w:date="2026-10-11T00:00:00Z"/>
        </w:rPr>
      </w:pPr>
      <w:del w:id="30111" w:author="So sánh: bản anh Q → bản chốt ký" w:date="2026-10-11T00:00:00Z">
        <w:r>
          <w:rPr>
            <w:rFonts w:cs="Times New Roman"/>
            <w:color w:val="000000" w:themeColor="text1"/>
            <w:sz w:val="25"/>
            <w:szCs w:val="25"/>
            <w:lang w:val="en-US"/>
          </w:rPr>
          <w:delText xml:space="preserve">(i) phiếu hoặc biên nhận tiếp nhận của Bãi Đổ Thải cho từng chuyến xe;</w:delText>
        </w:r>
      </w:del>
    </w:p>
    <w:p>
      <w:pPr>
        <w:widowControl w:val="0"/>
        <w:spacing w:line="276" w:lineRule="auto"/>
        <w:rPr>
          <w:del w:id="30112" w:author="So sánh: bản anh Q → bản chốt ký" w:date="2026-10-11T00:00:00Z"/>
        </w:rPr>
      </w:pPr>
      <w:del w:id="30113" w:author="So sánh: bản anh Q → bản chốt ký" w:date="2026-10-11T00:00:00Z">
        <w:r>
          <w:rPr>
            <w:rFonts w:cs="Times New Roman"/>
            <w:color w:val="000000" w:themeColor="text1"/>
            <w:sz w:val="25"/>
            <w:szCs w:val="25"/>
            <w:lang w:val="en-US"/>
          </w:rPr>
          <w:delText xml:space="preserve">(ii) biên bản xác nhận khối lượng tiếp nhận trong kỳ có ký, đóng dấu của chủ Bãi Đổ Thải;</w:delText>
        </w:r>
      </w:del>
    </w:p>
    <w:p w14:paraId="5A1BB666" w14:textId="05337981" w:rsidR="00ED1833" w:rsidRDefault="003F6F1B" w:rsidP="00DF4236">
      <w:pPr>
        <w:widowControl w:val="0"/>
        <w:spacing w:line="276" w:lineRule="auto"/>
        <w:rPr>
          <w:rFonts w:cs="Times New Roman"/>
          <w:color w:val="000000" w:themeColor="text1"/>
          <w:sz w:val="25"/>
          <w:szCs w:val="25"/>
          <w:lang w:val="en-US"/>
        </w:rPr>
      </w:pPr>
      <w:del w:id="30120" w:author="So sánh: bản anh Q → bản chốt ký" w:date="2026-10-11T00:00:00Z">
        <w:r>
          <w:delText xml:space="preserve">(iii) bản sao </w:delText>
        </w:r>
      </w:del>
      <w:ins w:id="30119" w:author="So sánh: bản anh Q → bản chốt ký" w:date="2026-10-11T00:00:00Z">
        <w:r>
          <w:t xml:space="preserve">Chứng từ đổ thải: </w:t>
        </w:r>
        <w:r>
          <w:rPr>
            <w:lang w:val="en-US"/>
          </w:rPr>
          <w:t>(i) b</w:t>
        </w:r>
        <w:r>
          <w:t>iên bản xác nhận khối lượng thực tế hàng tháng ký kết với đơn vị quản lý</w:t>
        </w:r>
        <w:r>
          <w:rPr>
            <w:lang w:val="en-US"/>
          </w:rPr>
          <w:t xml:space="preserve"> </w:t>
        </w:r>
        <w:r>
          <w:t>Bãi Đổ Thải</w:t>
        </w:r>
        <w:r>
          <w:rPr>
            <w:lang w:val="en-US"/>
          </w:rPr>
          <w:t>;(ii)</w:t>
        </w:r>
        <w:r>
          <w:t xml:space="preserve"> </w:t>
        </w:r>
      </w:ins>
      <w:r>
        <w:t xml:space="preserve">hóa đơn giá trị gia tăng</w:t>
      </w:r>
      <w:r>
        <w:rPr>
          <w:lang w:val="en-US"/>
        </w:rPr>
        <w:t xml:space="preserve"> </w:t>
      </w:r>
      <w:del w:id="30118" w:author="So sánh: bản anh Q → bản chốt ký" w:date="2026-10-11T00:00:00Z">
        <w:r>
          <w:delText xml:space="preserve">hợp pháp do chủ </w:delText>
        </w:r>
      </w:del>
      <w:ins w:id="30117" w:author="So sánh: bản anh Q → bản chốt ký" w:date="2026-10-11T00:00:00Z">
        <w:r>
          <w:t xml:space="preserve">đối với dịch vụ tiếp nhận và xử lý chất thải do </w:t>
        </w:r>
      </w:ins>
      <w:r>
        <w:t xml:space="preserve">Bãi Đổ Thải </w:t>
      </w:r>
      <w:del w:id="30116" w:author="So sánh: bản anh Q → bản chốt ký" w:date="2026-10-11T00:00:00Z">
        <w:r>
          <w:delText xml:space="preserve">hoặc đơn vị xử lý </w:delText>
        </w:r>
      </w:del>
      <w:r>
        <w:t xml:space="preserve">xuất cho Bên B</w:t>
      </w:r>
      <w:r>
        <w:rPr>
          <w:rFonts w:cs="Times New Roman"/>
          <w:color w:val="000000" w:themeColor="text1"/>
          <w:sz w:val="25"/>
          <w:szCs w:val="25"/>
          <w:lang w:val="en-US"/>
        </w:rPr>
        <w:t xml:space="preserve"> đối với khối lượng tiếp nhận trong </w:t>
      </w:r>
      <w:del w:id="30115" w:author="So sánh: bản anh Q → bản chốt ký" w:date="2026-10-11T00:00:00Z">
        <w:r>
          <w:rPr>
            <w:rFonts w:cs="Times New Roman"/>
            <w:color w:val="000000" w:themeColor="text1"/>
            <w:sz w:val="25"/>
            <w:szCs w:val="25"/>
            <w:lang w:val="en-US"/>
          </w:rPr>
          <w:delText xml:space="preserve">kỳ, kèm chứng từ thanh toán;</w:delText>
        </w:r>
      </w:del>
      <w:ins w:id="30114" w:author="So sánh: bản anh Q → bản chốt ký" w:date="2026-10-11T00:00:00Z">
        <w:r>
          <w:rPr>
            <w:rFonts w:cs="Times New Roman"/>
            <w:color w:val="000000" w:themeColor="text1"/>
            <w:sz w:val="25"/>
            <w:szCs w:val="25"/>
            <w:lang w:val="en-US"/>
          </w:rPr>
          <w:t xml:space="preserve">kỳ.</w:t>
        </w:r>
      </w:ins>
    </w:p>
    <w:p>
      <w:pPr>
        <w:widowControl w:val="0"/>
        <w:spacing w:line="276" w:lineRule="auto"/>
        <w:rPr>
          <w:del w:id="30121" w:author="So sánh: bản anh Q → bản chốt ký" w:date="2026-10-11T00:00:00Z"/>
        </w:rPr>
      </w:pPr>
      <w:del w:id="30122" w:author="So sánh: bản anh Q → bản chốt ký" w:date="2026-10-11T00:00:00Z">
        <w:r>
          <w:rPr>
            <w:rFonts w:cs="Times New Roman"/>
            <w:color w:val="000000" w:themeColor="text1"/>
            <w:sz w:val="25"/>
            <w:szCs w:val="25"/>
            <w:highlight w:val="cyan"/>
            <w:lang w:val="en-US"/>
          </w:rPr>
          <w:delText xml:space="preserve">(iv) phiếu xuất Chất Thải tại cổng công trường cho từng chuyến (biển số xe, giờ xuất, chủng loại, khối lượng ước tính, Bãi Đổ Thải đến) có chữ ký của lái xe/đại diện Bên B và nhân sự kiểm soát cổng, kèm dữ liệu hành trình GPS thể hiện phương tiện đến đúng Bãi Đổ Thải đã chấp thuận.</w:delText>
        </w:r>
      </w:del>
    </w:p>
    <w:p w14:paraId="74314131" w14:textId="25A50D98"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d) Khối lượng đổ thải ghi trên chứng từ được đối chiếu với khối lượng đào đã được nghiệm thu theo khoản 6.2(c), quy đổi theo hệ số </w:t>
      </w:r>
      <w:del w:id="30124" w:author="So sánh: bản anh Q → bản chốt ký" w:date="2026-10-11T00:00:00Z">
        <w:r>
          <w:rPr>
            <w:rFonts w:cs="Times New Roman"/>
            <w:color w:val="000000" w:themeColor="text1"/>
            <w:sz w:val="25"/>
            <w:szCs w:val="25"/>
            <w:lang w:val="en-US"/>
          </w:rPr>
          <w:delText xml:space="preserve">chuyển đổi do Hai Bên thống nhất. </w:delText>
        </w:r>
      </w:del>
      <w:ins w:id="30123" w:author="So sánh: bản anh Q → bản chốt ký" w:date="2026-10-11T00:00:00Z">
        <w:r>
          <w:rPr>
            <w:rFonts w:cs="Times New Roman"/>
            <w:color w:val="000000" w:themeColor="text1"/>
            <w:sz w:val="25"/>
            <w:szCs w:val="25"/>
            <w:lang w:val="en-US"/>
          </w:rPr>
          <w:t xml:space="preserve">tại ghi chú 6 Phụ lục A. </w:t>
        </w:r>
      </w:ins>
      <w:r>
        <w:rPr>
          <w:rFonts w:cs="Times New Roman"/>
          <w:color w:val="000000" w:themeColor="text1"/>
          <w:sz w:val="25"/>
          <w:szCs w:val="25"/>
          <w:lang w:val="en-US"/>
        </w:rPr>
        <w:t xml:space="preserve">Phần khối lượng không có đủ chứng từ theo điểm c, hoặc có chứng từ không hợp pháp, không hợp lệ, không khớp số liệu, thì </w:t>
      </w:r>
      <w:r>
        <w:rPr>
          <w:rFonts w:cs="Times New Roman"/>
          <w:b/>
          <w:bCs/>
          <w:color w:val="000000" w:themeColor="text1"/>
          <w:sz w:val="25"/>
          <w:szCs w:val="25"/>
          <w:lang w:val="en-US"/>
        </w:rPr>
        <w:t>không được nghiệm thu, thanh toán</w:t>
      </w:r>
      <w:r>
        <w:rPr>
          <w:rFonts w:cs="Times New Roman"/>
          <w:color w:val="000000" w:themeColor="text1"/>
          <w:sz w:val="25"/>
          <w:szCs w:val="25"/>
          <w:lang w:val="en-US"/>
        </w:rPr>
        <w:t xml:space="preserve"> phần vận chuyển và đổ thải cho đến khi Bên B bổ sung đủ chứng từ hợp lệ. Bên A có quyền tạm giữ giá trị thanh toán tương ứng.</w:t>
      </w:r>
    </w:p>
    <w:p w14:paraId="209EE259" w14:textId="111EDF13"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e) Bên B chịu toàn bộ trách nhiệm pháp lý, tiền xử phạt vi phạm hành chính, chi phí thu gom, xử lý và bồi thường thiệt hại phát sinh từ việc đổ thải không đúng quy định, không đúng Bãi Đổ Thải đã được phê duyệt hoặc sử dụng chứng từ không hợp pháp. Đồng thời, Bên B bị phạt vi phạm theo Điều </w:t>
      </w:r>
      <w:del w:id="30126" w:author="So sánh: bản anh Q → bản chốt ký" w:date="2026-10-11T00:00:00Z">
        <w:r>
          <w:rPr>
            <w:rFonts w:cs="Times New Roman"/>
            <w:color w:val="000000" w:themeColor="text1"/>
            <w:sz w:val="25"/>
            <w:szCs w:val="25"/>
            <w:lang w:val="en-US"/>
          </w:rPr>
          <w:delText xml:space="preserve">15. Trường hợp Bên A và/hoặc Chủ đầu tư bị cơ quan có thẩm quyền xử lý, yêu cầu khắc phục do vi phạm của Bên B, Bên B phải hoàn trả toàn bộ các khoản tiền, chi phí mà Bên A và/hoặc Chủ đầu tư phải chịu.</w:delText>
        </w:r>
      </w:del>
      <w:ins w:id="30125" w:author="So sánh: bản anh Q → bản chốt ký" w:date="2026-10-11T00:00:00Z">
        <w:r>
          <w:rPr>
            <w:rFonts w:cs="Times New Roman"/>
            <w:color w:val="000000" w:themeColor="text1"/>
            <w:sz w:val="25"/>
            <w:szCs w:val="25"/>
            <w:lang w:val="en-US"/>
          </w:rPr>
          <w:t xml:space="preserve">15.</w:t>
        </w:r>
      </w:ins>
    </w:p>
    <w:p>
      <w:pPr>
        <w:widowControl w:val="0"/>
        <w:spacing w:line="276" w:lineRule="auto"/>
        <w:rPr>
          <w:del w:id="30127" w:author="So sánh: bản anh Q → bản chốt ký" w:date="2026-10-11T00:00:00Z"/>
        </w:rPr>
      </w:pPr>
      <w:del w:id="30128" w:author="So sánh: bản anh Q → bản chốt ký" w:date="2026-10-11T00:00:00Z">
        <w:r>
          <w:rPr>
            <w:rFonts w:cs="Times New Roman"/>
            <w:color w:val="000000" w:themeColor="text1"/>
            <w:sz w:val="25"/>
            <w:szCs w:val="25"/>
            <w:lang w:val="en-US"/>
          </w:rPr>
          <w:delText xml:space="preserve">f) Trường hợp Bãi Đổ Thải bị đình chỉ, hết công suất hoặc ngừng tiếp nhận, Bên B phải tự bố trí Bãi Đổ Thải thay thế hợp pháp (trình phê duyệt theo điểm a) mà không được điều chỉnh Đơn giá, không được gia hạn tiến độ.</w:delText>
        </w:r>
      </w:del>
    </w:p>
    <w:p w14:paraId="0A5E3964" w14:textId="77777777" w:rsidR="00DA75E6" w:rsidRPr="006838D5" w:rsidRDefault="00BE3E25" w:rsidP="006838D5">
      <w:pPr>
        <w:widowControl w:val="0"/>
        <w:spacing w:line="276" w:lineRule="auto"/>
        <w:rPr>
          <w:ins w:id="30130" w:author="So sánh: bản anh Q → bản chốt ký" w:date="2026-10-11T00:00:00Z"/>
          <w:rFonts w:cs="Times New Roman"/>
          <w:color w:val="000000" w:themeColor="text1"/>
          <w:sz w:val="25"/>
          <w:szCs w:val="25"/>
          <w:lang w:val="en-US"/>
        </w:rPr>
      </w:pPr>
      <w:ins w:id="30129" w:author="So sánh: bản anh Q → bản chốt ký" w:date="2026-10-11T00:00:00Z">
        <w:r>
          <w:rPr>
            <w:rFonts w:cs="Times New Roman"/>
            <w:color w:val="000000" w:themeColor="text1"/>
            <w:sz w:val="25"/>
            <w:szCs w:val="25"/>
            <w:lang w:val="en-US"/>
          </w:rPr>
          <w:t>f) Trường hợp Bãi Đổ Thải bị đình chỉ, hết công suất hoặc ngừng tiếp nhận, Bên B phải tự bố trí Bãi Đổ Thải thay thế hợp pháp (trình phê duyệt theo điểm a) mà không được điều chỉnh Đơn giá, không được gia hạn tiến độ, trừ trường hợp toàn bộ các bãi đổ thải hợp pháp trên địa bàn Thành phố Hà Nội bị cơ quan có thẩm quyền đình chỉ tiếp nhận thì được xem xét gia hạn tương ứng (không điều chỉnh Đơn giá, không thanh toán chi phí dừng chờ). Trường hợp cơ quan có thẩm quyền xác định Chất Thải là chất thải nguy hại, Bên B phải dừng vận chuyển, báo ngay cho Bên A và chỉ được chuyển giao cho đơn vị có giấy phép xử lý chất thải nguy hại kèm đầy đủ chứng từ theo quy định; chi phí chênh lệch (nếu có) do Hai Bên thỏa thuận bằng Phụ lục và không làm giảm trách nhiệm của Bên B.</w:t>
        </w:r>
      </w:ins>
    </w:p>
    <w:p w14:paraId="5BCC68A0" w14:textId="77777777" w:rsidR="00DA75E6" w:rsidRPr="006838D5" w:rsidRDefault="00BE3E25" w:rsidP="006838D5">
      <w:pPr>
        <w:widowControl w:val="0"/>
        <w:spacing w:line="276" w:lineRule="auto"/>
        <w:rPr>
          <w:sz w:val="25"/>
          <w:szCs w:val="25"/>
        </w:rPr>
      </w:pPr>
      <w:r>
        <w:rPr>
          <w:rFonts w:cs="Times New Roman"/>
          <w:color w:val="000000" w:themeColor="text1"/>
          <w:sz w:val="25"/>
          <w:szCs w:val="25"/>
          <w:lang w:val="en-US"/>
        </w:rPr>
        <w:t>g) Tiền đặt cọc, phí tiếp nhận và các nghĩa vụ tài chính khác với chủ Bãi Đổ Thải do Bên B tự chi trả và đã bao gồm trong Đơn Giá Cố Định; Bên A không hoàn trả các khoản này.</w:t>
      </w:r>
    </w:p>
    <w:p>
      <w:pPr>
        <w:widowControl w:val="0"/>
        <w:spacing w:line="276" w:lineRule="auto"/>
        <w:rPr>
          <w:del w:id="30131" w:author="So sánh: bản anh Q → bản chốt ký" w:date="2026-10-11T00:00:00Z"/>
        </w:rPr>
      </w:pPr>
      <w:del w:id="30132" w:author="So sánh: bản anh Q → bản chốt ký" w:date="2026-10-11T00:00:00Z">
        <w:r>
          <w:rPr>
            <w:rFonts w:cs="Times New Roman"/>
            <w:b/>
            <w:bCs/>
            <w:color w:val="000000" w:themeColor="text1"/>
            <w:sz w:val="25"/>
            <w:szCs w:val="25"/>
            <w:highlight w:val="cyan"/>
            <w:lang w:val="en-US"/>
          </w:rPr>
          <w:delText xml:space="preserve">h) Cam kết bồi hoàn và bảo vệ Bên A: Bên B cam kết bảo vệ, bồi hoàn và giữ cho Bên A, Chủ đầu tư không bị thiệt hại trước mọi khiếu nại, yêu cầu, quyết định xử phạt, yêu cầu khắc phục, truy cứu trách nhiệm của cơ quan nhà nước có thẩm quyền hoặc bên thứ ba phát sinh từ hoặc liên quan đến việc thu gom, vận chuyển, đổ thải, xử lý Chất Thải của Bên B, người lao động, phương tiện của Bên B (kể cả phương tiện thuê ngoài). Theo đó, Bên B phải: (i) trực tiếp làm việc, giải trình với cơ quan có thẩm quyền và nhận trách nhiệm là chủ thể thực hiện hành vi; (ii) tự chịu chi phí tổ chức thu gom, vận chuyển, xử lý lại toàn bộ Chất Thải đổ sai quy định và khôi phục hiện trạng môi trường trong thời hạn Bên A hoặc cơ quan có thẩm quyền yêu cầu; (iii) hoàn trả cho Bên A trong vòng 07 (bảy) ngày toàn bộ tiền phạt vi phạm hành chính, chi phí khắc phục, chi phí luật sư, giám định, bồi thường và mọi thiệt hại khác mà Bên A, Chủ đầu tư phải chịu. Nghĩa vụ theo điểm này không bị giới hạn bởi mức phạt vi phạm tại Điều 15 và tiếp tục có hiệu lực sau khi Hợp Đồng chấm dứt, quyết toán, thanh lý cho đến khi hết thời hiệu xử lý vi phạm hành chính và thời hiệu khởi kiện theo quy định của pháp luật.</w:delText>
        </w:r>
      </w:del>
    </w:p>
    <w:p>
      <w:pPr>
        <w:widowControl w:val="0"/>
        <w:spacing w:line="276" w:lineRule="auto"/>
        <w:rPr>
          <w:del w:id="30133" w:author="So sánh: bản anh Q → bản chốt ký" w:date="2026-10-11T00:00:00Z"/>
        </w:rPr>
      </w:pPr>
      <w:del w:id="30134" w:author="So sánh: bản anh Q → bản chốt ký" w:date="2026-10-11T00:00:00Z">
        <w:r>
          <w:rPr>
            <w:rFonts w:cs="Times New Roman"/>
            <w:b/>
            <w:bCs/>
            <w:color w:val="000000" w:themeColor="text1"/>
            <w:sz w:val="25"/>
            <w:szCs w:val="25"/>
            <w:highlight w:val="cyan"/>
            <w:lang w:val="en-US"/>
          </w:rPr>
          <w:delText xml:space="preserve">i) Khi nhận được thông tin, văn bản của cơ quan có thẩm quyền, Chủ đầu tư hoặc phản ánh có căn cứ về việc Chất Thải do Bên B vận chuyển bị đổ không đúng quy định, Bên A có quyền tạm dừng ngay công tác vận chuyển; tạm giữ giá trị thanh toán tương ứng thiệt hại ước tính; thuê đơn vị khác thực hiện và khấu trừ chi phí vào các khoản phải trả cho Bên B mà không phải chịu bất kỳ trách nhiệm nào đối với Bên B.</w:delText>
        </w:r>
      </w:del>
    </w:p>
    <w:p w14:paraId="35EA1DF7"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b/>
          <w:bCs/>
          <w:color w:val="000000" w:themeColor="text1"/>
          <w:sz w:val="25"/>
          <w:szCs w:val="25"/>
        </w:rPr>
        <w:t>8.4</w:t>
      </w:r>
      <w:r>
        <w:rPr>
          <w:rFonts w:cs="Times New Roman"/>
          <w:b/>
          <w:bCs/>
          <w:color w:val="000000" w:themeColor="text1"/>
          <w:sz w:val="25"/>
          <w:szCs w:val="25"/>
          <w:lang w:val="en-US"/>
        </w:rPr>
        <w:t xml:space="preserve">. </w:t>
      </w:r>
      <w:r>
        <w:rPr>
          <w:rFonts w:cs="Times New Roman"/>
          <w:b/>
          <w:bCs/>
          <w:color w:val="000000" w:themeColor="text1"/>
          <w:sz w:val="25"/>
          <w:szCs w:val="25"/>
        </w:rPr>
        <w:t>Vệ sinh môi trường và an toàn giao thông</w:t>
      </w:r>
    </w:p>
    <w:p w14:paraId="718C64B2" w14:textId="34ECA929"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 xml:space="preserve">a) Toàn bộ xe, máy, thiết bị Bên B đưa vào công trường và lưu thông trên đường phải: có giấy chứng nhận kiểm định (đăng kiểm) an toàn kỹ thuật và bảo vệ môi trường, giấy chứng nhận bảo hiểm trách nhiệm dân sự bắt buộc còn hiệu lực; lắp thiết bị giám sát hành trình theo quy </w:t>
      </w:r>
      <w:del w:id="30136" w:author="So sánh: bản anh Q → bản chốt ký" w:date="2026-10-11T00:00:00Z">
        <w:r>
          <w:rPr>
            <w:rFonts w:cs="Times New Roman"/>
            <w:color w:val="000000" w:themeColor="text1"/>
            <w:sz w:val="25"/>
            <w:szCs w:val="25"/>
          </w:rPr>
          <w:delText xml:space="preserve">định, thiết bị định vị (GPS) theo quy định của Thành phố Hà Nội về quản lý chất thải rắn xây dựng và camera hành trình theo yêu cầu của Bên A; cung cấp tài khoản truy cập dữ liệu hành trình cho Bên A trong suốt thời gian thực hiện Hợp Đồng; </w:delText>
        </w:r>
      </w:del>
      <w:ins w:id="30135" w:author="So sánh: bản anh Q → bản chốt ký" w:date="2026-10-11T00:00:00Z">
        <w:r>
          <w:rPr>
            <w:rFonts w:cs="Times New Roman"/>
            <w:color w:val="000000" w:themeColor="text1"/>
            <w:sz w:val="25"/>
            <w:szCs w:val="25"/>
          </w:rPr>
          <w:t xml:space="preserve">định của pháp luật; </w:t>
        </w:r>
      </w:ins>
      <w:r>
        <w:rPr>
          <w:rFonts w:cs="Times New Roman"/>
          <w:color w:val="000000" w:themeColor="text1"/>
          <w:sz w:val="25"/>
          <w:szCs w:val="25"/>
        </w:rPr>
        <w:t xml:space="preserve">thùng xe đúng kích thước thiết kế, không cơi nới; người điều khiển có giấy phép lái xe, chứng chỉ vận hành phù hợp. Bên B nộp danh sách và bản sao các giấy tờ trên cho Bên A trước khi đưa phương tiện vào sử dụng. Bên A có quyền từ chối hoặc yêu cầu đưa ra khỏi công trường bất kỳ phương tiện, người điều khiển nào không đáp ứng.</w:t>
      </w:r>
    </w:p>
    <w:p w14:paraId="31FFE3F2"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b) Bên B tuyệt đối không chở quá tải trọng cho phép của phương tiện và của tuyến đường; chịu toàn bộ trách nhiệm về vi phạm trật tự, an toàn giao thông, tải trọng và bồi thường hư hỏng đường giao thông, công trình hạ tầng do phương tiện của Bên B gây ra.</w:t>
      </w:r>
    </w:p>
    <w:p w14:paraId="40D88851"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Trước khi ra khỏi cổng công trường, mọi phương tiện phải được rửa sạch bánh xe, gầm xe, thành xe tại khu vực rửa xe do Bên A bố trí; thùng xe phải được che phủ kín bằng bạt hoặc nắp đậy chuyên dụng, đất không cao hơn thành thùng. Bên B bố trí nhân sự trực kiểm soát tại cổng trong suốt thời gian vận chuyển.</w:t>
      </w:r>
    </w:p>
    <w:p w14:paraId="4DF25741"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d) Bên B chịu hoàn toàn trách nhiệm không để đất, nước bẩn rơi vãi, bám dính trên đường nội bộ, cổng công trường và tuyến đường vận chuyển. Khi có rơi vãi, Bên B phải thu dọn, rửa đường ngay, chậm nhất trong vòng 02 (hai) giờ kể từ khi phát hiện hoặc nhận thông báo của Bên A. Quá thời hạn này, Bên A có quyền thuê đơn vị khác thực hiện và khấu trừ chi phí cùng tiền phạt vào khoản thanh toán cho Bên B.</w:t>
      </w:r>
    </w:p>
    <w:p w14:paraId="650A2B8F"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 xml:space="preserve">e) Bên B tuân thủ quy định về thời gian hoạt động, tuyến đường, tiếng ồn, bụi của Thành phố Hà Nội và nội quy công </w:t>
      </w:r>
      <w:del w:id="30138" w:author="So sánh: bản anh Q → bản chốt ký" w:date="2026-10-11T00:00:00Z">
        <w:r>
          <w:rPr>
            <w:rFonts w:cs="Times New Roman"/>
            <w:color w:val="000000" w:themeColor="text1"/>
            <w:sz w:val="25"/>
            <w:szCs w:val="25"/>
          </w:rPr>
          <w:delText xml:space="preserve">trường.</w:delText>
        </w:r>
      </w:del>
      <w:ins w:id="30137" w:author="So sánh: bản anh Q → bản chốt ký" w:date="2026-10-11T00:00:00Z">
        <w:r>
          <w:rPr>
            <w:rFonts w:cs="Times New Roman"/>
            <w:color w:val="000000" w:themeColor="text1"/>
            <w:sz w:val="25"/>
            <w:szCs w:val="25"/>
          </w:rPr>
          <w:t xml:space="preserve">trường; phun nước giảm bụi trên tuyến nội bộ và khu vực cổng; chịu toàn bộ trách nhiệm pháp lý, tiền xử phạt và thiệt hại (kể cả trường hợp Bên A/Chủ đầu tư bị xử phạt liên đới hoặc bị đình chỉ thi công) phát sinh từ vi phạm của Bên B</w:t>
        </w:r>
        <w:r>
          <w:rPr>
            <w:rFonts w:cs="Times New Roman"/>
            <w:color w:val="000000" w:themeColor="text1"/>
            <w:sz w:val="25"/>
            <w:szCs w:val="25"/>
            <w:lang w:val="en-US"/>
          </w:rPr>
          <w:t>.</w:t>
        </w:r>
      </w:ins>
    </w:p>
    <w:p w14:paraId="5235E9B6" w14:textId="25FB6A85" w:rsidR="00DA75E6" w:rsidRPr="006838D5" w:rsidRDefault="00BE3E25" w:rsidP="006838D5">
      <w:pPr>
        <w:widowControl w:val="0"/>
        <w:spacing w:line="276" w:lineRule="auto"/>
        <w:rPr>
          <w:rFonts w:cs="Times New Roman"/>
          <w:color w:val="000000" w:themeColor="text1"/>
          <w:sz w:val="25"/>
          <w:szCs w:val="25"/>
        </w:rPr>
      </w:pPr>
      <w:r>
        <w:rPr>
          <w:rFonts w:cs="Times New Roman"/>
          <w:b/>
          <w:bCs/>
          <w:color w:val="000000" w:themeColor="text1"/>
          <w:sz w:val="25"/>
          <w:szCs w:val="25"/>
        </w:rPr>
        <w:t>8.5</w:t>
      </w:r>
      <w:r>
        <w:rPr>
          <w:rFonts w:cs="Times New Roman"/>
          <w:b/>
          <w:bCs/>
          <w:color w:val="000000" w:themeColor="text1"/>
          <w:sz w:val="25"/>
          <w:szCs w:val="25"/>
          <w:lang w:val="en-US"/>
        </w:rPr>
        <w:t xml:space="preserve">. </w:t>
      </w:r>
      <w:r>
        <w:rPr>
          <w:rFonts w:cs="Times New Roman"/>
          <w:b/>
          <w:bCs/>
          <w:color w:val="000000" w:themeColor="text1"/>
          <w:sz w:val="25"/>
          <w:szCs w:val="25"/>
        </w:rPr>
        <w:t xml:space="preserve">Khảo sát hiện trạng và biện pháp phụ </w:t>
      </w:r>
      <w:del w:id="30140" w:author="So sánh: bản anh Q → bản chốt ký" w:date="2026-10-11T00:00:00Z">
        <w:r>
          <w:rPr>
            <w:rFonts w:cs="Times New Roman"/>
            <w:b/>
            <w:bCs/>
            <w:color w:val="000000" w:themeColor="text1"/>
            <w:sz w:val="25"/>
            <w:szCs w:val="25"/>
          </w:rPr>
          <w:delText xml:space="preserve">trợ (đường tạm, thoát nước, bảo vệ mái dốc)</w:delText>
        </w:r>
      </w:del>
      <w:ins w:id="30139" w:author="So sánh: bản anh Q → bản chốt ký" w:date="2026-10-11T00:00:00Z">
        <w:r>
          <w:rPr>
            <w:rFonts w:cs="Times New Roman"/>
            <w:b/>
            <w:bCs/>
            <w:color w:val="000000" w:themeColor="text1"/>
            <w:sz w:val="25"/>
            <w:szCs w:val="25"/>
          </w:rPr>
          <w:t xml:space="preserve">trợ</w:t>
        </w:r>
      </w:ins>
    </w:p>
    <w:p w14:paraId="7953C002"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 xml:space="preserve">a) Bên B xác nhận đã tự khảo sát kỹ mặt bằng, hiện trạng công trường, đường ra vào, hạ tầng xung quanh, điều kiện thủy văn, mực nước ngầm, hồ sơ khảo sát địa chất và hồ sơ thiết kế trước khi ký Hợp Đồng, đã đánh giá đầy đủ các điều kiện ảnh hưởng đến biện pháp thi công và giá. Bên B không được viện dẫn việc thiếu thông tin về hiện trạng để yêu cầu tăng giá hoặc gia hạn tiến độ.</w:t>
      </w:r>
    </w:p>
    <w:p w14:paraId="1CFA0537" w14:textId="38762D1E" w:rsidR="00DA75E6" w:rsidRPr="006838D5" w:rsidRDefault="00BE3E25" w:rsidP="006838D5">
      <w:pPr>
        <w:widowControl w:val="0"/>
        <w:tabs>
          <w:tab w:val="left" w:pos="720"/>
        </w:tabs>
        <w:spacing w:line="276" w:lineRule="auto"/>
        <w:rPr>
          <w:rFonts w:cs="Times New Roman"/>
          <w:color w:val="000000" w:themeColor="text1"/>
          <w:sz w:val="25"/>
          <w:szCs w:val="25"/>
          <w:lang w:val="en-GB"/>
        </w:rPr>
      </w:pPr>
      <w:r>
        <w:rPr>
          <w:rFonts w:cs="Times New Roman"/>
          <w:color w:val="000000" w:themeColor="text1"/>
          <w:sz w:val="25"/>
          <w:szCs w:val="25"/>
        </w:rPr>
        <w:t xml:space="preserve">b) Bên B tự chịu toàn bộ chi phí và chủ động thực hiện các biện pháp phụ trợ phục vụ Công Việc của mình, bao gồm nhưng không giới hạn: </w:t>
      </w:r>
      <w:del w:id="30146" w:author="So sánh: bản anh Q → bản chốt ký" w:date="2026-10-11T00:00:00Z">
        <w:r>
          <w:rPr>
            <w:rFonts w:cs="Times New Roman"/>
            <w:color w:val="000000" w:themeColor="text1"/>
            <w:sz w:val="25"/>
            <w:szCs w:val="25"/>
          </w:rPr>
          <w:delText xml:space="preserve">làm mới, bổ sung, gia cố đường tạm, đường công vụ phục vụ công việc của bên B, dốc lên xuống hố đào, </w:delText>
        </w:r>
      </w:del>
      <w:ins w:id="30145" w:author="So sánh: bản anh Q → bản chốt ký" w:date="2026-10-11T00:00:00Z">
        <w:r>
          <w:rPr>
            <w:rFonts w:cs="Times New Roman"/>
            <w:color w:val="000000" w:themeColor="text1"/>
            <w:sz w:val="25"/>
            <w:szCs w:val="25"/>
          </w:rPr>
          <w:t xml:space="preserve">biện pháp tiếp cận, di chuyển, </w:t>
        </w:r>
      </w:ins>
      <w:r>
        <w:rPr>
          <w:rFonts w:cs="Times New Roman"/>
          <w:color w:val="000000" w:themeColor="text1"/>
          <w:sz w:val="25"/>
          <w:szCs w:val="25"/>
        </w:rPr>
        <w:t xml:space="preserve">sàn thao tác </w:t>
      </w:r>
      <w:del w:id="30144" w:author="So sánh: bản anh Q → bản chốt ký" w:date="2026-10-11T00:00:00Z">
        <w:r>
          <w:rPr>
            <w:rFonts w:cs="Times New Roman"/>
            <w:color w:val="000000" w:themeColor="text1"/>
            <w:sz w:val="25"/>
            <w:szCs w:val="25"/>
          </w:rPr>
          <w:delText xml:space="preserve">cho máy (rải đá, tấm thép…); </w:delText>
        </w:r>
      </w:del>
      <w:ins w:id="30143" w:author="So sánh: bản anh Q → bản chốt ký" w:date="2026-10-11T00:00:00Z">
        <w:r>
          <w:rPr>
            <w:rFonts w:cs="Times New Roman"/>
            <w:color w:val="000000" w:themeColor="text1"/>
            <w:sz w:val="25"/>
            <w:szCs w:val="25"/>
          </w:rPr>
          <w:t xml:space="preserve">của thiết bị, phương tiện theo điểm e; </w:t>
        </w:r>
      </w:ins>
      <w:r>
        <w:rPr>
          <w:rFonts w:cs="Times New Roman"/>
          <w:color w:val="000000" w:themeColor="text1"/>
          <w:sz w:val="25"/>
          <w:szCs w:val="25"/>
        </w:rPr>
        <w:t xml:space="preserve">ổn định mái dốc tạm, xử lý sạt lở do biện pháp của Bên </w:t>
      </w:r>
      <w:del w:id="30142" w:author="So sánh: bản anh Q → bản chốt ký" w:date="2026-10-11T00:00:00Z">
        <w:r>
          <w:rPr>
            <w:rFonts w:cs="Times New Roman"/>
            <w:color w:val="000000" w:themeColor="text1"/>
            <w:sz w:val="25"/>
            <w:szCs w:val="25"/>
          </w:rPr>
          <w:delText xml:space="preserve">B; thoát nước cục bộ, bảo vệ mái dốc theo điểm f khoản này.</w:delText>
        </w:r>
      </w:del>
      <w:ins w:id="30141" w:author="So sánh: bản anh Q → bản chốt ký" w:date="2026-10-11T00:00:00Z">
        <w:r>
          <w:rPr>
            <w:rFonts w:cs="Times New Roman"/>
            <w:color w:val="000000" w:themeColor="text1"/>
            <w:sz w:val="25"/>
            <w:szCs w:val="25"/>
          </w:rPr>
          <w:t xml:space="preserve">B</w:t>
        </w:r>
        <w:r>
          <w:rPr>
            <w:rFonts w:cs="Times New Roman"/>
            <w:color w:val="000000" w:themeColor="text1"/>
            <w:sz w:val="25"/>
            <w:szCs w:val="25"/>
            <w:highlight w:val="cyan"/>
          </w:rPr>
          <w:t>.</w:t>
        </w:r>
      </w:ins>
    </w:p>
    <w:p w14:paraId="3EA6C574"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Các chi phí nêu tại điểm b đã được tính trong Đơn giá. Bên A không thanh toán bất kỳ khoản phát sinh nào cho các biện pháp phụ trợ này, kể cả khi khối lượng thực tế lớn hơn dự kiến của Bên B.</w:t>
      </w:r>
    </w:p>
    <w:p w14:paraId="1EF1CF01"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d) Phương án bố trí thiết bị, phương tiện, tuyến vận chuyển và các biện pháp phụ trợ theo điểm b do Bên B lập, trình Bên A chấp thuận trước khi triển khai, phù hợp với biện pháp thi công tổng thể do Bên A ban hành. Việc Bên A chấp thuận không làm giảm trách nhiệm của Bên B về tính an toàn, hiệu quả của phương án.</w:t>
      </w:r>
    </w:p>
    <w:p>
      <w:pPr>
        <w:widowControl w:val="0"/>
        <w:tabs>
          <w:tab w:val="left" w:pos="720"/>
        </w:tabs>
        <w:spacing w:line="276" w:lineRule="auto"/>
        <w:rPr>
          <w:del w:id="30147" w:author="So sánh: bản anh Q → bản chốt ký" w:date="2026-10-11T00:00:00Z"/>
        </w:rPr>
      </w:pPr>
      <w:del w:id="30148" w:author="So sánh: bản anh Q → bản chốt ký" w:date="2026-10-11T00:00:00Z">
        <w:r>
          <w:rPr>
            <w:rFonts w:cs="Times New Roman"/>
            <w:b/>
            <w:bCs/>
            <w:color w:val="000000" w:themeColor="text1"/>
            <w:sz w:val="25"/>
            <w:szCs w:val="25"/>
            <w:highlight w:val="cyan"/>
          </w:rPr>
          <w:delText xml:space="preserve">e) Đường tạm thi công: Bên B tự khảo sát, lập phương án, làm mới, gia cố, duy tu, sửa chữa đường tạm, đường công vụ, dốc lên xuống hố đào phục vụ Công Việc; bảo đảm luôn đủ chịu tải, không sình lầy, không đọng nước, có biển báo và người điều tiết tại điểm giao cắt; cho phép phương tiện của Bên A và Nhà Thầu Kết Cấu sử dụng chung theo điều phối của Bên A; tháo dỡ, hoàn trả mặt bằng khi kết thúc. Quá 24 giờ kể từ khi Bên A thông báo hư hỏng mà Bên B không khắc phục, Bên A được thuê đơn vị khác thực hiện và khấu trừ chi phí vào các khoản thanh toán cho Bên B.</w:delText>
        </w:r>
      </w:del>
    </w:p>
    <w:p>
      <w:pPr>
        <w:widowControl w:val="0"/>
        <w:tabs>
          <w:tab w:val="left" w:pos="720"/>
        </w:tabs>
        <w:spacing w:line="276" w:lineRule="auto"/>
        <w:rPr>
          <w:del w:id="30149" w:author="So sánh: bản anh Q → bản chốt ký" w:date="2026-10-11T00:00:00Z"/>
        </w:rPr>
      </w:pPr>
      <w:del w:id="30150" w:author="So sánh: bản anh Q → bản chốt ký" w:date="2026-10-11T00:00:00Z">
        <w:r>
          <w:rPr>
            <w:rFonts w:cs="Times New Roman"/>
            <w:b/>
            <w:bCs/>
            <w:color w:val="000000" w:themeColor="text1"/>
            <w:sz w:val="25"/>
            <w:szCs w:val="25"/>
            <w:highlight w:val="cyan"/>
          </w:rPr>
          <w:delText xml:space="preserve">f) Thoát nước, bảo vệ hố đào và mái dốc: Bên B lập biện pháp đào (độ dốc mái, bậc cơ, trình tự và chiều sâu từng lớp đào, vị trí đổ tạm, khoảng cách an toàn đỉnh mái) phù hợp biện pháp thi công tổng thể do Bên A ban hành; thực hiện thoát nước cục bộ trong phạm vi đào (rãnh, hố thu, bơm cục bộ, bờ chặn nước mặt), giữ đáy hố đào không ngập, che phủ bảo vệ mái dốc khi mưa; không chất tải, không để xe máy hoạt động trong phạm vi nguy hiểm đỉnh mái; theo dõi và báo ngay cho Bên A khi có dấu hiệu sạt trượt, nứt mái. Hệ thống bơm tiêu thoát nước hố móng chung do Bên A tổ chức (khoản 8.1) không làm giảm trách nhiệm này. Mọi sạt lở, ngập hố đào, hư hỏng cọc, cừ, văng chống, kết cấu do Bên B vi phạm điểm này thì Bên B tự chịu chi phí xử lý, đào lại, bồi thường cho Bên A và Nhà Thầu Kết Cấu, không được gia hạn tiến độ.</w:delText>
        </w:r>
      </w:del>
    </w:p>
    <w:p w14:paraId="3D9F275D" w14:textId="47132B20" w:rsidR="00283B2B" w:rsidRDefault="00060988">
      <w:pPr>
        <w:widowControl w:val="0"/>
        <w:tabs>
          <w:tab w:val="left" w:pos="720"/>
        </w:tabs>
        <w:spacing w:line="276" w:lineRule="auto"/>
        <w:rPr>
          <w:ins w:id="30152" w:author="So sánh: bản anh Q → bản chốt ký" w:date="2026-10-11T00:00:00Z"/>
          <w:rFonts w:cs="Times New Roman"/>
          <w:color w:val="000000" w:themeColor="text1"/>
          <w:sz w:val="25"/>
          <w:szCs w:val="25"/>
        </w:rPr>
      </w:pPr>
      <w:ins w:id="30151" w:author="So sánh: bản anh Q → bản chốt ký" w:date="2026-10-11T00:00:00Z">
        <w:r>
          <w:rPr>
            <w:rFonts w:cs="Times New Roman"/>
            <w:color w:val="000000" w:themeColor="text1"/>
            <w:sz w:val="25"/>
            <w:szCs w:val="25"/>
          </w:rPr>
          <w:t>e) Biện pháp tiếp cận, di chuyển của thiết bị, phương tiện: Bên A không có nghĩa vụ làm đường tạm cho Bên B. Bên B tự lựa chọn biện pháp phù hợp điều kiện hiện trường, bảo đảm an toàn, tiến độ, không gây hư hỏng cọc, cừ, kết cấu, hạ tầng đã thi công và không cản trở Nhà Thầu Kết Cấu; tự chịu chi phí và trách nhiệm đối với sự cố, thiệt hại phát sinh từ biện pháp này. Quá 24 giờ kể từ khi Bên A thông báo biện pháp không đáp ứng yêu cầu mà Bên B không khắc phục, Bên A được thuê đơn vị khác thực hiện và khấu trừ chi phí vào các khoản thanh toán cho Bên B.</w:t>
        </w:r>
      </w:ins>
    </w:p>
    <w:p w14:paraId="1DB5F800" w14:textId="6858BC8E" w:rsidR="00283B2B" w:rsidRPr="006F622F" w:rsidRDefault="00C06085">
      <w:pPr>
        <w:widowControl w:val="0"/>
        <w:tabs>
          <w:tab w:val="left" w:pos="720"/>
        </w:tabs>
        <w:spacing w:line="276" w:lineRule="auto"/>
        <w:rPr>
          <w:ins w:id="30154" w:author="So sánh: bản anh Q → bản chốt ký" w:date="2026-10-11T00:00:00Z"/>
          <w:rFonts w:cs="Times New Roman"/>
          <w:color w:val="000000" w:themeColor="text1"/>
          <w:sz w:val="25"/>
          <w:szCs w:val="25"/>
          <w:lang w:val="en-US"/>
        </w:rPr>
      </w:pPr>
      <w:ins w:id="30153" w:author="So sánh: bản anh Q → bản chốt ký" w:date="2026-10-11T00:00:00Z">
        <w:r>
          <w:rPr>
            <w:rFonts w:cs="Times New Roman"/>
            <w:color w:val="000000" w:themeColor="text1"/>
            <w:sz w:val="25"/>
            <w:szCs w:val="25"/>
            <w:lang w:val="en-US"/>
          </w:rPr>
          <w:t xml:space="preserve">Trong trường hợp Bên A có yêu cầu làm đường tạm phục vụ thi công bằng các vật liệu có sẵn cho các đơn vị khác trong phạm vi công trường Bên B có trách nhiệm thực hiện đơn giá tính theo kích thước hình học và đơn giá theo đơn giá trung chuyển nội bộ trong Phụ lục A- Giá hợp đồng.</w:t>
        </w:r>
      </w:ins>
    </w:p>
    <w:p w14:paraId="68F7C9FA"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b/>
          <w:bCs/>
          <w:color w:val="000000" w:themeColor="text1"/>
          <w:sz w:val="25"/>
          <w:szCs w:val="25"/>
        </w:rPr>
        <w:t>8.6</w:t>
      </w:r>
      <w:r>
        <w:rPr>
          <w:rFonts w:cs="Times New Roman"/>
          <w:b/>
          <w:bCs/>
          <w:color w:val="000000" w:themeColor="text1"/>
          <w:sz w:val="25"/>
          <w:szCs w:val="25"/>
          <w:lang w:val="en-US"/>
        </w:rPr>
        <w:t xml:space="preserve">. </w:t>
      </w:r>
      <w:r>
        <w:rPr>
          <w:rFonts w:cs="Times New Roman"/>
          <w:b/>
          <w:bCs/>
          <w:color w:val="000000" w:themeColor="text1"/>
          <w:sz w:val="25"/>
          <w:szCs w:val="25"/>
        </w:rPr>
        <w:t>Quản lý Đất Tái Sử Dụng</w:t>
      </w:r>
    </w:p>
    <w:p w14:paraId="050C5B95"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 xml:space="preserve">a) Ban Điều Hành Bên A xác định khu vực, khối lượng, chủng loại Đất Tái Sử Dụng. </w:t>
      </w:r>
    </w:p>
    <w:p w14:paraId="46221BD9"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b) Đất Tái Sử Dụng phải được Bên B vận chuyển trung chuyển nội bộ, tập kết và san lấp tại công trường theo chỉ dẫn của Ban Điều Hành Bên A; Bên B phải tuân thủ tuyệt đối chỉ dẫn về vị trí, cao độ, chiều dày lớp, độ chặt (nếu có), che phủ chống bụi, chống trôi đất. Chi phí trung chuyển nội bộ, san lấp được thanh toán theo đơn giá tương ứng tại Phụ lục A; trường hợp chưa có đơn giá thì Các Bên thống nhất trước khi thực hiện.</w:t>
      </w:r>
    </w:p>
    <w:p w14:paraId="259340EE"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Nghiêm cấm Bên B tự ý chở Đất Tái Sử Dụng ra khỏi công trường, bán, cho, trao đổi đất với bất kỳ bên thứ ba nào. Ngoài việc bị phạt theo Điều 15, Bên B phải bồi hoàn khối lượng đất tương đương (cùng chất lượng) hoặc thanh toán chi phí mua đất đắp thay thế theo giá thị trường, và khối lượng vi phạm không được thanh toán.</w:t>
      </w:r>
    </w:p>
    <w:p w14:paraId="1D2EAFEC"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d) Bên A có quyền kiểm soát cổng, kiểm tra phiếu, chuyến xe bất kỳ lúc nào; Bên B có nghĩa vụ phối hợp.</w:t>
      </w:r>
    </w:p>
    <w:p w14:paraId="231FB2D3"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b/>
          <w:bCs/>
          <w:color w:val="000000" w:themeColor="text1"/>
          <w:sz w:val="25"/>
          <w:szCs w:val="25"/>
        </w:rPr>
        <w:t>8.7</w:t>
      </w:r>
      <w:r>
        <w:rPr>
          <w:rFonts w:cs="Times New Roman"/>
          <w:b/>
          <w:bCs/>
          <w:color w:val="000000" w:themeColor="text1"/>
          <w:sz w:val="25"/>
          <w:szCs w:val="25"/>
          <w:lang w:val="en-US"/>
        </w:rPr>
        <w:t xml:space="preserve">. </w:t>
      </w:r>
      <w:r>
        <w:rPr>
          <w:rFonts w:cs="Times New Roman"/>
          <w:b/>
          <w:bCs/>
          <w:color w:val="000000" w:themeColor="text1"/>
          <w:sz w:val="25"/>
          <w:szCs w:val="25"/>
        </w:rPr>
        <w:t>Trách nhiệm đối với công trình lân cận, công trình ngầm và bảo hiểm</w:t>
      </w:r>
    </w:p>
    <w:p w14:paraId="121C0413"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 xml:space="preserve">a) Trước khi triển khai Công Việc, Bên B phối hợp với Bên A/Chủ đầu tư lập biên bản hiện trạng (kèm ảnh, video, vị trí vết nứt) đối với nhà dân, công trình liền kề, hạ tầng kỹ thuật, đường giao thông trong phạm vi ảnh hưởng; đề xuất và thực hiện biện pháp quan trắc (lún, nghiêng, nứt) theo yêu cầu của Bên A.</w:t>
      </w:r>
    </w:p>
    <w:p w14:paraId="57D501F3" w14:textId="0E54C6D4"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 xml:space="preserve">b) Bên B chịu trách nhiệm bồi thường toàn bộ thiệt hại và chi phí khắc phục (bao gồm chi phí giám định, hỗ trợ, bồi thường cho bên thứ ba, tiền xử phạt) khi Bên B, nhân lực hoặc phương tiện của Bên B gây sụt lún, nứt, hư hỏng nhà dân, công trình lân cận, công trình ngầm, đường giao thông, do: (i) không tuân thủ yêu cầu, chỉ dẫn của Bên A hoặc phương án đã được Bên A chấp thuận; (ii) đào sai vị trí, vượt cao độ, không bảo vệ mái </w:t>
      </w:r>
      <w:del w:id="30156" w:author="So sánh: bản anh Q → bản chốt ký" w:date="2026-10-11T00:00:00Z">
        <w:r>
          <w:rPr>
            <w:rFonts w:cs="Times New Roman"/>
            <w:color w:val="000000" w:themeColor="text1"/>
            <w:sz w:val="25"/>
            <w:szCs w:val="25"/>
          </w:rPr>
          <w:delText xml:space="preserve">đào, </w:delText>
        </w:r>
      </w:del>
      <w:ins w:id="30155" w:author="So sánh: bản anh Q → bản chốt ký" w:date="2026-10-11T00:00:00Z">
        <w:r>
          <w:rPr>
            <w:rFonts w:cs="Times New Roman"/>
            <w:color w:val="000000" w:themeColor="text1"/>
            <w:sz w:val="25"/>
            <w:szCs w:val="25"/>
          </w:rPr>
          <w:t xml:space="preserve">đào</w:t>
        </w:r>
        <w:r>
          <w:rPr>
            <w:rFonts w:cs="Times New Roman"/>
            <w:color w:val="000000" w:themeColor="text1"/>
            <w:sz w:val="25"/>
            <w:szCs w:val="25"/>
            <w:lang w:val="en-US"/>
          </w:rPr>
          <w:t xml:space="preserve"> khi chưa bàn giao lại cho các bên kết cấu</w:t>
        </w:r>
        <w:r>
          <w:rPr>
            <w:rFonts w:cs="Times New Roman"/>
            <w:color w:val="000000" w:themeColor="text1"/>
            <w:sz w:val="25"/>
            <w:szCs w:val="25"/>
          </w:rPr>
          <w:t xml:space="preserve">, </w:t>
        </w:r>
      </w:ins>
      <w:r>
        <w:rPr>
          <w:rFonts w:cs="Times New Roman"/>
          <w:color w:val="000000" w:themeColor="text1"/>
          <w:sz w:val="25"/>
          <w:szCs w:val="25"/>
        </w:rPr>
        <w:t xml:space="preserve">bơm hút nước sai biện pháp; (iii) rung động, va chạm, quá tải của thiết bị, phương tiện; (iv) tiếp tục thi công sau khi đã phát hiện hoặc được thông báo về công trình ngầm. Khi có dấu hiệu sự cố, Bên B phải dừng Công Việc, báo ngay cho Bên A và triển khai biện pháp khẩn cấp.</w:t>
      </w:r>
    </w:p>
    <w:p w14:paraId="21B8B832"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c) Khi có khiếu nại của bên thứ ba liên quan đến Công Việc, Bên B có trách nhiệm cùng Bên A giải quyết; Bên A có quyền tạm giữ giá trị thanh toán tương ứng thiệt hại ước tính cho đến khi vụ việc được giải quyết xong.</w:t>
      </w:r>
    </w:p>
    <w:p w14:paraId="467F25BD" w14:textId="10FACC3D" w:rsidR="00DA75E6" w:rsidRPr="00C45A6A" w:rsidRDefault="00BE3E25" w:rsidP="006838D5">
      <w:pPr>
        <w:widowControl w:val="0"/>
        <w:tabs>
          <w:tab w:val="left" w:pos="720"/>
        </w:tabs>
        <w:spacing w:line="276" w:lineRule="auto"/>
        <w:rPr>
          <w:rFonts w:cs="Times New Roman"/>
          <w:color w:val="000000" w:themeColor="text1"/>
          <w:sz w:val="25"/>
          <w:szCs w:val="25"/>
        </w:rPr>
      </w:pPr>
      <w:r>
        <w:rPr>
          <w:rFonts w:cs="Times New Roman"/>
          <w:color w:val="000000" w:themeColor="text1"/>
          <w:sz w:val="25"/>
          <w:szCs w:val="25"/>
        </w:rPr>
        <w:t xml:space="preserve">d) Bảo hiểm: trước khi đưa người, phương tiện vào công trường, Bên B phải mua và duy trì đến khi hoàn thành Công Việc: (i) bảo hiểm cho người lao động theo quy định; (ii) bảo hiểm thiết bị, xe máy thi công; (iii) bảo hiểm trách nhiệm dân sự bắt buộc của chủ xe cơ giới; (iv) bảo hiểm trách nhiệm đối với bên thứ ba với hạn mức không thấp hơn </w:t>
      </w:r>
      <w:del w:id="30158" w:author="So sánh: bản anh Q → bản chốt ký" w:date="2026-10-11T00:00:00Z">
        <w:r>
          <w:rPr>
            <w:rFonts w:cs="Times New Roman"/>
            <w:b/>
            <w:szCs w:val="26"/>
          </w:rPr>
          <w:delText xml:space="preserve">[……………] </w:delText>
        </w:r>
      </w:del>
      <w:ins w:id="30157" w:author="So sánh: bản anh Q → bản chốt ký" w:date="2026-10-11T00:00:00Z">
        <w:r>
          <w:rPr>
            <w:rFonts w:cs="Times New Roman"/>
            <w:b/>
            <w:szCs w:val="26"/>
          </w:rPr>
          <w:t>5.000.000</w:t>
        </w:r>
        <w:r>
          <w:rPr>
            <w:rFonts w:cs="Times New Roman"/>
            <w:color w:val="000000" w:themeColor="text1"/>
            <w:sz w:val="25"/>
            <w:szCs w:val="25"/>
          </w:rPr>
          <w:t xml:space="preserve"> </w:t>
        </w:r>
      </w:ins>
      <w:r>
        <w:rPr>
          <w:rFonts w:cs="Times New Roman"/>
          <w:color w:val="000000" w:themeColor="text1"/>
          <w:sz w:val="25"/>
          <w:szCs w:val="25"/>
        </w:rPr>
        <w:t xml:space="preserve">đồng/vụ, trừ trường hợp Bên A xác nhận bằng văn bản Bên B đã được bảo hiểm theo đơn bảo hiểm công trình của Chủ đầu tư/Bên A. Việc có bảo hiểm không giới hạn trách nhiệm bồi thường của Bên B; phần thiệt hại vượt hạn mức, mức khấu trừ hoặc thuộc điểm loại trừ bảo hiểm do Bên B chịu.</w:t>
      </w:r>
    </w:p>
    <w:p w14:paraId="16D799C1" w14:textId="77777777" w:rsidR="00DA75E6" w:rsidRPr="00C45A6A" w:rsidRDefault="00BE3E25" w:rsidP="006838D5">
      <w:pPr>
        <w:widowControl w:val="0"/>
        <w:spacing w:line="276" w:lineRule="auto"/>
        <w:rPr>
          <w:rFonts w:cs="Times New Roman"/>
          <w:sz w:val="25"/>
          <w:szCs w:val="25"/>
        </w:rPr>
      </w:pPr>
      <w:r>
        <w:rPr>
          <w:rFonts w:cs="Times New Roman"/>
          <w:b/>
          <w:bCs/>
          <w:color w:val="000000" w:themeColor="text1"/>
          <w:sz w:val="25"/>
          <w:szCs w:val="25"/>
        </w:rPr>
        <w:t>8.8</w:t>
      </w:r>
      <w:r>
        <w:rPr>
          <w:rFonts w:cs="Times New Roman"/>
          <w:b/>
          <w:bCs/>
          <w:color w:val="000000" w:themeColor="text1"/>
          <w:sz w:val="25"/>
          <w:szCs w:val="25"/>
          <w:lang w:val="en-US"/>
        </w:rPr>
        <w:t xml:space="preserve">. </w:t>
      </w:r>
      <w:r>
        <w:rPr>
          <w:rFonts w:cs="Times New Roman"/>
          <w:b/>
          <w:bCs/>
          <w:color w:val="000000" w:themeColor="text1"/>
          <w:sz w:val="25"/>
          <w:szCs w:val="25"/>
        </w:rPr>
        <w:t>Cam kết khác của Bên B</w:t>
      </w:r>
    </w:p>
    <w:p w14:paraId="68324FA3" w14:textId="77777777" w:rsidR="00DA75E6" w:rsidRPr="00C45A6A"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a) Không giao lại, chuyển giao Công Việc cho bên thứ ba. Việc thuê phương tiện, thiết bị của bên thứ ba phải được Bên A chấp thuận bằng văn bản; Bên B chịu trách nhiệm đối với phương tiện, thiết bị, người lao động thuê ngoài như của chính mình. Phương tiện thuê ngoài phải đáp ứng đầy đủ yêu cầu tại khoản 8.3, 8.4; hợp đồng tiếp nhận với Bãi Đổ Thải và chứng từ đổ thải phải đứng tên Bên B. Bên B không được giao cho chủ phương tiện hoặc đơn vị khác việc lựa chọn Bãi Đổ Thải.</w:t>
      </w:r>
    </w:p>
    <w:p w14:paraId="6D2607D7" w14:textId="77777777" w:rsidR="00DA75E6" w:rsidRPr="00C45A6A"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b) Tự chịu trách nhiệm trả lương, đóng bảo hiểm và các chế độ cho người lao động; thanh toán đầy đủ cho chủ phương tiện thuê ngoài, chủ Bãi Đổ Thải và nhà cung cấp của Bên B. Mọi khiếu nại, yêu cầu của các chủ thể này liên quan đến Công Việc do Bên B giải quyết và bồi hoàn cho Bên A các chi phí, thiệt hại phát sinh (nếu có).</w:t>
      </w:r>
    </w:p>
    <w:p w14:paraId="6707A4F6" w14:textId="77777777" w:rsidR="00DA75E6" w:rsidRPr="00C45A6A"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c) Cử đại diện có thẩm quyền thường trực tại công trường; lập nhật ký thiết bị, nhân lực, khối lượng thực hiện hằng ngày gửi Ban Điều Hành Bên A.</w:t>
      </w:r>
    </w:p>
    <w:p w14:paraId="2B5053E6" w14:textId="77777777" w:rsidR="00283B2B" w:rsidRPr="00C45A6A"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rPr>
        <w:t>8.9. Phối hợp với Nhà Thầu Kết Cấu</w:t>
      </w:r>
    </w:p>
    <w:p w14:paraId="43AF72ED" w14:textId="77777777" w:rsidR="00283B2B" w:rsidRPr="00C45A6A"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rPr>
        <w:t xml:space="preserve">a) </w:t>
      </w:r>
      <w:r>
        <w:rPr>
          <w:rFonts w:cs="Times New Roman"/>
          <w:color w:val="000000" w:themeColor="text1"/>
          <w:sz w:val="25"/>
          <w:szCs w:val="25"/>
        </w:rPr>
        <w:t xml:space="preserve">Bên B phối hợp toàn diện với Nhà Thầu Kết Cấu để bảo đảm an toàn, tiến độ, chất lượng chung của công trình; tuân thủ tuyệt đối điều phối mặt bằng, trình tự, thời gian của Ban Điều Hành Bên A.</w:t>
      </w:r>
    </w:p>
    <w:p w14:paraId="3CD8B5CE" w14:textId="77777777" w:rsidR="00283B2B" w:rsidRPr="00C45A6A"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rPr>
        <w:t xml:space="preserve">b) </w:t>
      </w:r>
      <w:r>
        <w:rPr>
          <w:rFonts w:cs="Times New Roman"/>
          <w:color w:val="000000" w:themeColor="text1"/>
          <w:sz w:val="25"/>
          <w:szCs w:val="25"/>
        </w:rPr>
        <w:t>Tham gia giao ban; đào và bàn giao mặt bằng từng khu vực/đợt cho Nhà Thầu Kết Cấu đúng Tiến độ chi tiết được duyệt, đạt cao độ, sạch, khô, có biên bản bàn giao.</w:t>
      </w:r>
    </w:p>
    <w:p w14:paraId="60C37328" w14:textId="77777777" w:rsidR="00283B2B" w:rsidRPr="00C45A6A"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rPr>
        <w:t xml:space="preserve">c) </w:t>
      </w:r>
      <w:r>
        <w:rPr>
          <w:rFonts w:cs="Times New Roman"/>
          <w:color w:val="000000" w:themeColor="text1"/>
          <w:sz w:val="25"/>
          <w:szCs w:val="25"/>
        </w:rPr>
        <w:t>Không gây va chạm, hư hỏng cọc khoan nhồi, thép chờ, cừ, văng chống, mốc và thiết bị quan trắc, kết cấu đã thi công; phần đào sát cọc, cừ, văng chống thực hiện bằng thủ công hoặc theo chỉ dẫn của Bên A.</w:t>
      </w:r>
    </w:p>
    <w:p w14:paraId="45259EC5" w14:textId="77777777" w:rsidR="00283B2B" w:rsidRPr="00C45A6A"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rPr>
        <w:t xml:space="preserve">d) </w:t>
      </w:r>
      <w:r>
        <w:rPr>
          <w:rFonts w:cs="Times New Roman"/>
          <w:color w:val="000000" w:themeColor="text1"/>
          <w:sz w:val="25"/>
          <w:szCs w:val="25"/>
        </w:rPr>
        <w:t>Bố trí luồng xe, bãi tập kết, vị trí máy không cản trở hoạt động của Nhà Thầu Kết Cấu; có người cảnh giới khi máy làm việc gần nhân lực, thiết bị của Nhà Thầu Kết Cấu.</w:t>
      </w:r>
    </w:p>
    <w:p w14:paraId="4F48D238" w14:textId="77777777" w:rsidR="00283B2B" w:rsidRPr="00C45A6A" w:rsidRDefault="00060988">
      <w:pPr>
        <w:widowControl w:val="0"/>
        <w:tabs>
          <w:tab w:val="left" w:pos="720"/>
        </w:tabs>
        <w:spacing w:line="276" w:lineRule="auto"/>
        <w:rPr>
          <w:rFonts w:cs="Times New Roman"/>
          <w:sz w:val="25"/>
          <w:szCs w:val="25"/>
        </w:rPr>
      </w:pPr>
      <w:r>
        <w:rPr>
          <w:rFonts w:cs="Times New Roman"/>
          <w:b/>
          <w:bCs/>
          <w:color w:val="000000" w:themeColor="text1"/>
          <w:sz w:val="25"/>
          <w:szCs w:val="25"/>
        </w:rPr>
        <w:t xml:space="preserve">e) </w:t>
      </w:r>
      <w:r>
        <w:rPr>
          <w:rFonts w:cs="Times New Roman"/>
          <w:color w:val="000000" w:themeColor="text1"/>
          <w:sz w:val="25"/>
          <w:szCs w:val="25"/>
        </w:rPr>
        <w:t>Bên B bồi thường hư hỏng, chi phí dừng chờ, chậm tiến độ mà Bên A phải chịu với Nhà Thầu Kết Cấu, Chủ đầu tư do lỗi của Bên B. Vướng mắc giao diện do Bên A quyết định; Bên B phải thực hiện ngay, ý kiến khác (nếu có) gửi bằng văn bản trong 48 giờ nhưng không được dừng Công Việc.</w:t>
      </w:r>
    </w:p>
    <w:p w14:paraId="37B58257" w14:textId="77777777" w:rsidR="00DA75E6" w:rsidRPr="00C45A6A"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59" w:name="_Toc108548828"/>
      <w:bookmarkStart w:id="60" w:name="_Toc512322913"/>
      <w:r>
        <w:rPr>
          <w:rFonts w:ascii="Times New Roman" w:hAnsi="Times New Roman" w:cs="Times New Roman"/>
          <w:b/>
          <w:bCs/>
          <w:color w:val="000000" w:themeColor="text1"/>
          <w:sz w:val="25"/>
          <w:szCs w:val="25"/>
          <w:lang w:val="en-US"/>
        </w:rPr>
        <w:t>ĐIỀU 9. THAY ĐỔI, BỔ SUNG, ĐIỀU CHỈNH HỢP ĐỒNG</w:t>
      </w:r>
      <w:bookmarkStart w:id="61" w:name="_Toc487118121"/>
      <w:bookmarkStart w:id="62" w:name="_Toc480969784"/>
      <w:bookmarkEnd w:id="59"/>
      <w:bookmarkEnd w:id="60"/>
      <w:r>
        <w:rPr>
          <w:rFonts w:ascii="Times New Roman" w:hAnsi="Times New Roman" w:cs="Times New Roman"/>
          <w:b/>
          <w:bCs/>
          <w:color w:val="000000" w:themeColor="text1"/>
          <w:sz w:val="25"/>
          <w:szCs w:val="25"/>
          <w:lang w:val="en-US"/>
        </w:rPr>
        <w:t xml:space="preserve"> </w:t>
      </w:r>
      <w:bookmarkEnd w:id="61"/>
      <w:bookmarkEnd w:id="62"/>
    </w:p>
    <w:p w14:paraId="49560ED5" w14:textId="77777777" w:rsidR="00DA75E6" w:rsidRPr="00C45A6A" w:rsidRDefault="00BE3E25" w:rsidP="006838D5">
      <w:pPr>
        <w:spacing w:line="276" w:lineRule="auto"/>
        <w:rPr>
          <w:rFonts w:eastAsia="Batang" w:cs="Times New Roman"/>
          <w:color w:val="000000" w:themeColor="text1"/>
          <w:sz w:val="25"/>
          <w:szCs w:val="25"/>
        </w:rPr>
      </w:pPr>
      <w:bookmarkStart w:id="63" w:name="_Toc107909087"/>
      <w:r>
        <w:rPr>
          <w:rFonts w:eastAsia="Batang" w:cs="Times New Roman"/>
          <w:color w:val="000000" w:themeColor="text1"/>
          <w:sz w:val="25"/>
          <w:szCs w:val="25"/>
        </w:rPr>
        <w:t>Trong quá trình thực hiện Hợp đồng, nếu hai bên muốn sửa đổi, bổ sung các điều khoản của Hợp đồng hoặc phát sinh các vấn đề khác có liên quan mà các vấn đề đó không được quy định tại các điều khoản của Hợp đồng này thì hai bên có thể thoả thuận ký Phụ lục Hợp đồng.</w:t>
      </w:r>
      <w:bookmarkEnd w:id="63"/>
    </w:p>
    <w:p w14:paraId="0583E94F" w14:textId="77777777" w:rsidR="00DA75E6" w:rsidRPr="00C45A6A" w:rsidRDefault="00BE3E25" w:rsidP="006838D5">
      <w:pPr>
        <w:widowControl w:val="0"/>
        <w:spacing w:line="276" w:lineRule="auto"/>
        <w:rPr>
          <w:rFonts w:cs="Times New Roman"/>
          <w:b/>
          <w:color w:val="000000" w:themeColor="text1"/>
          <w:sz w:val="25"/>
          <w:szCs w:val="25"/>
        </w:rPr>
      </w:pPr>
      <w:r>
        <w:rPr>
          <w:rFonts w:cs="Times New Roman"/>
          <w:b/>
          <w:color w:val="000000" w:themeColor="text1"/>
          <w:sz w:val="25"/>
          <w:szCs w:val="25"/>
          <w:lang w:val="en-US"/>
        </w:rPr>
        <w:t xml:space="preserve">9.1. </w:t>
      </w:r>
      <w:r>
        <w:rPr>
          <w:rFonts w:cs="Times New Roman"/>
          <w:b/>
          <w:color w:val="000000" w:themeColor="text1"/>
          <w:sz w:val="25"/>
          <w:szCs w:val="25"/>
        </w:rPr>
        <w:t>Điều chỉnh khối lượng Công Việc trong Hợp đồng.</w:t>
      </w:r>
    </w:p>
    <w:p w14:paraId="309A2CB4" w14:textId="77777777" w:rsidR="00DA75E6" w:rsidRPr="00C45A6A" w:rsidRDefault="00BE3E25" w:rsidP="006838D5">
      <w:pPr>
        <w:pStyle w:val="DoanVBChucaitudong"/>
        <w:numPr>
          <w:ilvl w:val="0"/>
          <w:numId w:val="41"/>
        </w:numPr>
        <w:spacing w:line="276" w:lineRule="auto"/>
        <w:ind w:left="0"/>
        <w:rPr>
          <w:rFonts w:cs="Times New Roman"/>
          <w:color w:val="000000" w:themeColor="text1"/>
          <w:sz w:val="25"/>
          <w:szCs w:val="25"/>
        </w:rPr>
      </w:pPr>
      <w:r>
        <w:rPr>
          <w:rFonts w:cs="Times New Roman"/>
          <w:color w:val="000000" w:themeColor="text1"/>
          <w:sz w:val="25"/>
          <w:szCs w:val="25"/>
        </w:rPr>
        <w:t>Bổ sung những khối lượng công việc hợp lý chưa có đơn giá trong hợp đồng thì đơn giá được xác định theo khoản 6.1 (đơn giá công việc phát sinh) và Các Bên ký phụ lục bổ sung hợp đồng trước khi thực hiện; các khối lượng công việc đã có đơn giá trong hợp đồng được xác định theo khối lượng hoàn thành thực tế (tăng hoặc giảm so với khối lượng trong hợp đồng đã ký) được nghiệm thu và thanh toán theo Đơn Giá Cố Định.</w:t>
      </w:r>
    </w:p>
    <w:p w14:paraId="25B1C74A" w14:textId="77777777" w:rsidR="00DA75E6" w:rsidRPr="00C45A6A" w:rsidRDefault="00BE3E25" w:rsidP="006838D5">
      <w:pPr>
        <w:pStyle w:val="DoanVBChucaitudong"/>
        <w:spacing w:line="276" w:lineRule="auto"/>
        <w:ind w:left="0"/>
        <w:rPr>
          <w:rFonts w:cs="Times New Roman"/>
          <w:color w:val="000000" w:themeColor="text1"/>
          <w:sz w:val="25"/>
          <w:szCs w:val="25"/>
        </w:rPr>
      </w:pPr>
      <w:r>
        <w:rPr>
          <w:rFonts w:cs="Times New Roman"/>
          <w:color w:val="000000" w:themeColor="text1"/>
          <w:sz w:val="25"/>
          <w:szCs w:val="25"/>
        </w:rPr>
        <w:t>Đối với những khối lượng phát sinh nằm ngoài phạm vi hợp đồng đã ký mà chưa có đơn giá trong hợp đồng, các bên phải thống nhất đơn giá theo nguyên tắc tại khoản 6.1 để thực hiện khối lượng công việc này trước khi thực hiện. Khi đó các bên thống nhất bổ sung phụ lục Hợp đồng cho các công việc ngoài phạm vi quy định trong Hợp đồng này và thống nhất xác định giá trị cho những công việc đó.</w:t>
      </w:r>
    </w:p>
    <w:p w14:paraId="303729D1" w14:textId="77777777" w:rsidR="00DA75E6" w:rsidRPr="006838D5" w:rsidRDefault="00BE3E25" w:rsidP="006838D5">
      <w:pPr>
        <w:widowControl w:val="0"/>
        <w:spacing w:line="276" w:lineRule="auto"/>
        <w:rPr>
          <w:rFonts w:cs="Times New Roman"/>
          <w:b/>
          <w:color w:val="000000" w:themeColor="text1"/>
          <w:sz w:val="25"/>
          <w:szCs w:val="25"/>
        </w:rPr>
      </w:pPr>
      <w:r>
        <w:rPr>
          <w:rFonts w:cs="Times New Roman"/>
          <w:b/>
          <w:color w:val="000000" w:themeColor="text1"/>
          <w:sz w:val="25"/>
          <w:szCs w:val="25"/>
          <w:lang w:val="en-US"/>
        </w:rPr>
        <w:t xml:space="preserve">9.2. </w:t>
      </w:r>
      <w:r>
        <w:rPr>
          <w:rFonts w:cs="Times New Roman"/>
          <w:b/>
          <w:color w:val="000000" w:themeColor="text1"/>
          <w:sz w:val="25"/>
          <w:szCs w:val="25"/>
        </w:rPr>
        <w:t>Điều chỉnh tiến độ thực hiện Hợp Đồng</w:t>
      </w:r>
    </w:p>
    <w:p w14:paraId="4F4BF8CA" w14:textId="77777777" w:rsidR="00DA75E6" w:rsidRPr="006838D5" w:rsidRDefault="00BE3E25" w:rsidP="006838D5">
      <w:pPr>
        <w:pStyle w:val="DoanVBChucaitudong"/>
        <w:numPr>
          <w:ilvl w:val="0"/>
          <w:numId w:val="0"/>
        </w:numPr>
        <w:spacing w:line="276" w:lineRule="auto"/>
        <w:rPr>
          <w:rFonts w:cs="Times New Roman"/>
          <w:color w:val="000000" w:themeColor="text1"/>
          <w:sz w:val="25"/>
          <w:szCs w:val="25"/>
        </w:rPr>
      </w:pPr>
      <w:r>
        <w:rPr>
          <w:rFonts w:cs="Times New Roman"/>
          <w:color w:val="000000" w:themeColor="text1"/>
          <w:sz w:val="25"/>
          <w:szCs w:val="25"/>
          <w:lang w:val="en-US"/>
        </w:rPr>
        <w:t xml:space="preserve">a) </w:t>
      </w:r>
      <w:r>
        <w:rPr>
          <w:rFonts w:cs="Times New Roman"/>
          <w:color w:val="000000" w:themeColor="text1"/>
          <w:sz w:val="25"/>
          <w:szCs w:val="25"/>
        </w:rPr>
        <w:t xml:space="preserve">Quá trình thực hiện Hợp Đồng gặp bất khả kháng làm thay đổi tiến độ thực hiện </w:t>
      </w:r>
      <w:r>
        <w:rPr>
          <w:rFonts w:cs="Times New Roman"/>
          <w:color w:val="000000" w:themeColor="text1"/>
          <w:sz w:val="25"/>
          <w:szCs w:val="25"/>
          <w:shd w:val="clear" w:color="auto" w:fill="FFFFFF"/>
        </w:rPr>
        <w:t>hợp đồng</w:t>
      </w:r>
      <w:r>
        <w:rPr>
          <w:rFonts w:cs="Times New Roman"/>
          <w:color w:val="000000" w:themeColor="text1"/>
          <w:sz w:val="25"/>
          <w:szCs w:val="25"/>
        </w:rPr>
        <w:t xml:space="preserve"> thì các bên cùng xác định thời gian và tiến độ thực hiện do bất khả kháng làm cơ sở để điều chỉnh tiến độ thực hiện hợp đồng. </w:t>
      </w:r>
      <w:r>
        <w:rPr>
          <w:rFonts w:cs="Times New Roman"/>
          <w:color w:val="000000" w:themeColor="text1"/>
          <w:sz w:val="25"/>
          <w:szCs w:val="25"/>
          <w:lang w:val="en-US"/>
        </w:rPr>
        <w:t>Các trường hợp được xem xét điều chỉnh tiến độ gồm:</w:t>
      </w:r>
    </w:p>
    <w:p w14:paraId="30942A43" w14:textId="77777777"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Do ảnh hưởng của động đất, bão, lũ, lụt, sóng thần, hỏa hoạn, địch họa hoặc các sự kiện bất khả kháng khác.</w:t>
      </w:r>
    </w:p>
    <w:p w14:paraId="3F260DC1" w14:textId="77777777"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Thay đổi, điều chỉnh dự án, phạm vi công việc, thiết kế, biện pháp thi công theo yêu cầu của Bên A làm ảnh hưởng đến tiến độ thực hiện hợp đồng.</w:t>
      </w:r>
    </w:p>
    <w:p w14:paraId="31EA6E8B" w14:textId="77777777"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 xml:space="preserve">Do việc bàn giao mặt bằng không đúng với các thỏa thuận trong hợp đồng, tạm dừng hợp đồng do lỗi của Bên A, các thủ tục liên quan ảnh hưởng đến tiến độ thực hiện Hợp Đồng mà không do lỗi của Bên B gây ra.</w:t>
      </w:r>
    </w:p>
    <w:p w14:paraId="099FA4A3" w14:textId="77777777" w:rsidR="00DA75E6" w:rsidRPr="006838D5" w:rsidRDefault="00BE3E25" w:rsidP="006838D5">
      <w:pPr>
        <w:pStyle w:val="GchudngVBChuyen"/>
        <w:widowControl w:val="0"/>
        <w:spacing w:line="276" w:lineRule="auto"/>
        <w:ind w:left="0"/>
        <w:rPr>
          <w:color w:val="000000" w:themeColor="text1"/>
          <w:sz w:val="25"/>
          <w:szCs w:val="25"/>
          <w:lang w:val="vi-VN"/>
        </w:rPr>
      </w:pPr>
      <w:r>
        <w:rPr>
          <w:color w:val="000000" w:themeColor="text1"/>
          <w:sz w:val="25"/>
          <w:szCs w:val="25"/>
          <w:lang w:val="vi-VN"/>
        </w:rPr>
        <w:t>Tạm dừng thực hiện công việc theo yêu cầu của cơ quan nhà nước có thẩm quyền mà không do lỗi của Bên A gây ra.</w:t>
      </w:r>
    </w:p>
    <w:p w14:paraId="4C7BC865" w14:textId="77777777" w:rsidR="00DA75E6" w:rsidRPr="006838D5" w:rsidRDefault="00BE3E25" w:rsidP="006838D5">
      <w:pPr>
        <w:pStyle w:val="DoanVBChucaitudong"/>
        <w:numPr>
          <w:ilvl w:val="0"/>
          <w:numId w:val="0"/>
        </w:numPr>
        <w:spacing w:line="276" w:lineRule="auto"/>
        <w:rPr>
          <w:rFonts w:cs="Times New Roman"/>
          <w:color w:val="000000" w:themeColor="text1"/>
          <w:sz w:val="25"/>
          <w:szCs w:val="25"/>
        </w:rPr>
      </w:pPr>
      <w:r>
        <w:rPr>
          <w:rFonts w:cs="Times New Roman"/>
          <w:color w:val="000000" w:themeColor="text1"/>
          <w:sz w:val="25"/>
          <w:szCs w:val="25"/>
          <w:lang w:val="en-US"/>
        </w:rPr>
        <w:t xml:space="preserve">b) </w:t>
      </w:r>
      <w:r>
        <w:rPr>
          <w:rFonts w:cs="Times New Roman"/>
          <w:color w:val="000000" w:themeColor="text1"/>
          <w:sz w:val="25"/>
          <w:szCs w:val="25"/>
        </w:rPr>
        <w:t xml:space="preserve">Bên B được phép điều chỉnh tiến độ chi tiết (theo tuần, tháng, ...) khi được Bên A chấp thuận bằng văn bản nhưng phải </w:t>
      </w:r>
      <w:r>
        <w:rPr>
          <w:rFonts w:cs="Times New Roman"/>
          <w:color w:val="000000" w:themeColor="text1"/>
          <w:sz w:val="25"/>
          <w:szCs w:val="25"/>
          <w:shd w:val="clear" w:color="auto" w:fill="FFFFFF"/>
        </w:rPr>
        <w:t>phù hợp</w:t>
      </w:r>
      <w:r>
        <w:rPr>
          <w:rFonts w:cs="Times New Roman"/>
          <w:color w:val="000000" w:themeColor="text1"/>
          <w:sz w:val="25"/>
          <w:szCs w:val="25"/>
        </w:rPr>
        <w:t xml:space="preserve"> với tiến độ tổng thể của </w:t>
      </w:r>
      <w:r>
        <w:rPr>
          <w:rFonts w:cs="Times New Roman"/>
          <w:color w:val="000000" w:themeColor="text1"/>
          <w:sz w:val="25"/>
          <w:szCs w:val="25"/>
          <w:shd w:val="clear" w:color="auto" w:fill="FFFFFF"/>
        </w:rPr>
        <w:t>hợp đồng</w:t>
      </w:r>
      <w:r>
        <w:rPr>
          <w:rFonts w:cs="Times New Roman"/>
          <w:color w:val="000000" w:themeColor="text1"/>
          <w:sz w:val="25"/>
          <w:szCs w:val="25"/>
        </w:rPr>
        <w:t>;</w:t>
      </w:r>
    </w:p>
    <w:p w14:paraId="43C3B9F6"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64" w:name="_Toc108548829"/>
      <w:bookmarkStart w:id="65" w:name="_Toc512322914"/>
      <w:bookmarkStart w:id="66" w:name="_Toc487118122"/>
      <w:r>
        <w:rPr>
          <w:rFonts w:ascii="Times New Roman" w:hAnsi="Times New Roman" w:cs="Times New Roman"/>
          <w:b/>
          <w:bCs/>
          <w:color w:val="000000" w:themeColor="text1"/>
          <w:sz w:val="25"/>
          <w:szCs w:val="25"/>
          <w:lang w:val="en-US"/>
        </w:rPr>
        <w:t>ĐIỀU 10. TẠM DỪNG VÀ CHẤM DỨT HỢP ĐỒNG BỞI BÊN A</w:t>
      </w:r>
      <w:bookmarkEnd w:id="64"/>
      <w:bookmarkEnd w:id="65"/>
      <w:bookmarkEnd w:id="66"/>
    </w:p>
    <w:p w14:paraId="46C1E217" w14:textId="77777777" w:rsidR="00DA75E6" w:rsidRPr="006838D5" w:rsidRDefault="00BE3E25" w:rsidP="006838D5">
      <w:pPr>
        <w:widowControl w:val="0"/>
        <w:spacing w:line="276" w:lineRule="auto"/>
        <w:rPr>
          <w:rFonts w:cs="Times New Roman"/>
          <w:b/>
          <w:color w:val="000000" w:themeColor="text1"/>
          <w:sz w:val="25"/>
          <w:szCs w:val="25"/>
          <w:lang w:val="en-US"/>
        </w:rPr>
      </w:pPr>
      <w:bookmarkStart w:id="67" w:name="_Toc108548830"/>
      <w:bookmarkStart w:id="68" w:name="_Toc107909089"/>
      <w:r>
        <w:rPr>
          <w:rFonts w:cs="Times New Roman"/>
          <w:b/>
          <w:color w:val="000000" w:themeColor="text1"/>
          <w:sz w:val="25"/>
          <w:szCs w:val="25"/>
          <w:lang w:val="en-US"/>
        </w:rPr>
        <w:t>10.1. Tạm dừng thực hiện Công Việc bởi Bên A</w:t>
      </w:r>
      <w:bookmarkEnd w:id="67"/>
      <w:bookmarkEnd w:id="68"/>
    </w:p>
    <w:p w14:paraId="170B7063" w14:textId="77777777" w:rsidR="00DA75E6" w:rsidRPr="006838D5" w:rsidRDefault="00BE3E25" w:rsidP="006838D5">
      <w:pPr>
        <w:pStyle w:val="GchudngVBChuyen"/>
        <w:widowControl w:val="0"/>
        <w:numPr>
          <w:ilvl w:val="0"/>
          <w:numId w:val="0"/>
        </w:numPr>
        <w:spacing w:line="276" w:lineRule="auto"/>
        <w:rPr>
          <w:color w:val="000000" w:themeColor="text1"/>
          <w:sz w:val="25"/>
          <w:szCs w:val="25"/>
        </w:rPr>
      </w:pPr>
      <w:bookmarkStart w:id="69" w:name="_Toc108548831"/>
      <w:bookmarkStart w:id="70" w:name="_Toc107909090"/>
      <w:bookmarkStart w:id="71" w:name="_Toc283736751"/>
      <w:bookmarkStart w:id="72" w:name="_Toc283736632"/>
      <w:bookmarkStart w:id="73" w:name="_Toc283735953"/>
      <w:bookmarkStart w:id="74" w:name="_Toc283298503"/>
      <w:r>
        <w:rPr>
          <w:color w:val="000000" w:themeColor="text1"/>
          <w:sz w:val="25"/>
          <w:szCs w:val="25"/>
        </w:rPr>
        <w:t xml:space="preserve">a) </w:t>
      </w:r>
      <w:r>
        <w:rPr>
          <w:color w:val="000000" w:themeColor="text1"/>
          <w:sz w:val="25"/>
          <w:szCs w:val="25"/>
          <w:lang w:val="vi-VN"/>
        </w:rPr>
        <w:t>Bên A quyết định dừng thực hiện Công Việc khi Bên B không đáp ứng các yêu cầu về chất lượng, an toàn lao động và tiến độ thực hiện Công Việc theo Hợp Đồng để Bên B tìm phương án giải quyết nhằm thực hiện đúng các yêu cầu và nghĩa vụ theo Hợp Đồng.</w:t>
      </w:r>
      <w:bookmarkStart w:id="75" w:name="_Toc108548832"/>
      <w:bookmarkStart w:id="76" w:name="_Toc107909091"/>
      <w:bookmarkStart w:id="77" w:name="_Toc283736752"/>
      <w:bookmarkStart w:id="78" w:name="_Toc283736633"/>
      <w:bookmarkStart w:id="79" w:name="_Toc283735954"/>
      <w:bookmarkStart w:id="80" w:name="_Toc283298504"/>
      <w:bookmarkEnd w:id="69"/>
      <w:bookmarkEnd w:id="70"/>
      <w:bookmarkEnd w:id="71"/>
      <w:bookmarkEnd w:id="72"/>
      <w:bookmarkEnd w:id="73"/>
      <w:bookmarkEnd w:id="74"/>
    </w:p>
    <w:p w14:paraId="2CE34C40" w14:textId="77777777" w:rsidR="00DA75E6" w:rsidRPr="006838D5" w:rsidRDefault="00BE3E25" w:rsidP="006838D5">
      <w:pPr>
        <w:pStyle w:val="GchudngVBChuyen"/>
        <w:widowControl w:val="0"/>
        <w:numPr>
          <w:ilvl w:val="0"/>
          <w:numId w:val="0"/>
        </w:numPr>
        <w:spacing w:line="276" w:lineRule="auto"/>
        <w:rPr>
          <w:color w:val="000000" w:themeColor="text1"/>
          <w:sz w:val="25"/>
          <w:szCs w:val="25"/>
          <w:lang w:val="vi-VN"/>
        </w:rPr>
      </w:pPr>
      <w:r>
        <w:rPr>
          <w:color w:val="000000" w:themeColor="text1"/>
          <w:sz w:val="25"/>
          <w:szCs w:val="25"/>
        </w:rPr>
        <w:t xml:space="preserve">b) </w:t>
      </w:r>
      <w:r>
        <w:rPr>
          <w:color w:val="000000" w:themeColor="text1"/>
          <w:sz w:val="25"/>
          <w:szCs w:val="25"/>
          <w:lang w:val="vi-VN"/>
        </w:rPr>
        <w:t>Bên A sẽ thông báo bằng văn bản cho Bên B ít nhất 05 (năm) ngày trước khi tạm dừng và trong thông báo sẽ nêu rõ lý do tạm dừng và các yêu cầu khác (nếu có). Riêng trường hợp Bên B vi phạm về an toàn, môi trường, Bãi Đổ Thải, vận chuyển Đất Tái Sử Dụng trái phép hoặc gây nguy cơ sụt lún công trình lân cận, Bên A được yêu cầu tạm dừng ngay lập tức mà không cần thông báo trước.</w:t>
      </w:r>
      <w:bookmarkEnd w:id="75"/>
      <w:bookmarkEnd w:id="76"/>
      <w:bookmarkEnd w:id="77"/>
      <w:bookmarkEnd w:id="78"/>
      <w:bookmarkEnd w:id="79"/>
      <w:bookmarkEnd w:id="80"/>
    </w:p>
    <w:p>
      <w:pPr>
        <w:pStyle w:val="GchudngVBChuyen"/>
        <w:widowControl w:val="0"/>
        <w:spacing w:line="276" w:lineRule="auto"/>
        <w:rPr>
          <w:del w:id="30159" w:author="So sánh: bản anh Q → bản chốt ký" w:date="2026-10-11T00:00:00Z"/>
        </w:rPr>
      </w:pPr>
      <w:del w:id="30160" w:author="So sánh: bản anh Q → bản chốt ký" w:date="2026-10-11T00:00:00Z">
        <w:r>
          <w:rPr>
            <w:color w:val="000000" w:themeColor="text1"/>
            <w:sz w:val="25"/>
            <w:szCs w:val="25"/>
          </w:rPr>
          <w:delText xml:space="preserve">c) Khi chấm dứt Hợp Đồng do lỗi của Bên B, Bên A được quyền khấu trừ phần tạm ứng chưa thu hồi, tiền phạt, bồi thường, chi phí thực hiện thay vào các khoản thanh toán và giá trị giữ lại của Bên B.</w:delText>
        </w:r>
      </w:del>
    </w:p>
    <w:p w14:paraId="04FDE628" w14:textId="77777777" w:rsidR="00DA75E6" w:rsidRPr="006838D5" w:rsidRDefault="00BE3E25" w:rsidP="006838D5">
      <w:pPr>
        <w:widowControl w:val="0"/>
        <w:spacing w:line="276" w:lineRule="auto"/>
        <w:rPr>
          <w:rFonts w:cs="Times New Roman"/>
          <w:b/>
          <w:color w:val="000000" w:themeColor="text1"/>
          <w:sz w:val="25"/>
          <w:szCs w:val="25"/>
          <w:lang w:val="en-US"/>
        </w:rPr>
      </w:pPr>
      <w:bookmarkStart w:id="81" w:name="_Toc108548833"/>
      <w:bookmarkStart w:id="82" w:name="_Toc107909092"/>
      <w:r>
        <w:rPr>
          <w:rFonts w:cs="Times New Roman"/>
          <w:b/>
          <w:color w:val="000000" w:themeColor="text1"/>
          <w:sz w:val="25"/>
          <w:szCs w:val="25"/>
          <w:lang w:val="en-US"/>
        </w:rPr>
        <w:t>10.2. Đơn phương chấm dứt Hợp Đồng bởi Bên A</w:t>
      </w:r>
      <w:bookmarkEnd w:id="81"/>
      <w:bookmarkEnd w:id="82"/>
    </w:p>
    <w:p w14:paraId="1B7345B4" w14:textId="77777777" w:rsidR="00DA75E6" w:rsidRPr="006838D5" w:rsidRDefault="00BE3E25" w:rsidP="006838D5">
      <w:pPr>
        <w:widowControl w:val="0"/>
        <w:numPr>
          <w:ilvl w:val="0"/>
          <w:numId w:val="42"/>
        </w:numPr>
        <w:spacing w:line="276" w:lineRule="auto"/>
        <w:ind w:left="0"/>
        <w:rPr>
          <w:rFonts w:cs="Times New Roman"/>
          <w:color w:val="000000" w:themeColor="text1"/>
          <w:sz w:val="25"/>
          <w:szCs w:val="25"/>
        </w:rPr>
      </w:pPr>
      <w:r>
        <w:rPr>
          <w:rFonts w:cs="Times New Roman"/>
          <w:color w:val="000000" w:themeColor="text1"/>
          <w:sz w:val="25"/>
          <w:szCs w:val="25"/>
        </w:rPr>
        <w:t>Bên A sẽ được quyền chấm dứt Hợp Đồng khi xảy ra một trong các trường hợp sau đây:</w:t>
      </w:r>
    </w:p>
    <w:p w14:paraId="3045D492" w14:textId="77777777"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 </w:t>
      </w:r>
      <w:r>
        <w:rPr>
          <w:rFonts w:cs="Times New Roman"/>
          <w:color w:val="000000" w:themeColor="text1"/>
          <w:sz w:val="25"/>
          <w:szCs w:val="25"/>
        </w:rPr>
        <w:t>Bên B không có lý do chính đáng mà 07 ngày liên tục không thực hiện Công Việc theo Hợp Đồng sau khi Bên A đã ra thông báo yêu cầu thực hiện Công Việc đó, hoặc tự ý giải tán thiết bị làm số lượng thiết bị tại công trường thấp hơn cam kết tại khoản 5.1 quá 03 (ba) ngày mà không được Bên A chấp thuận bằng văn bản;</w:t>
      </w:r>
    </w:p>
    <w:p w14:paraId="01F8B823" w14:textId="77777777"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 </w:t>
      </w:r>
      <w:r>
        <w:rPr>
          <w:rFonts w:cs="Times New Roman"/>
          <w:color w:val="000000" w:themeColor="text1"/>
          <w:sz w:val="25"/>
          <w:szCs w:val="25"/>
        </w:rPr>
        <w:t>Bên B chậm tiến độ hoàn thành Công Việc quá 30 ngày so với thời hạn đã cam kết tại Hợp Đồng mà không được Bên A chấp thuận gia hạn;</w:t>
      </w:r>
    </w:p>
    <w:p w14:paraId="3DBCDB0D" w14:textId="77777777"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(iii) </w:t>
      </w:r>
      <w:r>
        <w:rPr>
          <w:rFonts w:cs="Times New Roman"/>
          <w:color w:val="000000" w:themeColor="text1"/>
          <w:sz w:val="25"/>
          <w:szCs w:val="25"/>
        </w:rPr>
        <w:t>Sau khi nhận được thông báo tạm dừng Công Việc từ Bên A mà Bên B không hoàn thành việc khắc phục vi phạm trong vòng 05</w:t>
      </w:r>
      <w:r>
        <w:rPr>
          <w:rFonts w:cs="Times New Roman"/>
          <w:color w:val="000000" w:themeColor="text1"/>
          <w:sz w:val="25"/>
          <w:szCs w:val="25"/>
          <w:lang w:val="en-US"/>
        </w:rPr>
        <w:t xml:space="preserve"> (năm)</w:t>
      </w:r>
      <w:r>
        <w:rPr>
          <w:rFonts w:cs="Times New Roman"/>
          <w:color w:val="000000" w:themeColor="text1"/>
          <w:sz w:val="25"/>
          <w:szCs w:val="25"/>
        </w:rPr>
        <w:t xml:space="preserve"> ngày kể từ ngày nhận thông báo của Bên A;</w:t>
      </w:r>
    </w:p>
    <w:p w14:paraId="112C4E61" w14:textId="77777777"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rPr>
      </w:pPr>
      <w:r>
        <w:rPr>
          <w:rFonts w:cs="Times New Roman"/>
          <w:color w:val="000000" w:themeColor="text1"/>
          <w:sz w:val="25"/>
          <w:szCs w:val="25"/>
          <w:lang w:val="en-US"/>
        </w:rPr>
        <w:t xml:space="preserve">(iv) </w:t>
      </w:r>
      <w:r>
        <w:rPr>
          <w:rFonts w:cs="Times New Roman"/>
          <w:color w:val="000000" w:themeColor="text1"/>
          <w:sz w:val="25"/>
          <w:szCs w:val="25"/>
        </w:rPr>
        <w:t>Bên B vi phạm an toàn nghiêm trọng trong quá trình thực hiện Công Việc.</w:t>
      </w:r>
    </w:p>
    <w:p w14:paraId="6BC7A2BF" w14:textId="24E78B09"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rPr>
      </w:pPr>
      <w:r>
        <w:rPr>
          <w:rFonts w:cs="Times New Roman"/>
          <w:color w:val="000000" w:themeColor="text1"/>
          <w:sz w:val="25"/>
          <w:szCs w:val="25"/>
          <w:lang w:val="en-US"/>
        </w:rPr>
        <w:t xml:space="preserve">(v) </w:t>
      </w:r>
      <w:r>
        <w:rPr>
          <w:rFonts w:cs="Times New Roman"/>
          <w:color w:val="000000" w:themeColor="text1"/>
          <w:sz w:val="25"/>
          <w:szCs w:val="25"/>
        </w:rPr>
        <w:t xml:space="preserve">Bên B đổ thải không đúng Bãi Đổ Thải đã phê duyệt, </w:t>
      </w:r>
      <w:del w:id="30161" w:author="So sánh: bản anh Q → bản chốt ký" w:date="2026-10-11T00:00:00Z">
        <w:r>
          <w:rPr>
            <w:rFonts w:cs="Times New Roman"/>
            <w:color w:val="000000" w:themeColor="text1"/>
            <w:sz w:val="25"/>
            <w:szCs w:val="25"/>
          </w:rPr>
          <w:delText xml:space="preserve">xả mùn khoan, dung dịch bentonite/polymer, nước thải chưa xử lý ra môi trường hoặc sử dụng chứng từ đổ thải không hợp pháp (chỉ cần 01 lần vi phạm), </w:delText>
        </w:r>
      </w:del>
      <w:r>
        <w:rPr>
          <w:rFonts w:cs="Times New Roman"/>
          <w:color w:val="000000" w:themeColor="text1"/>
          <w:sz w:val="25"/>
          <w:szCs w:val="25"/>
        </w:rPr>
        <w:t xml:space="preserve">hoặc tự ý chở Đất Tái Sử Dụng ra ngoài công trường từ 02 (hai) lần trở lên;</w:t>
      </w:r>
    </w:p>
    <w:p w14:paraId="64BB6C7A" w14:textId="77777777"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(vi) </w:t>
      </w:r>
      <w:r>
        <w:rPr>
          <w:rFonts w:cs="Times New Roman"/>
          <w:color w:val="000000" w:themeColor="text1"/>
          <w:sz w:val="25"/>
          <w:szCs w:val="25"/>
        </w:rPr>
        <w:t>Bên B bị phá sản hoặc vỡ nợ, bị đóng cửa, bị quản lý tài sản, phải thương lượng với chủ nợ hoặc tiếp tục kinh doanh dưới sự giám sát của người quản lý tài sản, người được uỷ quyền hoặc người quản lý vì lợi ích của chủ nợ hoặc đã có hành động hoặc sự kiện nào xảy ra (theo các luật được áp dụng) có ảnh hưởng tương tự tới các hoạt động hoặc sự kiện này;</w:t>
      </w:r>
    </w:p>
    <w:p w14:paraId="053D5E2A" w14:textId="77777777" w:rsidR="00DA75E6" w:rsidRPr="006838D5" w:rsidRDefault="00BE3E25" w:rsidP="006838D5">
      <w:pPr>
        <w:pStyle w:val="DoanVBchutudongcap2"/>
        <w:widowControl w:val="0"/>
        <w:numPr>
          <w:ilvl w:val="0"/>
          <w:numId w:val="0"/>
        </w:numPr>
        <w:spacing w:line="276" w:lineRule="auto"/>
        <w:rPr>
          <w:rFonts w:cs="Times New Roman"/>
          <w:color w:val="000000" w:themeColor="text1"/>
          <w:sz w:val="25"/>
          <w:szCs w:val="25"/>
        </w:rPr>
      </w:pPr>
      <w:r>
        <w:rPr>
          <w:rFonts w:cs="Times New Roman"/>
          <w:color w:val="000000" w:themeColor="text1"/>
          <w:sz w:val="25"/>
          <w:szCs w:val="25"/>
          <w:lang w:val="en-US"/>
        </w:rPr>
        <w:t xml:space="preserve">(vii) </w:t>
      </w:r>
      <w:r>
        <w:rPr>
          <w:rFonts w:cs="Times New Roman"/>
          <w:color w:val="000000" w:themeColor="text1"/>
          <w:sz w:val="25"/>
          <w:szCs w:val="25"/>
        </w:rPr>
        <w:t>Các trường hợp khác theo quy định của Hợp Đồng này và quy định pháp luật.</w:t>
      </w:r>
    </w:p>
    <w:p w14:paraId="1E521C92"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rPr>
        <w:t xml:space="preserve">Nếu xảy ra một trong những trường hợp quy định tại </w:t>
      </w:r>
      <w:r>
        <w:rPr>
          <w:rFonts w:cs="Times New Roman"/>
          <w:b/>
          <w:bCs/>
          <w:color w:val="000000" w:themeColor="text1"/>
          <w:sz w:val="25"/>
          <w:szCs w:val="25"/>
        </w:rPr>
        <w:t>Khoản 10.2 (a)</w:t>
      </w:r>
      <w:r>
        <w:rPr>
          <w:rFonts w:cs="Times New Roman"/>
          <w:color w:val="000000" w:themeColor="text1"/>
          <w:sz w:val="25"/>
          <w:szCs w:val="25"/>
        </w:rPr>
        <w:t xml:space="preserve"> ở trên, Bên A có thể, bằng cách thông báo trước cho Bên B ít nhất 03 </w:t>
      </w:r>
      <w:r>
        <w:rPr>
          <w:rFonts w:cs="Times New Roman"/>
          <w:i/>
          <w:color w:val="000000" w:themeColor="text1"/>
          <w:sz w:val="25"/>
          <w:szCs w:val="25"/>
        </w:rPr>
        <w:t>(ba)</w:t>
      </w:r>
      <w:r>
        <w:rPr>
          <w:rFonts w:cs="Times New Roman"/>
          <w:color w:val="000000" w:themeColor="text1"/>
          <w:sz w:val="25"/>
          <w:szCs w:val="25"/>
        </w:rPr>
        <w:t xml:space="preserve"> ngày để chấm dứt Hợp Đồng. Hợp Đồng sẽ đương nhiên chấm dứt khi hết thời hạn theo thông báo nêu trên. Tuy nhiên, trong trường hợp của phần (iv), (v), (vi) </w:t>
      </w:r>
      <w:r>
        <w:rPr>
          <w:rFonts w:cs="Times New Roman"/>
          <w:b/>
          <w:bCs/>
          <w:color w:val="000000" w:themeColor="text1"/>
          <w:sz w:val="25"/>
          <w:szCs w:val="25"/>
        </w:rPr>
        <w:t>Khoản</w:t>
      </w:r>
      <w:r>
        <w:rPr>
          <w:rFonts w:cs="Times New Roman"/>
          <w:color w:val="000000" w:themeColor="text1"/>
          <w:sz w:val="25"/>
          <w:szCs w:val="25"/>
        </w:rPr>
        <w:t xml:space="preserve"> </w:t>
      </w:r>
      <w:r>
        <w:rPr>
          <w:rFonts w:cs="Times New Roman"/>
          <w:b/>
          <w:bCs/>
          <w:color w:val="000000" w:themeColor="text1"/>
          <w:sz w:val="25"/>
          <w:szCs w:val="25"/>
        </w:rPr>
        <w:t>10.2 (a)</w:t>
      </w:r>
      <w:r>
        <w:rPr>
          <w:rFonts w:cs="Times New Roman"/>
          <w:color w:val="000000" w:themeColor="text1"/>
          <w:sz w:val="25"/>
          <w:szCs w:val="25"/>
        </w:rPr>
        <w:t xml:space="preserve"> Hợp Đồng, Bên A có thể thông báo cho Bên B để chấm dứt Hợp Đồng ngay lập tức.</w:t>
      </w:r>
    </w:p>
    <w:p w14:paraId="4F1EC011"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b) </w:t>
      </w:r>
      <w:r>
        <w:rPr>
          <w:rFonts w:cs="Times New Roman"/>
          <w:color w:val="000000" w:themeColor="text1"/>
          <w:sz w:val="25"/>
          <w:szCs w:val="25"/>
        </w:rPr>
        <w:t>Hậu quả của việc chấm dứt Hợp Đồng:</w:t>
      </w:r>
    </w:p>
    <w:p w14:paraId="69BB1A66"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 </w:t>
      </w:r>
      <w:r>
        <w:rPr>
          <w:rFonts w:cs="Times New Roman"/>
          <w:color w:val="000000" w:themeColor="text1"/>
          <w:sz w:val="25"/>
          <w:szCs w:val="25"/>
        </w:rPr>
        <w:t>Bên B phải dừng tất cả các công việc thêm và rời Công Trường hoặc Bên A có quyền trục xuất Bên B/Nhân Lực của Bên B ra khỏi Công Trường nếu cần thiết. Bên B sẽ cố gắng hết mức để tuân thủ ngay lập tức các hướng dẫn hợp lý của Bên A để bảo vệ tính mạng, tài sản và sự an toàn cho Công Trình;</w:t>
      </w:r>
    </w:p>
    <w:p w14:paraId="49F0AD2C" w14:textId="77777777" w:rsidR="00DA75E6" w:rsidRPr="006838D5" w:rsidRDefault="00BE3E25" w:rsidP="006838D5">
      <w:pPr>
        <w:widowControl w:val="0"/>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 </w:t>
      </w:r>
      <w:r>
        <w:rPr>
          <w:rFonts w:cs="Times New Roman"/>
          <w:color w:val="000000" w:themeColor="text1"/>
          <w:sz w:val="25"/>
          <w:szCs w:val="25"/>
        </w:rPr>
        <w:t>Bên B phải bàn giao cho Bên A các Vật Tư đã được Bên A thanh toán, hoàn trả cho Bên A những tài liệu, phương tiện được Bên A giao để thực hiện Công Việc;</w:t>
      </w:r>
    </w:p>
    <w:p w14:paraId="31303CF7"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(iii) </w:t>
      </w:r>
      <w:r>
        <w:rPr>
          <w:rFonts w:cs="Times New Roman"/>
          <w:color w:val="000000" w:themeColor="text1"/>
          <w:sz w:val="25"/>
          <w:szCs w:val="25"/>
        </w:rPr>
        <w:t>Bên B chỉ được di dời thiết bị, phương tiện khỏi Công Trường sau khi Các Bên lập biên bản xác nhận khối lượng, hiện trạng và đối trừ công nợ theo điểm v khoản này, hoặc khi được Bên A chấp thuận bằng văn bản;</w:t>
      </w:r>
    </w:p>
    <w:p w14:paraId="229F8A40"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(iv) </w:t>
      </w:r>
      <w:r>
        <w:rPr>
          <w:rFonts w:cs="Times New Roman"/>
          <w:color w:val="000000" w:themeColor="text1"/>
          <w:sz w:val="25"/>
          <w:szCs w:val="25"/>
        </w:rPr>
        <w:t>Bên A có quyền tự mình hoàn thành Công Việc hoặc cho các đơn vị khác vào thực hiện. Bên A và các đơn vị này có thể sử dụng bất cứ vật tư, vật liệu, tài liệu nào của Bên B;</w:t>
      </w:r>
    </w:p>
    <w:p w14:paraId="5D878DC5"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(v) </w:t>
      </w:r>
      <w:r>
        <w:rPr>
          <w:rFonts w:cs="Times New Roman"/>
          <w:color w:val="000000" w:themeColor="text1"/>
          <w:sz w:val="25"/>
          <w:szCs w:val="25"/>
        </w:rPr>
        <w:t>Bên A sẽ xác định phần Công Việc mà Bên B đã hoàn thành để thanh toán cho Bên B sau khi trừ đi phần tạm ứng chưa thu hồi, các khoản nợ, phí tổn do hư hỏng, mất mát mà Bên A phải gánh chịu, các khoản bồi thường thiệt hại, phạt vi phạm Hợp Đồng và các chi phí thêm khác cho việc hoàn thành Công Trình</w:t>
      </w:r>
    </w:p>
    <w:p w14:paraId="34569436"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(vi) </w:t>
      </w:r>
      <w:r>
        <w:rPr>
          <w:rFonts w:cs="Times New Roman"/>
          <w:color w:val="000000" w:themeColor="text1"/>
          <w:sz w:val="25"/>
          <w:szCs w:val="25"/>
        </w:rPr>
        <w:t>Bên A có thể không thanh toán thêm cho Bên B cho đến khi Bên B hoàn thành, sửa chữa các sai sót và hư hỏng do chậm trễ trong thời gian hoàn thành Công Việc (nếu có).</w:t>
      </w:r>
      <w:bookmarkStart w:id="83" w:name="_Toc108548834"/>
      <w:bookmarkStart w:id="84" w:name="_Toc107909093"/>
    </w:p>
    <w:p w14:paraId="7880A6B1" w14:textId="77777777" w:rsidR="00DA75E6" w:rsidRPr="006838D5" w:rsidRDefault="00BE3E25" w:rsidP="006838D5">
      <w:pPr>
        <w:widowControl w:val="0"/>
        <w:spacing w:line="276" w:lineRule="auto"/>
        <w:rPr>
          <w:rFonts w:cs="Times New Roman"/>
          <w:color w:val="000000" w:themeColor="text1"/>
          <w:sz w:val="25"/>
          <w:szCs w:val="25"/>
        </w:rPr>
      </w:pPr>
      <w:r>
        <w:rPr>
          <w:rFonts w:cs="Times New Roman"/>
          <w:color w:val="000000" w:themeColor="text1"/>
          <w:sz w:val="25"/>
          <w:szCs w:val="25"/>
          <w:lang w:val="en-US"/>
        </w:rPr>
        <w:t xml:space="preserve">c) </w:t>
      </w:r>
      <w:r>
        <w:rPr>
          <w:rFonts w:cs="Times New Roman"/>
          <w:color w:val="000000" w:themeColor="text1"/>
          <w:sz w:val="25"/>
          <w:szCs w:val="25"/>
        </w:rPr>
        <w:t>Các Bên thống nhất rằng, việc đơn phương chấm dứt Hợp Đồng bởi Bên A sẽ không làm ảnh hưởng đến các quyền lợi khác của Bên A theo Hợp Đồng.</w:t>
      </w:r>
      <w:bookmarkEnd w:id="83"/>
      <w:bookmarkEnd w:id="84"/>
    </w:p>
    <w:p w14:paraId="7A87D4A6"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85" w:name="_Toc108548836"/>
      <w:bookmarkStart w:id="86" w:name="_Toc512322915"/>
      <w:bookmarkStart w:id="87" w:name="_Toc487118123"/>
      <w:r>
        <w:rPr>
          <w:rFonts w:ascii="Times New Roman" w:hAnsi="Times New Roman" w:cs="Times New Roman"/>
          <w:b/>
          <w:bCs/>
          <w:color w:val="000000" w:themeColor="text1"/>
          <w:sz w:val="25"/>
          <w:szCs w:val="25"/>
          <w:lang w:val="en-US"/>
        </w:rPr>
        <w:t>ĐIỀU 11. TẠM DỪNG VÀ CHẤM DỨT HỢP ĐỒNG BỞI BÊN B</w:t>
      </w:r>
      <w:bookmarkEnd w:id="85"/>
      <w:bookmarkEnd w:id="86"/>
      <w:bookmarkEnd w:id="87"/>
    </w:p>
    <w:p w14:paraId="47F5EA5A" w14:textId="77777777" w:rsidR="00DA75E6" w:rsidRPr="006838D5" w:rsidRDefault="00BE3E25" w:rsidP="006838D5">
      <w:pPr>
        <w:widowControl w:val="0"/>
        <w:spacing w:line="276" w:lineRule="auto"/>
        <w:rPr>
          <w:rFonts w:cs="Times New Roman"/>
          <w:b/>
          <w:color w:val="000000" w:themeColor="text1"/>
          <w:sz w:val="25"/>
          <w:szCs w:val="25"/>
          <w:lang w:val="en-US"/>
        </w:rPr>
      </w:pPr>
      <w:bookmarkStart w:id="88" w:name="_Toc108548837"/>
      <w:bookmarkStart w:id="89" w:name="_Toc107909096"/>
      <w:r>
        <w:rPr>
          <w:rFonts w:cs="Times New Roman"/>
          <w:b/>
          <w:color w:val="000000" w:themeColor="text1"/>
          <w:sz w:val="25"/>
          <w:szCs w:val="25"/>
          <w:lang w:val="en-US"/>
        </w:rPr>
        <w:t>11.1. Quyền tạm dừng Công Việc của Bên B</w:t>
      </w:r>
      <w:bookmarkEnd w:id="88"/>
      <w:bookmarkEnd w:id="89"/>
      <w:r>
        <w:rPr>
          <w:rFonts w:cs="Times New Roman"/>
          <w:b/>
          <w:color w:val="000000" w:themeColor="text1"/>
          <w:sz w:val="25"/>
          <w:szCs w:val="25"/>
          <w:lang w:val="en-US"/>
        </w:rPr>
        <w:tab/>
      </w:r>
    </w:p>
    <w:p w14:paraId="402C56E3" w14:textId="77777777" w:rsidR="00DA75E6" w:rsidRPr="006838D5" w:rsidRDefault="00BE3E25" w:rsidP="006838D5">
      <w:pPr>
        <w:widowControl w:val="0"/>
        <w:numPr>
          <w:ilvl w:val="0"/>
          <w:numId w:val="43"/>
        </w:numPr>
        <w:spacing w:line="276" w:lineRule="auto"/>
        <w:ind w:left="0"/>
        <w:rPr>
          <w:rFonts w:cs="Times New Roman"/>
          <w:i/>
          <w:color w:val="000000" w:themeColor="text1"/>
          <w:sz w:val="25"/>
          <w:szCs w:val="25"/>
        </w:rPr>
      </w:pPr>
      <w:r>
        <w:rPr>
          <w:rFonts w:cs="Times New Roman"/>
          <w:color w:val="000000" w:themeColor="text1"/>
          <w:sz w:val="25"/>
          <w:szCs w:val="25"/>
        </w:rPr>
        <w:t xml:space="preserve">Bên B được phép tạm dừng Công Việc của mình theo những trường hợp được quy định tại </w:t>
      </w:r>
      <w:r>
        <w:rPr>
          <w:rFonts w:cs="Times New Roman"/>
          <w:b/>
          <w:bCs/>
          <w:color w:val="000000" w:themeColor="text1"/>
          <w:sz w:val="25"/>
          <w:szCs w:val="25"/>
        </w:rPr>
        <w:t>Khoản 12.1</w:t>
      </w:r>
      <w:r>
        <w:rPr>
          <w:rFonts w:cs="Times New Roman"/>
          <w:color w:val="000000" w:themeColor="text1"/>
          <w:sz w:val="25"/>
          <w:szCs w:val="25"/>
        </w:rPr>
        <w:t xml:space="preserve"> Hợp Đồng (Sự Kiện Bất Khả Kháng) hoặc Bên A không thực hiện các nghĩa vụ thanh toán theo Hợp Đồng quá </w:t>
      </w:r>
      <w:r>
        <w:rPr>
          <w:rFonts w:cs="Times New Roman"/>
          <w:color w:val="000000" w:themeColor="text1"/>
          <w:sz w:val="25"/>
          <w:szCs w:val="25"/>
          <w:lang w:val="en-US"/>
        </w:rPr>
        <w:t>30 ngày</w:t>
      </w:r>
      <w:r>
        <w:rPr>
          <w:rFonts w:cs="Times New Roman"/>
          <w:color w:val="000000" w:themeColor="text1"/>
          <w:sz w:val="25"/>
          <w:szCs w:val="25"/>
        </w:rPr>
        <w:t xml:space="preserve"> kể từ ngày đến hạn phải thanh toán mà không có lý do chính đáng, với điều kiện Bên B đã cung cấp đủ hồ sơ thanh toán phù hợp với quy định tại Hợp Đồng này.</w:t>
      </w:r>
    </w:p>
    <w:p w14:paraId="000E144A" w14:textId="77777777" w:rsidR="00DA75E6" w:rsidRPr="006838D5" w:rsidRDefault="00BE3E25" w:rsidP="006838D5">
      <w:pPr>
        <w:widowControl w:val="0"/>
        <w:numPr>
          <w:ilvl w:val="0"/>
          <w:numId w:val="12"/>
        </w:numPr>
        <w:spacing w:line="276" w:lineRule="auto"/>
        <w:ind w:left="0"/>
        <w:rPr>
          <w:rFonts w:cs="Times New Roman"/>
          <w:i/>
          <w:color w:val="000000" w:themeColor="text1"/>
          <w:sz w:val="25"/>
          <w:szCs w:val="25"/>
        </w:rPr>
      </w:pPr>
      <w:r>
        <w:rPr>
          <w:rFonts w:cs="Times New Roman"/>
          <w:color w:val="000000" w:themeColor="text1"/>
          <w:sz w:val="25"/>
          <w:szCs w:val="25"/>
        </w:rPr>
        <w:t xml:space="preserve">Bên B sẽ thông báo bằng văn bản cho Bên A ít nhất 03 </w:t>
      </w:r>
      <w:r>
        <w:rPr>
          <w:rFonts w:cs="Times New Roman"/>
          <w:i/>
          <w:color w:val="000000" w:themeColor="text1"/>
          <w:sz w:val="25"/>
          <w:szCs w:val="25"/>
        </w:rPr>
        <w:t>(ba)</w:t>
      </w:r>
      <w:r>
        <w:rPr>
          <w:rFonts w:cs="Times New Roman"/>
          <w:color w:val="000000" w:themeColor="text1"/>
          <w:sz w:val="25"/>
          <w:szCs w:val="25"/>
        </w:rPr>
        <w:t xml:space="preserve"> Ngày Làm Việc trước khi tạm dừng (hoặc giảm tỷ lệ công việc) và trong thông báo sẽ nêu rõ lý do tạm dừng và các yêu cầu khác (nếu có).</w:t>
      </w:r>
    </w:p>
    <w:p w14:paraId="372D1BD9" w14:textId="77777777" w:rsidR="00DA75E6" w:rsidRPr="006838D5" w:rsidRDefault="00BE3E25" w:rsidP="006838D5">
      <w:pPr>
        <w:widowControl w:val="0"/>
        <w:numPr>
          <w:ilvl w:val="0"/>
          <w:numId w:val="12"/>
        </w:numPr>
        <w:spacing w:line="276" w:lineRule="auto"/>
        <w:ind w:left="0"/>
        <w:rPr>
          <w:rFonts w:cs="Times New Roman"/>
          <w:i/>
          <w:color w:val="000000" w:themeColor="text1"/>
          <w:sz w:val="25"/>
          <w:szCs w:val="25"/>
        </w:rPr>
      </w:pPr>
      <w:r>
        <w:rPr>
          <w:rFonts w:cs="Times New Roman"/>
          <w:color w:val="000000" w:themeColor="text1"/>
          <w:sz w:val="25"/>
          <w:szCs w:val="25"/>
        </w:rPr>
        <w:t xml:space="preserve">Việc tạm ngừng công việc của Bên B theo khoản này không làm ảnh hưởng đến quyền lợi của Bên B </w:t>
      </w:r>
      <w:r>
        <w:rPr>
          <w:rFonts w:cs="Times New Roman"/>
          <w:color w:val="000000" w:themeColor="text1"/>
          <w:sz w:val="25"/>
          <w:szCs w:val="25"/>
          <w:lang w:val="en-US"/>
        </w:rPr>
        <w:t>theo hợp đồng.</w:t>
      </w:r>
    </w:p>
    <w:p w14:paraId="589219D1" w14:textId="77777777" w:rsidR="00DA75E6" w:rsidRPr="006838D5" w:rsidRDefault="00BE3E25" w:rsidP="006838D5">
      <w:pPr>
        <w:widowControl w:val="0"/>
        <w:spacing w:line="276" w:lineRule="auto"/>
        <w:rPr>
          <w:rFonts w:cs="Times New Roman"/>
          <w:b/>
          <w:color w:val="000000" w:themeColor="text1"/>
          <w:sz w:val="25"/>
          <w:szCs w:val="25"/>
          <w:lang w:val="en-US"/>
        </w:rPr>
      </w:pPr>
      <w:bookmarkStart w:id="90" w:name="_Toc108548838"/>
      <w:bookmarkStart w:id="91" w:name="_Toc107909097"/>
      <w:r>
        <w:rPr>
          <w:rFonts w:cs="Times New Roman"/>
          <w:b/>
          <w:color w:val="000000" w:themeColor="text1"/>
          <w:sz w:val="25"/>
          <w:szCs w:val="25"/>
          <w:lang w:val="en-US"/>
        </w:rPr>
        <w:t>11.2. Đơn phương chấm dứt Hợp Đồng bởi Bên B</w:t>
      </w:r>
      <w:bookmarkEnd w:id="90"/>
      <w:bookmarkEnd w:id="91"/>
    </w:p>
    <w:p w14:paraId="77F54110" w14:textId="77777777" w:rsidR="00DA75E6" w:rsidRPr="006838D5" w:rsidRDefault="00BE3E25" w:rsidP="006838D5">
      <w:pPr>
        <w:widowControl w:val="0"/>
        <w:numPr>
          <w:ilvl w:val="0"/>
          <w:numId w:val="44"/>
        </w:numPr>
        <w:spacing w:line="276" w:lineRule="auto"/>
        <w:ind w:left="0"/>
        <w:rPr>
          <w:rFonts w:cs="Times New Roman"/>
          <w:color w:val="000000" w:themeColor="text1"/>
          <w:sz w:val="25"/>
          <w:szCs w:val="25"/>
        </w:rPr>
      </w:pPr>
      <w:r>
        <w:rPr>
          <w:rFonts w:cs="Times New Roman"/>
          <w:color w:val="000000" w:themeColor="text1"/>
          <w:sz w:val="25"/>
          <w:szCs w:val="25"/>
        </w:rPr>
        <w:t xml:space="preserve">Bên B được quyền đơn phương chấm dứt Hợp Đồng nếu: </w:t>
      </w:r>
    </w:p>
    <w:p w14:paraId="16CDF05C" w14:textId="77777777" w:rsidR="00DA75E6" w:rsidRPr="006838D5" w:rsidRDefault="00BE3E25" w:rsidP="006838D5">
      <w:pPr>
        <w:widowControl w:val="0"/>
        <w:tabs>
          <w:tab w:val="left" w:pos="1260"/>
        </w:tabs>
        <w:spacing w:line="276" w:lineRule="auto"/>
        <w:rPr>
          <w:rFonts w:cs="Times New Roman"/>
          <w:color w:val="000000" w:themeColor="text1"/>
          <w:sz w:val="25"/>
          <w:szCs w:val="25"/>
        </w:rPr>
      </w:pPr>
      <w:r>
        <w:rPr>
          <w:rFonts w:cs="Times New Roman"/>
          <w:color w:val="000000" w:themeColor="text1"/>
          <w:sz w:val="25"/>
          <w:szCs w:val="25"/>
          <w:lang w:val="en-US"/>
        </w:rPr>
        <w:t xml:space="preserve">(i) </w:t>
      </w:r>
      <w:r>
        <w:rPr>
          <w:rFonts w:cs="Times New Roman"/>
          <w:color w:val="000000" w:themeColor="text1"/>
          <w:sz w:val="25"/>
          <w:szCs w:val="25"/>
        </w:rPr>
        <w:t xml:space="preserve">Việc tạm dừng Công Việc do lỗi của Bên A bị kéo dài quá </w:t>
      </w:r>
      <w:r>
        <w:rPr>
          <w:rFonts w:cs="Times New Roman"/>
          <w:color w:val="000000" w:themeColor="text1"/>
          <w:sz w:val="25"/>
          <w:szCs w:val="25"/>
          <w:lang w:val="en-US"/>
        </w:rPr>
        <w:t>30 (ba mươi) ngà</w:t>
      </w:r>
      <w:r>
        <w:rPr>
          <w:rFonts w:cs="Times New Roman"/>
          <w:color w:val="000000" w:themeColor="text1"/>
          <w:sz w:val="25"/>
          <w:szCs w:val="25"/>
        </w:rPr>
        <w:t>y (không bao gồm trường hợp tạm dừng do Sự Kiện Bất Khả Kháng hoặc do lỗi của Bên B);</w:t>
      </w:r>
    </w:p>
    <w:p w14:paraId="758AC279" w14:textId="77777777" w:rsidR="00DA75E6" w:rsidRPr="006838D5" w:rsidRDefault="00BE3E25" w:rsidP="006838D5">
      <w:pPr>
        <w:widowControl w:val="0"/>
        <w:tabs>
          <w:tab w:val="left" w:pos="1260"/>
        </w:tabs>
        <w:spacing w:line="276" w:lineRule="auto"/>
        <w:rPr>
          <w:rFonts w:cs="Times New Roman"/>
          <w:color w:val="000000" w:themeColor="text1"/>
          <w:sz w:val="25"/>
          <w:szCs w:val="25"/>
          <w:lang w:val="en-US"/>
        </w:rPr>
      </w:pPr>
      <w:r>
        <w:rPr>
          <w:rFonts w:cs="Times New Roman"/>
          <w:color w:val="000000" w:themeColor="text1"/>
          <w:sz w:val="25"/>
          <w:szCs w:val="25"/>
          <w:lang w:val="en-US"/>
        </w:rPr>
        <w:t xml:space="preserve">(ii) </w:t>
      </w:r>
      <w:r>
        <w:rPr>
          <w:rFonts w:cs="Times New Roman"/>
          <w:color w:val="000000" w:themeColor="text1"/>
          <w:sz w:val="25"/>
          <w:szCs w:val="25"/>
        </w:rPr>
        <w:t xml:space="preserve">Bên A vi phạm nghĩa vụ thanh toán: Bên B đã tạm dừng Công Việc theo khoản 11.1 nhưng không nhận được số tiền đến hạn thanh toán trong vòng </w:t>
      </w:r>
      <w:r>
        <w:rPr>
          <w:rFonts w:cs="Times New Roman"/>
          <w:color w:val="000000" w:themeColor="text1"/>
          <w:sz w:val="25"/>
          <w:szCs w:val="25"/>
          <w:lang w:val="en-US"/>
        </w:rPr>
        <w:t>30 (ba mươi) ngày</w:t>
      </w:r>
      <w:r>
        <w:rPr>
          <w:rFonts w:cs="Times New Roman"/>
          <w:color w:val="000000" w:themeColor="text1"/>
          <w:sz w:val="25"/>
          <w:szCs w:val="25"/>
        </w:rPr>
        <w:t xml:space="preserve"> kể từ ngày tạm dừng mà không có lý do chính đáng;</w:t>
      </w:r>
    </w:p>
    <w:p w14:paraId="67539FFB" w14:textId="77777777" w:rsidR="00DA75E6" w:rsidRPr="006838D5" w:rsidRDefault="00BE3E25" w:rsidP="006838D5">
      <w:pPr>
        <w:widowControl w:val="0"/>
        <w:tabs>
          <w:tab w:val="left" w:pos="1260"/>
        </w:tabs>
        <w:spacing w:line="276" w:lineRule="auto"/>
        <w:rPr>
          <w:rFonts w:cs="Times New Roman"/>
          <w:color w:val="000000" w:themeColor="text1"/>
          <w:sz w:val="25"/>
          <w:szCs w:val="25"/>
        </w:rPr>
      </w:pPr>
      <w:r>
        <w:rPr>
          <w:rFonts w:cs="Times New Roman"/>
          <w:color w:val="000000" w:themeColor="text1"/>
          <w:sz w:val="25"/>
          <w:szCs w:val="25"/>
          <w:lang w:val="en-US"/>
        </w:rPr>
        <w:t xml:space="preserve">(iii) </w:t>
      </w:r>
      <w:r>
        <w:rPr>
          <w:rFonts w:cs="Times New Roman"/>
          <w:color w:val="000000" w:themeColor="text1"/>
          <w:sz w:val="25"/>
          <w:szCs w:val="25"/>
        </w:rPr>
        <w:t>Bên A bị phá sản, vỡ nợ, bị đóng cửa, bị quản lý tài sản phải điều đình với chủ nợ hoặc tiếp tục kinh doanh dưới sự điều hành của người được uỷ thác hoặc người đại diện cho quyền lợi của chủ nợ hoặc nếu đã có hành động hoặc sự kiện nào đó xảy ra (theo các Luật hiện hành) có tác dụng tương tự tới các hành động hoặc sự kiện đó.</w:t>
      </w:r>
    </w:p>
    <w:p w14:paraId="0E2D3C20" w14:textId="77777777" w:rsidR="00DA75E6" w:rsidRPr="006838D5" w:rsidRDefault="00BE3E25" w:rsidP="006838D5">
      <w:pPr>
        <w:widowControl w:val="0"/>
        <w:numPr>
          <w:ilvl w:val="0"/>
          <w:numId w:val="13"/>
        </w:numPr>
        <w:spacing w:line="276" w:lineRule="auto"/>
        <w:ind w:left="0"/>
        <w:rPr>
          <w:rFonts w:cs="Times New Roman"/>
          <w:color w:val="000000" w:themeColor="text1"/>
          <w:sz w:val="25"/>
          <w:szCs w:val="25"/>
        </w:rPr>
      </w:pPr>
      <w:r>
        <w:rPr>
          <w:rFonts w:cs="Times New Roman"/>
          <w:color w:val="000000" w:themeColor="text1"/>
          <w:sz w:val="25"/>
          <w:szCs w:val="25"/>
        </w:rPr>
        <w:t xml:space="preserve">Trong bất cứ trường hợp nào được quy định tại </w:t>
      </w:r>
      <w:r>
        <w:rPr>
          <w:rFonts w:cs="Times New Roman"/>
          <w:b/>
          <w:bCs/>
          <w:color w:val="000000" w:themeColor="text1"/>
          <w:sz w:val="25"/>
          <w:szCs w:val="25"/>
        </w:rPr>
        <w:t>Điều 1</w:t>
      </w:r>
      <w:r>
        <w:rPr>
          <w:rFonts w:cs="Times New Roman"/>
          <w:b/>
          <w:bCs/>
          <w:color w:val="000000" w:themeColor="text1"/>
          <w:sz w:val="25"/>
          <w:szCs w:val="25"/>
          <w:lang w:val="en-US"/>
        </w:rPr>
        <w:t>1</w:t>
      </w:r>
      <w:r>
        <w:rPr>
          <w:rFonts w:cs="Times New Roman"/>
          <w:b/>
          <w:bCs/>
          <w:color w:val="000000" w:themeColor="text1"/>
          <w:sz w:val="25"/>
          <w:szCs w:val="25"/>
        </w:rPr>
        <w:t>.2 (a)</w:t>
      </w:r>
      <w:r>
        <w:rPr>
          <w:rFonts w:cs="Times New Roman"/>
          <w:color w:val="000000" w:themeColor="text1"/>
          <w:sz w:val="25"/>
          <w:szCs w:val="25"/>
        </w:rPr>
        <w:t xml:space="preserve"> ở trên, Bên B có thể, bằng cách thông báo trước cho Bên A ít nhất 03 (ba) ngày để chấm dứt Hợp Đồng. Tuy nhiên trong trường hợp của phần (iii) </w:t>
      </w:r>
      <w:r>
        <w:rPr>
          <w:rFonts w:cs="Times New Roman"/>
          <w:b/>
          <w:bCs/>
          <w:color w:val="000000" w:themeColor="text1"/>
          <w:sz w:val="25"/>
          <w:szCs w:val="25"/>
        </w:rPr>
        <w:t>Khoản 1</w:t>
      </w:r>
      <w:r>
        <w:rPr>
          <w:rFonts w:cs="Times New Roman"/>
          <w:b/>
          <w:bCs/>
          <w:color w:val="000000" w:themeColor="text1"/>
          <w:sz w:val="25"/>
          <w:szCs w:val="25"/>
          <w:lang w:val="en-US"/>
        </w:rPr>
        <w:t>1</w:t>
      </w:r>
      <w:r>
        <w:rPr>
          <w:rFonts w:cs="Times New Roman"/>
          <w:b/>
          <w:bCs/>
          <w:color w:val="000000" w:themeColor="text1"/>
          <w:sz w:val="25"/>
          <w:szCs w:val="25"/>
        </w:rPr>
        <w:t>.2 (a)</w:t>
      </w:r>
      <w:r>
        <w:rPr>
          <w:rFonts w:cs="Times New Roman"/>
          <w:color w:val="000000" w:themeColor="text1"/>
          <w:sz w:val="25"/>
          <w:szCs w:val="25"/>
        </w:rPr>
        <w:t xml:space="preserve"> Bên B có thể thông báo cho Bên A để chấm dứt Hợp Đồng ngay lập tức. </w:t>
      </w:r>
    </w:p>
    <w:p w14:paraId="7868463A" w14:textId="77777777" w:rsidR="00DA75E6" w:rsidRPr="006838D5" w:rsidRDefault="00BE3E25" w:rsidP="006838D5">
      <w:pPr>
        <w:widowControl w:val="0"/>
        <w:numPr>
          <w:ilvl w:val="0"/>
          <w:numId w:val="13"/>
        </w:numPr>
        <w:spacing w:line="276" w:lineRule="auto"/>
        <w:ind w:left="0"/>
        <w:rPr>
          <w:rFonts w:cs="Times New Roman"/>
          <w:color w:val="000000" w:themeColor="text1"/>
          <w:sz w:val="25"/>
          <w:szCs w:val="25"/>
        </w:rPr>
      </w:pPr>
      <w:r>
        <w:rPr>
          <w:rFonts w:cs="Times New Roman"/>
          <w:color w:val="000000" w:themeColor="text1"/>
          <w:sz w:val="25"/>
          <w:szCs w:val="25"/>
        </w:rPr>
        <w:t xml:space="preserve">Hậu quả của việc chấm dứt Hợp Đồng theo quy định tại </w:t>
      </w:r>
      <w:r>
        <w:rPr>
          <w:rFonts w:cs="Times New Roman"/>
          <w:b/>
          <w:bCs/>
          <w:color w:val="000000" w:themeColor="text1"/>
          <w:sz w:val="25"/>
          <w:szCs w:val="25"/>
        </w:rPr>
        <w:t>điểm b khoản 10.2</w:t>
      </w:r>
      <w:r>
        <w:rPr>
          <w:rFonts w:cs="Times New Roman"/>
          <w:color w:val="000000" w:themeColor="text1"/>
          <w:sz w:val="25"/>
          <w:szCs w:val="25"/>
        </w:rPr>
        <w:t xml:space="preserve"> Hợp Đồng.</w:t>
      </w:r>
    </w:p>
    <w:p w14:paraId="535B1E86" w14:textId="77777777" w:rsidR="00DA75E6" w:rsidRPr="006838D5" w:rsidRDefault="00BE3E25" w:rsidP="006838D5">
      <w:pPr>
        <w:widowControl w:val="0"/>
        <w:numPr>
          <w:ilvl w:val="0"/>
          <w:numId w:val="13"/>
        </w:numPr>
        <w:spacing w:line="276" w:lineRule="auto"/>
        <w:ind w:left="0"/>
        <w:rPr>
          <w:rFonts w:cs="Times New Roman"/>
          <w:color w:val="000000" w:themeColor="text1"/>
          <w:sz w:val="25"/>
          <w:szCs w:val="25"/>
        </w:rPr>
      </w:pPr>
      <w:r>
        <w:rPr>
          <w:rFonts w:cs="Times New Roman"/>
          <w:color w:val="000000" w:themeColor="text1"/>
          <w:sz w:val="25"/>
          <w:szCs w:val="25"/>
        </w:rPr>
        <w:t xml:space="preserve">Ngừng công việc và di dời thiết bị Bên B: Sau khi nhận được thông báo chấm dứt Hợp đồng, Bên B sẽ ngay lập tức: </w:t>
      </w:r>
    </w:p>
    <w:p w14:paraId="69AED378" w14:textId="77777777" w:rsidR="00DA75E6" w:rsidRPr="006838D5" w:rsidRDefault="00BE3E25" w:rsidP="006838D5">
      <w:pPr>
        <w:pStyle w:val="Luidoancap2"/>
        <w:numPr>
          <w:ilvl w:val="0"/>
          <w:numId w:val="0"/>
        </w:numPr>
        <w:spacing w:line="276" w:lineRule="auto"/>
        <w:rPr>
          <w:color w:val="000000" w:themeColor="text1"/>
          <w:sz w:val="25"/>
          <w:szCs w:val="25"/>
          <w:lang w:val="en-US"/>
        </w:rPr>
      </w:pPr>
      <w:r>
        <w:rPr>
          <w:color w:val="000000" w:themeColor="text1"/>
          <w:sz w:val="25"/>
          <w:szCs w:val="25"/>
          <w:lang w:val="en-US"/>
        </w:rPr>
        <w:t xml:space="preserve">(i) </w:t>
      </w:r>
      <w:r>
        <w:rPr>
          <w:color w:val="000000" w:themeColor="text1"/>
          <w:sz w:val="25"/>
          <w:szCs w:val="25"/>
          <w:lang w:val="vi-VN"/>
        </w:rPr>
        <w:t>Ngừng tất cả các công việc thêm, ngoại trừ các công việc đã được Bên A hướng dẫn để bảo vệ con người và tài sản hoặc an toàn của công trình;</w:t>
      </w:r>
    </w:p>
    <w:p w14:paraId="72F385CC" w14:textId="77777777" w:rsidR="00DA75E6" w:rsidRPr="006838D5" w:rsidRDefault="00BE3E25" w:rsidP="006838D5">
      <w:pPr>
        <w:pStyle w:val="Luidoancap2"/>
        <w:numPr>
          <w:ilvl w:val="0"/>
          <w:numId w:val="0"/>
        </w:numPr>
        <w:spacing w:line="276" w:lineRule="auto"/>
        <w:rPr>
          <w:color w:val="000000" w:themeColor="text1"/>
          <w:sz w:val="25"/>
          <w:szCs w:val="25"/>
          <w:lang w:val="vi-VN"/>
        </w:rPr>
      </w:pPr>
      <w:r>
        <w:rPr>
          <w:color w:val="000000" w:themeColor="text1"/>
          <w:sz w:val="25"/>
          <w:szCs w:val="25"/>
          <w:lang w:val="en-US"/>
        </w:rPr>
        <w:t xml:space="preserve">(ii) </w:t>
      </w:r>
      <w:r>
        <w:rPr>
          <w:color w:val="000000" w:themeColor="text1"/>
          <w:sz w:val="25"/>
          <w:szCs w:val="25"/>
          <w:lang w:val="vi-VN"/>
        </w:rPr>
        <w:t>Chuyển giao cho Bên A toàn bộ tài liệu của Bên B, thiết bị, các vật liệu và các công việc khác mà Bên B đã được thanh toán;</w:t>
      </w:r>
    </w:p>
    <w:p w14:paraId="0360CFD6" w14:textId="77777777" w:rsidR="00DA75E6" w:rsidRPr="006838D5" w:rsidRDefault="00BE3E25" w:rsidP="006838D5">
      <w:pPr>
        <w:pStyle w:val="Luidoancap2"/>
        <w:numPr>
          <w:ilvl w:val="0"/>
          <w:numId w:val="0"/>
        </w:numPr>
        <w:spacing w:line="276" w:lineRule="auto"/>
        <w:rPr>
          <w:color w:val="000000" w:themeColor="text1"/>
          <w:sz w:val="25"/>
          <w:szCs w:val="25"/>
          <w:lang w:val="vi-VN"/>
        </w:rPr>
      </w:pPr>
      <w:r>
        <w:rPr>
          <w:color w:val="000000" w:themeColor="text1"/>
          <w:sz w:val="25"/>
          <w:szCs w:val="25"/>
          <w:lang w:val="en-US"/>
        </w:rPr>
        <w:t xml:space="preserve">(iii) </w:t>
      </w:r>
      <w:r>
        <w:rPr>
          <w:color w:val="000000" w:themeColor="text1"/>
          <w:sz w:val="25"/>
          <w:szCs w:val="25"/>
          <w:lang w:val="vi-VN"/>
        </w:rPr>
        <w:t>Di dời thiết bị, phương tiện khỏi công trường sau khi lập biên bản bàn giao hiện trường với Bên A.</w:t>
      </w:r>
    </w:p>
    <w:p w14:paraId="3411E76F"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92" w:name="_Toc108548840"/>
      <w:bookmarkStart w:id="93" w:name="_Toc512322917"/>
      <w:bookmarkStart w:id="94" w:name="_Toc487118125"/>
      <w:r>
        <w:rPr>
          <w:rFonts w:ascii="Times New Roman" w:hAnsi="Times New Roman" w:cs="Times New Roman"/>
          <w:b/>
          <w:bCs/>
          <w:color w:val="000000" w:themeColor="text1"/>
          <w:sz w:val="25"/>
          <w:szCs w:val="25"/>
          <w:lang w:val="en-US"/>
        </w:rPr>
        <w:t>ĐIỀU 12. BẤT KHẢ KHÁNG</w:t>
      </w:r>
      <w:bookmarkEnd w:id="92"/>
      <w:bookmarkEnd w:id="93"/>
      <w:bookmarkEnd w:id="94"/>
    </w:p>
    <w:p w14:paraId="2DE86AFC"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bookmarkStart w:id="95" w:name="_Toc358380410"/>
      <w:r>
        <w:rPr>
          <w:rFonts w:cs="Times New Roman"/>
          <w:b/>
          <w:bCs/>
          <w:color w:val="000000" w:themeColor="text1"/>
          <w:sz w:val="25"/>
          <w:szCs w:val="25"/>
          <w:lang w:val="en-US"/>
        </w:rPr>
        <w:t>12.1.</w:t>
      </w:r>
      <w:r>
        <w:rPr>
          <w:rFonts w:cs="Times New Roman"/>
          <w:color w:val="000000" w:themeColor="text1"/>
          <w:sz w:val="25"/>
          <w:szCs w:val="25"/>
          <w:lang w:val="en-US"/>
        </w:rPr>
        <w:t xml:space="preserve"> </w:t>
      </w:r>
      <w:r>
        <w:rPr>
          <w:rFonts w:cs="Times New Roman"/>
          <w:color w:val="000000" w:themeColor="text1"/>
          <w:sz w:val="25"/>
          <w:szCs w:val="25"/>
        </w:rPr>
        <w:t xml:space="preserve">Sự Kiện Bất Khả Kháng là sự kiện xảy ra không lường trước được và nằm ngoài sự kiểm soát hợp lý của Các Bên, bao gồm, nhưng không giới hạn ở các tai họa thiên nhiên như động đất, bão, lũ, lụt mà không thể thực hiện được Công Việc theo quy định pháp luật, các sự kiện khác như chiến tranh, phong toả hoặc cấm vận, chiếm đóng, nội chiến, nổi loạn, phá hoại hay rối loạn xã hội hoặc bất kỳ việc công bố, ban hành, thay đổi văn bản pháp luật, chính sách của Cơ Quan Có Thẩm Quyền (mà Hai Bên không thể lường trước được) ban hành sau ngày ký Hợp Đồng (không bao gồm mưa theo mùa, việc xử phạt, đình chỉ do vi phạm của một Bên và các quy định về thời gian hoạt động, tuyến đường, tải trọng đã có hiệu lực tại thời điểm ký Hợp Đồng; việc Bãi Đổ Thải bị đình chỉ, hết công suất, từ chối hoặc ngừng tiếp nhận) làm gián đoạn, gây trở ngại hoặc ngăn cản việc thực hiện nghĩa vụ của Một Bên và/hoặc Các Bên phát sinh từ Hợp Đồng này cũng như việc thực hiện Hợp Đồng.</w:t>
      </w:r>
      <w:bookmarkEnd w:id="95"/>
    </w:p>
    <w:p w14:paraId="485D2155"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bookmarkStart w:id="96" w:name="_Toc358380411"/>
      <w:r>
        <w:rPr>
          <w:rFonts w:cs="Times New Roman"/>
          <w:b/>
          <w:bCs/>
          <w:color w:val="000000" w:themeColor="text1"/>
          <w:sz w:val="25"/>
          <w:szCs w:val="25"/>
          <w:lang w:val="en-US"/>
        </w:rPr>
        <w:t>12.2.</w:t>
      </w:r>
      <w:r>
        <w:rPr>
          <w:rFonts w:cs="Times New Roman"/>
          <w:color w:val="000000" w:themeColor="text1"/>
          <w:sz w:val="25"/>
          <w:szCs w:val="25"/>
          <w:lang w:val="en-US"/>
        </w:rPr>
        <w:t xml:space="preserve"> </w:t>
      </w:r>
      <w:r>
        <w:rPr>
          <w:rFonts w:cs="Times New Roman"/>
          <w:color w:val="000000" w:themeColor="text1"/>
          <w:sz w:val="25"/>
          <w:szCs w:val="25"/>
        </w:rPr>
        <w:t>Các Bên thỏa thuận rằng cả Hai Bên với nỗ lực cao nhất của mình sẽ tiến hành các biện pháp phù hợp để ngăn chặn hoặc khắc phục hậu quả của Sự Kiện Bất Khả Kháng.</w:t>
      </w:r>
      <w:bookmarkEnd w:id="96"/>
    </w:p>
    <w:p w14:paraId="37D4A746"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bookmarkStart w:id="97" w:name="_Toc358380412"/>
      <w:r>
        <w:rPr>
          <w:rFonts w:cs="Times New Roman"/>
          <w:b/>
          <w:bCs/>
          <w:color w:val="000000" w:themeColor="text1"/>
          <w:sz w:val="25"/>
          <w:szCs w:val="25"/>
          <w:lang w:val="en-US"/>
        </w:rPr>
        <w:t>12.3.</w:t>
      </w:r>
      <w:r>
        <w:rPr>
          <w:rFonts w:cs="Times New Roman"/>
          <w:color w:val="000000" w:themeColor="text1"/>
          <w:sz w:val="25"/>
          <w:szCs w:val="25"/>
          <w:lang w:val="en-US"/>
        </w:rPr>
        <w:t xml:space="preserve"> </w:t>
      </w:r>
      <w:r>
        <w:rPr>
          <w:rFonts w:cs="Times New Roman"/>
          <w:color w:val="000000" w:themeColor="text1"/>
          <w:sz w:val="25"/>
          <w:szCs w:val="25"/>
        </w:rPr>
        <w:t>Trừ trường hợp Hợp Đồng có quy định khác, không Bên nào bị coi là vi phạm Hợp Đồng này, hoặc phải chịu trách nhiệm trước Bên kia do bất cứ sự chậm trễ nào trong việc thực hiện hoặc không thực hiện bất kỳ nghĩa vụ nào của mình theo Hợp Đồng này do Sự Kiện Bất Khả Kháng gây ra, với các điều kiện là:</w:t>
      </w:r>
      <w:bookmarkEnd w:id="97"/>
    </w:p>
    <w:p w14:paraId="742209C2" w14:textId="77777777" w:rsidR="00DA75E6" w:rsidRPr="006838D5" w:rsidRDefault="00BE3E25" w:rsidP="006838D5">
      <w:pPr>
        <w:widowControl w:val="0"/>
        <w:numPr>
          <w:ilvl w:val="0"/>
          <w:numId w:val="45"/>
        </w:numPr>
        <w:spacing w:line="276" w:lineRule="auto"/>
        <w:ind w:left="0"/>
        <w:rPr>
          <w:rFonts w:cs="Times New Roman"/>
          <w:b/>
          <w:color w:val="000000" w:themeColor="text1"/>
          <w:sz w:val="25"/>
          <w:szCs w:val="25"/>
        </w:rPr>
      </w:pPr>
      <w:r>
        <w:rPr>
          <w:rFonts w:cs="Times New Roman"/>
          <w:color w:val="000000" w:themeColor="text1"/>
          <w:sz w:val="25"/>
          <w:szCs w:val="25"/>
        </w:rPr>
        <w:t>Sự Kiện Bất Khả Kháng là nguyên nhân trực tiếp và gần nhất làm cho Bên đó bị cản trở hoặc chậm trễ trong việc thực hiện Hợp Đồng.</w:t>
      </w:r>
    </w:p>
    <w:p w14:paraId="58DD55CE" w14:textId="77777777" w:rsidR="00DA75E6" w:rsidRPr="006838D5" w:rsidRDefault="00BE3E25" w:rsidP="006838D5">
      <w:pPr>
        <w:widowControl w:val="0"/>
        <w:numPr>
          <w:ilvl w:val="0"/>
          <w:numId w:val="14"/>
        </w:numPr>
        <w:spacing w:line="276" w:lineRule="auto"/>
        <w:ind w:left="0"/>
        <w:rPr>
          <w:rFonts w:cs="Times New Roman"/>
          <w:b/>
          <w:color w:val="000000" w:themeColor="text1"/>
          <w:sz w:val="25"/>
          <w:szCs w:val="25"/>
        </w:rPr>
      </w:pPr>
      <w:r>
        <w:rPr>
          <w:rFonts w:cs="Times New Roman"/>
          <w:color w:val="000000" w:themeColor="text1"/>
          <w:sz w:val="25"/>
          <w:szCs w:val="25"/>
        </w:rPr>
        <w:t>Bên bị ảnh hưởng thông báo bằng văn bản cho Bên kia biết về Sự Kiện Bất Khả Kháng xảy ra hoặc sắp xảy ra ngay khi biết hoặc nhận biết được sự kiện đó, trong đó trình bày rõ các chi tiết của Sự Kiện Bất Khả Kháng đã ngăn cản Bên đó thực hiện Hợp Đồng và nêu các biện pháp khắc phục được Bên đó đã, đang, sẽ thực hiện, dự kiến thời gian khắc phục Sự Kiện Bất Khả Kháng (nếu có khả năng).</w:t>
      </w:r>
    </w:p>
    <w:p w14:paraId="3E31A344" w14:textId="77777777" w:rsidR="00DA75E6" w:rsidRPr="006838D5" w:rsidRDefault="00BE3E25" w:rsidP="006838D5">
      <w:pPr>
        <w:widowControl w:val="0"/>
        <w:numPr>
          <w:ilvl w:val="0"/>
          <w:numId w:val="14"/>
        </w:numPr>
        <w:spacing w:line="276" w:lineRule="auto"/>
        <w:ind w:left="0"/>
        <w:rPr>
          <w:rFonts w:cs="Times New Roman"/>
          <w:b/>
          <w:color w:val="000000" w:themeColor="text1"/>
          <w:sz w:val="25"/>
          <w:szCs w:val="25"/>
        </w:rPr>
      </w:pPr>
      <w:r>
        <w:rPr>
          <w:rFonts w:cs="Times New Roman"/>
          <w:color w:val="000000" w:themeColor="text1"/>
          <w:sz w:val="25"/>
          <w:szCs w:val="25"/>
        </w:rPr>
        <w:t>Nghĩa vụ của Các Bên theo Hợp Đồng này chỉ được giải phóng trong khoảng thời gian của Sự Kiện Bất Khả Kháng và trong chừng mực Sự Kiện Bất Khả Kháng ngăn trở việc thực hiện các nghĩa vụ của Bên đó, với điều kiện là các biện pháp ngăn ngừa hợp lý đã được Bên đó thực hiện nhưng không đạt kết quả.</w:t>
      </w:r>
    </w:p>
    <w:p w14:paraId="115142F8"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lang w:val="en-US"/>
        </w:rPr>
        <w:t>12.4.</w:t>
      </w:r>
      <w:r>
        <w:rPr>
          <w:rFonts w:cs="Times New Roman"/>
          <w:color w:val="000000" w:themeColor="text1"/>
          <w:sz w:val="25"/>
          <w:szCs w:val="25"/>
          <w:lang w:val="en-US"/>
        </w:rPr>
        <w:t xml:space="preserve"> </w:t>
      </w:r>
      <w:r>
        <w:rPr>
          <w:rFonts w:cs="Times New Roman"/>
          <w:color w:val="000000" w:themeColor="text1"/>
          <w:sz w:val="25"/>
          <w:szCs w:val="25"/>
        </w:rPr>
        <w:t xml:space="preserve">Nếu do hậu quả của Sự Kiện Bất Khả Kháng mà Một Bên hoặc Các Bên không thể tiếp tục thực hiện được các thỏa thuận tại Hợp Đồng này trong thời hạn 30 </w:t>
      </w:r>
      <w:r>
        <w:rPr>
          <w:rFonts w:cs="Times New Roman"/>
          <w:i/>
          <w:color w:val="000000" w:themeColor="text1"/>
          <w:sz w:val="25"/>
          <w:szCs w:val="25"/>
        </w:rPr>
        <w:t xml:space="preserve">(ba mươi) </w:t>
      </w:r>
      <w:r>
        <w:rPr>
          <w:rFonts w:cs="Times New Roman"/>
          <w:color w:val="000000" w:themeColor="text1"/>
          <w:sz w:val="25"/>
          <w:szCs w:val="25"/>
        </w:rPr>
        <w:t>ngày kể từ ngày xảy ra Sự Kiện Bất Khả Kháng thì Các Bên sẽ cùng nhau bàn bạc về việc chấm dứt hoặc tiếp tục thực hiện Hợp Đồng và giải quyết các hậu quả phát sinh.</w:t>
      </w:r>
    </w:p>
    <w:p w14:paraId="7582E0B5"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98" w:name="_Toc108548843"/>
      <w:bookmarkStart w:id="99" w:name="_Toc512322921"/>
      <w:bookmarkStart w:id="100" w:name="_Toc487118130"/>
      <w:bookmarkStart w:id="101" w:name="_Toc480969788"/>
      <w:r>
        <w:rPr>
          <w:rFonts w:ascii="Times New Roman" w:hAnsi="Times New Roman" w:cs="Times New Roman"/>
          <w:b/>
          <w:bCs/>
          <w:color w:val="000000" w:themeColor="text1"/>
          <w:sz w:val="25"/>
          <w:szCs w:val="25"/>
          <w:lang w:val="en-US"/>
        </w:rPr>
        <w:t>ĐIỀU 13. GIẢI QUYẾT TRANH CHẤP</w:t>
      </w:r>
      <w:bookmarkEnd w:id="98"/>
      <w:bookmarkEnd w:id="99"/>
      <w:bookmarkEnd w:id="100"/>
      <w:bookmarkEnd w:id="101"/>
    </w:p>
    <w:p w14:paraId="38F37DEF"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lang w:val="en-US"/>
        </w:rPr>
        <w:t>13.1.</w:t>
      </w:r>
      <w:r>
        <w:rPr>
          <w:rFonts w:cs="Times New Roman"/>
          <w:color w:val="000000" w:themeColor="text1"/>
          <w:sz w:val="25"/>
          <w:szCs w:val="25"/>
          <w:lang w:val="en-US"/>
        </w:rPr>
        <w:t xml:space="preserve"> </w:t>
      </w:r>
      <w:r>
        <w:rPr>
          <w:rFonts w:cs="Times New Roman"/>
          <w:color w:val="000000" w:themeColor="text1"/>
          <w:sz w:val="25"/>
          <w:szCs w:val="25"/>
        </w:rPr>
        <w:t>Khi có tranh chấp phát sinh trong quá trình thực hiện Hợp Đồng, Các Bên sẽ cố gắng thương lượng, đối thoại để giải quyết trên tinh thần thiện chí và xây dựng.</w:t>
      </w:r>
    </w:p>
    <w:p w14:paraId="70330F2A"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lang w:val="en-US"/>
        </w:rPr>
        <w:t>13.2.</w:t>
      </w:r>
      <w:r>
        <w:rPr>
          <w:rFonts w:cs="Times New Roman"/>
          <w:color w:val="000000" w:themeColor="text1"/>
          <w:sz w:val="25"/>
          <w:szCs w:val="25"/>
          <w:lang w:val="en-US"/>
        </w:rPr>
        <w:t xml:space="preserve"> </w:t>
      </w:r>
      <w:r>
        <w:rPr>
          <w:rFonts w:cs="Times New Roman"/>
          <w:color w:val="000000" w:themeColor="text1"/>
          <w:sz w:val="25"/>
          <w:szCs w:val="25"/>
        </w:rPr>
        <w:t>Trường hợp thương lượng, đối thoại không có kết quả thì trong vòng 30 (ba mươi) ngày kể từ ngày phát sinh tranh chấp Hợp Đồng, một trong Các Bên có quyền gửi vụ việc tới Tòa án nhân dân có thẩm quyền tại Thành phố Hà Nội để giải quyết, áp dụng theo luật Việt Nam.</w:t>
      </w:r>
    </w:p>
    <w:p w14:paraId="71D9BA30" w14:textId="77777777" w:rsidR="00DA75E6" w:rsidRPr="006838D5" w:rsidRDefault="00BE3E25" w:rsidP="006838D5">
      <w:pPr>
        <w:pStyle w:val="GchudngVBChuyen"/>
        <w:widowControl w:val="0"/>
        <w:numPr>
          <w:ilvl w:val="0"/>
          <w:numId w:val="0"/>
        </w:numPr>
        <w:spacing w:line="276" w:lineRule="auto"/>
        <w:rPr>
          <w:color w:val="000000" w:themeColor="text1"/>
          <w:sz w:val="25"/>
          <w:szCs w:val="25"/>
          <w:lang w:val="vi-VN"/>
        </w:rPr>
      </w:pPr>
      <w:r>
        <w:rPr>
          <w:color w:val="000000" w:themeColor="text1"/>
          <w:sz w:val="25"/>
          <w:szCs w:val="25"/>
          <w:lang w:val="vi-VN"/>
        </w:rPr>
        <w:t>Bản án, quyết định có hiệu lực pháp luật của Tòa án là căn cứ buộc các bên phải thực hiện. Mọi án phí và các chi phí liên quan khác do bên thua kiện chịu.</w:t>
      </w:r>
    </w:p>
    <w:p w14:paraId="48C8AE0F"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bookmarkStart w:id="102" w:name="_Toc108548844"/>
      <w:bookmarkStart w:id="103" w:name="_Toc512322922"/>
      <w:bookmarkStart w:id="104" w:name="_Toc487118131"/>
      <w:bookmarkStart w:id="105" w:name="_Toc480969789"/>
      <w:r>
        <w:rPr>
          <w:rFonts w:ascii="Times New Roman" w:hAnsi="Times New Roman" w:cs="Times New Roman"/>
          <w:b/>
          <w:bCs/>
          <w:color w:val="000000" w:themeColor="text1"/>
          <w:sz w:val="25"/>
          <w:szCs w:val="25"/>
          <w:lang w:val="en-US"/>
        </w:rPr>
        <w:t>ĐIỀU 14. ĐIỀU KHOẢN CHUNG</w:t>
      </w:r>
      <w:bookmarkEnd w:id="102"/>
      <w:bookmarkEnd w:id="103"/>
      <w:bookmarkEnd w:id="104"/>
      <w:bookmarkEnd w:id="105"/>
    </w:p>
    <w:p w14:paraId="55CA6192"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color w:val="000000" w:themeColor="text1"/>
          <w:sz w:val="25"/>
          <w:szCs w:val="25"/>
          <w:lang w:val="en-US"/>
        </w:rPr>
        <w:t xml:space="preserve">14.1. </w:t>
      </w:r>
      <w:r>
        <w:rPr>
          <w:rFonts w:cs="Times New Roman"/>
          <w:color w:val="000000" w:themeColor="text1"/>
          <w:sz w:val="25"/>
          <w:szCs w:val="25"/>
        </w:rPr>
        <w:t>Hai bên cùng cam kết thực hiện nghiêm chỉnh các điều khoản ghi trong Hợp đồng, không bên nào được tự ý đơn phương ngừng việc thực hiện Hợp đồng.</w:t>
      </w:r>
    </w:p>
    <w:p w14:paraId="500DFC00" w14:textId="77777777" w:rsidR="00DA75E6" w:rsidRPr="006838D5" w:rsidRDefault="00BE3E25" w:rsidP="006838D5">
      <w:pPr>
        <w:widowControl w:val="0"/>
        <w:spacing w:line="276" w:lineRule="auto"/>
        <w:rPr>
          <w:rFonts w:cs="Times New Roman"/>
          <w:bCs/>
          <w:color w:val="000000" w:themeColor="text1"/>
          <w:sz w:val="25"/>
          <w:szCs w:val="25"/>
        </w:rPr>
      </w:pPr>
      <w:r>
        <w:rPr>
          <w:rFonts w:cs="Times New Roman"/>
          <w:b/>
          <w:bCs/>
          <w:color w:val="000000" w:themeColor="text1"/>
          <w:sz w:val="25"/>
          <w:szCs w:val="25"/>
          <w:lang w:val="en-US"/>
        </w:rPr>
        <w:t>14.2.</w:t>
      </w:r>
      <w:r>
        <w:rPr>
          <w:rFonts w:cs="Times New Roman"/>
          <w:bCs/>
          <w:color w:val="000000" w:themeColor="text1"/>
          <w:sz w:val="25"/>
          <w:szCs w:val="25"/>
          <w:lang w:val="en-US"/>
        </w:rPr>
        <w:t xml:space="preserve"> </w:t>
      </w:r>
      <w:r>
        <w:rPr>
          <w:rFonts w:cs="Times New Roman"/>
          <w:bCs/>
          <w:color w:val="000000" w:themeColor="text1"/>
          <w:sz w:val="25"/>
          <w:szCs w:val="25"/>
        </w:rPr>
        <w:t>Hợp đồng này cũng như tất cả các tài liệu, thông tin liên quan đến Hợp đồng sẽ được các bên quản lý theo quy định hiện hành của nhà nước về bảo mật.</w:t>
      </w:r>
    </w:p>
    <w:p w14:paraId="43895D4C" w14:textId="77777777" w:rsidR="00DA75E6" w:rsidRPr="006838D5" w:rsidRDefault="00BE3E25" w:rsidP="006838D5">
      <w:pPr>
        <w:widowControl w:val="0"/>
        <w:spacing w:line="276" w:lineRule="auto"/>
        <w:rPr>
          <w:rFonts w:cs="Times New Roman"/>
          <w:bCs/>
          <w:color w:val="000000" w:themeColor="text1"/>
          <w:sz w:val="25"/>
          <w:szCs w:val="25"/>
        </w:rPr>
      </w:pPr>
      <w:r>
        <w:rPr>
          <w:rFonts w:cs="Times New Roman"/>
          <w:b/>
          <w:color w:val="000000" w:themeColor="text1"/>
          <w:sz w:val="25"/>
          <w:szCs w:val="25"/>
          <w:lang w:val="en-US"/>
        </w:rPr>
        <w:t>14.3.</w:t>
      </w:r>
      <w:r>
        <w:rPr>
          <w:rFonts w:cs="Times New Roman"/>
          <w:bCs/>
          <w:color w:val="000000" w:themeColor="text1"/>
          <w:sz w:val="25"/>
          <w:szCs w:val="25"/>
          <w:lang w:val="en-US"/>
        </w:rPr>
        <w:t xml:space="preserve"> </w:t>
      </w:r>
      <w:r>
        <w:rPr>
          <w:rFonts w:cs="Times New Roman"/>
          <w:bCs/>
          <w:color w:val="000000" w:themeColor="text1"/>
          <w:sz w:val="25"/>
          <w:szCs w:val="25"/>
        </w:rPr>
        <w:t>Hợp đồng và phụ lục là toàn bộ thỏa thuận giữa các bên.</w:t>
      </w:r>
    </w:p>
    <w:p w14:paraId="07CD0986" w14:textId="77777777" w:rsidR="00DA75E6" w:rsidRPr="006838D5" w:rsidRDefault="00BE3E25" w:rsidP="006838D5">
      <w:pPr>
        <w:widowControl w:val="0"/>
        <w:spacing w:line="276" w:lineRule="auto"/>
        <w:rPr>
          <w:rFonts w:cs="Times New Roman"/>
          <w:bCs/>
          <w:color w:val="000000" w:themeColor="text1"/>
          <w:sz w:val="25"/>
          <w:szCs w:val="25"/>
        </w:rPr>
      </w:pPr>
      <w:r>
        <w:rPr>
          <w:rFonts w:cs="Times New Roman"/>
          <w:b/>
          <w:bCs/>
          <w:color w:val="000000" w:themeColor="text1"/>
          <w:sz w:val="25"/>
          <w:szCs w:val="25"/>
          <w:lang w:val="en-US"/>
        </w:rPr>
        <w:t>14.4</w:t>
      </w:r>
      <w:r>
        <w:rPr>
          <w:rFonts w:cs="Times New Roman"/>
          <w:bCs/>
          <w:color w:val="000000" w:themeColor="text1"/>
          <w:sz w:val="25"/>
          <w:szCs w:val="25"/>
          <w:lang w:val="en-US"/>
        </w:rPr>
        <w:t xml:space="preserve">. </w:t>
      </w:r>
      <w:r>
        <w:rPr>
          <w:rFonts w:cs="Times New Roman"/>
          <w:bCs/>
          <w:color w:val="000000" w:themeColor="text1"/>
          <w:sz w:val="25"/>
          <w:szCs w:val="25"/>
        </w:rPr>
        <w:t>Hợp đồng này được lập thành 04 bản bằng Tiếng Việt có giá trị pháp lý như nhau. Mỗi bên giữ 2 (hai) bản.</w:t>
      </w:r>
    </w:p>
    <w:p w14:paraId="5FF31625" w14:textId="77777777" w:rsidR="00DA75E6" w:rsidRPr="006838D5" w:rsidRDefault="00BE3E25" w:rsidP="006838D5">
      <w:pPr>
        <w:widowControl w:val="0"/>
        <w:spacing w:line="276" w:lineRule="auto"/>
        <w:rPr>
          <w:rFonts w:cs="Times New Roman"/>
          <w:bCs/>
          <w:color w:val="000000" w:themeColor="text1"/>
          <w:sz w:val="25"/>
          <w:szCs w:val="25"/>
        </w:rPr>
      </w:pPr>
      <w:r>
        <w:rPr>
          <w:rFonts w:cs="Times New Roman"/>
          <w:b/>
          <w:bCs/>
          <w:color w:val="000000" w:themeColor="text1"/>
          <w:sz w:val="25"/>
          <w:szCs w:val="25"/>
          <w:lang w:val="en-US"/>
        </w:rPr>
        <w:t>14.5.</w:t>
      </w:r>
      <w:r>
        <w:rPr>
          <w:rFonts w:cs="Times New Roman"/>
          <w:bCs/>
          <w:color w:val="000000" w:themeColor="text1"/>
          <w:sz w:val="25"/>
          <w:szCs w:val="25"/>
          <w:lang w:val="en-US"/>
        </w:rPr>
        <w:t xml:space="preserve"> </w:t>
      </w:r>
      <w:r>
        <w:rPr>
          <w:rFonts w:cs="Times New Roman"/>
          <w:bCs/>
          <w:color w:val="000000" w:themeColor="text1"/>
          <w:sz w:val="25"/>
          <w:szCs w:val="25"/>
        </w:rPr>
        <w:t>Hợp đồng có hiệu lực kể từ ngày ký cho đến khi kết thúc toàn bộ Công Việc được Hai Bên ký quyết toán và thanh lý Hợp đồng. Các nội dung chưa thoả thuận trong Hợp đồng này sẽ được áp dụng theo các quy định của pháp luật hiện hành.</w:t>
      </w:r>
    </w:p>
    <w:p w14:paraId="663A0C28" w14:textId="77777777" w:rsidR="00DA75E6" w:rsidRPr="006838D5" w:rsidRDefault="00BE3E25" w:rsidP="006838D5">
      <w:pPr>
        <w:pStyle w:val="Heading3"/>
        <w:spacing w:before="0" w:after="120" w:line="276" w:lineRule="auto"/>
        <w:rPr>
          <w:rFonts w:ascii="Times New Roman" w:hAnsi="Times New Roman" w:cs="Times New Roman"/>
          <w:b/>
          <w:bCs/>
          <w:color w:val="000000" w:themeColor="text1"/>
          <w:sz w:val="25"/>
          <w:szCs w:val="25"/>
          <w:lang w:val="en-US"/>
        </w:rPr>
      </w:pPr>
      <w:r>
        <w:rPr>
          <w:rFonts w:ascii="Times New Roman" w:hAnsi="Times New Roman" w:cs="Times New Roman"/>
          <w:b/>
          <w:bCs/>
          <w:color w:val="000000" w:themeColor="text1"/>
          <w:sz w:val="25"/>
          <w:szCs w:val="25"/>
          <w:lang w:val="en-US"/>
        </w:rPr>
        <w:t>ĐIỀU 15. PHẠT VI PHẠM VÀ BỒI THƯỜNG THIỆT HẠI</w:t>
      </w:r>
    </w:p>
    <w:p w14:paraId="5BF155B6"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rPr>
        <w:t>15.</w:t>
      </w:r>
      <w:r>
        <w:rPr>
          <w:rFonts w:cs="Times New Roman"/>
          <w:b/>
          <w:bCs/>
          <w:color w:val="000000" w:themeColor="text1"/>
          <w:sz w:val="25"/>
          <w:szCs w:val="25"/>
          <w:lang w:val="en-US"/>
        </w:rPr>
        <w:t xml:space="preserve">1. </w:t>
      </w:r>
      <w:r>
        <w:rPr>
          <w:rFonts w:cs="Times New Roman"/>
          <w:color w:val="000000" w:themeColor="text1"/>
          <w:sz w:val="25"/>
          <w:szCs w:val="25"/>
        </w:rPr>
        <w:t xml:space="preserve">Mức phạt vi phạm: Khi Bên B vi phạm nghĩa vụ theo Hợp Đồng, Bên B bị phạt vi phạm cho mỗi hành vi vi phạm với mức phạt bằng 8% (tám phần trăm) giá trị phần nghĩa vụ hợp đồng bị vi phạm xác định theo khoản 15.2, là mức phạt tối đa theo Điều 301 Luật Thương mại số 36/2005/QH11. Riêng vi phạm về tiến độ (điểm a khoản 15.2), mức phạt là 0,5% (không phẩy năm phần trăm) giá trị phần Công Việc bị chậm cho mỗi ngày chậm, tổng mức phạt không vượt quá 8% giá trị phần nghĩa vụ hợp đồng bị vi phạm.</w:t>
      </w:r>
    </w:p>
    <w:p w14:paraId="547218A2"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rPr>
        <w:t>15.</w:t>
      </w:r>
      <w:r>
        <w:rPr>
          <w:rFonts w:cs="Times New Roman"/>
          <w:b/>
          <w:bCs/>
          <w:color w:val="000000" w:themeColor="text1"/>
          <w:sz w:val="25"/>
          <w:szCs w:val="25"/>
          <w:lang w:val="en-US"/>
        </w:rPr>
        <w:t>2.</w:t>
      </w:r>
      <w:r>
        <w:rPr>
          <w:rFonts w:cs="Times New Roman"/>
          <w:b/>
          <w:bCs/>
          <w:color w:val="000000" w:themeColor="text1"/>
          <w:sz w:val="25"/>
          <w:szCs w:val="25"/>
        </w:rPr>
        <w:t xml:space="preserve"> </w:t>
      </w:r>
      <w:r>
        <w:rPr>
          <w:rFonts w:cs="Times New Roman"/>
          <w:color w:val="000000" w:themeColor="text1"/>
          <w:sz w:val="25"/>
          <w:szCs w:val="25"/>
        </w:rPr>
        <w:t>Các hành vi bị phạt vi phạm (được xác lập bằng biên bản, hình ảnh, video hoặc văn bản thông báo của Bên A), gồm:</w:t>
      </w:r>
    </w:p>
    <w:p w14:paraId="3827DFCF"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a) Chậm mốc tiến độ chi tiết hoặc thời hạn hoàn thành;</w:t>
      </w:r>
    </w:p>
    <w:p w14:paraId="6CC1E3AF"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b) Không huy động đủ thiết bị, nhân lực theo cam kết; tự ý giải tán thiết bị trái khoản 7.1;</w:t>
      </w:r>
    </w:p>
    <w:p w14:paraId="6548A875"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c) Vận chuyển đất ra khỏi công trường khi Hồ sơ Bãi Đổ Thải chưa được phê duyệt; đổ thải không đúng Bãi Đổ Thải đã phê duyệt hoặc không có chứng từ hợp lệ;</w:t>
      </w:r>
    </w:p>
    <w:p w14:paraId="2F738252"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d) Tự ý chở Đất Tái Sử Dụng ra khỏi công trường;</w:t>
      </w:r>
    </w:p>
    <w:p w14:paraId="7D5B5A41"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e) Phương tiện không qua khu vực rửa xe, không che phủ kín thùng; để rơi vãi đất, bùn; chở quá tải, cơi nới thùng hoặc không đủ điều kiện lưu hành;</w:t>
      </w:r>
    </w:p>
    <w:p w14:paraId="34A260FB"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f) Vi phạm an toàn lao động, vệ sinh môi trường, nội quy công trường;</w:t>
      </w:r>
    </w:p>
    <w:p w14:paraId="546F5047" w14:textId="77777777" w:rsidR="00DA75E6" w:rsidRPr="00E37E73"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g) Không khắc phục vi phạm trong thời hạn Bên A yêu cầu.</w:t>
      </w:r>
    </w:p>
    <w:p w14:paraId="4D679E7E" w14:textId="6FC82B73" w:rsidR="00283B2B" w:rsidRPr="00E37E73" w:rsidRDefault="00060988">
      <w:pPr>
        <w:widowControl w:val="0"/>
        <w:tabs>
          <w:tab w:val="left" w:pos="720"/>
        </w:tabs>
        <w:spacing w:line="276" w:lineRule="auto"/>
        <w:rPr>
          <w:rFonts w:cs="Times New Roman"/>
          <w:sz w:val="25"/>
          <w:szCs w:val="25"/>
        </w:rPr>
      </w:pPr>
      <w:del w:id="30165" w:author="So sánh: bản anh Q → bản chốt ký" w:date="2026-10-11T00:00:00Z">
        <w:r>
          <w:rPr>
            <w:rFonts w:cs="Times New Roman"/>
            <w:color w:val="000000" w:themeColor="text1"/>
            <w:sz w:val="25"/>
            <w:szCs w:val="25"/>
          </w:rPr>
          <w:delText xml:space="preserve">i) </w:delText>
        </w:r>
      </w:del>
      <w:ins w:id="30164" w:author="So sánh: bản anh Q → bản chốt ký" w:date="2026-10-11T00:00:00Z">
        <w:r>
          <w:rPr>
            <w:rFonts w:cs="Times New Roman"/>
            <w:color w:val="000000" w:themeColor="text1"/>
            <w:sz w:val="25"/>
            <w:szCs w:val="25"/>
          </w:rPr>
          <w:t xml:space="preserve">h) </w:t>
        </w:r>
      </w:ins>
      <w:r>
        <w:rPr>
          <w:rFonts w:cs="Times New Roman"/>
          <w:color w:val="000000" w:themeColor="text1"/>
          <w:sz w:val="25"/>
          <w:szCs w:val="25"/>
        </w:rPr>
        <w:t xml:space="preserve">Vi phạm nghĩa vụ về </w:t>
      </w:r>
      <w:del w:id="30163" w:author="So sánh: bản anh Q → bản chốt ký" w:date="2026-10-11T00:00:00Z">
        <w:r>
          <w:rPr>
            <w:rFonts w:cs="Times New Roman"/>
            <w:color w:val="000000" w:themeColor="text1"/>
            <w:sz w:val="25"/>
            <w:szCs w:val="25"/>
          </w:rPr>
          <w:delText xml:space="preserve">đường tạm, </w:delText>
        </w:r>
      </w:del>
      <w:ins w:id="30162" w:author="So sánh: bản anh Q → bản chốt ký" w:date="2026-10-11T00:00:00Z">
        <w:r>
          <w:rPr>
            <w:rFonts w:cs="Times New Roman"/>
            <w:color w:val="000000" w:themeColor="text1"/>
            <w:sz w:val="25"/>
            <w:szCs w:val="25"/>
          </w:rPr>
          <w:t xml:space="preserve">biện pháp tiếp cận, </w:t>
        </w:r>
      </w:ins>
      <w:r>
        <w:rPr>
          <w:rFonts w:cs="Times New Roman"/>
          <w:color w:val="000000" w:themeColor="text1"/>
          <w:sz w:val="25"/>
          <w:szCs w:val="25"/>
        </w:rPr>
        <w:t xml:space="preserve">thoát nước, bảo vệ hố đào, mái dốc (khoản 8.5) hoặc phối hợp với Nhà Thầu Kết Cấu (khoản 8.9) gây mất an toàn, ảnh hưởng tiến độ, chất lượng.</w:t>
      </w:r>
    </w:p>
    <w:p w14:paraId="1B38146D" w14:textId="40E6923D" w:rsidR="00283B2B" w:rsidRDefault="00060988">
      <w:pPr>
        <w:widowControl w:val="0"/>
        <w:tabs>
          <w:tab w:val="left" w:pos="720"/>
        </w:tabs>
        <w:spacing w:line="276" w:lineRule="auto"/>
        <w:rPr>
          <w:rFonts w:cs="Times New Roman"/>
          <w:sz w:val="25"/>
          <w:szCs w:val="25"/>
        </w:rPr>
      </w:pPr>
      <w:del w:id="30171" w:author="So sánh: bản anh Q → bản chốt ký" w:date="2026-10-11T00:00:00Z">
        <w:r>
          <w:rPr>
            <w:rFonts w:cs="Times New Roman"/>
            <w:color w:val="000000" w:themeColor="text1"/>
            <w:sz w:val="25"/>
            <w:szCs w:val="25"/>
          </w:rPr>
          <w:delText xml:space="preserve">h) </w:delText>
        </w:r>
      </w:del>
      <w:ins w:id="30170" w:author="So sánh: bản anh Q → bản chốt ký" w:date="2026-10-11T00:00:00Z">
        <w:r>
          <w:rPr>
            <w:rFonts w:cs="Times New Roman"/>
            <w:color w:val="000000" w:themeColor="text1"/>
            <w:sz w:val="25"/>
            <w:szCs w:val="25"/>
          </w:rPr>
          <w:t xml:space="preserve">i) </w:t>
        </w:r>
      </w:ins>
      <w:r>
        <w:rPr>
          <w:rFonts w:cs="Times New Roman"/>
          <w:color w:val="000000" w:themeColor="text1"/>
          <w:sz w:val="25"/>
          <w:szCs w:val="25"/>
        </w:rPr>
        <w:t xml:space="preserve">Xả mùn khoan, </w:t>
      </w:r>
      <w:del w:id="30169" w:author="So sánh: bản anh Q → bản chốt ký" w:date="2026-10-11T00:00:00Z">
        <w:r>
          <w:rPr>
            <w:rFonts w:cs="Times New Roman"/>
            <w:color w:val="000000" w:themeColor="text1"/>
            <w:sz w:val="25"/>
            <w:szCs w:val="25"/>
          </w:rPr>
          <w:delText xml:space="preserve">dung dịch bentonite/polymer, </w:delText>
        </w:r>
      </w:del>
      <w:r>
        <w:rPr>
          <w:rFonts w:cs="Times New Roman"/>
          <w:color w:val="000000" w:themeColor="text1"/>
          <w:sz w:val="25"/>
          <w:szCs w:val="25"/>
        </w:rPr>
        <w:t xml:space="preserve">nước thải chưa xử lý ra hệ thống thoát nước, ao hồ, môi trường; vận chuyển mùn khoan chưa xử lý tách nước gây chảy tràn, rơi vãi; không cung cấp hoặc cung cấp không đầy đủ </w:t>
      </w:r>
      <w:del w:id="30168" w:author="So sánh: bản anh Q → bản chốt ký" w:date="2026-10-11T00:00:00Z">
        <w:r>
          <w:rPr>
            <w:rFonts w:cs="Times New Roman"/>
            <w:color w:val="000000" w:themeColor="text1"/>
            <w:sz w:val="25"/>
            <w:szCs w:val="25"/>
          </w:rPr>
          <w:delText xml:space="preserve">dữ liệu hành trình (GPS), </w:delText>
        </w:r>
      </w:del>
      <w:r>
        <w:rPr>
          <w:rFonts w:cs="Times New Roman"/>
          <w:color w:val="000000" w:themeColor="text1"/>
          <w:sz w:val="25"/>
          <w:szCs w:val="25"/>
        </w:rPr>
        <w:t xml:space="preserve">Chứng Từ Đổ Thải Hợp Lệ theo khoản </w:t>
      </w:r>
      <w:del w:id="30167" w:author="So sánh: bản anh Q → bản chốt ký" w:date="2026-10-11T00:00:00Z">
        <w:r>
          <w:rPr>
            <w:rFonts w:cs="Times New Roman"/>
            <w:color w:val="000000" w:themeColor="text1"/>
            <w:sz w:val="25"/>
            <w:szCs w:val="25"/>
          </w:rPr>
          <w:delText xml:space="preserve">8.3.</w:delText>
        </w:r>
      </w:del>
      <w:ins w:id="30166" w:author="So sánh: bản anh Q → bản chốt ký" w:date="2026-10-11T00:00:00Z">
        <w:r>
          <w:rPr>
            <w:rFonts w:cs="Times New Roman"/>
            <w:color w:val="000000" w:themeColor="text1"/>
            <w:sz w:val="25"/>
            <w:szCs w:val="25"/>
          </w:rPr>
          <w:t xml:space="preserve">8.3 sau 07 (bảy) ngày kể từ ngày Bên A thông báo yêu cầu bổ sung.</w:t>
        </w:r>
      </w:ins>
    </w:p>
    <w:p w14:paraId="51746C78" w14:textId="77777777" w:rsidR="00DA75E6" w:rsidRPr="006838D5" w:rsidRDefault="00BE3E25" w:rsidP="006838D5">
      <w:pPr>
        <w:widowControl w:val="0"/>
        <w:tabs>
          <w:tab w:val="left" w:pos="720"/>
        </w:tabs>
        <w:spacing w:line="276" w:lineRule="auto"/>
        <w:rPr>
          <w:rFonts w:cs="Times New Roman"/>
          <w:sz w:val="25"/>
          <w:szCs w:val="25"/>
        </w:rPr>
      </w:pPr>
      <w:r>
        <w:rPr>
          <w:rFonts w:cs="Times New Roman"/>
          <w:color w:val="000000" w:themeColor="text1"/>
          <w:sz w:val="25"/>
          <w:szCs w:val="25"/>
        </w:rPr>
        <w:t>Giá trị phần nghĩa vụ bị vi phạm do Bên A xác định trên cơ sở khối lượng và Đơn Giá Cố Định của phần Công Việc liên quan. Mỗi hành vi vi phạm được xác lập độc lập bị phạt riêng; tổng mức phạt đối với một hành vi vi phạm không vượt quá 8% giá trị phần nghĩa vụ hợp đồng bị vi phạm.</w:t>
      </w:r>
    </w:p>
    <w:p w14:paraId="7A720D62" w14:textId="61CD9363"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rPr>
        <w:t>15.3</w:t>
      </w:r>
      <w:r>
        <w:rPr>
          <w:rFonts w:cs="Times New Roman"/>
          <w:b/>
          <w:bCs/>
          <w:color w:val="000000" w:themeColor="text1"/>
          <w:sz w:val="25"/>
          <w:szCs w:val="25"/>
          <w:lang w:val="en-US"/>
        </w:rPr>
        <w:t xml:space="preserve">. </w:t>
      </w:r>
      <w:r>
        <w:rPr>
          <w:rFonts w:cs="Times New Roman"/>
          <w:color w:val="000000" w:themeColor="text1"/>
          <w:sz w:val="25"/>
          <w:szCs w:val="25"/>
        </w:rPr>
        <w:t xml:space="preserve">Bồi thường thiệt hại: Các Bên thỏa thuận áp dụng đồng thời phạt vi phạm và bồi thường thiệt hại theo Điều 307 Luật Thương mại số 36/2005/QH11 và Điều 418 Bộ luật Dân sự số 91/2015/QH13. Ngoài tiền phạt, Bên B bồi thường toàn bộ thiệt hại thực tế phát sinh từ vi phạm, bao gồm: tiền xử phạt vi phạm hành chính mà Bên A và/hoặc Chủ đầu tư phải nộp; chi phí khắc phục, thu dọn, xử lý môi trường; bồi thường cho bên thứ ba; khoản phạt, khấu trừ mà Bên A phải chịu theo hợp đồng với Chủ đầu tư do vi phạm của Bên B gây ra; chi phí thuê đơn vị khác thực hiện </w:t>
      </w:r>
      <w:del w:id="30173" w:author="So sánh: bản anh Q → bản chốt ký" w:date="2026-10-11T00:00:00Z">
        <w:r>
          <w:rPr>
            <w:rFonts w:cs="Times New Roman"/>
            <w:color w:val="000000" w:themeColor="text1"/>
            <w:sz w:val="25"/>
            <w:szCs w:val="25"/>
          </w:rPr>
          <w:delText xml:space="preserve">thay. Nghĩa vụ bồi thường, bồi hoàn liên quan đến Chất Thải được thực hiện theo điểm h khoản 8.3 Hợp Đồng.</w:delText>
        </w:r>
      </w:del>
      <w:ins w:id="30172" w:author="So sánh: bản anh Q → bản chốt ký" w:date="2026-10-11T00:00:00Z">
        <w:r>
          <w:rPr>
            <w:rFonts w:cs="Times New Roman"/>
            <w:color w:val="000000" w:themeColor="text1"/>
            <w:sz w:val="25"/>
            <w:szCs w:val="25"/>
          </w:rPr>
          <w:t xml:space="preserve">thay.</w:t>
        </w:r>
      </w:ins>
    </w:p>
    <w:p w14:paraId="047867FC" w14:textId="77777777" w:rsidR="00DA75E6" w:rsidRPr="006838D5" w:rsidRDefault="00BE3E25" w:rsidP="006838D5">
      <w:pPr>
        <w:widowControl w:val="0"/>
        <w:tabs>
          <w:tab w:val="left" w:pos="720"/>
        </w:tabs>
        <w:spacing w:line="276" w:lineRule="auto"/>
        <w:rPr>
          <w:rFonts w:cs="Times New Roman"/>
          <w:color w:val="000000" w:themeColor="text1"/>
          <w:sz w:val="25"/>
          <w:szCs w:val="25"/>
        </w:rPr>
      </w:pPr>
      <w:r>
        <w:rPr>
          <w:rFonts w:cs="Times New Roman"/>
          <w:b/>
          <w:bCs/>
          <w:color w:val="000000" w:themeColor="text1"/>
          <w:sz w:val="25"/>
          <w:szCs w:val="25"/>
        </w:rPr>
        <w:t>15.4</w:t>
      </w:r>
      <w:r>
        <w:rPr>
          <w:rFonts w:cs="Times New Roman"/>
          <w:b/>
          <w:bCs/>
          <w:color w:val="000000" w:themeColor="text1"/>
          <w:sz w:val="25"/>
          <w:szCs w:val="25"/>
          <w:lang w:val="en-US"/>
        </w:rPr>
        <w:t xml:space="preserve">. </w:t>
      </w:r>
      <w:r>
        <w:rPr>
          <w:rFonts w:cs="Times New Roman"/>
          <w:color w:val="000000" w:themeColor="text1"/>
          <w:sz w:val="25"/>
          <w:szCs w:val="25"/>
        </w:rPr>
        <w:t>Tiền phạt, bồi thường được Bên A khấu trừ trực tiếp vào các khoản thanh toán và giá trị giữ lại theo khoản 7.1; nếu không đủ, Bên B phải thanh toán phần còn thiếu trong vòng 07 (bảy) ngày kể từ ngày nhận thông báo của Bên A.</w:t>
      </w:r>
    </w:p>
    <w:p w14:paraId="1A39D9EF" w14:textId="77777777" w:rsidR="00DA75E6" w:rsidRPr="006838D5" w:rsidRDefault="00BE3E25" w:rsidP="006838D5">
      <w:pPr>
        <w:widowControl w:val="0"/>
        <w:tabs>
          <w:tab w:val="left" w:pos="720"/>
        </w:tabs>
        <w:spacing w:line="276" w:lineRule="auto"/>
        <w:rPr>
          <w:rFonts w:cs="Times New Roman"/>
          <w:color w:val="000000" w:themeColor="text1"/>
          <w:sz w:val="25"/>
          <w:szCs w:val="25"/>
          <w:lang w:val="en-US"/>
        </w:rPr>
      </w:pPr>
      <w:r>
        <w:rPr>
          <w:rFonts w:cs="Times New Roman"/>
          <w:b/>
          <w:bCs/>
          <w:color w:val="000000" w:themeColor="text1"/>
          <w:sz w:val="25"/>
          <w:szCs w:val="25"/>
        </w:rPr>
        <w:t>15.5</w:t>
      </w:r>
      <w:r>
        <w:rPr>
          <w:rFonts w:cs="Times New Roman"/>
          <w:b/>
          <w:bCs/>
          <w:color w:val="000000" w:themeColor="text1"/>
          <w:sz w:val="25"/>
          <w:szCs w:val="25"/>
          <w:lang w:val="en-US"/>
        </w:rPr>
        <w:t xml:space="preserve">. </w:t>
      </w:r>
      <w:r>
        <w:rPr>
          <w:rFonts w:cs="Times New Roman"/>
          <w:color w:val="000000" w:themeColor="text1"/>
          <w:sz w:val="25"/>
          <w:szCs w:val="25"/>
        </w:rPr>
        <w:t xml:space="preserve">Việc Bên A áp dụng phạt, khấu trừ không làm miễn trừ nghĩa vụ tiếp tục thực hiện Hợp Đồng và khắc phục vi phạm của Bên B, và không ảnh hưởng đến quyền tạm dừng, chấm dứt Hợp Đồng của Bên A.</w:t>
      </w:r>
    </w:p>
    <w:tbl>
      <w:tblPr>
        <w:tblW w:w="9191" w:type="dxa"/>
        <w:jc w:val="center"/>
        <w:tblLayout w:type="fixed"/>
        <w:tblLook w:val="01E0" w:firstRow="1" w:lastRow="1" w:firstColumn="1" w:lastColumn="1" w:noHBand="0" w:noVBand="0"/>
      </w:tblPr>
      <w:tblGrid>
        <w:gridCol w:w="4330"/>
        <w:gridCol w:w="4861"/>
      </w:tblGrid>
      <w:tr w:rsidR="00DA75E6" w:rsidRPr="0097003C" w14:paraId="41DE62AA" w14:textId="77777777">
        <w:trPr>
          <w:trHeight w:val="80"/>
          <w:jc w:val="center"/>
        </w:trPr>
        <w:tc>
          <w:tcPr>
            <w:tcW w:w="4330" w:type="dxa"/>
          </w:tcPr>
          <w:p w14:paraId="386A5FD2" w14:textId="77777777" w:rsidR="006838D5" w:rsidRDefault="006838D5" w:rsidP="006838D5">
            <w:pPr>
              <w:spacing w:line="276" w:lineRule="auto"/>
              <w:jc w:val="center"/>
              <w:rPr>
                <w:rFonts w:cs="Times New Roman"/>
                <w:b/>
                <w:color w:val="000000" w:themeColor="text1"/>
                <w:sz w:val="25"/>
                <w:szCs w:val="25"/>
                <w:lang w:val="en-US"/>
              </w:rPr>
            </w:pPr>
          </w:p>
          <w:p w14:paraId="63EAC564" w14:textId="77777777" w:rsidR="00DA75E6" w:rsidRPr="006838D5" w:rsidRDefault="00BE3E25" w:rsidP="006838D5">
            <w:pPr>
              <w:spacing w:line="276" w:lineRule="auto"/>
              <w:jc w:val="center"/>
              <w:rPr>
                <w:rFonts w:cs="Times New Roman"/>
                <w:b/>
                <w:color w:val="000000" w:themeColor="text1"/>
                <w:sz w:val="25"/>
                <w:szCs w:val="25"/>
              </w:rPr>
            </w:pPr>
            <w:r>
              <w:rPr>
                <w:rFonts w:cs="Times New Roman"/>
                <w:b/>
                <w:color w:val="000000" w:themeColor="text1"/>
                <w:sz w:val="25"/>
                <w:szCs w:val="25"/>
              </w:rPr>
              <w:t>ĐẠI DIỆN BÊN A</w:t>
            </w:r>
          </w:p>
        </w:tc>
        <w:tc>
          <w:tcPr>
            <w:tcW w:w="4860" w:type="dxa"/>
          </w:tcPr>
          <w:p w14:paraId="40A37FD2" w14:textId="77777777" w:rsidR="006838D5" w:rsidRDefault="006838D5" w:rsidP="006838D5">
            <w:pPr>
              <w:spacing w:line="276" w:lineRule="auto"/>
              <w:jc w:val="center"/>
              <w:rPr>
                <w:rFonts w:cs="Times New Roman"/>
                <w:b/>
                <w:color w:val="000000" w:themeColor="text1"/>
                <w:sz w:val="25"/>
                <w:szCs w:val="25"/>
                <w:lang w:val="en-US"/>
              </w:rPr>
            </w:pPr>
          </w:p>
          <w:p w14:paraId="5B6B63BE" w14:textId="77777777" w:rsidR="00DA75E6" w:rsidRPr="0097003C" w:rsidRDefault="00BE3E25" w:rsidP="006838D5">
            <w:pPr>
              <w:spacing w:line="276" w:lineRule="auto"/>
              <w:jc w:val="center"/>
              <w:rPr>
                <w:rFonts w:cs="Times New Roman"/>
                <w:b/>
                <w:color w:val="000000" w:themeColor="text1"/>
                <w:sz w:val="25"/>
                <w:szCs w:val="25"/>
              </w:rPr>
            </w:pPr>
            <w:r>
              <w:rPr>
                <w:rFonts w:cs="Times New Roman"/>
                <w:b/>
                <w:color w:val="000000" w:themeColor="text1"/>
                <w:sz w:val="25"/>
                <w:szCs w:val="25"/>
              </w:rPr>
              <w:t>ĐẠI DIỆN BÊN B</w:t>
            </w:r>
          </w:p>
        </w:tc>
      </w:tr>
    </w:tbl>
    <w:p w14:paraId="0B7BEA27" w14:textId="77777777" w:rsidR="00511440" w:rsidRDefault="00511440" w:rsidP="006838D5">
      <w:pPr>
        <w:keepNext/>
        <w:widowControl w:val="0"/>
        <w:spacing w:line="276" w:lineRule="auto"/>
        <w:rPr>
          <w:rFonts w:cs="Times New Roman"/>
          <w:b/>
          <w:bCs/>
          <w:color w:val="000000" w:themeColor="text1"/>
          <w:sz w:val="25"/>
          <w:szCs w:val="25"/>
        </w:rPr>
      </w:pPr>
      <w:r>
        <w:rPr>
          <w:rFonts w:cs="Times New Roman"/>
          <w:b/>
          <w:bCs/>
          <w:color w:val="000000" w:themeColor="text1"/>
          <w:sz w:val="25"/>
          <w:szCs w:val="25"/>
        </w:rPr>
        <w:tab/>
        <w:tab/>
        <w:tab/>
        <w:tab/>
        <w:tab/>
        <w:tab/>
        <w:tab/>
        <w:tab/>
        <w:tab/>
        <w:tab/>
        <w:tab/>
        <w:tab/>
        <w:tab/>
      </w:r>
    </w:p>
    <w:p w14:paraId="2BD29E34" w14:textId="77777777" w:rsidR="00511440" w:rsidRDefault="00511440">
      <w:pPr>
        <w:spacing w:after="0"/>
        <w:jc w:val="left"/>
        <w:rPr>
          <w:rFonts w:cs="Times New Roman"/>
          <w:b/>
          <w:bCs/>
          <w:color w:val="000000" w:themeColor="text1"/>
          <w:sz w:val="25"/>
          <w:szCs w:val="25"/>
        </w:rPr>
      </w:pPr>
      <w:r>
        <w:rPr>
          <w:rFonts w:cs="Times New Roman"/>
          <w:b/>
          <w:bCs/>
          <w:color w:val="000000" w:themeColor="text1"/>
          <w:sz w:val="25"/>
          <w:szCs w:val="25"/>
        </w:rPr>
        <w:br w:type="page"/>
      </w:r>
    </w:p>
    <w:p w14:paraId="4A0C0808" w14:textId="77777777" w:rsidR="00283B2B" w:rsidRPr="00DF4236" w:rsidRDefault="00060988">
      <w:pPr>
        <w:spacing w:after="40"/>
        <w:jc w:val="center"/>
      </w:pPr>
      <w:r>
        <w:rPr>
          <w:rFonts w:cs="Times New Roman"/>
          <w:b/>
          <w:bCs/>
          <w:sz w:val="20"/>
          <w:szCs w:val="20"/>
        </w:rPr>
        <w:t xml:space="preserve">PHỤ LỤC A – </w:t>
      </w:r>
      <w:r>
        <w:rPr>
          <w:rFonts w:cs="Times New Roman"/>
          <w:b/>
          <w:bCs/>
          <w:szCs w:val="26"/>
        </w:rPr>
        <w:t>BẢNG CHI TIẾT GIÁ HỢP ĐỒNG</w:t>
      </w:r>
    </w:p>
    <w:p w14:paraId="4A9CFE43" w14:textId="77777777" w:rsidR="00283B2B" w:rsidRPr="00DF4236" w:rsidRDefault="00060988">
      <w:pPr>
        <w:jc w:val="center"/>
      </w:pPr>
      <w:r>
        <w:rPr>
          <w:rFonts w:cs="Times New Roman"/>
          <w:i/>
          <w:iCs/>
          <w:sz w:val="20"/>
          <w:szCs w:val="20"/>
        </w:rPr>
        <w:t>Dự án NOXH Yên Sở – (Đính kèm Hợp đồng kinh tế số: …… /2026/HĐKT/VNCN-HM)</w:t>
      </w:r>
    </w:p>
    <w:tbl>
      <w:tblPr>
        <w:tblStyle w:val="TableGrid"/>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9"/>
        <w:gridCol w:w="3744"/>
        <w:gridCol w:w="691"/>
        <w:gridCol w:w="950"/>
        <w:gridCol w:w="1181"/>
        <w:gridCol w:w="1699"/>
      </w:tblGrid>
      <w:tr w:rsidR="00283B2B" w:rsidRPr="00DF4236" w14:paraId="1B9DFB4F" w14:textId="77777777">
        <w:trPr>
          <w:tblHeader/>
        </w:trPr>
        <w:tc>
          <w:tcPr>
            <w:tcW w:w="749" w:type="dxa"/>
            <w:shd w:val="clear" w:color="auto" w:fill="1F3864"/>
            <w:vAlign w:val="center"/>
          </w:tcPr>
          <w:p w14:paraId="03D324A3" w14:textId="77777777" w:rsidR="00283B2B" w:rsidRPr="00DF4236" w:rsidRDefault="00060988">
            <w:pPr>
              <w:spacing w:after="0"/>
              <w:jc w:val="center"/>
            </w:pPr>
            <w:r>
              <w:rPr>
                <w:rFonts w:cs="Times New Roman"/>
                <w:b/>
                <w:bCs/>
                <w:color w:val="FFFFFF"/>
                <w:sz w:val="20"/>
                <w:szCs w:val="20"/>
              </w:rPr>
              <w:t>STT</w:t>
            </w:r>
          </w:p>
        </w:tc>
        <w:tc>
          <w:tcPr>
            <w:tcW w:w="3744" w:type="dxa"/>
            <w:shd w:val="clear" w:color="auto" w:fill="1F3864"/>
            <w:vAlign w:val="center"/>
          </w:tcPr>
          <w:p w14:paraId="563141F4" w14:textId="77777777" w:rsidR="00283B2B" w:rsidRPr="00DF4236" w:rsidRDefault="00060988">
            <w:pPr>
              <w:spacing w:after="0"/>
              <w:jc w:val="center"/>
            </w:pPr>
            <w:r>
              <w:rPr>
                <w:rFonts w:cs="Times New Roman"/>
                <w:b/>
                <w:bCs/>
                <w:color w:val="FFFFFF"/>
                <w:sz w:val="20"/>
                <w:szCs w:val="20"/>
              </w:rPr>
              <w:t>Nội dung công việc</w:t>
            </w:r>
          </w:p>
        </w:tc>
        <w:tc>
          <w:tcPr>
            <w:tcW w:w="691" w:type="dxa"/>
            <w:shd w:val="clear" w:color="auto" w:fill="1F3864"/>
            <w:vAlign w:val="center"/>
          </w:tcPr>
          <w:p w14:paraId="3ABC0515" w14:textId="77777777" w:rsidR="00283B2B" w:rsidRPr="00DF4236" w:rsidRDefault="00060988">
            <w:pPr>
              <w:spacing w:after="0"/>
              <w:jc w:val="center"/>
            </w:pPr>
            <w:r>
              <w:rPr>
                <w:rFonts w:cs="Times New Roman"/>
                <w:b/>
                <w:bCs/>
                <w:color w:val="FFFFFF"/>
                <w:sz w:val="20"/>
                <w:szCs w:val="20"/>
              </w:rPr>
              <w:t>ĐVT</w:t>
            </w:r>
          </w:p>
        </w:tc>
        <w:tc>
          <w:tcPr>
            <w:tcW w:w="950" w:type="dxa"/>
            <w:shd w:val="clear" w:color="auto" w:fill="1F3864"/>
            <w:vAlign w:val="center"/>
          </w:tcPr>
          <w:p w14:paraId="5A1BCF7E" w14:textId="77777777" w:rsidR="00283B2B" w:rsidRPr="00DF4236" w:rsidRDefault="00060988">
            <w:pPr>
              <w:spacing w:after="0"/>
              <w:jc w:val="center"/>
            </w:pPr>
            <w:r>
              <w:rPr>
                <w:rFonts w:cs="Times New Roman"/>
                <w:b/>
                <w:bCs/>
                <w:color w:val="FFFFFF"/>
                <w:sz w:val="20"/>
                <w:szCs w:val="20"/>
              </w:rPr>
              <w:t>Khối lượng</w:t>
            </w:r>
          </w:p>
        </w:tc>
        <w:tc>
          <w:tcPr>
            <w:tcW w:w="1181" w:type="dxa"/>
            <w:shd w:val="clear" w:color="auto" w:fill="1F3864"/>
            <w:vAlign w:val="center"/>
          </w:tcPr>
          <w:p w14:paraId="77F3FEF2" w14:textId="77777777" w:rsidR="00283B2B" w:rsidRPr="00DF4236" w:rsidRDefault="00060988">
            <w:pPr>
              <w:spacing w:after="0"/>
              <w:jc w:val="center"/>
            </w:pPr>
            <w:r>
              <w:rPr>
                <w:rFonts w:cs="Times New Roman"/>
                <w:b/>
                <w:bCs/>
                <w:color w:val="FFFFFF"/>
                <w:sz w:val="20"/>
                <w:szCs w:val="20"/>
              </w:rPr>
              <w:t>Đơn giá (đồng)</w:t>
            </w:r>
          </w:p>
        </w:tc>
        <w:tc>
          <w:tcPr>
            <w:tcW w:w="1699" w:type="dxa"/>
            <w:shd w:val="clear" w:color="auto" w:fill="1F3864"/>
            <w:vAlign w:val="center"/>
          </w:tcPr>
          <w:p w14:paraId="66887283" w14:textId="77777777" w:rsidR="00283B2B" w:rsidRPr="00DF4236" w:rsidRDefault="00060988">
            <w:pPr>
              <w:spacing w:after="0"/>
              <w:jc w:val="center"/>
            </w:pPr>
            <w:r>
              <w:rPr>
                <w:rFonts w:cs="Times New Roman"/>
                <w:b/>
                <w:bCs/>
                <w:color w:val="FFFFFF"/>
                <w:sz w:val="20"/>
                <w:szCs w:val="20"/>
              </w:rPr>
              <w:t>Thành tiền (đồng)</w:t>
            </w:r>
          </w:p>
        </w:tc>
      </w:tr>
      <w:tr w:rsidR="00283B2B" w:rsidRPr="00DF4236" w14:paraId="4A97EEB7" w14:textId="77777777">
        <w:tc>
          <w:tcPr>
            <w:tcW w:w="749" w:type="dxa"/>
            <w:shd w:val="clear" w:color="auto" w:fill="D9E2F3"/>
            <w:vAlign w:val="center"/>
          </w:tcPr>
          <w:p w14:paraId="16BED8DF" w14:textId="77777777" w:rsidR="00283B2B" w:rsidRPr="00DF4236" w:rsidRDefault="00060988">
            <w:pPr>
              <w:spacing w:after="0"/>
              <w:jc w:val="center"/>
            </w:pPr>
            <w:r>
              <w:rPr>
                <w:rFonts w:cs="Times New Roman"/>
                <w:b/>
                <w:bCs/>
                <w:sz w:val="20"/>
                <w:szCs w:val="20"/>
              </w:rPr>
              <w:t>A</w:t>
            </w:r>
          </w:p>
        </w:tc>
        <w:tc>
          <w:tcPr>
            <w:tcW w:w="3744" w:type="dxa"/>
            <w:shd w:val="clear" w:color="auto" w:fill="D9E2F3"/>
            <w:vAlign w:val="center"/>
          </w:tcPr>
          <w:p w14:paraId="3292AE51" w14:textId="17C5ECB1" w:rsidR="00283B2B" w:rsidRPr="00DF4236" w:rsidRDefault="00060988">
            <w:pPr>
              <w:spacing w:after="0"/>
              <w:jc w:val="left"/>
            </w:pPr>
            <w:r>
              <w:rPr>
                <w:rFonts w:cs="Times New Roman"/>
                <w:b/>
                <w:bCs/>
                <w:sz w:val="20"/>
                <w:szCs w:val="20"/>
              </w:rPr>
              <w:t xml:space="preserve">CÔNG TÁC VÉT, VẬN CHUYỂN, ĐỔ </w:t>
            </w:r>
            <w:del w:id="30176" w:author="So sánh: bản anh Q → bản chốt ký" w:date="2026-10-11T00:00:00Z">
              <w:r>
                <w:rPr>
                  <w:rFonts w:cs="Times New Roman"/>
                  <w:b/>
                  <w:bCs/>
                  <w:sz w:val="20"/>
                  <w:szCs w:val="20"/>
                  <w:lang w:val="en-US"/>
                </w:rPr>
                <w:delText xml:space="preserve">THẢI </w:delText>
              </w:r>
            </w:del>
            <w:ins w:id="30175" w:author="So sánh: bản anh Q → bản chốt ký" w:date="2026-10-11T00:00:00Z">
              <w:r>
                <w:rPr>
                  <w:rFonts w:cs="Times New Roman"/>
                  <w:b/>
                  <w:bCs/>
                  <w:sz w:val="20"/>
                  <w:szCs w:val="20"/>
                  <w:lang w:val="en-US"/>
                </w:rPr>
                <w:t xml:space="preserve">ĐẤT </w:t>
              </w:r>
              <w:r>
                <w:rPr>
                  <w:rFonts w:cs="Times New Roman"/>
                  <w:b/>
                  <w:bCs/>
                  <w:sz w:val="20"/>
                  <w:szCs w:val="20"/>
                </w:rPr>
                <w:t>THẢI</w:t>
              </w:r>
              <w:r>
                <w:rPr>
                  <w:rFonts w:cs="Times New Roman"/>
                  <w:b/>
                  <w:bCs/>
                  <w:sz w:val="20"/>
                  <w:szCs w:val="20"/>
                  <w:lang w:val="en-US"/>
                </w:rPr>
                <w:t>,</w:t>
              </w:r>
              <w:r>
                <w:rPr>
                  <w:rFonts w:cs="Times New Roman"/>
                  <w:b/>
                  <w:bCs/>
                  <w:sz w:val="20"/>
                  <w:szCs w:val="20"/>
                </w:rPr>
                <w:t xml:space="preserve"> </w:t>
              </w:r>
            </w:ins>
            <w:r>
              <w:rPr>
                <w:rFonts w:cs="Times New Roman"/>
                <w:b/>
                <w:bCs/>
                <w:sz w:val="20"/>
                <w:szCs w:val="20"/>
              </w:rPr>
              <w:t xml:space="preserve">MÙN KHOAN CỌC NHỒI </w:t>
            </w:r>
            <w:del w:id="30174" w:author="So sánh: bản anh Q → bản chốt ký" w:date="2026-10-11T00:00:00Z">
              <w:r>
                <w:rPr>
                  <w:rFonts w:cs="Times New Roman"/>
                  <w:b/>
                  <w:bCs/>
                  <w:sz w:val="20"/>
                  <w:szCs w:val="20"/>
                </w:rPr>
                <w:delText xml:space="preserve">VÀ ĐẤT LẪN MÙN KHOAN</w:delText>
              </w:r>
            </w:del>
          </w:p>
        </w:tc>
        <w:tc>
          <w:tcPr>
            <w:tcW w:w="691" w:type="dxa"/>
            <w:shd w:val="clear" w:color="auto" w:fill="D9E2F3"/>
            <w:vAlign w:val="center"/>
          </w:tcPr>
          <w:p w14:paraId="403621F5" w14:textId="77777777" w:rsidR="00283B2B" w:rsidRPr="00DF4236" w:rsidRDefault="00283B2B">
            <w:pPr>
              <w:spacing w:after="0"/>
              <w:jc w:val="center"/>
            </w:pPr>
          </w:p>
        </w:tc>
        <w:tc>
          <w:tcPr>
            <w:tcW w:w="950" w:type="dxa"/>
            <w:shd w:val="clear" w:color="auto" w:fill="D9E2F3"/>
            <w:vAlign w:val="center"/>
          </w:tcPr>
          <w:p w14:paraId="77C1873F" w14:textId="77777777" w:rsidR="00283B2B" w:rsidRPr="00DF4236" w:rsidRDefault="00283B2B">
            <w:pPr>
              <w:spacing w:after="0"/>
              <w:jc w:val="right"/>
            </w:pPr>
          </w:p>
        </w:tc>
        <w:tc>
          <w:tcPr>
            <w:tcW w:w="1181" w:type="dxa"/>
            <w:shd w:val="clear" w:color="auto" w:fill="D9E2F3"/>
            <w:vAlign w:val="center"/>
          </w:tcPr>
          <w:p w14:paraId="566E7485" w14:textId="77777777" w:rsidR="00283B2B" w:rsidRPr="00DF4236" w:rsidRDefault="00283B2B">
            <w:pPr>
              <w:spacing w:after="0"/>
              <w:jc w:val="right"/>
            </w:pPr>
          </w:p>
        </w:tc>
        <w:tc>
          <w:tcPr>
            <w:tcW w:w="1699" w:type="dxa"/>
            <w:shd w:val="clear" w:color="auto" w:fill="D9E2F3"/>
            <w:vAlign w:val="center"/>
          </w:tcPr>
          <w:p w14:paraId="6678FD3D" w14:textId="77777777" w:rsidR="00283B2B" w:rsidRPr="00DF4236" w:rsidRDefault="00060988">
            <w:pPr>
              <w:spacing w:after="0"/>
              <w:jc w:val="right"/>
            </w:pPr>
            <w:r>
              <w:rPr>
                <w:rFonts w:cs="Times New Roman"/>
                <w:b/>
                <w:bCs/>
                <w:sz w:val="20"/>
                <w:szCs w:val="20"/>
              </w:rPr>
              <w:t>2.973.594.000</w:t>
            </w:r>
          </w:p>
        </w:tc>
      </w:tr>
      <w:tr w:rsidR="00283B2B" w:rsidRPr="00DF4236" w14:paraId="0BFDB37D" w14:textId="77777777">
        <w:tc>
          <w:tcPr>
            <w:tcW w:w="749" w:type="dxa"/>
            <w:shd w:val="clear" w:color="auto" w:fill="F2F2F2"/>
            <w:vAlign w:val="center"/>
          </w:tcPr>
          <w:p w14:paraId="41ADCF5A" w14:textId="77777777" w:rsidR="00283B2B" w:rsidRPr="00DF4236" w:rsidRDefault="00060988">
            <w:pPr>
              <w:spacing w:after="0"/>
              <w:jc w:val="center"/>
            </w:pPr>
            <w:r>
              <w:rPr>
                <w:rFonts w:cs="Times New Roman"/>
                <w:b/>
                <w:bCs/>
                <w:sz w:val="20"/>
                <w:szCs w:val="20"/>
              </w:rPr>
              <w:t>A.1</w:t>
            </w:r>
          </w:p>
        </w:tc>
        <w:tc>
          <w:tcPr>
            <w:tcW w:w="3744" w:type="dxa"/>
            <w:shd w:val="clear" w:color="auto" w:fill="F2F2F2"/>
            <w:vAlign w:val="center"/>
          </w:tcPr>
          <w:p w14:paraId="43F8869D" w14:textId="033AAF3A" w:rsidR="00283B2B" w:rsidRPr="00DF4236" w:rsidRDefault="00060988">
            <w:pPr>
              <w:spacing w:after="0"/>
              <w:jc w:val="left"/>
            </w:pPr>
            <w:r>
              <w:rPr>
                <w:rFonts w:cs="Times New Roman"/>
                <w:b/>
                <w:bCs/>
                <w:sz w:val="20"/>
                <w:szCs w:val="20"/>
              </w:rPr>
              <w:t xml:space="preserve">Vét và vận chuyển </w:t>
            </w:r>
            <w:ins w:id="30177" w:author="So sánh: bản anh Q → bản chốt ký" w:date="2026-10-11T00:00:00Z">
              <w:r>
                <w:rPr>
                  <w:rFonts w:cs="Times New Roman"/>
                  <w:b/>
                  <w:bCs/>
                  <w:sz w:val="20"/>
                  <w:szCs w:val="20"/>
                  <w:lang w:val="en-US"/>
                </w:rPr>
                <w:t xml:space="preserve">đất thải, </w:t>
              </w:r>
            </w:ins>
            <w:r>
              <w:rPr>
                <w:rFonts w:cs="Times New Roman"/>
                <w:b/>
                <w:bCs/>
                <w:sz w:val="20"/>
                <w:szCs w:val="20"/>
              </w:rPr>
              <w:t>mùn khoan cọc nhồi</w:t>
            </w:r>
          </w:p>
        </w:tc>
        <w:tc>
          <w:tcPr>
            <w:tcW w:w="691" w:type="dxa"/>
            <w:shd w:val="clear" w:color="auto" w:fill="F2F2F2"/>
            <w:vAlign w:val="center"/>
          </w:tcPr>
          <w:p w14:paraId="3051037D" w14:textId="77777777" w:rsidR="00283B2B" w:rsidRPr="00DF4236" w:rsidRDefault="00283B2B">
            <w:pPr>
              <w:spacing w:after="0"/>
              <w:jc w:val="center"/>
            </w:pPr>
          </w:p>
        </w:tc>
        <w:tc>
          <w:tcPr>
            <w:tcW w:w="950" w:type="dxa"/>
            <w:shd w:val="clear" w:color="auto" w:fill="F2F2F2"/>
            <w:vAlign w:val="center"/>
          </w:tcPr>
          <w:p w14:paraId="2EFF8CB5" w14:textId="77777777" w:rsidR="00283B2B" w:rsidRPr="00DF4236" w:rsidRDefault="00283B2B">
            <w:pPr>
              <w:spacing w:after="0"/>
              <w:jc w:val="right"/>
            </w:pPr>
          </w:p>
        </w:tc>
        <w:tc>
          <w:tcPr>
            <w:tcW w:w="1181" w:type="dxa"/>
            <w:shd w:val="clear" w:color="auto" w:fill="F2F2F2"/>
            <w:vAlign w:val="center"/>
          </w:tcPr>
          <w:p w14:paraId="1CC5BB5F" w14:textId="77777777" w:rsidR="00283B2B" w:rsidRPr="00DF4236" w:rsidRDefault="00283B2B">
            <w:pPr>
              <w:spacing w:after="0"/>
              <w:jc w:val="right"/>
            </w:pPr>
          </w:p>
        </w:tc>
        <w:tc>
          <w:tcPr>
            <w:tcW w:w="1699" w:type="dxa"/>
            <w:shd w:val="clear" w:color="auto" w:fill="F2F2F2"/>
            <w:vAlign w:val="center"/>
          </w:tcPr>
          <w:p w14:paraId="68B1E727" w14:textId="77777777" w:rsidR="00283B2B" w:rsidRPr="00DF4236" w:rsidRDefault="00060988">
            <w:pPr>
              <w:spacing w:after="0"/>
              <w:jc w:val="right"/>
            </w:pPr>
            <w:r>
              <w:rPr>
                <w:rFonts w:cs="Times New Roman"/>
                <w:b/>
                <w:bCs/>
                <w:sz w:val="20"/>
                <w:szCs w:val="20"/>
              </w:rPr>
              <w:t>1.267.500.000</w:t>
            </w:r>
          </w:p>
        </w:tc>
      </w:tr>
      <w:tr w:rsidR="00283B2B" w14:paraId="62905180" w14:textId="77777777">
        <w:tc>
          <w:tcPr>
            <w:tcW w:w="749" w:type="dxa"/>
            <w:vAlign w:val="center"/>
          </w:tcPr>
          <w:p w14:paraId="1EDB809A" w14:textId="77777777" w:rsidR="00283B2B" w:rsidRPr="00DF4236" w:rsidRDefault="00060988">
            <w:pPr>
              <w:spacing w:after="0"/>
              <w:jc w:val="center"/>
            </w:pPr>
            <w:r>
              <w:rPr>
                <w:rFonts w:cs="Times New Roman"/>
                <w:sz w:val="20"/>
                <w:szCs w:val="20"/>
              </w:rPr>
              <w:t>1</w:t>
            </w:r>
          </w:p>
        </w:tc>
        <w:tc>
          <w:tcPr>
            <w:tcW w:w="3744" w:type="dxa"/>
            <w:vAlign w:val="center"/>
          </w:tcPr>
          <w:p w14:paraId="65E164A4" w14:textId="77777777" w:rsidR="00283B2B" w:rsidRPr="00DF4236" w:rsidRDefault="00060988">
            <w:pPr>
              <w:spacing w:after="0"/>
              <w:jc w:val="left"/>
            </w:pPr>
            <w:r>
              <w:rPr>
                <w:rFonts w:cs="Times New Roman"/>
                <w:sz w:val="20"/>
                <w:szCs w:val="20"/>
              </w:rPr>
              <w:t>Vét mùn khoan (vét, xúc tại hố chứa/bể lắng; xử lý tách nước, dồn đống, phơi khô tại công trường) (**)</w:t>
            </w:r>
          </w:p>
        </w:tc>
        <w:tc>
          <w:tcPr>
            <w:tcW w:w="691" w:type="dxa"/>
            <w:vAlign w:val="center"/>
          </w:tcPr>
          <w:p w14:paraId="12DED979" w14:textId="77777777" w:rsidR="00283B2B" w:rsidRPr="00DF4236" w:rsidRDefault="00060988">
            <w:pPr>
              <w:spacing w:after="0"/>
              <w:jc w:val="center"/>
            </w:pPr>
            <w:r>
              <w:rPr>
                <w:rFonts w:cs="Times New Roman"/>
                <w:sz w:val="20"/>
                <w:szCs w:val="20"/>
              </w:rPr>
              <w:t>m3</w:t>
            </w:r>
          </w:p>
        </w:tc>
        <w:tc>
          <w:tcPr>
            <w:tcW w:w="950" w:type="dxa"/>
            <w:vAlign w:val="center"/>
          </w:tcPr>
          <w:p w14:paraId="0A49AE08" w14:textId="77777777" w:rsidR="00283B2B" w:rsidRPr="00DF4236" w:rsidRDefault="00060988">
            <w:pPr>
              <w:spacing w:after="0"/>
              <w:jc w:val="right"/>
            </w:pPr>
            <w:r>
              <w:rPr>
                <w:rFonts w:cs="Times New Roman"/>
                <w:sz w:val="20"/>
                <w:szCs w:val="20"/>
              </w:rPr>
              <w:t>6.500</w:t>
            </w:r>
          </w:p>
        </w:tc>
        <w:tc>
          <w:tcPr>
            <w:tcW w:w="1181" w:type="dxa"/>
            <w:vAlign w:val="center"/>
          </w:tcPr>
          <w:p w14:paraId="47A62FCA" w14:textId="77777777" w:rsidR="00283B2B" w:rsidRPr="00DF4236" w:rsidRDefault="00060988">
            <w:pPr>
              <w:spacing w:after="0"/>
              <w:jc w:val="right"/>
            </w:pPr>
            <w:r>
              <w:rPr>
                <w:rFonts w:cs="Times New Roman"/>
                <w:sz w:val="20"/>
                <w:szCs w:val="20"/>
              </w:rPr>
              <w:t>25.000</w:t>
            </w:r>
          </w:p>
        </w:tc>
        <w:tc>
          <w:tcPr>
            <w:tcW w:w="1699" w:type="dxa"/>
            <w:vAlign w:val="center"/>
          </w:tcPr>
          <w:p w14:paraId="4D842BC7" w14:textId="77777777" w:rsidR="00283B2B" w:rsidRDefault="00060988">
            <w:pPr>
              <w:spacing w:after="0"/>
              <w:jc w:val="right"/>
            </w:pPr>
            <w:r>
              <w:rPr>
                <w:rFonts w:cs="Times New Roman"/>
                <w:sz w:val="20"/>
                <w:szCs w:val="20"/>
              </w:rPr>
              <w:t>162.500.000</w:t>
            </w:r>
          </w:p>
        </w:tc>
      </w:tr>
      <w:tr w:rsidR="00283B2B" w14:paraId="662D1F87" w14:textId="77777777">
        <w:tc>
          <w:tcPr>
            <w:tcW w:w="749" w:type="dxa"/>
            <w:vAlign w:val="center"/>
          </w:tcPr>
          <w:p w14:paraId="55937E08" w14:textId="77777777" w:rsidR="00283B2B" w:rsidRPr="00DF4236" w:rsidRDefault="00060988">
            <w:pPr>
              <w:spacing w:after="0"/>
              <w:jc w:val="center"/>
            </w:pPr>
            <w:r>
              <w:rPr>
                <w:rFonts w:cs="Times New Roman"/>
                <w:sz w:val="20"/>
                <w:szCs w:val="20"/>
              </w:rPr>
              <w:t>2</w:t>
            </w:r>
          </w:p>
        </w:tc>
        <w:tc>
          <w:tcPr>
            <w:tcW w:w="3744" w:type="dxa"/>
            <w:vAlign w:val="center"/>
          </w:tcPr>
          <w:p w14:paraId="1656CD47" w14:textId="77777777" w:rsidR="00283B2B" w:rsidRPr="00DF4236" w:rsidRDefault="00060988">
            <w:pPr>
              <w:spacing w:after="0"/>
              <w:jc w:val="left"/>
            </w:pPr>
            <w:r>
              <w:rPr>
                <w:rFonts w:cs="Times New Roman"/>
                <w:sz w:val="20"/>
                <w:szCs w:val="20"/>
              </w:rPr>
              <w:t>Vận chuyển mùn khoan ra bãi đổ hợp pháp (*) (**)</w:t>
            </w:r>
          </w:p>
        </w:tc>
        <w:tc>
          <w:tcPr>
            <w:tcW w:w="691" w:type="dxa"/>
            <w:vAlign w:val="center"/>
          </w:tcPr>
          <w:p w14:paraId="1B0DE480" w14:textId="77777777" w:rsidR="00283B2B" w:rsidRDefault="00060988">
            <w:pPr>
              <w:spacing w:after="0"/>
              <w:jc w:val="center"/>
            </w:pPr>
            <w:r>
              <w:rPr>
                <w:rFonts w:cs="Times New Roman"/>
                <w:sz w:val="20"/>
                <w:szCs w:val="20"/>
              </w:rPr>
              <w:t>m3</w:t>
            </w:r>
          </w:p>
        </w:tc>
        <w:tc>
          <w:tcPr>
            <w:tcW w:w="950" w:type="dxa"/>
            <w:vAlign w:val="center"/>
          </w:tcPr>
          <w:p w14:paraId="7F03D5D1" w14:textId="77777777" w:rsidR="00283B2B" w:rsidRDefault="00060988">
            <w:pPr>
              <w:spacing w:after="0"/>
              <w:jc w:val="right"/>
            </w:pPr>
            <w:r>
              <w:rPr>
                <w:rFonts w:cs="Times New Roman"/>
                <w:sz w:val="20"/>
                <w:szCs w:val="20"/>
              </w:rPr>
              <w:t>6.500</w:t>
            </w:r>
          </w:p>
        </w:tc>
        <w:tc>
          <w:tcPr>
            <w:tcW w:w="1181" w:type="dxa"/>
            <w:vAlign w:val="center"/>
          </w:tcPr>
          <w:p w14:paraId="512EB287" w14:textId="77777777" w:rsidR="00283B2B" w:rsidRDefault="00060988">
            <w:pPr>
              <w:spacing w:after="0"/>
              <w:jc w:val="right"/>
            </w:pPr>
            <w:r>
              <w:rPr>
                <w:rFonts w:cs="Times New Roman"/>
                <w:sz w:val="20"/>
                <w:szCs w:val="20"/>
              </w:rPr>
              <w:t>170.000</w:t>
            </w:r>
          </w:p>
        </w:tc>
        <w:tc>
          <w:tcPr>
            <w:tcW w:w="1699" w:type="dxa"/>
            <w:vAlign w:val="center"/>
          </w:tcPr>
          <w:p w14:paraId="0783CBC6" w14:textId="77777777" w:rsidR="00283B2B" w:rsidRDefault="00060988">
            <w:pPr>
              <w:spacing w:after="0"/>
              <w:jc w:val="right"/>
            </w:pPr>
            <w:r>
              <w:rPr>
                <w:rFonts w:cs="Times New Roman"/>
                <w:sz w:val="20"/>
                <w:szCs w:val="20"/>
              </w:rPr>
              <w:t>1.105.000.000</w:t>
            </w:r>
          </w:p>
        </w:tc>
      </w:tr>
      <w:tr w:rsidR="00283B2B" w14:paraId="0DEABCE1" w14:textId="77777777">
        <w:tc>
          <w:tcPr>
            <w:tcW w:w="749" w:type="dxa"/>
            <w:shd w:val="clear" w:color="auto" w:fill="F2F2F2"/>
            <w:vAlign w:val="center"/>
          </w:tcPr>
          <w:p w14:paraId="7BFD617C" w14:textId="77777777" w:rsidR="00283B2B" w:rsidRPr="00DF4236" w:rsidRDefault="00060988">
            <w:pPr>
              <w:spacing w:after="0"/>
              <w:jc w:val="center"/>
            </w:pPr>
            <w:r>
              <w:rPr>
                <w:rFonts w:cs="Times New Roman"/>
                <w:b/>
                <w:bCs/>
                <w:sz w:val="20"/>
                <w:szCs w:val="20"/>
              </w:rPr>
              <w:t>A.2</w:t>
            </w:r>
          </w:p>
        </w:tc>
        <w:tc>
          <w:tcPr>
            <w:tcW w:w="3744" w:type="dxa"/>
            <w:shd w:val="clear" w:color="auto" w:fill="F2F2F2"/>
            <w:vAlign w:val="center"/>
          </w:tcPr>
          <w:p w14:paraId="4291C8F5" w14:textId="77777777" w:rsidR="00283B2B" w:rsidRPr="00DF4236" w:rsidRDefault="00060988">
            <w:pPr>
              <w:spacing w:after="0"/>
              <w:jc w:val="left"/>
            </w:pPr>
            <w:r>
              <w:rPr>
                <w:rFonts w:cs="Times New Roman"/>
                <w:b/>
                <w:bCs/>
                <w:sz w:val="20"/>
                <w:szCs w:val="20"/>
              </w:rPr>
              <w:t>Bóc đất lấp cao hơn cốt quy định (+4.3) (lẫn mùn khoan)</w:t>
            </w:r>
          </w:p>
        </w:tc>
        <w:tc>
          <w:tcPr>
            <w:tcW w:w="691" w:type="dxa"/>
            <w:shd w:val="clear" w:color="auto" w:fill="F2F2F2"/>
            <w:vAlign w:val="center"/>
          </w:tcPr>
          <w:p w14:paraId="6DD74308" w14:textId="77777777" w:rsidR="00283B2B" w:rsidRDefault="00283B2B">
            <w:pPr>
              <w:spacing w:after="0"/>
              <w:jc w:val="center"/>
            </w:pPr>
          </w:p>
        </w:tc>
        <w:tc>
          <w:tcPr>
            <w:tcW w:w="950" w:type="dxa"/>
            <w:shd w:val="clear" w:color="auto" w:fill="F2F2F2"/>
            <w:vAlign w:val="center"/>
          </w:tcPr>
          <w:p w14:paraId="7633768D" w14:textId="77777777" w:rsidR="00283B2B" w:rsidRDefault="00283B2B">
            <w:pPr>
              <w:spacing w:after="0"/>
              <w:jc w:val="right"/>
            </w:pPr>
          </w:p>
        </w:tc>
        <w:tc>
          <w:tcPr>
            <w:tcW w:w="1181" w:type="dxa"/>
            <w:shd w:val="clear" w:color="auto" w:fill="F2F2F2"/>
            <w:vAlign w:val="center"/>
          </w:tcPr>
          <w:p w14:paraId="2F57E7C0" w14:textId="77777777" w:rsidR="00283B2B" w:rsidRDefault="00283B2B">
            <w:pPr>
              <w:spacing w:after="0"/>
              <w:jc w:val="right"/>
            </w:pPr>
          </w:p>
        </w:tc>
        <w:tc>
          <w:tcPr>
            <w:tcW w:w="1699" w:type="dxa"/>
            <w:shd w:val="clear" w:color="auto" w:fill="F2F2F2"/>
            <w:vAlign w:val="center"/>
          </w:tcPr>
          <w:p w14:paraId="5A627336" w14:textId="77777777" w:rsidR="00283B2B" w:rsidRDefault="00060988">
            <w:pPr>
              <w:spacing w:after="0"/>
              <w:jc w:val="right"/>
            </w:pPr>
            <w:r>
              <w:rPr>
                <w:rFonts w:cs="Times New Roman"/>
                <w:b/>
                <w:bCs/>
                <w:sz w:val="20"/>
                <w:szCs w:val="20"/>
              </w:rPr>
              <w:t>1.706.094.000</w:t>
            </w:r>
          </w:p>
        </w:tc>
      </w:tr>
      <w:tr w:rsidR="00283B2B" w14:paraId="29D6337E" w14:textId="77777777">
        <w:tc>
          <w:tcPr>
            <w:tcW w:w="749" w:type="dxa"/>
            <w:vAlign w:val="center"/>
          </w:tcPr>
          <w:p w14:paraId="015CCA8D" w14:textId="77777777" w:rsidR="00283B2B" w:rsidRPr="00DF4236" w:rsidRDefault="00060988">
            <w:pPr>
              <w:spacing w:after="0"/>
              <w:jc w:val="center"/>
            </w:pPr>
            <w:r>
              <w:rPr>
                <w:rFonts w:cs="Times New Roman"/>
                <w:sz w:val="20"/>
                <w:szCs w:val="20"/>
              </w:rPr>
              <w:t>3</w:t>
            </w:r>
          </w:p>
        </w:tc>
        <w:tc>
          <w:tcPr>
            <w:tcW w:w="3744" w:type="dxa"/>
            <w:vAlign w:val="center"/>
          </w:tcPr>
          <w:p w14:paraId="5FD32949" w14:textId="77777777" w:rsidR="00283B2B" w:rsidRPr="00DF4236" w:rsidRDefault="00060988">
            <w:pPr>
              <w:spacing w:after="0"/>
              <w:jc w:val="left"/>
            </w:pPr>
            <w:r>
              <w:rPr>
                <w:rFonts w:cs="Times New Roman"/>
                <w:sz w:val="20"/>
                <w:szCs w:val="20"/>
              </w:rPr>
              <w:t>Đào và xúc đất lên xe (lẫn mùn khoan)</w:t>
            </w:r>
          </w:p>
        </w:tc>
        <w:tc>
          <w:tcPr>
            <w:tcW w:w="691" w:type="dxa"/>
            <w:vAlign w:val="center"/>
          </w:tcPr>
          <w:p w14:paraId="42E3B9DA" w14:textId="77777777" w:rsidR="00283B2B" w:rsidRDefault="00060988">
            <w:pPr>
              <w:spacing w:after="0"/>
              <w:jc w:val="center"/>
            </w:pPr>
            <w:r>
              <w:rPr>
                <w:rFonts w:cs="Times New Roman"/>
                <w:sz w:val="20"/>
                <w:szCs w:val="20"/>
              </w:rPr>
              <w:t>m3</w:t>
            </w:r>
          </w:p>
        </w:tc>
        <w:tc>
          <w:tcPr>
            <w:tcW w:w="950" w:type="dxa"/>
            <w:vAlign w:val="center"/>
          </w:tcPr>
          <w:p w14:paraId="355DA774" w14:textId="77777777" w:rsidR="00283B2B" w:rsidRDefault="00060988">
            <w:pPr>
              <w:spacing w:after="0"/>
              <w:jc w:val="right"/>
            </w:pPr>
            <w:r>
              <w:rPr>
                <w:rFonts w:cs="Times New Roman"/>
                <w:sz w:val="20"/>
                <w:szCs w:val="20"/>
              </w:rPr>
              <w:t>7.418</w:t>
            </w:r>
          </w:p>
        </w:tc>
        <w:tc>
          <w:tcPr>
            <w:tcW w:w="1181" w:type="dxa"/>
            <w:vAlign w:val="center"/>
          </w:tcPr>
          <w:p w14:paraId="64EDDD03" w14:textId="77777777" w:rsidR="00283B2B" w:rsidRDefault="00060988">
            <w:pPr>
              <w:spacing w:after="0"/>
              <w:jc w:val="right"/>
            </w:pPr>
            <w:r>
              <w:rPr>
                <w:rFonts w:cs="Times New Roman"/>
                <w:sz w:val="20"/>
                <w:szCs w:val="20"/>
              </w:rPr>
              <w:t>60.000</w:t>
            </w:r>
          </w:p>
        </w:tc>
        <w:tc>
          <w:tcPr>
            <w:tcW w:w="1699" w:type="dxa"/>
            <w:vAlign w:val="center"/>
          </w:tcPr>
          <w:p w14:paraId="1444AE0F" w14:textId="77777777" w:rsidR="00283B2B" w:rsidRDefault="00060988">
            <w:pPr>
              <w:spacing w:after="0"/>
              <w:jc w:val="right"/>
            </w:pPr>
            <w:r>
              <w:rPr>
                <w:rFonts w:cs="Times New Roman"/>
                <w:sz w:val="20"/>
                <w:szCs w:val="20"/>
              </w:rPr>
              <w:t>445.068.000</w:t>
            </w:r>
          </w:p>
        </w:tc>
      </w:tr>
      <w:tr w:rsidR="00283B2B" w14:paraId="2244EA02" w14:textId="77777777">
        <w:tc>
          <w:tcPr>
            <w:tcW w:w="749" w:type="dxa"/>
            <w:vAlign w:val="center"/>
          </w:tcPr>
          <w:p w14:paraId="19822B8A" w14:textId="77777777" w:rsidR="00283B2B" w:rsidRPr="00DF4236" w:rsidRDefault="00060988">
            <w:pPr>
              <w:spacing w:after="0"/>
              <w:jc w:val="center"/>
            </w:pPr>
            <w:r>
              <w:rPr>
                <w:rFonts w:cs="Times New Roman"/>
                <w:sz w:val="20"/>
                <w:szCs w:val="20"/>
              </w:rPr>
              <w:t>4</w:t>
            </w:r>
          </w:p>
        </w:tc>
        <w:tc>
          <w:tcPr>
            <w:tcW w:w="3744" w:type="dxa"/>
            <w:vAlign w:val="center"/>
          </w:tcPr>
          <w:p w14:paraId="31CCFA8A" w14:textId="77777777" w:rsidR="00283B2B" w:rsidRPr="00DF4236" w:rsidRDefault="00060988">
            <w:pPr>
              <w:spacing w:after="0"/>
              <w:jc w:val="left"/>
            </w:pPr>
            <w:r>
              <w:rPr>
                <w:rFonts w:cs="Times New Roman"/>
                <w:sz w:val="20"/>
                <w:szCs w:val="20"/>
              </w:rPr>
              <w:t>Vận chuyển về bãi đổ thải (lẫn mùn khoan) hợp pháp (*) (**)</w:t>
            </w:r>
          </w:p>
        </w:tc>
        <w:tc>
          <w:tcPr>
            <w:tcW w:w="691" w:type="dxa"/>
            <w:vAlign w:val="center"/>
          </w:tcPr>
          <w:p w14:paraId="1FB45CD2" w14:textId="77777777" w:rsidR="00283B2B" w:rsidRDefault="00060988">
            <w:pPr>
              <w:spacing w:after="0"/>
              <w:jc w:val="center"/>
            </w:pPr>
            <w:r>
              <w:rPr>
                <w:rFonts w:cs="Times New Roman"/>
                <w:sz w:val="20"/>
                <w:szCs w:val="20"/>
              </w:rPr>
              <w:t>m3</w:t>
            </w:r>
          </w:p>
        </w:tc>
        <w:tc>
          <w:tcPr>
            <w:tcW w:w="950" w:type="dxa"/>
            <w:vAlign w:val="center"/>
          </w:tcPr>
          <w:p w14:paraId="6559B236" w14:textId="77777777" w:rsidR="00283B2B" w:rsidRDefault="00060988">
            <w:pPr>
              <w:spacing w:after="0"/>
              <w:jc w:val="right"/>
            </w:pPr>
            <w:r>
              <w:rPr>
                <w:rFonts w:cs="Times New Roman"/>
                <w:sz w:val="20"/>
                <w:szCs w:val="20"/>
              </w:rPr>
              <w:t>7.418</w:t>
            </w:r>
          </w:p>
        </w:tc>
        <w:tc>
          <w:tcPr>
            <w:tcW w:w="1181" w:type="dxa"/>
            <w:vAlign w:val="center"/>
          </w:tcPr>
          <w:p w14:paraId="3D16BE39" w14:textId="77777777" w:rsidR="00283B2B" w:rsidRDefault="00060988">
            <w:pPr>
              <w:spacing w:after="0"/>
              <w:jc w:val="right"/>
            </w:pPr>
            <w:r>
              <w:rPr>
                <w:rFonts w:cs="Times New Roman"/>
                <w:sz w:val="20"/>
                <w:szCs w:val="20"/>
              </w:rPr>
              <w:t>170.000</w:t>
            </w:r>
          </w:p>
        </w:tc>
        <w:tc>
          <w:tcPr>
            <w:tcW w:w="1699" w:type="dxa"/>
            <w:vAlign w:val="center"/>
          </w:tcPr>
          <w:p w14:paraId="2C8C6D2C" w14:textId="77777777" w:rsidR="00283B2B" w:rsidRDefault="00060988">
            <w:pPr>
              <w:spacing w:after="0"/>
              <w:jc w:val="right"/>
            </w:pPr>
            <w:r>
              <w:rPr>
                <w:rFonts w:cs="Times New Roman"/>
                <w:sz w:val="20"/>
                <w:szCs w:val="20"/>
              </w:rPr>
              <w:t>1.261.026.000</w:t>
            </w:r>
          </w:p>
        </w:tc>
      </w:tr>
      <w:tr w:rsidR="00283B2B" w14:paraId="3F9F5165" w14:textId="77777777">
        <w:tc>
          <w:tcPr>
            <w:tcW w:w="749" w:type="dxa"/>
            <w:shd w:val="clear" w:color="auto" w:fill="D9E2F3"/>
            <w:vAlign w:val="center"/>
          </w:tcPr>
          <w:p w14:paraId="48D20AF8" w14:textId="77777777" w:rsidR="00283B2B" w:rsidRPr="00DF4236" w:rsidRDefault="00060988">
            <w:pPr>
              <w:spacing w:after="0"/>
              <w:jc w:val="center"/>
            </w:pPr>
            <w:r>
              <w:rPr>
                <w:rFonts w:cs="Times New Roman"/>
                <w:b/>
                <w:bCs/>
                <w:sz w:val="20"/>
                <w:szCs w:val="20"/>
              </w:rPr>
              <w:t>B</w:t>
            </w:r>
          </w:p>
        </w:tc>
        <w:tc>
          <w:tcPr>
            <w:tcW w:w="3744" w:type="dxa"/>
            <w:shd w:val="clear" w:color="auto" w:fill="D9E2F3"/>
            <w:vAlign w:val="center"/>
          </w:tcPr>
          <w:p w14:paraId="3CFBA76F" w14:textId="77777777" w:rsidR="00283B2B" w:rsidRPr="00DF4236" w:rsidRDefault="00060988">
            <w:pPr>
              <w:spacing w:after="0"/>
              <w:jc w:val="left"/>
            </w:pPr>
            <w:r>
              <w:rPr>
                <w:rFonts w:cs="Times New Roman"/>
                <w:b/>
                <w:bCs/>
                <w:sz w:val="20"/>
                <w:szCs w:val="20"/>
              </w:rPr>
              <w:t>CÔNG TÁC ĐÀO MÓNG, HẦM THEO THIẾT KẾ CÔNG TRÌNH</w:t>
            </w:r>
          </w:p>
        </w:tc>
        <w:tc>
          <w:tcPr>
            <w:tcW w:w="691" w:type="dxa"/>
            <w:shd w:val="clear" w:color="auto" w:fill="D9E2F3"/>
            <w:vAlign w:val="center"/>
          </w:tcPr>
          <w:p w14:paraId="1D5310E9" w14:textId="77777777" w:rsidR="00283B2B" w:rsidRDefault="00283B2B">
            <w:pPr>
              <w:spacing w:after="0"/>
              <w:jc w:val="center"/>
            </w:pPr>
          </w:p>
        </w:tc>
        <w:tc>
          <w:tcPr>
            <w:tcW w:w="950" w:type="dxa"/>
            <w:shd w:val="clear" w:color="auto" w:fill="D9E2F3"/>
            <w:vAlign w:val="center"/>
          </w:tcPr>
          <w:p w14:paraId="16BC8E58" w14:textId="77777777" w:rsidR="00283B2B" w:rsidRDefault="00283B2B">
            <w:pPr>
              <w:spacing w:after="0"/>
              <w:jc w:val="right"/>
            </w:pPr>
          </w:p>
        </w:tc>
        <w:tc>
          <w:tcPr>
            <w:tcW w:w="1181" w:type="dxa"/>
            <w:shd w:val="clear" w:color="auto" w:fill="D9E2F3"/>
            <w:vAlign w:val="center"/>
          </w:tcPr>
          <w:p w14:paraId="5AAD7552" w14:textId="77777777" w:rsidR="00283B2B" w:rsidRDefault="00283B2B">
            <w:pPr>
              <w:spacing w:after="0"/>
              <w:jc w:val="right"/>
            </w:pPr>
          </w:p>
        </w:tc>
        <w:tc>
          <w:tcPr>
            <w:tcW w:w="1699" w:type="dxa"/>
            <w:shd w:val="clear" w:color="auto" w:fill="D9E2F3"/>
            <w:vAlign w:val="center"/>
          </w:tcPr>
          <w:p w14:paraId="4B7AC333" w14:textId="77777777" w:rsidR="00283B2B" w:rsidRDefault="00060988">
            <w:pPr>
              <w:spacing w:after="0"/>
              <w:jc w:val="right"/>
            </w:pPr>
            <w:r>
              <w:rPr>
                <w:rFonts w:cs="Times New Roman"/>
                <w:b/>
                <w:bCs/>
                <w:sz w:val="20"/>
                <w:szCs w:val="20"/>
              </w:rPr>
              <w:t>16.996.699.060</w:t>
            </w:r>
          </w:p>
        </w:tc>
      </w:tr>
      <w:tr w:rsidR="00283B2B" w14:paraId="701E430F" w14:textId="77777777">
        <w:tc>
          <w:tcPr>
            <w:tcW w:w="749" w:type="dxa"/>
            <w:shd w:val="clear" w:color="auto" w:fill="F2F2F2"/>
            <w:vAlign w:val="center"/>
          </w:tcPr>
          <w:p w14:paraId="5E026FAC" w14:textId="77777777" w:rsidR="00283B2B" w:rsidRPr="00DF4236" w:rsidRDefault="00060988">
            <w:pPr>
              <w:spacing w:after="0"/>
              <w:jc w:val="center"/>
            </w:pPr>
            <w:r>
              <w:rPr>
                <w:rFonts w:cs="Times New Roman"/>
                <w:b/>
                <w:bCs/>
                <w:sz w:val="20"/>
                <w:szCs w:val="20"/>
              </w:rPr>
              <w:t>B.1</w:t>
            </w:r>
          </w:p>
        </w:tc>
        <w:tc>
          <w:tcPr>
            <w:tcW w:w="3744" w:type="dxa"/>
            <w:shd w:val="clear" w:color="auto" w:fill="F2F2F2"/>
            <w:vAlign w:val="center"/>
          </w:tcPr>
          <w:p w14:paraId="1E830D7A" w14:textId="77777777" w:rsidR="00283B2B" w:rsidRPr="00DF4236" w:rsidRDefault="00060988">
            <w:pPr>
              <w:spacing w:after="0"/>
              <w:jc w:val="left"/>
            </w:pPr>
            <w:r>
              <w:rPr>
                <w:rFonts w:cs="Times New Roman"/>
                <w:b/>
                <w:bCs/>
                <w:sz w:val="20"/>
                <w:szCs w:val="20"/>
              </w:rPr>
              <w:t>Công tác đào, đắp, vận chuyển (móng, hầm)</w:t>
            </w:r>
          </w:p>
        </w:tc>
        <w:tc>
          <w:tcPr>
            <w:tcW w:w="691" w:type="dxa"/>
            <w:shd w:val="clear" w:color="auto" w:fill="F2F2F2"/>
            <w:vAlign w:val="center"/>
          </w:tcPr>
          <w:p w14:paraId="24A8BBB1" w14:textId="77777777" w:rsidR="00283B2B" w:rsidRDefault="00283B2B">
            <w:pPr>
              <w:spacing w:after="0"/>
              <w:jc w:val="center"/>
            </w:pPr>
          </w:p>
        </w:tc>
        <w:tc>
          <w:tcPr>
            <w:tcW w:w="950" w:type="dxa"/>
            <w:shd w:val="clear" w:color="auto" w:fill="F2F2F2"/>
            <w:vAlign w:val="center"/>
          </w:tcPr>
          <w:p w14:paraId="78353BE1" w14:textId="77777777" w:rsidR="00283B2B" w:rsidRDefault="00283B2B">
            <w:pPr>
              <w:spacing w:after="0"/>
              <w:jc w:val="right"/>
            </w:pPr>
          </w:p>
        </w:tc>
        <w:tc>
          <w:tcPr>
            <w:tcW w:w="1181" w:type="dxa"/>
            <w:shd w:val="clear" w:color="auto" w:fill="F2F2F2"/>
            <w:vAlign w:val="center"/>
          </w:tcPr>
          <w:p w14:paraId="2D472AFD" w14:textId="77777777" w:rsidR="00283B2B" w:rsidRDefault="00283B2B">
            <w:pPr>
              <w:spacing w:after="0"/>
              <w:jc w:val="right"/>
            </w:pPr>
          </w:p>
        </w:tc>
        <w:tc>
          <w:tcPr>
            <w:tcW w:w="1699" w:type="dxa"/>
            <w:shd w:val="clear" w:color="auto" w:fill="F2F2F2"/>
            <w:vAlign w:val="center"/>
          </w:tcPr>
          <w:p w14:paraId="1E48F651" w14:textId="77777777" w:rsidR="00283B2B" w:rsidRDefault="00060988">
            <w:pPr>
              <w:spacing w:after="0"/>
              <w:jc w:val="right"/>
            </w:pPr>
            <w:r>
              <w:rPr>
                <w:rFonts w:cs="Times New Roman"/>
                <w:b/>
                <w:bCs/>
                <w:sz w:val="20"/>
                <w:szCs w:val="20"/>
              </w:rPr>
              <w:t>16.113.519.920</w:t>
            </w:r>
          </w:p>
        </w:tc>
      </w:tr>
      <w:tr w:rsidR="00283B2B" w14:paraId="727D249E" w14:textId="77777777">
        <w:tc>
          <w:tcPr>
            <w:tcW w:w="749" w:type="dxa"/>
            <w:vAlign w:val="center"/>
          </w:tcPr>
          <w:p w14:paraId="53FF9B25" w14:textId="77777777" w:rsidR="00283B2B" w:rsidRPr="00DF4236" w:rsidRDefault="00060988">
            <w:pPr>
              <w:spacing w:after="0"/>
              <w:jc w:val="center"/>
            </w:pPr>
            <w:r>
              <w:rPr>
                <w:rFonts w:cs="Times New Roman"/>
                <w:sz w:val="20"/>
                <w:szCs w:val="20"/>
              </w:rPr>
              <w:t>5</w:t>
            </w:r>
          </w:p>
        </w:tc>
        <w:tc>
          <w:tcPr>
            <w:tcW w:w="3744" w:type="dxa"/>
            <w:vAlign w:val="center"/>
          </w:tcPr>
          <w:p w14:paraId="0FEFCEA9" w14:textId="77777777" w:rsidR="00283B2B" w:rsidRPr="00DF4236" w:rsidRDefault="00060988">
            <w:pPr>
              <w:spacing w:after="0"/>
              <w:jc w:val="left"/>
            </w:pPr>
            <w:r>
              <w:rPr>
                <w:rFonts w:cs="Times New Roman"/>
                <w:sz w:val="20"/>
                <w:szCs w:val="20"/>
              </w:rPr>
              <w:t>Vét bùn hữu cơ đáy ao (30cm bùn hữu cơ trong dự toán san lấp)</w:t>
            </w:r>
          </w:p>
        </w:tc>
        <w:tc>
          <w:tcPr>
            <w:tcW w:w="691" w:type="dxa"/>
            <w:vAlign w:val="center"/>
          </w:tcPr>
          <w:p w14:paraId="7DD7D24D" w14:textId="77777777" w:rsidR="00283B2B" w:rsidRDefault="00060988">
            <w:pPr>
              <w:spacing w:after="0"/>
              <w:jc w:val="center"/>
            </w:pPr>
            <w:r>
              <w:rPr>
                <w:rFonts w:cs="Times New Roman"/>
                <w:sz w:val="20"/>
                <w:szCs w:val="20"/>
              </w:rPr>
              <w:t>m3</w:t>
            </w:r>
          </w:p>
        </w:tc>
        <w:tc>
          <w:tcPr>
            <w:tcW w:w="950" w:type="dxa"/>
            <w:vAlign w:val="center"/>
          </w:tcPr>
          <w:p w14:paraId="5BABDAEB" w14:textId="77777777" w:rsidR="00283B2B" w:rsidRDefault="00060988">
            <w:pPr>
              <w:spacing w:after="0"/>
              <w:jc w:val="right"/>
            </w:pPr>
            <w:r>
              <w:rPr>
                <w:rFonts w:cs="Times New Roman"/>
                <w:sz w:val="20"/>
                <w:szCs w:val="20"/>
              </w:rPr>
              <w:t>3.424</w:t>
            </w:r>
          </w:p>
        </w:tc>
        <w:tc>
          <w:tcPr>
            <w:tcW w:w="1181" w:type="dxa"/>
            <w:vAlign w:val="center"/>
          </w:tcPr>
          <w:p w14:paraId="6AFA4874" w14:textId="77777777" w:rsidR="00283B2B" w:rsidRDefault="00060988">
            <w:pPr>
              <w:spacing w:after="0"/>
              <w:jc w:val="right"/>
            </w:pPr>
            <w:r>
              <w:rPr>
                <w:rFonts w:cs="Times New Roman"/>
                <w:sz w:val="20"/>
                <w:szCs w:val="20"/>
              </w:rPr>
              <w:t>25.000</w:t>
            </w:r>
          </w:p>
        </w:tc>
        <w:tc>
          <w:tcPr>
            <w:tcW w:w="1699" w:type="dxa"/>
            <w:vAlign w:val="center"/>
          </w:tcPr>
          <w:p w14:paraId="1EBA773D" w14:textId="77777777" w:rsidR="00283B2B" w:rsidRDefault="00060988">
            <w:pPr>
              <w:spacing w:after="0"/>
              <w:jc w:val="right"/>
            </w:pPr>
            <w:r>
              <w:rPr>
                <w:rFonts w:cs="Times New Roman"/>
                <w:sz w:val="20"/>
                <w:szCs w:val="20"/>
              </w:rPr>
              <w:t>85.590.000</w:t>
            </w:r>
          </w:p>
        </w:tc>
      </w:tr>
      <w:tr w:rsidR="00283B2B" w14:paraId="32F1A523" w14:textId="77777777">
        <w:tc>
          <w:tcPr>
            <w:tcW w:w="749" w:type="dxa"/>
            <w:vAlign w:val="center"/>
          </w:tcPr>
          <w:p w14:paraId="45F2A9D9" w14:textId="77777777" w:rsidR="00283B2B" w:rsidRPr="00DF4236" w:rsidRDefault="00060988">
            <w:pPr>
              <w:spacing w:after="0"/>
              <w:jc w:val="center"/>
            </w:pPr>
            <w:r>
              <w:rPr>
                <w:rFonts w:cs="Times New Roman"/>
                <w:sz w:val="20"/>
                <w:szCs w:val="20"/>
              </w:rPr>
              <w:t>6</w:t>
            </w:r>
          </w:p>
        </w:tc>
        <w:tc>
          <w:tcPr>
            <w:tcW w:w="3744" w:type="dxa"/>
            <w:vAlign w:val="center"/>
          </w:tcPr>
          <w:p w14:paraId="096ACBC4" w14:textId="77777777" w:rsidR="00283B2B" w:rsidRPr="00DF4236" w:rsidRDefault="00060988">
            <w:pPr>
              <w:spacing w:after="0"/>
              <w:jc w:val="left"/>
            </w:pPr>
            <w:r>
              <w:rPr>
                <w:rFonts w:cs="Times New Roman"/>
                <w:sz w:val="20"/>
                <w:szCs w:val="20"/>
              </w:rPr>
              <w:t>Vận chuyển bùn hữu cơ đáy ao ra bãi đổ hợp pháp (*)</w:t>
            </w:r>
          </w:p>
        </w:tc>
        <w:tc>
          <w:tcPr>
            <w:tcW w:w="691" w:type="dxa"/>
            <w:vAlign w:val="center"/>
          </w:tcPr>
          <w:p w14:paraId="6117E130" w14:textId="77777777" w:rsidR="00283B2B" w:rsidRDefault="00060988">
            <w:pPr>
              <w:spacing w:after="0"/>
              <w:jc w:val="center"/>
            </w:pPr>
            <w:r>
              <w:rPr>
                <w:rFonts w:cs="Times New Roman"/>
                <w:sz w:val="20"/>
                <w:szCs w:val="20"/>
              </w:rPr>
              <w:t>m3</w:t>
            </w:r>
          </w:p>
        </w:tc>
        <w:tc>
          <w:tcPr>
            <w:tcW w:w="950" w:type="dxa"/>
            <w:vAlign w:val="center"/>
          </w:tcPr>
          <w:p w14:paraId="6C26D71C" w14:textId="77777777" w:rsidR="00283B2B" w:rsidRDefault="00060988">
            <w:pPr>
              <w:spacing w:after="0"/>
              <w:jc w:val="right"/>
            </w:pPr>
            <w:r>
              <w:rPr>
                <w:rFonts w:cs="Times New Roman"/>
                <w:sz w:val="20"/>
                <w:szCs w:val="20"/>
              </w:rPr>
              <w:t>3.424</w:t>
            </w:r>
          </w:p>
        </w:tc>
        <w:tc>
          <w:tcPr>
            <w:tcW w:w="1181" w:type="dxa"/>
            <w:vAlign w:val="center"/>
          </w:tcPr>
          <w:p w14:paraId="291743DC" w14:textId="77777777" w:rsidR="00283B2B" w:rsidRDefault="00060988">
            <w:pPr>
              <w:spacing w:after="0"/>
              <w:jc w:val="right"/>
            </w:pPr>
            <w:r>
              <w:rPr>
                <w:rFonts w:cs="Times New Roman"/>
                <w:sz w:val="20"/>
                <w:szCs w:val="20"/>
              </w:rPr>
              <w:t>170.000</w:t>
            </w:r>
          </w:p>
        </w:tc>
        <w:tc>
          <w:tcPr>
            <w:tcW w:w="1699" w:type="dxa"/>
            <w:vAlign w:val="center"/>
          </w:tcPr>
          <w:p w14:paraId="7C931DF8" w14:textId="77777777" w:rsidR="00283B2B" w:rsidRDefault="00060988">
            <w:pPr>
              <w:spacing w:after="0"/>
              <w:jc w:val="right"/>
            </w:pPr>
            <w:r>
              <w:rPr>
                <w:rFonts w:cs="Times New Roman"/>
                <w:sz w:val="20"/>
                <w:szCs w:val="20"/>
              </w:rPr>
              <w:t>582.012.000</w:t>
            </w:r>
          </w:p>
        </w:tc>
      </w:tr>
      <w:tr w:rsidR="00283B2B" w14:paraId="657DAF00" w14:textId="77777777">
        <w:tc>
          <w:tcPr>
            <w:tcW w:w="749" w:type="dxa"/>
            <w:vAlign w:val="center"/>
          </w:tcPr>
          <w:p w14:paraId="7B58F4DF" w14:textId="77777777" w:rsidR="00283B2B" w:rsidRPr="00DF4236" w:rsidRDefault="00060988">
            <w:pPr>
              <w:spacing w:after="0"/>
              <w:jc w:val="center"/>
            </w:pPr>
            <w:r>
              <w:rPr>
                <w:rFonts w:cs="Times New Roman"/>
                <w:sz w:val="20"/>
                <w:szCs w:val="20"/>
              </w:rPr>
              <w:t>7</w:t>
            </w:r>
          </w:p>
        </w:tc>
        <w:tc>
          <w:tcPr>
            <w:tcW w:w="3744" w:type="dxa"/>
            <w:vAlign w:val="center"/>
          </w:tcPr>
          <w:p w14:paraId="1EB701F4" w14:textId="77777777" w:rsidR="00283B2B" w:rsidRPr="00DF4236" w:rsidRDefault="00060988">
            <w:pPr>
              <w:spacing w:after="0"/>
              <w:jc w:val="left"/>
            </w:pPr>
            <w:r>
              <w:rPr>
                <w:rFonts w:cs="Times New Roman"/>
                <w:sz w:val="20"/>
                <w:szCs w:val="20"/>
              </w:rPr>
              <w:t>Đào trạc, đất (tương đương đất cấp III) từ cos +4.3 đến cos đáy ao</w:t>
            </w:r>
          </w:p>
        </w:tc>
        <w:tc>
          <w:tcPr>
            <w:tcW w:w="691" w:type="dxa"/>
            <w:vAlign w:val="center"/>
          </w:tcPr>
          <w:p w14:paraId="6DD2B9B1" w14:textId="77777777" w:rsidR="00283B2B" w:rsidRDefault="00060988">
            <w:pPr>
              <w:spacing w:after="0"/>
              <w:jc w:val="center"/>
            </w:pPr>
            <w:r>
              <w:rPr>
                <w:rFonts w:cs="Times New Roman"/>
                <w:sz w:val="20"/>
                <w:szCs w:val="20"/>
              </w:rPr>
              <w:t>m3</w:t>
            </w:r>
          </w:p>
        </w:tc>
        <w:tc>
          <w:tcPr>
            <w:tcW w:w="950" w:type="dxa"/>
            <w:vAlign w:val="center"/>
          </w:tcPr>
          <w:p w14:paraId="482AA327" w14:textId="77777777" w:rsidR="00283B2B" w:rsidRDefault="00060988">
            <w:pPr>
              <w:spacing w:after="0"/>
              <w:jc w:val="right"/>
            </w:pPr>
            <w:r>
              <w:rPr>
                <w:rFonts w:cs="Times New Roman"/>
                <w:sz w:val="20"/>
                <w:szCs w:val="20"/>
              </w:rPr>
              <w:t>21.413</w:t>
            </w:r>
          </w:p>
        </w:tc>
        <w:tc>
          <w:tcPr>
            <w:tcW w:w="1181" w:type="dxa"/>
            <w:vAlign w:val="center"/>
          </w:tcPr>
          <w:p w14:paraId="26C1DFB8" w14:textId="77777777" w:rsidR="00283B2B" w:rsidRDefault="00060988">
            <w:pPr>
              <w:spacing w:after="0"/>
              <w:jc w:val="right"/>
            </w:pPr>
            <w:r>
              <w:rPr>
                <w:rFonts w:cs="Times New Roman"/>
                <w:sz w:val="20"/>
                <w:szCs w:val="20"/>
              </w:rPr>
              <w:t>50.000</w:t>
            </w:r>
          </w:p>
        </w:tc>
        <w:tc>
          <w:tcPr>
            <w:tcW w:w="1699" w:type="dxa"/>
            <w:vAlign w:val="center"/>
          </w:tcPr>
          <w:p w14:paraId="76B0536F" w14:textId="77777777" w:rsidR="00283B2B" w:rsidRDefault="00060988">
            <w:pPr>
              <w:spacing w:after="0"/>
              <w:jc w:val="right"/>
            </w:pPr>
            <w:r>
              <w:rPr>
                <w:rFonts w:cs="Times New Roman"/>
                <w:sz w:val="20"/>
                <w:szCs w:val="20"/>
              </w:rPr>
              <w:t>1.070.645.230</w:t>
            </w:r>
          </w:p>
        </w:tc>
      </w:tr>
      <w:tr w:rsidR="00283B2B" w14:paraId="1059FFDC" w14:textId="77777777">
        <w:tc>
          <w:tcPr>
            <w:tcW w:w="749" w:type="dxa"/>
            <w:vAlign w:val="center"/>
          </w:tcPr>
          <w:p w14:paraId="21AF7F93" w14:textId="77777777" w:rsidR="00283B2B" w:rsidRPr="00DF4236" w:rsidRDefault="00060988">
            <w:pPr>
              <w:spacing w:after="0"/>
              <w:jc w:val="center"/>
            </w:pPr>
            <w:r>
              <w:rPr>
                <w:rFonts w:cs="Times New Roman"/>
                <w:sz w:val="20"/>
                <w:szCs w:val="20"/>
              </w:rPr>
              <w:t>8</w:t>
            </w:r>
          </w:p>
        </w:tc>
        <w:tc>
          <w:tcPr>
            <w:tcW w:w="3744" w:type="dxa"/>
            <w:vAlign w:val="center"/>
          </w:tcPr>
          <w:p w14:paraId="64BDE572" w14:textId="77777777" w:rsidR="00283B2B" w:rsidRPr="00DF4236" w:rsidRDefault="00060988">
            <w:pPr>
              <w:spacing w:after="0"/>
              <w:jc w:val="left"/>
            </w:pPr>
            <w:r>
              <w:rPr>
                <w:rFonts w:cs="Times New Roman"/>
                <w:sz w:val="20"/>
                <w:szCs w:val="20"/>
              </w:rPr>
              <w:t>Vận chuyển trạc, đất (tương đương đất cấp III) ra bãi đổ hợp pháp (+4.3 đến đáy ao +3.0) lẫn bùn (*)</w:t>
            </w:r>
          </w:p>
        </w:tc>
        <w:tc>
          <w:tcPr>
            <w:tcW w:w="691" w:type="dxa"/>
            <w:vAlign w:val="center"/>
          </w:tcPr>
          <w:p w14:paraId="64182559" w14:textId="77777777" w:rsidR="00283B2B" w:rsidRDefault="00060988">
            <w:pPr>
              <w:spacing w:after="0"/>
              <w:jc w:val="center"/>
            </w:pPr>
            <w:r>
              <w:rPr>
                <w:rFonts w:cs="Times New Roman"/>
                <w:sz w:val="20"/>
                <w:szCs w:val="20"/>
              </w:rPr>
              <w:t>m3</w:t>
            </w:r>
          </w:p>
        </w:tc>
        <w:tc>
          <w:tcPr>
            <w:tcW w:w="950" w:type="dxa"/>
            <w:vAlign w:val="center"/>
          </w:tcPr>
          <w:p w14:paraId="0D5DA67F" w14:textId="77777777" w:rsidR="00283B2B" w:rsidRDefault="00060988">
            <w:pPr>
              <w:spacing w:after="0"/>
              <w:jc w:val="right"/>
            </w:pPr>
            <w:r>
              <w:rPr>
                <w:rFonts w:cs="Times New Roman"/>
                <w:sz w:val="20"/>
                <w:szCs w:val="20"/>
              </w:rPr>
              <w:t>21.413</w:t>
            </w:r>
          </w:p>
        </w:tc>
        <w:tc>
          <w:tcPr>
            <w:tcW w:w="1181" w:type="dxa"/>
            <w:vAlign w:val="center"/>
          </w:tcPr>
          <w:p w14:paraId="5CC8FD79" w14:textId="77777777" w:rsidR="00283B2B" w:rsidRDefault="00060988">
            <w:pPr>
              <w:spacing w:after="0"/>
              <w:jc w:val="right"/>
            </w:pPr>
            <w:r>
              <w:rPr>
                <w:rFonts w:cs="Times New Roman"/>
                <w:sz w:val="20"/>
                <w:szCs w:val="20"/>
              </w:rPr>
              <w:t>170.000</w:t>
            </w:r>
          </w:p>
        </w:tc>
        <w:tc>
          <w:tcPr>
            <w:tcW w:w="1699" w:type="dxa"/>
            <w:vAlign w:val="center"/>
          </w:tcPr>
          <w:p w14:paraId="25B0F2A9" w14:textId="77777777" w:rsidR="00283B2B" w:rsidRDefault="00060988">
            <w:pPr>
              <w:spacing w:after="0"/>
              <w:jc w:val="right"/>
            </w:pPr>
            <w:r>
              <w:rPr>
                <w:rFonts w:cs="Times New Roman"/>
                <w:sz w:val="20"/>
                <w:szCs w:val="20"/>
              </w:rPr>
              <w:t>3.640.193.782</w:t>
            </w:r>
          </w:p>
        </w:tc>
      </w:tr>
      <w:tr w:rsidR="00283B2B" w14:paraId="2BAB435D" w14:textId="77777777">
        <w:tc>
          <w:tcPr>
            <w:tcW w:w="749" w:type="dxa"/>
            <w:vAlign w:val="center"/>
          </w:tcPr>
          <w:p w14:paraId="67B952D1" w14:textId="77777777" w:rsidR="00283B2B" w:rsidRPr="00DF4236" w:rsidRDefault="00060988">
            <w:pPr>
              <w:spacing w:after="0"/>
              <w:jc w:val="center"/>
            </w:pPr>
            <w:r>
              <w:rPr>
                <w:rFonts w:cs="Times New Roman"/>
                <w:sz w:val="20"/>
                <w:szCs w:val="20"/>
              </w:rPr>
              <w:t>9</w:t>
            </w:r>
          </w:p>
        </w:tc>
        <w:tc>
          <w:tcPr>
            <w:tcW w:w="3744" w:type="dxa"/>
            <w:vAlign w:val="center"/>
          </w:tcPr>
          <w:p w14:paraId="4BAB0919" w14:textId="77777777" w:rsidR="00283B2B" w:rsidRPr="00DF4236" w:rsidRDefault="00060988">
            <w:pPr>
              <w:spacing w:after="0"/>
              <w:jc w:val="left"/>
            </w:pPr>
            <w:r>
              <w:rPr>
                <w:rFonts w:cs="Times New Roman"/>
                <w:sz w:val="20"/>
                <w:szCs w:val="20"/>
              </w:rPr>
              <w:t>Đào đất cấp II (đất sét dẻo) bằng máy dưới cos +3.0</w:t>
            </w:r>
          </w:p>
        </w:tc>
        <w:tc>
          <w:tcPr>
            <w:tcW w:w="691" w:type="dxa"/>
            <w:vAlign w:val="center"/>
          </w:tcPr>
          <w:p w14:paraId="7B88D081" w14:textId="77777777" w:rsidR="00283B2B" w:rsidRDefault="00060988">
            <w:pPr>
              <w:spacing w:after="0"/>
              <w:jc w:val="center"/>
            </w:pPr>
            <w:r>
              <w:rPr>
                <w:rFonts w:cs="Times New Roman"/>
                <w:sz w:val="20"/>
                <w:szCs w:val="20"/>
              </w:rPr>
              <w:t>m3</w:t>
            </w:r>
          </w:p>
        </w:tc>
        <w:tc>
          <w:tcPr>
            <w:tcW w:w="950" w:type="dxa"/>
            <w:vAlign w:val="center"/>
          </w:tcPr>
          <w:p w14:paraId="4AB3EF8E" w14:textId="77777777" w:rsidR="00283B2B" w:rsidRDefault="00060988">
            <w:pPr>
              <w:spacing w:after="0"/>
              <w:jc w:val="right"/>
            </w:pPr>
            <w:r>
              <w:rPr>
                <w:rFonts w:cs="Times New Roman"/>
                <w:sz w:val="20"/>
                <w:szCs w:val="20"/>
              </w:rPr>
              <w:t>67.327</w:t>
            </w:r>
          </w:p>
        </w:tc>
        <w:tc>
          <w:tcPr>
            <w:tcW w:w="1181" w:type="dxa"/>
            <w:vAlign w:val="center"/>
          </w:tcPr>
          <w:p w14:paraId="73F9FCD0" w14:textId="77777777" w:rsidR="00283B2B" w:rsidRDefault="00060988">
            <w:pPr>
              <w:spacing w:after="0"/>
              <w:jc w:val="right"/>
            </w:pPr>
            <w:r>
              <w:rPr>
                <w:rFonts w:cs="Times New Roman"/>
                <w:sz w:val="20"/>
                <w:szCs w:val="20"/>
              </w:rPr>
              <w:t>50.000</w:t>
            </w:r>
          </w:p>
        </w:tc>
        <w:tc>
          <w:tcPr>
            <w:tcW w:w="1699" w:type="dxa"/>
            <w:vAlign w:val="center"/>
          </w:tcPr>
          <w:p w14:paraId="5864BCC9" w14:textId="77777777" w:rsidR="00283B2B" w:rsidRDefault="00060988">
            <w:pPr>
              <w:spacing w:after="0"/>
              <w:jc w:val="right"/>
            </w:pPr>
            <w:r>
              <w:rPr>
                <w:rFonts w:cs="Times New Roman"/>
                <w:sz w:val="20"/>
                <w:szCs w:val="20"/>
              </w:rPr>
              <w:t>3.366.331.690</w:t>
            </w:r>
          </w:p>
        </w:tc>
      </w:tr>
      <w:tr w:rsidR="00283B2B" w14:paraId="160334FE" w14:textId="77777777">
        <w:tc>
          <w:tcPr>
            <w:tcW w:w="749" w:type="dxa"/>
            <w:vAlign w:val="center"/>
          </w:tcPr>
          <w:p w14:paraId="6444002E" w14:textId="77777777" w:rsidR="00283B2B" w:rsidRPr="00DF4236" w:rsidRDefault="00060988">
            <w:pPr>
              <w:spacing w:after="0"/>
              <w:jc w:val="center"/>
            </w:pPr>
            <w:r>
              <w:rPr>
                <w:rFonts w:cs="Times New Roman"/>
                <w:sz w:val="20"/>
                <w:szCs w:val="20"/>
              </w:rPr>
              <w:t>10</w:t>
            </w:r>
          </w:p>
        </w:tc>
        <w:tc>
          <w:tcPr>
            <w:tcW w:w="3744" w:type="dxa"/>
            <w:vAlign w:val="center"/>
          </w:tcPr>
          <w:p w14:paraId="1FC7C3CC" w14:textId="77777777" w:rsidR="00283B2B" w:rsidRPr="00DF4236" w:rsidRDefault="00060988">
            <w:pPr>
              <w:spacing w:after="0"/>
              <w:jc w:val="left"/>
            </w:pPr>
            <w:r>
              <w:rPr>
                <w:rFonts w:cs="Times New Roman"/>
                <w:sz w:val="20"/>
                <w:szCs w:val="20"/>
              </w:rPr>
              <w:t>Đào đất cấp II (đất sét dẻo) thủ công cho đáy hố móng</w:t>
            </w:r>
          </w:p>
        </w:tc>
        <w:tc>
          <w:tcPr>
            <w:tcW w:w="691" w:type="dxa"/>
            <w:vAlign w:val="center"/>
          </w:tcPr>
          <w:p w14:paraId="4DAF2FD7" w14:textId="77777777" w:rsidR="00283B2B" w:rsidRDefault="00060988">
            <w:pPr>
              <w:spacing w:after="0"/>
              <w:jc w:val="center"/>
            </w:pPr>
            <w:r>
              <w:rPr>
                <w:rFonts w:cs="Times New Roman"/>
                <w:sz w:val="20"/>
                <w:szCs w:val="20"/>
              </w:rPr>
              <w:t>m3</w:t>
            </w:r>
          </w:p>
        </w:tc>
        <w:tc>
          <w:tcPr>
            <w:tcW w:w="950" w:type="dxa"/>
            <w:vAlign w:val="center"/>
          </w:tcPr>
          <w:p w14:paraId="54CB36ED" w14:textId="77777777" w:rsidR="00283B2B" w:rsidRDefault="00060988">
            <w:pPr>
              <w:spacing w:after="0"/>
              <w:jc w:val="right"/>
            </w:pPr>
            <w:r>
              <w:rPr>
                <w:rFonts w:cs="Times New Roman"/>
                <w:sz w:val="20"/>
                <w:szCs w:val="20"/>
              </w:rPr>
              <w:t>1.045</w:t>
            </w:r>
          </w:p>
        </w:tc>
        <w:tc>
          <w:tcPr>
            <w:tcW w:w="1181" w:type="dxa"/>
            <w:vAlign w:val="center"/>
          </w:tcPr>
          <w:p w14:paraId="13070A8D" w14:textId="77777777" w:rsidR="00283B2B" w:rsidRDefault="00060988">
            <w:pPr>
              <w:spacing w:after="0"/>
              <w:jc w:val="right"/>
            </w:pPr>
            <w:r>
              <w:rPr>
                <w:rFonts w:cs="Times New Roman"/>
                <w:sz w:val="20"/>
                <w:szCs w:val="20"/>
              </w:rPr>
              <w:t>50.000</w:t>
            </w:r>
          </w:p>
        </w:tc>
        <w:tc>
          <w:tcPr>
            <w:tcW w:w="1699" w:type="dxa"/>
            <w:vAlign w:val="center"/>
          </w:tcPr>
          <w:p w14:paraId="102C7EA5" w14:textId="77777777" w:rsidR="00283B2B" w:rsidRDefault="00060988">
            <w:pPr>
              <w:spacing w:after="0"/>
              <w:jc w:val="right"/>
            </w:pPr>
            <w:r>
              <w:rPr>
                <w:rFonts w:cs="Times New Roman"/>
                <w:sz w:val="20"/>
                <w:szCs w:val="20"/>
              </w:rPr>
              <w:t>52.250.000</w:t>
            </w:r>
          </w:p>
        </w:tc>
      </w:tr>
      <w:tr w:rsidR="00283B2B" w14:paraId="176D53AA" w14:textId="77777777">
        <w:tc>
          <w:tcPr>
            <w:tcW w:w="749" w:type="dxa"/>
            <w:vAlign w:val="center"/>
          </w:tcPr>
          <w:p w14:paraId="1414BED5" w14:textId="77777777" w:rsidR="00283B2B" w:rsidRPr="00DF4236" w:rsidRDefault="00060988">
            <w:pPr>
              <w:spacing w:after="0"/>
              <w:jc w:val="center"/>
            </w:pPr>
            <w:r>
              <w:rPr>
                <w:rFonts w:cs="Times New Roman"/>
                <w:sz w:val="20"/>
                <w:szCs w:val="20"/>
              </w:rPr>
              <w:t>11</w:t>
            </w:r>
          </w:p>
        </w:tc>
        <w:tc>
          <w:tcPr>
            <w:tcW w:w="3744" w:type="dxa"/>
            <w:vAlign w:val="center"/>
          </w:tcPr>
          <w:p w14:paraId="7AE99A96" w14:textId="77777777" w:rsidR="00283B2B" w:rsidRPr="00DF4236" w:rsidRDefault="00060988">
            <w:pPr>
              <w:spacing w:after="0"/>
              <w:jc w:val="left"/>
            </w:pPr>
            <w:r>
              <w:rPr>
                <w:rFonts w:cs="Times New Roman"/>
                <w:sz w:val="20"/>
                <w:szCs w:val="20"/>
              </w:rPr>
              <w:t>Vận chuyển đổ thải đất cấp II ra bãi đổ hợp pháp (*)</w:t>
            </w:r>
          </w:p>
        </w:tc>
        <w:tc>
          <w:tcPr>
            <w:tcW w:w="691" w:type="dxa"/>
            <w:vAlign w:val="center"/>
          </w:tcPr>
          <w:p w14:paraId="6EDC68F2" w14:textId="77777777" w:rsidR="00283B2B" w:rsidRDefault="00060988">
            <w:pPr>
              <w:spacing w:after="0"/>
              <w:jc w:val="center"/>
            </w:pPr>
            <w:r>
              <w:rPr>
                <w:rFonts w:cs="Times New Roman"/>
                <w:sz w:val="20"/>
                <w:szCs w:val="20"/>
              </w:rPr>
              <w:t>m3</w:t>
            </w:r>
          </w:p>
        </w:tc>
        <w:tc>
          <w:tcPr>
            <w:tcW w:w="950" w:type="dxa"/>
            <w:vAlign w:val="center"/>
          </w:tcPr>
          <w:p w14:paraId="18B300E1" w14:textId="77777777" w:rsidR="00283B2B" w:rsidRDefault="00060988">
            <w:pPr>
              <w:spacing w:after="0"/>
              <w:jc w:val="right"/>
            </w:pPr>
            <w:r>
              <w:rPr>
                <w:rFonts w:cs="Times New Roman"/>
                <w:sz w:val="20"/>
                <w:szCs w:val="20"/>
              </w:rPr>
              <w:t>64.284</w:t>
            </w:r>
          </w:p>
        </w:tc>
        <w:tc>
          <w:tcPr>
            <w:tcW w:w="1181" w:type="dxa"/>
            <w:vAlign w:val="center"/>
          </w:tcPr>
          <w:p w14:paraId="2635800C" w14:textId="77777777" w:rsidR="00283B2B" w:rsidRDefault="00060988">
            <w:pPr>
              <w:spacing w:after="0"/>
              <w:jc w:val="right"/>
            </w:pPr>
            <w:r>
              <w:rPr>
                <w:rFonts w:cs="Times New Roman"/>
                <w:sz w:val="20"/>
                <w:szCs w:val="20"/>
              </w:rPr>
              <w:t>110.000</w:t>
            </w:r>
          </w:p>
        </w:tc>
        <w:tc>
          <w:tcPr>
            <w:tcW w:w="1699" w:type="dxa"/>
            <w:vAlign w:val="center"/>
          </w:tcPr>
          <w:p w14:paraId="6D7E0AB3" w14:textId="77777777" w:rsidR="00283B2B" w:rsidRDefault="00060988">
            <w:pPr>
              <w:spacing w:after="0"/>
              <w:jc w:val="right"/>
            </w:pPr>
            <w:r>
              <w:rPr>
                <w:rFonts w:cs="Times New Roman"/>
                <w:sz w:val="20"/>
                <w:szCs w:val="20"/>
              </w:rPr>
              <w:t>7.071.238.218</w:t>
            </w:r>
          </w:p>
        </w:tc>
      </w:tr>
      <w:tr w:rsidR="00283B2B" w14:paraId="3D3E2E64" w14:textId="77777777">
        <w:tc>
          <w:tcPr>
            <w:tcW w:w="749" w:type="dxa"/>
            <w:vAlign w:val="center"/>
          </w:tcPr>
          <w:p w14:paraId="582F641E" w14:textId="77777777" w:rsidR="00283B2B" w:rsidRPr="00DF4236" w:rsidRDefault="00060988">
            <w:pPr>
              <w:spacing w:after="0"/>
              <w:jc w:val="center"/>
            </w:pPr>
            <w:r>
              <w:rPr>
                <w:rFonts w:cs="Times New Roman"/>
                <w:sz w:val="20"/>
                <w:szCs w:val="20"/>
              </w:rPr>
              <w:t>12</w:t>
            </w:r>
          </w:p>
        </w:tc>
        <w:tc>
          <w:tcPr>
            <w:tcW w:w="3744" w:type="dxa"/>
            <w:vAlign w:val="center"/>
          </w:tcPr>
          <w:p w14:paraId="2D20B80E" w14:textId="5869C3E8" w:rsidR="00283B2B" w:rsidRPr="00DF4236" w:rsidRDefault="00060988">
            <w:pPr>
              <w:spacing w:after="0"/>
              <w:jc w:val="left"/>
            </w:pPr>
            <w:r>
              <w:rPr>
                <w:rFonts w:cs="Times New Roman"/>
                <w:sz w:val="20"/>
                <w:szCs w:val="20"/>
              </w:rPr>
              <w:t xml:space="preserve">Vận chuyển đất cấp II nội khu để tận dụng (gồm </w:t>
            </w:r>
            <w:ins w:id="30178" w:author="So sánh: bản anh Q → bản chốt ký" w:date="2026-10-11T00:00:00Z">
              <w:r>
                <w:rPr>
                  <w:rFonts w:cs="Times New Roman"/>
                  <w:sz w:val="20"/>
                  <w:szCs w:val="20"/>
                  <w:lang w:val="en-US"/>
                </w:rPr>
                <w:t xml:space="preserve">xúc, </w:t>
              </w:r>
            </w:ins>
            <w:r>
              <w:rPr>
                <w:rFonts w:cs="Times New Roman"/>
                <w:sz w:val="20"/>
                <w:szCs w:val="20"/>
              </w:rPr>
              <w:t>ô tô vận chuyển, máy san gạt tại bãi và xúc lên xe)</w:t>
            </w:r>
          </w:p>
        </w:tc>
        <w:tc>
          <w:tcPr>
            <w:tcW w:w="691" w:type="dxa"/>
            <w:vAlign w:val="center"/>
          </w:tcPr>
          <w:p w14:paraId="5B41ACCD" w14:textId="77777777" w:rsidR="00283B2B" w:rsidRDefault="00060988">
            <w:pPr>
              <w:spacing w:after="0"/>
              <w:jc w:val="center"/>
            </w:pPr>
            <w:r>
              <w:rPr>
                <w:rFonts w:cs="Times New Roman"/>
                <w:sz w:val="20"/>
                <w:szCs w:val="20"/>
              </w:rPr>
              <w:t>m3</w:t>
            </w:r>
          </w:p>
        </w:tc>
        <w:tc>
          <w:tcPr>
            <w:tcW w:w="950" w:type="dxa"/>
            <w:vAlign w:val="center"/>
          </w:tcPr>
          <w:p w14:paraId="018F2BC3" w14:textId="77777777" w:rsidR="00283B2B" w:rsidRDefault="00060988">
            <w:pPr>
              <w:spacing w:after="0"/>
              <w:jc w:val="right"/>
            </w:pPr>
            <w:r>
              <w:rPr>
                <w:rFonts w:cs="Times New Roman"/>
                <w:sz w:val="20"/>
                <w:szCs w:val="20"/>
              </w:rPr>
              <w:t>4.088</w:t>
            </w:r>
          </w:p>
        </w:tc>
        <w:tc>
          <w:tcPr>
            <w:tcW w:w="1181" w:type="dxa"/>
            <w:vAlign w:val="center"/>
          </w:tcPr>
          <w:p w14:paraId="6C8E91E8" w14:textId="77777777" w:rsidR="00283B2B" w:rsidRDefault="00060988">
            <w:pPr>
              <w:spacing w:after="0"/>
              <w:jc w:val="right"/>
            </w:pPr>
            <w:r>
              <w:rPr>
                <w:rFonts w:cs="Times New Roman"/>
                <w:sz w:val="20"/>
                <w:szCs w:val="20"/>
              </w:rPr>
              <w:t>60.000</w:t>
            </w:r>
          </w:p>
        </w:tc>
        <w:tc>
          <w:tcPr>
            <w:tcW w:w="1699" w:type="dxa"/>
            <w:vAlign w:val="center"/>
          </w:tcPr>
          <w:p w14:paraId="348068B8" w14:textId="77777777" w:rsidR="00283B2B" w:rsidRDefault="00060988">
            <w:pPr>
              <w:spacing w:after="0"/>
              <w:jc w:val="right"/>
            </w:pPr>
            <w:r>
              <w:rPr>
                <w:rFonts w:cs="Times New Roman"/>
                <w:sz w:val="20"/>
                <w:szCs w:val="20"/>
              </w:rPr>
              <w:t>245.259.000</w:t>
            </w:r>
          </w:p>
        </w:tc>
      </w:tr>
      <w:tr w:rsidR="00283B2B" w14:paraId="4FA7C338" w14:textId="77777777">
        <w:tc>
          <w:tcPr>
            <w:tcW w:w="749" w:type="dxa"/>
            <w:vAlign w:val="center"/>
          </w:tcPr>
          <w:p w14:paraId="15867A1D" w14:textId="77777777" w:rsidR="00283B2B" w:rsidRPr="00DF4236" w:rsidRDefault="00060988">
            <w:pPr>
              <w:spacing w:after="0"/>
              <w:jc w:val="center"/>
            </w:pPr>
            <w:r>
              <w:rPr>
                <w:rFonts w:cs="Times New Roman"/>
                <w:sz w:val="20"/>
                <w:szCs w:val="20"/>
              </w:rPr>
              <w:t>13</w:t>
            </w:r>
          </w:p>
        </w:tc>
        <w:tc>
          <w:tcPr>
            <w:tcW w:w="3744" w:type="dxa"/>
            <w:vAlign w:val="center"/>
          </w:tcPr>
          <w:p w14:paraId="63075E75" w14:textId="216B8CAA" w:rsidR="00283B2B" w:rsidRPr="00DF4236" w:rsidRDefault="00060988">
            <w:pPr>
              <w:spacing w:after="0"/>
              <w:jc w:val="left"/>
            </w:pPr>
            <w:r>
              <w:rPr>
                <w:rFonts w:cs="Times New Roman"/>
                <w:sz w:val="20"/>
                <w:szCs w:val="20"/>
              </w:rPr>
              <w:t xml:space="preserve">Vận chuyển trạc, đất (tương đương đất cấp III) sang </w:t>
            </w:r>
            <w:del w:id="30181" w:author="So sánh: bản anh Q → bản chốt ký" w:date="2026-10-11T00:00:00Z">
              <w:r>
                <w:rPr>
                  <w:rFonts w:cs="Times New Roman"/>
                  <w:sz w:val="20"/>
                  <w:szCs w:val="20"/>
                </w:rPr>
                <w:delText xml:space="preserve">NOTM </w:delText>
              </w:r>
            </w:del>
            <w:ins w:id="30180" w:author="So sánh: bản anh Q → bản chốt ký" w:date="2026-10-11T00:00:00Z">
              <w:r>
                <w:rPr>
                  <w:rFonts w:cs="Times New Roman"/>
                  <w:sz w:val="20"/>
                  <w:szCs w:val="20"/>
                </w:rPr>
                <w:t xml:space="preserve">NOTM</w:t>
              </w:r>
              <w:r>
                <w:rPr>
                  <w:rFonts w:cs="Times New Roman"/>
                  <w:sz w:val="20"/>
                  <w:szCs w:val="20"/>
                  <w:lang w:val="en-US"/>
                </w:rPr>
                <w:t xml:space="preserve">, hoặc trung chuyển nội bộ </w:t>
              </w:r>
            </w:ins>
            <w:r>
              <w:rPr>
                <w:rFonts w:cs="Times New Roman"/>
                <w:sz w:val="20"/>
                <w:szCs w:val="20"/>
              </w:rPr>
              <w:t xml:space="preserve">(nếu có) (gồm </w:t>
            </w:r>
            <w:ins w:id="30179" w:author="So sánh: bản anh Q → bản chốt ký" w:date="2026-10-11T00:00:00Z">
              <w:r>
                <w:rPr>
                  <w:rFonts w:cs="Times New Roman"/>
                  <w:sz w:val="20"/>
                  <w:szCs w:val="20"/>
                  <w:lang w:val="en-US"/>
                </w:rPr>
                <w:t xml:space="preserve">xúc, </w:t>
              </w:r>
            </w:ins>
            <w:r>
              <w:rPr>
                <w:rFonts w:cs="Times New Roman"/>
                <w:sz w:val="20"/>
                <w:szCs w:val="20"/>
              </w:rPr>
              <w:t>vận chuyển, máy san gạt và lu lèn)</w:t>
            </w:r>
          </w:p>
        </w:tc>
        <w:tc>
          <w:tcPr>
            <w:tcW w:w="691" w:type="dxa"/>
            <w:vAlign w:val="center"/>
          </w:tcPr>
          <w:p w14:paraId="2CBFA9FD" w14:textId="77777777" w:rsidR="00283B2B" w:rsidRDefault="00060988">
            <w:pPr>
              <w:spacing w:after="0"/>
              <w:jc w:val="center"/>
            </w:pPr>
            <w:r>
              <w:rPr>
                <w:rFonts w:cs="Times New Roman"/>
                <w:sz w:val="20"/>
                <w:szCs w:val="20"/>
              </w:rPr>
              <w:t>m3</w:t>
            </w:r>
          </w:p>
        </w:tc>
        <w:tc>
          <w:tcPr>
            <w:tcW w:w="950" w:type="dxa"/>
            <w:vAlign w:val="center"/>
          </w:tcPr>
          <w:p w14:paraId="4FE90F93" w14:textId="77777777" w:rsidR="00283B2B" w:rsidRDefault="00060988">
            <w:pPr>
              <w:spacing w:after="0"/>
              <w:jc w:val="right"/>
            </w:pPr>
            <w:r>
              <w:rPr>
                <w:rFonts w:cs="Times New Roman"/>
                <w:sz w:val="20"/>
                <w:szCs w:val="20"/>
              </w:rPr>
              <w:t>0</w:t>
            </w:r>
          </w:p>
        </w:tc>
        <w:tc>
          <w:tcPr>
            <w:tcW w:w="1181" w:type="dxa"/>
            <w:vAlign w:val="center"/>
          </w:tcPr>
          <w:p w14:paraId="3B074AE0" w14:textId="77777777" w:rsidR="00283B2B" w:rsidRDefault="00060988">
            <w:pPr>
              <w:spacing w:after="0"/>
              <w:jc w:val="right"/>
            </w:pPr>
            <w:r>
              <w:rPr>
                <w:rFonts w:cs="Times New Roman"/>
                <w:sz w:val="20"/>
                <w:szCs w:val="20"/>
              </w:rPr>
              <w:t>60.000</w:t>
            </w:r>
          </w:p>
        </w:tc>
        <w:tc>
          <w:tcPr>
            <w:tcW w:w="1699" w:type="dxa"/>
            <w:vAlign w:val="center"/>
          </w:tcPr>
          <w:p w14:paraId="21D0505D" w14:textId="77777777" w:rsidR="00283B2B" w:rsidRDefault="00060988">
            <w:pPr>
              <w:spacing w:after="0"/>
              <w:jc w:val="right"/>
            </w:pPr>
            <w:r>
              <w:rPr>
                <w:rFonts w:cs="Times New Roman"/>
                <w:sz w:val="20"/>
                <w:szCs w:val="20"/>
              </w:rPr>
              <w:t>-</w:t>
            </w:r>
          </w:p>
        </w:tc>
      </w:tr>
      <w:tr w:rsidR="00283B2B" w14:paraId="04222E36" w14:textId="77777777">
        <w:tc>
          <w:tcPr>
            <w:tcW w:w="749" w:type="dxa"/>
            <w:shd w:val="clear" w:color="auto" w:fill="F2F2F2"/>
            <w:vAlign w:val="center"/>
          </w:tcPr>
          <w:p w14:paraId="71F92776" w14:textId="77777777" w:rsidR="00283B2B" w:rsidRPr="00DF4236" w:rsidRDefault="00060988">
            <w:pPr>
              <w:spacing w:after="0"/>
              <w:jc w:val="center"/>
            </w:pPr>
            <w:r>
              <w:rPr>
                <w:rFonts w:cs="Times New Roman"/>
                <w:b/>
                <w:bCs/>
                <w:sz w:val="20"/>
                <w:szCs w:val="20"/>
              </w:rPr>
              <w:t>B.2</w:t>
            </w:r>
          </w:p>
        </w:tc>
        <w:tc>
          <w:tcPr>
            <w:tcW w:w="3744" w:type="dxa"/>
            <w:shd w:val="clear" w:color="auto" w:fill="F2F2F2"/>
            <w:vAlign w:val="center"/>
          </w:tcPr>
          <w:p w14:paraId="7E6BDE30" w14:textId="77777777" w:rsidR="00283B2B" w:rsidRPr="00DF4236" w:rsidRDefault="00060988">
            <w:pPr>
              <w:spacing w:after="0"/>
              <w:jc w:val="left"/>
            </w:pPr>
            <w:r>
              <w:rPr>
                <w:rFonts w:cs="Times New Roman"/>
                <w:b/>
                <w:bCs/>
                <w:sz w:val="20"/>
                <w:szCs w:val="20"/>
              </w:rPr>
              <w:t>Công tác xử lý đầu cọc</w:t>
            </w:r>
          </w:p>
        </w:tc>
        <w:tc>
          <w:tcPr>
            <w:tcW w:w="691" w:type="dxa"/>
            <w:shd w:val="clear" w:color="auto" w:fill="F2F2F2"/>
            <w:vAlign w:val="center"/>
          </w:tcPr>
          <w:p w14:paraId="0B37CF40" w14:textId="77777777" w:rsidR="00283B2B" w:rsidRDefault="00283B2B">
            <w:pPr>
              <w:spacing w:after="0"/>
              <w:jc w:val="center"/>
            </w:pPr>
          </w:p>
        </w:tc>
        <w:tc>
          <w:tcPr>
            <w:tcW w:w="950" w:type="dxa"/>
            <w:shd w:val="clear" w:color="auto" w:fill="F2F2F2"/>
            <w:vAlign w:val="center"/>
          </w:tcPr>
          <w:p w14:paraId="77168ECE" w14:textId="77777777" w:rsidR="00283B2B" w:rsidRDefault="00283B2B">
            <w:pPr>
              <w:spacing w:after="0"/>
              <w:jc w:val="right"/>
            </w:pPr>
          </w:p>
        </w:tc>
        <w:tc>
          <w:tcPr>
            <w:tcW w:w="1181" w:type="dxa"/>
            <w:shd w:val="clear" w:color="auto" w:fill="F2F2F2"/>
            <w:vAlign w:val="center"/>
          </w:tcPr>
          <w:p w14:paraId="37717CC2" w14:textId="77777777" w:rsidR="00283B2B" w:rsidRDefault="00283B2B">
            <w:pPr>
              <w:spacing w:after="0"/>
              <w:jc w:val="right"/>
            </w:pPr>
          </w:p>
        </w:tc>
        <w:tc>
          <w:tcPr>
            <w:tcW w:w="1699" w:type="dxa"/>
            <w:shd w:val="clear" w:color="auto" w:fill="F2F2F2"/>
            <w:vAlign w:val="center"/>
          </w:tcPr>
          <w:p w14:paraId="17CBE523" w14:textId="77777777" w:rsidR="00283B2B" w:rsidRDefault="00060988">
            <w:pPr>
              <w:spacing w:after="0"/>
              <w:jc w:val="right"/>
            </w:pPr>
            <w:r>
              <w:rPr>
                <w:rFonts w:cs="Times New Roman"/>
                <w:b/>
                <w:bCs/>
                <w:sz w:val="20"/>
                <w:szCs w:val="20"/>
              </w:rPr>
              <w:t>637.920.140</w:t>
            </w:r>
          </w:p>
        </w:tc>
      </w:tr>
      <w:tr w:rsidR="00283B2B" w14:paraId="45197B1F" w14:textId="77777777">
        <w:tc>
          <w:tcPr>
            <w:tcW w:w="749" w:type="dxa"/>
            <w:vAlign w:val="center"/>
          </w:tcPr>
          <w:p w14:paraId="2E536D77" w14:textId="77777777" w:rsidR="00283B2B" w:rsidRPr="00DF4236" w:rsidRDefault="00060988">
            <w:pPr>
              <w:spacing w:after="0"/>
              <w:jc w:val="center"/>
            </w:pPr>
            <w:r>
              <w:rPr>
                <w:rFonts w:cs="Times New Roman"/>
                <w:sz w:val="20"/>
                <w:szCs w:val="20"/>
              </w:rPr>
              <w:t>14</w:t>
            </w:r>
          </w:p>
        </w:tc>
        <w:tc>
          <w:tcPr>
            <w:tcW w:w="3744" w:type="dxa"/>
            <w:vAlign w:val="center"/>
          </w:tcPr>
          <w:p w14:paraId="519B2946" w14:textId="77777777" w:rsidR="00283B2B" w:rsidRPr="00DF4236" w:rsidRDefault="00060988">
            <w:pPr>
              <w:spacing w:after="0"/>
              <w:jc w:val="left"/>
            </w:pPr>
            <w:r>
              <w:rPr>
                <w:rFonts w:cs="Times New Roman"/>
                <w:sz w:val="20"/>
                <w:szCs w:val="20"/>
              </w:rPr>
              <w:t>Đập đầu cọc</w:t>
            </w:r>
          </w:p>
        </w:tc>
        <w:tc>
          <w:tcPr>
            <w:tcW w:w="691" w:type="dxa"/>
            <w:vAlign w:val="center"/>
          </w:tcPr>
          <w:p w14:paraId="488B415D" w14:textId="77777777" w:rsidR="00283B2B" w:rsidRDefault="00060988">
            <w:pPr>
              <w:spacing w:after="0"/>
              <w:jc w:val="center"/>
            </w:pPr>
            <w:r>
              <w:rPr>
                <w:rFonts w:cs="Times New Roman"/>
                <w:sz w:val="20"/>
                <w:szCs w:val="20"/>
              </w:rPr>
              <w:t>m3</w:t>
            </w:r>
          </w:p>
        </w:tc>
        <w:tc>
          <w:tcPr>
            <w:tcW w:w="950" w:type="dxa"/>
            <w:vAlign w:val="center"/>
          </w:tcPr>
          <w:p w14:paraId="21576BF2" w14:textId="77777777" w:rsidR="00283B2B" w:rsidRDefault="00060988">
            <w:pPr>
              <w:spacing w:after="0"/>
              <w:jc w:val="right"/>
            </w:pPr>
            <w:r>
              <w:rPr>
                <w:rFonts w:cs="Times New Roman"/>
                <w:sz w:val="20"/>
                <w:szCs w:val="20"/>
              </w:rPr>
              <w:t>446</w:t>
            </w:r>
          </w:p>
        </w:tc>
        <w:tc>
          <w:tcPr>
            <w:tcW w:w="1181" w:type="dxa"/>
            <w:vAlign w:val="center"/>
          </w:tcPr>
          <w:p w14:paraId="31D4F09E" w14:textId="77777777" w:rsidR="00283B2B" w:rsidRDefault="00060988">
            <w:pPr>
              <w:spacing w:after="0"/>
              <w:jc w:val="right"/>
            </w:pPr>
            <w:r>
              <w:rPr>
                <w:rFonts w:cs="Times New Roman"/>
                <w:sz w:val="20"/>
                <w:szCs w:val="20"/>
              </w:rPr>
              <w:t>1.250.000</w:t>
            </w:r>
          </w:p>
        </w:tc>
        <w:tc>
          <w:tcPr>
            <w:tcW w:w="1699" w:type="dxa"/>
            <w:vAlign w:val="center"/>
          </w:tcPr>
          <w:p w14:paraId="511F9EBC" w14:textId="77777777" w:rsidR="00283B2B" w:rsidRDefault="00060988">
            <w:pPr>
              <w:spacing w:after="0"/>
              <w:jc w:val="right"/>
            </w:pPr>
            <w:r>
              <w:rPr>
                <w:rFonts w:cs="Times New Roman"/>
                <w:sz w:val="20"/>
                <w:szCs w:val="20"/>
              </w:rPr>
              <w:t>557.622.500</w:t>
            </w:r>
          </w:p>
        </w:tc>
      </w:tr>
      <w:tr w:rsidR="00283B2B" w14:paraId="34C4C945" w14:textId="77777777">
        <w:tc>
          <w:tcPr>
            <w:tcW w:w="749" w:type="dxa"/>
            <w:vAlign w:val="center"/>
          </w:tcPr>
          <w:p w14:paraId="7D953285" w14:textId="77777777" w:rsidR="00283B2B" w:rsidRPr="00DF4236" w:rsidRDefault="00060988">
            <w:pPr>
              <w:spacing w:after="0"/>
              <w:jc w:val="center"/>
            </w:pPr>
            <w:r>
              <w:rPr>
                <w:rFonts w:cs="Times New Roman"/>
                <w:sz w:val="20"/>
                <w:szCs w:val="20"/>
              </w:rPr>
              <w:t>15</w:t>
            </w:r>
          </w:p>
        </w:tc>
        <w:tc>
          <w:tcPr>
            <w:tcW w:w="3744" w:type="dxa"/>
            <w:vAlign w:val="center"/>
          </w:tcPr>
          <w:p w14:paraId="5FC0057C" w14:textId="77777777" w:rsidR="00283B2B" w:rsidRPr="00DF4236" w:rsidRDefault="00060988">
            <w:pPr>
              <w:spacing w:after="0"/>
              <w:jc w:val="left"/>
            </w:pPr>
            <w:r>
              <w:rPr>
                <w:rFonts w:cs="Times New Roman"/>
                <w:sz w:val="20"/>
                <w:szCs w:val="20"/>
              </w:rPr>
              <w:t>Vận chuyển bê tông đầu cọc ra bãi đổ hợp pháp (*)</w:t>
            </w:r>
          </w:p>
        </w:tc>
        <w:tc>
          <w:tcPr>
            <w:tcW w:w="691" w:type="dxa"/>
            <w:vAlign w:val="center"/>
          </w:tcPr>
          <w:p w14:paraId="649F58E9" w14:textId="77777777" w:rsidR="00283B2B" w:rsidRDefault="00060988">
            <w:pPr>
              <w:spacing w:after="0"/>
              <w:jc w:val="center"/>
            </w:pPr>
            <w:r>
              <w:rPr>
                <w:rFonts w:cs="Times New Roman"/>
                <w:sz w:val="20"/>
                <w:szCs w:val="20"/>
              </w:rPr>
              <w:t>m3</w:t>
            </w:r>
          </w:p>
        </w:tc>
        <w:tc>
          <w:tcPr>
            <w:tcW w:w="950" w:type="dxa"/>
            <w:vAlign w:val="center"/>
          </w:tcPr>
          <w:p w14:paraId="5022CDF1" w14:textId="77777777" w:rsidR="00283B2B" w:rsidRDefault="00060988">
            <w:pPr>
              <w:spacing w:after="0"/>
              <w:jc w:val="right"/>
            </w:pPr>
            <w:r>
              <w:rPr>
                <w:rFonts w:cs="Times New Roman"/>
                <w:sz w:val="20"/>
                <w:szCs w:val="20"/>
              </w:rPr>
              <w:t>446</w:t>
            </w:r>
          </w:p>
        </w:tc>
        <w:tc>
          <w:tcPr>
            <w:tcW w:w="1181" w:type="dxa"/>
            <w:vAlign w:val="center"/>
          </w:tcPr>
          <w:p w14:paraId="62437496" w14:textId="77777777" w:rsidR="00283B2B" w:rsidRDefault="00060988">
            <w:pPr>
              <w:spacing w:after="0"/>
              <w:jc w:val="right"/>
            </w:pPr>
            <w:r>
              <w:rPr>
                <w:rFonts w:cs="Times New Roman"/>
                <w:sz w:val="20"/>
                <w:szCs w:val="20"/>
              </w:rPr>
              <w:t>180.000</w:t>
            </w:r>
          </w:p>
        </w:tc>
        <w:tc>
          <w:tcPr>
            <w:tcW w:w="1699" w:type="dxa"/>
            <w:vAlign w:val="center"/>
          </w:tcPr>
          <w:p w14:paraId="50DC76C2" w14:textId="77777777" w:rsidR="00283B2B" w:rsidRDefault="00060988">
            <w:pPr>
              <w:spacing w:after="0"/>
              <w:jc w:val="right"/>
            </w:pPr>
            <w:r>
              <w:rPr>
                <w:rFonts w:cs="Times New Roman"/>
                <w:sz w:val="20"/>
                <w:szCs w:val="20"/>
              </w:rPr>
              <w:t>80.297.640</w:t>
            </w:r>
          </w:p>
        </w:tc>
      </w:tr>
      <w:tr w:rsidR="00283B2B" w14:paraId="5255FB47" w14:textId="77777777">
        <w:tc>
          <w:tcPr>
            <w:tcW w:w="749" w:type="dxa"/>
            <w:shd w:val="clear" w:color="auto" w:fill="F2F2F2"/>
            <w:vAlign w:val="center"/>
          </w:tcPr>
          <w:p w14:paraId="7C6A18E8" w14:textId="77777777" w:rsidR="00283B2B" w:rsidRPr="00DF4236" w:rsidRDefault="00060988">
            <w:pPr>
              <w:spacing w:after="0"/>
              <w:jc w:val="center"/>
            </w:pPr>
            <w:r>
              <w:rPr>
                <w:rFonts w:cs="Times New Roman"/>
                <w:b/>
                <w:bCs/>
                <w:sz w:val="20"/>
                <w:szCs w:val="20"/>
              </w:rPr>
              <w:t>B.3</w:t>
            </w:r>
          </w:p>
        </w:tc>
        <w:tc>
          <w:tcPr>
            <w:tcW w:w="3744" w:type="dxa"/>
            <w:shd w:val="clear" w:color="auto" w:fill="F2F2F2"/>
            <w:vAlign w:val="center"/>
          </w:tcPr>
          <w:p w14:paraId="0D4A6901" w14:textId="77777777" w:rsidR="00283B2B" w:rsidRPr="00DF4236" w:rsidRDefault="00060988">
            <w:pPr>
              <w:spacing w:after="0"/>
              <w:jc w:val="left"/>
            </w:pPr>
            <w:r>
              <w:rPr>
                <w:rFonts w:cs="Times New Roman"/>
                <w:b/>
                <w:bCs/>
                <w:sz w:val="20"/>
                <w:szCs w:val="20"/>
              </w:rPr>
              <w:t>Lấp đất móng (bằng đất hiện trạng)</w:t>
            </w:r>
          </w:p>
        </w:tc>
        <w:tc>
          <w:tcPr>
            <w:tcW w:w="691" w:type="dxa"/>
            <w:shd w:val="clear" w:color="auto" w:fill="F2F2F2"/>
            <w:vAlign w:val="center"/>
          </w:tcPr>
          <w:p w14:paraId="7AAB146A" w14:textId="77777777" w:rsidR="00283B2B" w:rsidRDefault="00283B2B">
            <w:pPr>
              <w:spacing w:after="0"/>
              <w:jc w:val="center"/>
            </w:pPr>
          </w:p>
        </w:tc>
        <w:tc>
          <w:tcPr>
            <w:tcW w:w="950" w:type="dxa"/>
            <w:shd w:val="clear" w:color="auto" w:fill="F2F2F2"/>
            <w:vAlign w:val="center"/>
          </w:tcPr>
          <w:p w14:paraId="103B2A89" w14:textId="77777777" w:rsidR="00283B2B" w:rsidRDefault="00283B2B">
            <w:pPr>
              <w:spacing w:after="0"/>
              <w:jc w:val="right"/>
            </w:pPr>
          </w:p>
        </w:tc>
        <w:tc>
          <w:tcPr>
            <w:tcW w:w="1181" w:type="dxa"/>
            <w:shd w:val="clear" w:color="auto" w:fill="F2F2F2"/>
            <w:vAlign w:val="center"/>
          </w:tcPr>
          <w:p w14:paraId="48DB7F58" w14:textId="77777777" w:rsidR="00283B2B" w:rsidRDefault="00283B2B">
            <w:pPr>
              <w:spacing w:after="0"/>
              <w:jc w:val="right"/>
            </w:pPr>
          </w:p>
        </w:tc>
        <w:tc>
          <w:tcPr>
            <w:tcW w:w="1699" w:type="dxa"/>
            <w:shd w:val="clear" w:color="auto" w:fill="F2F2F2"/>
            <w:vAlign w:val="center"/>
          </w:tcPr>
          <w:p w14:paraId="27B127F0" w14:textId="77777777" w:rsidR="00283B2B" w:rsidRDefault="00060988">
            <w:pPr>
              <w:spacing w:after="0"/>
              <w:jc w:val="right"/>
            </w:pPr>
            <w:r>
              <w:rPr>
                <w:rFonts w:cs="Times New Roman"/>
                <w:b/>
                <w:bCs/>
                <w:sz w:val="20"/>
                <w:szCs w:val="20"/>
              </w:rPr>
              <w:t>245.259.000</w:t>
            </w:r>
          </w:p>
        </w:tc>
      </w:tr>
      <w:tr w:rsidR="00283B2B" w14:paraId="57A741D3" w14:textId="77777777">
        <w:tc>
          <w:tcPr>
            <w:tcW w:w="749" w:type="dxa"/>
            <w:vAlign w:val="center"/>
          </w:tcPr>
          <w:p w14:paraId="4795AB82" w14:textId="77777777" w:rsidR="00283B2B" w:rsidRPr="00DF4236" w:rsidRDefault="00060988">
            <w:pPr>
              <w:spacing w:after="0"/>
              <w:jc w:val="center"/>
            </w:pPr>
            <w:r>
              <w:rPr>
                <w:rFonts w:cs="Times New Roman"/>
                <w:sz w:val="20"/>
                <w:szCs w:val="20"/>
              </w:rPr>
              <w:t>16</w:t>
            </w:r>
          </w:p>
        </w:tc>
        <w:tc>
          <w:tcPr>
            <w:tcW w:w="3744" w:type="dxa"/>
            <w:vAlign w:val="center"/>
          </w:tcPr>
          <w:p w14:paraId="53E17676" w14:textId="77777777" w:rsidR="00283B2B" w:rsidRPr="00DF4236" w:rsidRDefault="00060988">
            <w:pPr>
              <w:spacing w:after="0"/>
              <w:jc w:val="left"/>
            </w:pPr>
            <w:r>
              <w:rPr>
                <w:rFonts w:cs="Times New Roman"/>
                <w:sz w:val="20"/>
                <w:szCs w:val="20"/>
              </w:rPr>
              <w:t>Đắp trả hố móng bằng đất hiện trạng</w:t>
            </w:r>
          </w:p>
        </w:tc>
        <w:tc>
          <w:tcPr>
            <w:tcW w:w="691" w:type="dxa"/>
            <w:vAlign w:val="center"/>
          </w:tcPr>
          <w:p w14:paraId="0B8A7DB6" w14:textId="77777777" w:rsidR="00283B2B" w:rsidRDefault="00060988">
            <w:pPr>
              <w:spacing w:after="0"/>
              <w:jc w:val="center"/>
            </w:pPr>
            <w:r>
              <w:rPr>
                <w:rFonts w:cs="Times New Roman"/>
                <w:sz w:val="20"/>
                <w:szCs w:val="20"/>
              </w:rPr>
              <w:t>m3</w:t>
            </w:r>
          </w:p>
        </w:tc>
        <w:tc>
          <w:tcPr>
            <w:tcW w:w="950" w:type="dxa"/>
            <w:vAlign w:val="center"/>
          </w:tcPr>
          <w:p w14:paraId="5B0577B9" w14:textId="77777777" w:rsidR="00283B2B" w:rsidRDefault="00060988">
            <w:pPr>
              <w:spacing w:after="0"/>
              <w:jc w:val="right"/>
            </w:pPr>
            <w:r>
              <w:rPr>
                <w:rFonts w:cs="Times New Roman"/>
                <w:sz w:val="20"/>
                <w:szCs w:val="20"/>
              </w:rPr>
              <w:t>1.367</w:t>
            </w:r>
          </w:p>
        </w:tc>
        <w:tc>
          <w:tcPr>
            <w:tcW w:w="1181" w:type="dxa"/>
            <w:vAlign w:val="center"/>
          </w:tcPr>
          <w:p w14:paraId="7BCECE6B" w14:textId="77777777" w:rsidR="00283B2B" w:rsidRDefault="00060988">
            <w:pPr>
              <w:spacing w:after="0"/>
              <w:jc w:val="right"/>
            </w:pPr>
            <w:r>
              <w:rPr>
                <w:rFonts w:cs="Times New Roman"/>
                <w:sz w:val="20"/>
                <w:szCs w:val="20"/>
              </w:rPr>
              <w:t>60.000</w:t>
            </w:r>
          </w:p>
        </w:tc>
        <w:tc>
          <w:tcPr>
            <w:tcW w:w="1699" w:type="dxa"/>
            <w:vAlign w:val="center"/>
          </w:tcPr>
          <w:p w14:paraId="47D1D362" w14:textId="77777777" w:rsidR="00283B2B" w:rsidRDefault="00060988">
            <w:pPr>
              <w:spacing w:after="0"/>
              <w:jc w:val="right"/>
            </w:pPr>
            <w:r>
              <w:rPr>
                <w:rFonts w:cs="Times New Roman"/>
                <w:sz w:val="20"/>
                <w:szCs w:val="20"/>
              </w:rPr>
              <w:t>82.020.000</w:t>
            </w:r>
          </w:p>
        </w:tc>
      </w:tr>
      <w:tr w:rsidR="00283B2B" w14:paraId="7A4EBBD5" w14:textId="77777777">
        <w:tc>
          <w:tcPr>
            <w:tcW w:w="749" w:type="dxa"/>
            <w:vAlign w:val="center"/>
          </w:tcPr>
          <w:p w14:paraId="469512B8" w14:textId="77777777" w:rsidR="00283B2B" w:rsidRPr="00DF4236" w:rsidRDefault="00060988">
            <w:pPr>
              <w:spacing w:after="0"/>
              <w:jc w:val="center"/>
            </w:pPr>
            <w:r>
              <w:rPr>
                <w:rFonts w:cs="Times New Roman"/>
                <w:sz w:val="20"/>
                <w:szCs w:val="20"/>
              </w:rPr>
              <w:t>17</w:t>
            </w:r>
          </w:p>
        </w:tc>
        <w:tc>
          <w:tcPr>
            <w:tcW w:w="3744" w:type="dxa"/>
            <w:vAlign w:val="center"/>
          </w:tcPr>
          <w:p w14:paraId="5FFBF93B" w14:textId="77777777" w:rsidR="00283B2B" w:rsidRPr="00DF4236" w:rsidRDefault="00060988">
            <w:pPr>
              <w:spacing w:after="0"/>
              <w:jc w:val="left"/>
            </w:pPr>
            <w:r>
              <w:rPr>
                <w:rFonts w:cs="Times New Roman"/>
                <w:sz w:val="20"/>
                <w:szCs w:val="20"/>
              </w:rPr>
              <w:t>Đắp phần mái taluy bằng đất hiện trạng cho khu vực trục X0 (phía trên là cây xanh)</w:t>
            </w:r>
          </w:p>
        </w:tc>
        <w:tc>
          <w:tcPr>
            <w:tcW w:w="691" w:type="dxa"/>
            <w:vAlign w:val="center"/>
          </w:tcPr>
          <w:p w14:paraId="609524D9" w14:textId="77777777" w:rsidR="00283B2B" w:rsidRDefault="00060988">
            <w:pPr>
              <w:spacing w:after="0"/>
              <w:jc w:val="center"/>
            </w:pPr>
            <w:r>
              <w:rPr>
                <w:rFonts w:cs="Times New Roman"/>
                <w:sz w:val="20"/>
                <w:szCs w:val="20"/>
              </w:rPr>
              <w:t>m3</w:t>
            </w:r>
          </w:p>
        </w:tc>
        <w:tc>
          <w:tcPr>
            <w:tcW w:w="950" w:type="dxa"/>
            <w:vAlign w:val="center"/>
          </w:tcPr>
          <w:p w14:paraId="54B37F8F" w14:textId="77777777" w:rsidR="00283B2B" w:rsidRDefault="00060988">
            <w:pPr>
              <w:spacing w:after="0"/>
              <w:jc w:val="right"/>
            </w:pPr>
            <w:r>
              <w:rPr>
                <w:rFonts w:cs="Times New Roman"/>
                <w:sz w:val="20"/>
                <w:szCs w:val="20"/>
              </w:rPr>
              <w:t>2.148</w:t>
            </w:r>
          </w:p>
        </w:tc>
        <w:tc>
          <w:tcPr>
            <w:tcW w:w="1181" w:type="dxa"/>
            <w:vAlign w:val="center"/>
          </w:tcPr>
          <w:p w14:paraId="05316BEB" w14:textId="77777777" w:rsidR="00283B2B" w:rsidRDefault="00060988">
            <w:pPr>
              <w:spacing w:after="0"/>
              <w:jc w:val="right"/>
            </w:pPr>
            <w:r>
              <w:rPr>
                <w:rFonts w:cs="Times New Roman"/>
                <w:sz w:val="20"/>
                <w:szCs w:val="20"/>
              </w:rPr>
              <w:t>60.000</w:t>
            </w:r>
          </w:p>
        </w:tc>
        <w:tc>
          <w:tcPr>
            <w:tcW w:w="1699" w:type="dxa"/>
            <w:vAlign w:val="center"/>
          </w:tcPr>
          <w:p w14:paraId="5405B71D" w14:textId="77777777" w:rsidR="00283B2B" w:rsidRDefault="00060988">
            <w:pPr>
              <w:spacing w:after="0"/>
              <w:jc w:val="right"/>
            </w:pPr>
            <w:r>
              <w:rPr>
                <w:rFonts w:cs="Times New Roman"/>
                <w:sz w:val="20"/>
                <w:szCs w:val="20"/>
              </w:rPr>
              <w:t>128.895.000</w:t>
            </w:r>
          </w:p>
        </w:tc>
      </w:tr>
      <w:tr w:rsidR="00283B2B" w14:paraId="191CA759" w14:textId="77777777">
        <w:tc>
          <w:tcPr>
            <w:tcW w:w="749" w:type="dxa"/>
            <w:vAlign w:val="center"/>
          </w:tcPr>
          <w:p w14:paraId="3988D496" w14:textId="77777777" w:rsidR="00283B2B" w:rsidRPr="00DF4236" w:rsidRDefault="00060988">
            <w:pPr>
              <w:spacing w:after="0"/>
              <w:jc w:val="center"/>
            </w:pPr>
            <w:r>
              <w:rPr>
                <w:rFonts w:cs="Times New Roman"/>
                <w:sz w:val="20"/>
                <w:szCs w:val="20"/>
              </w:rPr>
              <w:t>18</w:t>
            </w:r>
          </w:p>
        </w:tc>
        <w:tc>
          <w:tcPr>
            <w:tcW w:w="3744" w:type="dxa"/>
            <w:vAlign w:val="center"/>
          </w:tcPr>
          <w:p w14:paraId="51506239" w14:textId="77777777" w:rsidR="00283B2B" w:rsidRPr="00DF4236" w:rsidRDefault="00060988">
            <w:pPr>
              <w:spacing w:after="0"/>
              <w:jc w:val="left"/>
            </w:pPr>
            <w:r>
              <w:rPr>
                <w:rFonts w:cs="Times New Roman"/>
                <w:sz w:val="20"/>
                <w:szCs w:val="20"/>
              </w:rPr>
              <w:t>Đắp phần mái taluy bằng đất hiện trạng cho khu vực trục Y1 (phần đường ngoài phạm vi đường nội khu mượn Gamuda)</w:t>
            </w:r>
          </w:p>
        </w:tc>
        <w:tc>
          <w:tcPr>
            <w:tcW w:w="691" w:type="dxa"/>
            <w:vAlign w:val="center"/>
          </w:tcPr>
          <w:p w14:paraId="13D4F57C" w14:textId="77777777" w:rsidR="00283B2B" w:rsidRDefault="00060988">
            <w:pPr>
              <w:spacing w:after="0"/>
              <w:jc w:val="center"/>
            </w:pPr>
            <w:r>
              <w:rPr>
                <w:rFonts w:cs="Times New Roman"/>
                <w:sz w:val="20"/>
                <w:szCs w:val="20"/>
              </w:rPr>
              <w:t>m3</w:t>
            </w:r>
          </w:p>
        </w:tc>
        <w:tc>
          <w:tcPr>
            <w:tcW w:w="950" w:type="dxa"/>
            <w:vAlign w:val="center"/>
          </w:tcPr>
          <w:p w14:paraId="6BDA422D" w14:textId="77777777" w:rsidR="00283B2B" w:rsidRDefault="00060988">
            <w:pPr>
              <w:spacing w:after="0"/>
              <w:jc w:val="right"/>
            </w:pPr>
            <w:r>
              <w:rPr>
                <w:rFonts w:cs="Times New Roman"/>
                <w:sz w:val="20"/>
                <w:szCs w:val="20"/>
              </w:rPr>
              <w:t>572</w:t>
            </w:r>
          </w:p>
        </w:tc>
        <w:tc>
          <w:tcPr>
            <w:tcW w:w="1181" w:type="dxa"/>
            <w:vAlign w:val="center"/>
          </w:tcPr>
          <w:p w14:paraId="2F29B807" w14:textId="77777777" w:rsidR="00283B2B" w:rsidRDefault="00060988">
            <w:pPr>
              <w:spacing w:after="0"/>
              <w:jc w:val="right"/>
            </w:pPr>
            <w:r>
              <w:rPr>
                <w:rFonts w:cs="Times New Roman"/>
                <w:sz w:val="20"/>
                <w:szCs w:val="20"/>
              </w:rPr>
              <w:t>60.000</w:t>
            </w:r>
          </w:p>
        </w:tc>
        <w:tc>
          <w:tcPr>
            <w:tcW w:w="1699" w:type="dxa"/>
            <w:vAlign w:val="center"/>
          </w:tcPr>
          <w:p w14:paraId="6E85ABCC" w14:textId="77777777" w:rsidR="00283B2B" w:rsidRDefault="00060988">
            <w:pPr>
              <w:spacing w:after="0"/>
              <w:jc w:val="right"/>
            </w:pPr>
            <w:r>
              <w:rPr>
                <w:rFonts w:cs="Times New Roman"/>
                <w:sz w:val="20"/>
                <w:szCs w:val="20"/>
              </w:rPr>
              <w:t>34.344.000</w:t>
            </w:r>
          </w:p>
        </w:tc>
      </w:tr>
      <w:tr w:rsidR="00283B2B" w14:paraId="1326BD15" w14:textId="77777777">
        <w:tc>
          <w:tcPr>
            <w:tcW w:w="749" w:type="dxa"/>
            <w:shd w:val="clear" w:color="auto" w:fill="D9E2F3"/>
            <w:vAlign w:val="center"/>
          </w:tcPr>
          <w:p w14:paraId="7B4CCD15" w14:textId="77777777" w:rsidR="00283B2B" w:rsidRPr="00DF4236" w:rsidRDefault="00060988">
            <w:pPr>
              <w:spacing w:after="0"/>
              <w:jc w:val="center"/>
            </w:pPr>
            <w:r>
              <w:rPr>
                <w:rFonts w:cs="Times New Roman"/>
                <w:b/>
                <w:bCs/>
                <w:sz w:val="20"/>
                <w:szCs w:val="20"/>
              </w:rPr>
              <w:t>I</w:t>
            </w:r>
          </w:p>
        </w:tc>
        <w:tc>
          <w:tcPr>
            <w:tcW w:w="6566" w:type="dxa"/>
            <w:gridSpan w:val="4"/>
            <w:shd w:val="clear" w:color="auto" w:fill="D9E2F3"/>
            <w:vAlign w:val="center"/>
          </w:tcPr>
          <w:p w14:paraId="4C6490F8" w14:textId="77777777" w:rsidR="00283B2B" w:rsidRPr="00DF4236" w:rsidRDefault="00060988">
            <w:pPr>
              <w:spacing w:after="0"/>
            </w:pPr>
            <w:r>
              <w:rPr>
                <w:rFonts w:cs="Times New Roman"/>
                <w:b/>
                <w:bCs/>
                <w:sz w:val="20"/>
                <w:szCs w:val="20"/>
              </w:rPr>
              <w:t>CỘNG TRƯỚC THUẾ GTGT</w:t>
            </w:r>
          </w:p>
        </w:tc>
        <w:tc>
          <w:tcPr>
            <w:tcW w:w="1699" w:type="dxa"/>
            <w:shd w:val="clear" w:color="auto" w:fill="D9E2F3"/>
            <w:vAlign w:val="center"/>
          </w:tcPr>
          <w:p w14:paraId="491A5B20" w14:textId="77777777" w:rsidR="00283B2B" w:rsidRDefault="00060988">
            <w:pPr>
              <w:spacing w:after="0"/>
              <w:jc w:val="right"/>
            </w:pPr>
            <w:r>
              <w:rPr>
                <w:rFonts w:cs="Times New Roman"/>
                <w:b/>
                <w:bCs/>
                <w:sz w:val="20"/>
                <w:szCs w:val="20"/>
              </w:rPr>
              <w:t>19.970.293.060</w:t>
            </w:r>
          </w:p>
        </w:tc>
      </w:tr>
      <w:tr w:rsidR="00283B2B" w14:paraId="422A445C" w14:textId="77777777">
        <w:tc>
          <w:tcPr>
            <w:tcW w:w="749" w:type="dxa"/>
            <w:vAlign w:val="center"/>
          </w:tcPr>
          <w:p w14:paraId="50309C07" w14:textId="77777777" w:rsidR="00283B2B" w:rsidRPr="00DF4236" w:rsidRDefault="00060988">
            <w:pPr>
              <w:spacing w:after="0"/>
              <w:jc w:val="center"/>
            </w:pPr>
            <w:r>
              <w:rPr>
                <w:rFonts w:cs="Times New Roman"/>
                <w:sz w:val="20"/>
                <w:szCs w:val="20"/>
              </w:rPr>
              <w:t>II</w:t>
            </w:r>
          </w:p>
        </w:tc>
        <w:tc>
          <w:tcPr>
            <w:tcW w:w="6566" w:type="dxa"/>
            <w:gridSpan w:val="4"/>
            <w:vAlign w:val="center"/>
          </w:tcPr>
          <w:p w14:paraId="73DEAABB" w14:textId="77777777" w:rsidR="00283B2B" w:rsidRPr="00DF4236" w:rsidRDefault="00060988">
            <w:pPr>
              <w:spacing w:after="0"/>
            </w:pPr>
            <w:r>
              <w:rPr>
                <w:rFonts w:cs="Times New Roman"/>
                <w:sz w:val="20"/>
                <w:szCs w:val="20"/>
              </w:rPr>
              <w:t>Thuế GTGT 8% (tạm tính theo Nghị định 174/2025/NĐ-CP, áp dụng đến hết 31/12/2026; sau thời điểm này áp dụng thuế suất theo quy định)</w:t>
            </w:r>
          </w:p>
        </w:tc>
        <w:tc>
          <w:tcPr>
            <w:tcW w:w="1699" w:type="dxa"/>
            <w:vAlign w:val="center"/>
          </w:tcPr>
          <w:p w14:paraId="4048C13E" w14:textId="77777777" w:rsidR="00283B2B" w:rsidRPr="00DF4236" w:rsidRDefault="00060988">
            <w:pPr>
              <w:spacing w:after="0"/>
              <w:jc w:val="right"/>
            </w:pPr>
            <w:r>
              <w:rPr>
                <w:rFonts w:cs="Times New Roman"/>
                <w:sz w:val="20"/>
                <w:szCs w:val="20"/>
              </w:rPr>
              <w:t>1.597.623.445</w:t>
            </w:r>
          </w:p>
        </w:tc>
      </w:tr>
      <w:tr w:rsidR="00283B2B" w14:paraId="4061BD62" w14:textId="77777777">
        <w:tc>
          <w:tcPr>
            <w:tcW w:w="749" w:type="dxa"/>
            <w:shd w:val="clear" w:color="auto" w:fill="D9E2F3"/>
            <w:vAlign w:val="center"/>
          </w:tcPr>
          <w:p w14:paraId="6A8D5948" w14:textId="77777777" w:rsidR="00283B2B" w:rsidRPr="00DF4236" w:rsidRDefault="00060988">
            <w:pPr>
              <w:spacing w:after="0"/>
              <w:jc w:val="center"/>
            </w:pPr>
            <w:r>
              <w:rPr>
                <w:rFonts w:cs="Times New Roman"/>
                <w:b/>
                <w:bCs/>
                <w:sz w:val="20"/>
                <w:szCs w:val="20"/>
              </w:rPr>
              <w:t>III</w:t>
            </w:r>
          </w:p>
        </w:tc>
        <w:tc>
          <w:tcPr>
            <w:tcW w:w="6566" w:type="dxa"/>
            <w:gridSpan w:val="4"/>
            <w:shd w:val="clear" w:color="auto" w:fill="D9E2F3"/>
            <w:vAlign w:val="center"/>
          </w:tcPr>
          <w:p w14:paraId="4BA71385" w14:textId="77777777" w:rsidR="00283B2B" w:rsidRPr="00DF4236" w:rsidRDefault="00060988">
            <w:pPr>
              <w:spacing w:after="0"/>
            </w:pPr>
            <w:r>
              <w:rPr>
                <w:rFonts w:cs="Times New Roman"/>
                <w:b/>
                <w:bCs/>
                <w:sz w:val="20"/>
                <w:szCs w:val="20"/>
              </w:rPr>
              <w:t>CỘNG SAU THUẾ GTGT</w:t>
            </w:r>
          </w:p>
        </w:tc>
        <w:tc>
          <w:tcPr>
            <w:tcW w:w="1699" w:type="dxa"/>
            <w:shd w:val="clear" w:color="auto" w:fill="D9E2F3"/>
            <w:vAlign w:val="center"/>
          </w:tcPr>
          <w:p w14:paraId="63A4B286" w14:textId="77777777" w:rsidR="00283B2B" w:rsidRDefault="00060988">
            <w:pPr>
              <w:spacing w:after="0"/>
              <w:jc w:val="right"/>
            </w:pPr>
            <w:r>
              <w:rPr>
                <w:rFonts w:cs="Times New Roman"/>
                <w:b/>
                <w:bCs/>
                <w:sz w:val="20"/>
                <w:szCs w:val="20"/>
              </w:rPr>
              <w:t>21.567.916.505</w:t>
            </w:r>
          </w:p>
        </w:tc>
      </w:tr>
    </w:tbl>
    <w:p w14:paraId="00AB385D" w14:textId="77777777" w:rsidR="00283B2B" w:rsidRDefault="00283B2B"/>
    <w:p w14:paraId="439E0082" w14:textId="77777777" w:rsidR="00283B2B" w:rsidRPr="00DF4236" w:rsidRDefault="00060988">
      <w:pPr>
        <w:spacing w:after="40"/>
      </w:pPr>
      <w:r>
        <w:rPr>
          <w:rFonts w:cs="Times New Roman"/>
          <w:b/>
          <w:bCs/>
          <w:sz w:val="20"/>
          <w:szCs w:val="20"/>
        </w:rPr>
        <w:t>Ghi chú:</w:t>
      </w:r>
    </w:p>
    <w:p w14:paraId="1F8641F6" w14:textId="77777777" w:rsidR="00283B2B" w:rsidRPr="00DF4236" w:rsidRDefault="00060988">
      <w:pPr>
        <w:spacing w:after="40"/>
      </w:pPr>
      <w:r>
        <w:rPr>
          <w:rFonts w:cs="Times New Roman"/>
          <w:sz w:val="20"/>
          <w:szCs w:val="20"/>
        </w:rPr>
        <w:t>1. Khối lượng tại Phụ lục này là khối lượng tạm tính; giá trị thanh toán, quyết toán được xác định theo khối lượng thực tế nghiệm thu theo khoản 6.2 và Chứng Từ Đổ Thải Hợp Lệ theo khoản 8.3 Hợp Đồng.</w:t>
      </w:r>
    </w:p>
    <w:p w14:paraId="7C9D4B49" w14:textId="77777777" w:rsidR="00283B2B" w:rsidRPr="00DF4236" w:rsidRDefault="00060988">
      <w:pPr>
        <w:spacing w:after="40"/>
      </w:pPr>
      <w:r>
        <w:rPr>
          <w:rFonts w:cs="Times New Roman"/>
          <w:sz w:val="20"/>
          <w:szCs w:val="20"/>
        </w:rPr>
        <w:t>2. (*) Đơn giá vận chuyển đổ thải là đơn giá trọn gói, đã bao gồm: chi phí xúc, vận chuyển đến Bãi Đổ Thải hợp pháp do Bên B tự lựa chọn, ký hợp đồng thuê; phí tiếp nhận, xử lý, chôn lấp tại Bãi Đổ Thải; tiền đặt cọc và các nghĩa vụ tài chính với chủ Bãi Đổ Thải; chi phí che phủ, vệ sinh phương tiện; và mọi chi phí để có Chứng Từ Đổ Thải Hợp Lệ.</w:t>
      </w:r>
    </w:p>
    <w:p w14:paraId="395E3651" w14:textId="72FC1674" w:rsidR="00283B2B" w:rsidRPr="00DF4236" w:rsidRDefault="00060988">
      <w:pPr>
        <w:spacing w:after="40"/>
      </w:pPr>
      <w:r>
        <w:rPr>
          <w:rFonts w:cs="Times New Roman"/>
          <w:sz w:val="20"/>
          <w:szCs w:val="20"/>
        </w:rPr>
        <w:t xml:space="preserve">3. (**) Đơn giá mùn khoan cọc khoan nhồi đã bao gồm chi phí vét, thu gom, xử lý tách nước, dồn đống, phơi khô; thu gom, xử lý nước tách ra; Trường hợp mùn khoan được </w:t>
      </w:r>
      <w:del w:id="30185" w:author="So sánh: bản anh Q → bản chốt ký" w:date="2026-10-11T00:00:00Z">
        <w:r>
          <w:rPr>
            <w:rFonts w:cs="Times New Roman"/>
            <w:sz w:val="20"/>
            <w:szCs w:val="20"/>
          </w:rPr>
          <w:delText xml:space="preserve">phân </w:delText>
        </w:r>
      </w:del>
      <w:ins w:id="30184" w:author="So sánh: bản anh Q → bản chốt ký" w:date="2026-10-11T00:00:00Z">
        <w:r>
          <w:rPr>
            <w:rFonts w:cs="Times New Roman"/>
            <w:sz w:val="20"/>
            <w:szCs w:val="20"/>
          </w:rPr>
          <w:t xml:space="preserve">cơ quan có thẩm quyền xác </w:t>
        </w:r>
      </w:ins>
      <w:r>
        <w:rPr>
          <w:rFonts w:cs="Times New Roman"/>
          <w:sz w:val="20"/>
          <w:szCs w:val="20"/>
        </w:rPr>
        <w:t xml:space="preserve">định là chất thải nguy hại thì thực hiện theo điểm </w:t>
      </w:r>
      <w:del w:id="30183" w:author="So sánh: bản anh Q → bản chốt ký" w:date="2026-10-11T00:00:00Z">
        <w:r>
          <w:rPr>
            <w:rFonts w:cs="Times New Roman"/>
            <w:sz w:val="20"/>
            <w:szCs w:val="20"/>
          </w:rPr>
          <w:delText xml:space="preserve">a(vi) </w:delText>
        </w:r>
      </w:del>
      <w:ins w:id="30182" w:author="So sánh: bản anh Q → bản chốt ký" w:date="2026-10-11T00:00:00Z">
        <w:r>
          <w:rPr>
            <w:rFonts w:cs="Times New Roman"/>
            <w:sz w:val="20"/>
            <w:szCs w:val="20"/>
          </w:rPr>
          <w:t xml:space="preserve">f </w:t>
        </w:r>
      </w:ins>
      <w:r>
        <w:rPr>
          <w:rFonts w:cs="Times New Roman"/>
          <w:sz w:val="20"/>
          <w:szCs w:val="20"/>
        </w:rPr>
        <w:t xml:space="preserve">khoản 8.3 Hợp Đồng.</w:t>
      </w:r>
    </w:p>
    <w:p w14:paraId="6E569292" w14:textId="77777777" w:rsidR="00283B2B" w:rsidRPr="00DF4236" w:rsidRDefault="00060988">
      <w:pPr>
        <w:spacing w:after="40"/>
      </w:pPr>
      <w:r>
        <w:rPr>
          <w:rFonts w:cs="Times New Roman"/>
          <w:sz w:val="20"/>
          <w:szCs w:val="20"/>
        </w:rPr>
        <w:t>4. Đơn giá là Đơn Giá Cố Định theo Điều 6, không điều chỉnh khi thay đổi Bãi Đổ Thải, cự ly vận chuyển, giá nhiên liệu, phí bãi đổ.</w:t>
      </w:r>
    </w:p>
    <w:p w14:paraId="0A41E061" w14:textId="43D4833F" w:rsidR="00283B2B" w:rsidRPr="00DF4236" w:rsidRDefault="00060988">
      <w:pPr>
        <w:spacing w:after="40"/>
      </w:pPr>
      <w:r>
        <w:rPr>
          <w:rFonts w:cs="Times New Roman"/>
          <w:sz w:val="20"/>
          <w:szCs w:val="20"/>
        </w:rPr>
        <w:t xml:space="preserve">5. Đơn giá các công tác đào, đắp, vận chuyển đã bao gồm chi phí </w:t>
      </w:r>
      <w:del w:id="30187" w:author="So sánh: bản anh Q → bản chốt ký" w:date="2026-10-11T00:00:00Z">
        <w:r>
          <w:rPr>
            <w:rFonts w:cs="Times New Roman"/>
            <w:sz w:val="20"/>
            <w:szCs w:val="20"/>
          </w:rPr>
          <w:delText xml:space="preserve">làm, gia cố, duy tu đường tạm; </w:delText>
        </w:r>
      </w:del>
      <w:ins w:id="30186" w:author="So sánh: bản anh Q → bản chốt ký" w:date="2026-10-11T00:00:00Z">
        <w:r>
          <w:rPr>
            <w:rFonts w:cs="Times New Roman"/>
            <w:sz w:val="20"/>
            <w:szCs w:val="20"/>
          </w:rPr>
          <w:t xml:space="preserve">biện pháp tiếp cận, di chuyển của thiết bị, phương tiện do Bên B lựa chọn; </w:t>
        </w:r>
      </w:ins>
      <w:r>
        <w:rPr>
          <w:rFonts w:cs="Times New Roman"/>
          <w:sz w:val="20"/>
          <w:szCs w:val="20"/>
        </w:rPr>
        <w:t xml:space="preserve">thoát nước cục bộ, bảo vệ hố đào và mái dốc; phối hợp với Nhà Thầu Kết Cấu theo khoản 8.5 và 8.9 Hợp Đồng; </w:t>
      </w:r>
    </w:p>
    <w:p w14:paraId="1C49AE1A" w14:textId="77777777" w:rsidR="00ED1833" w:rsidRDefault="007A2645">
      <w:pPr>
        <w:spacing w:after="40"/>
        <w:rPr>
          <w:ins w:id="30189" w:author="So sánh: bản anh Q → bản chốt ký" w:date="2026-10-11T00:00:00Z"/>
        </w:rPr>
      </w:pPr>
      <w:ins w:id="30188" w:author="So sánh: bản anh Q → bản chốt ký" w:date="2026-10-11T00:00:00Z">
        <w:r>
          <w:rPr>
            <w:rFonts w:cs="Times New Roman"/>
            <w:sz w:val="20"/>
            <w:szCs w:val="20"/>
          </w:rPr>
          <w:t>6. Hệ số quy đổi khối lượng ghi trên Chứng Từ Đổ Thải Hợp Lệ (khối lượng rời trên xe) về khối lượng nguyên thổ để đối chiếu, thanh toán: đất thải, đất cấp II: [1,20]; mùn khoan, đất lẫn mùn khoan đã tách nước: [1,10]; trường hợp chứng từ ghi theo tấn, quy đổi theo khối lượng riêng [1,80] tấn/m³. Hệ số cố định trong suốt thời gian thực hiện Hợp Đồng.</w:t>
        </w:r>
      </w:ins>
    </w:p>
    <w:p w14:paraId="51A8CC26" w14:textId="77777777" w:rsidR="00511440" w:rsidRDefault="00511440" w:rsidP="00511440">
      <w:pPr>
        <w:keepNext/>
        <w:widowControl w:val="0"/>
        <w:tabs>
          <w:tab w:val="left" w:pos="8647"/>
        </w:tabs>
        <w:spacing w:line="276" w:lineRule="auto"/>
        <w:rPr>
          <w:rFonts w:cs="Times New Roman"/>
          <w:b/>
          <w:bCs/>
          <w:color w:val="000000" w:themeColor="text1"/>
          <w:sz w:val="25"/>
          <w:szCs w:val="25"/>
        </w:rPr>
      </w:pPr>
    </w:p>
    <w:p w14:paraId="53ACAA31" w14:textId="77777777" w:rsidR="00511440" w:rsidRDefault="00511440">
      <w:pPr>
        <w:spacing w:after="0"/>
        <w:jc w:val="left"/>
        <w:rPr>
          <w:rFonts w:cs="Times New Roman"/>
          <w:b/>
          <w:bCs/>
          <w:color w:val="000000" w:themeColor="text1"/>
          <w:sz w:val="25"/>
          <w:szCs w:val="25"/>
        </w:rPr>
      </w:pPr>
      <w:r>
        <w:rPr>
          <w:rFonts w:cs="Times New Roman"/>
          <w:b/>
          <w:bCs/>
          <w:color w:val="000000" w:themeColor="text1"/>
          <w:sz w:val="25"/>
          <w:szCs w:val="25"/>
        </w:rPr>
        <w:br w:type="page"/>
      </w:r>
    </w:p>
    <w:p w14:paraId="2209F238" w14:textId="77777777" w:rsidR="00283B2B" w:rsidRPr="00E94E57" w:rsidRDefault="00060988">
      <w:pPr>
        <w:spacing w:after="40"/>
        <w:jc w:val="center"/>
      </w:pPr>
      <w:r>
        <w:rPr>
          <w:rFonts w:cs="Times New Roman"/>
          <w:b/>
          <w:bCs/>
          <w:sz w:val="20"/>
          <w:szCs w:val="20"/>
        </w:rPr>
        <w:t xml:space="preserve">PHỤ LỤC B – </w:t>
      </w:r>
      <w:r>
        <w:rPr>
          <w:rFonts w:cs="Times New Roman"/>
          <w:b/>
          <w:bCs/>
          <w:szCs w:val="26"/>
        </w:rPr>
        <w:t>MA TRẬN PHÂN CHIA PHẠM VI CÔNG VIỆC VÀ TRÁCH NHIỆM</w:t>
      </w:r>
    </w:p>
    <w:p w14:paraId="729E0EB4" w14:textId="77777777" w:rsidR="00283B2B" w:rsidRPr="00E94E57" w:rsidRDefault="00060988">
      <w:pPr>
        <w:spacing w:after="0"/>
        <w:jc w:val="center"/>
      </w:pPr>
      <w:r>
        <w:rPr>
          <w:rFonts w:cs="Times New Roman"/>
          <w:i/>
          <w:iCs/>
          <w:sz w:val="20"/>
          <w:szCs w:val="20"/>
        </w:rPr>
        <w:t>Dự án: Nhà ở cho lực lượng vũ trang công an nhân dân (nhà ở xã hội cho cán bộ, chiến sỹ công an) tại ô đất C3-ODK3 và C3-ODK4, quy hoạch phân khu đô thị H2-4, phường Yên Sở, TP. Hà Nội</w:t>
      </w:r>
    </w:p>
    <w:p w14:paraId="34A710B8" w14:textId="77777777" w:rsidR="00283B2B" w:rsidRPr="00E94E57" w:rsidRDefault="00060988">
      <w:pPr>
        <w:spacing w:after="40"/>
        <w:jc w:val="center"/>
      </w:pPr>
      <w:r>
        <w:rPr>
          <w:rFonts w:cs="Times New Roman"/>
          <w:b/>
          <w:bCs/>
          <w:sz w:val="20"/>
          <w:szCs w:val="20"/>
        </w:rPr>
        <w:t xml:space="preserve">Gói thầu: </w:t>
      </w:r>
      <w:r>
        <w:rPr>
          <w:rFonts w:cs="Times New Roman"/>
          <w:sz w:val="20"/>
          <w:szCs w:val="20"/>
        </w:rPr>
        <w:t>Cung cấp thiết bị, nhân công đào, đắp, vận chuyển đất, mùn khoan cọc nhồi và chuyển giao đổ thải</w:t>
      </w:r>
    </w:p>
    <w:p w14:paraId="08392A1B" w14:textId="77777777" w:rsidR="00283B2B" w:rsidRPr="00E94E57" w:rsidRDefault="00060988">
      <w:pPr>
        <w:spacing w:after="80"/>
        <w:jc w:val="right"/>
      </w:pPr>
      <w:r>
        <w:rPr>
          <w:rFonts w:cs="Times New Roman"/>
          <w:b/>
          <w:bCs/>
          <w:sz w:val="20"/>
          <w:szCs w:val="20"/>
        </w:rPr>
        <w:t xml:space="preserve">Ký hiệu: </w:t>
      </w:r>
      <w:r>
        <w:rPr>
          <w:rFonts w:cs="Times New Roman"/>
          <w:i/>
          <w:iCs/>
          <w:sz w:val="20"/>
          <w:szCs w:val="20"/>
        </w:rPr>
        <w:t>P – Thực hiện/chịu trách nhiệm;  C – Kiểm tra/chấp thuận</w:t>
      </w:r>
    </w:p>
    <w:tbl>
      <w:tblPr>
        <w:tblStyle w:val="TableGrid"/>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
        <w:gridCol w:w="5976"/>
        <w:gridCol w:w="1008"/>
        <w:gridCol w:w="1152"/>
      </w:tblGrid>
      <w:tr w:rsidR="00283B2B" w:rsidRPr="00E94E57" w14:paraId="0DCAD639" w14:textId="77777777">
        <w:trPr>
          <w:tblHeader/>
        </w:trPr>
        <w:tc>
          <w:tcPr>
            <w:tcW w:w="936" w:type="dxa"/>
            <w:shd w:val="clear" w:color="auto" w:fill="1F3864"/>
            <w:vAlign w:val="center"/>
          </w:tcPr>
          <w:p w14:paraId="1410F752" w14:textId="77777777" w:rsidR="00283B2B" w:rsidRPr="00E94E57" w:rsidRDefault="00060988">
            <w:pPr>
              <w:spacing w:after="0"/>
              <w:jc w:val="center"/>
            </w:pPr>
            <w:r>
              <w:rPr>
                <w:rFonts w:cs="Times New Roman"/>
                <w:b/>
                <w:bCs/>
                <w:color w:val="FFFFFF"/>
                <w:sz w:val="20"/>
                <w:szCs w:val="20"/>
              </w:rPr>
              <w:t>STT</w:t>
            </w:r>
          </w:p>
        </w:tc>
        <w:tc>
          <w:tcPr>
            <w:tcW w:w="5976" w:type="dxa"/>
            <w:shd w:val="clear" w:color="auto" w:fill="1F3864"/>
            <w:vAlign w:val="center"/>
          </w:tcPr>
          <w:p w14:paraId="69ECD064" w14:textId="77777777" w:rsidR="00283B2B" w:rsidRPr="00E94E57" w:rsidRDefault="00060988">
            <w:pPr>
              <w:spacing w:after="0"/>
              <w:jc w:val="center"/>
            </w:pPr>
            <w:r>
              <w:rPr>
                <w:rFonts w:cs="Times New Roman"/>
                <w:b/>
                <w:bCs/>
                <w:color w:val="FFFFFF"/>
                <w:sz w:val="20"/>
                <w:szCs w:val="20"/>
              </w:rPr>
              <w:t>Mô tả công việc</w:t>
            </w:r>
          </w:p>
        </w:tc>
        <w:tc>
          <w:tcPr>
            <w:tcW w:w="1008" w:type="dxa"/>
            <w:shd w:val="clear" w:color="auto" w:fill="1F3864"/>
            <w:vAlign w:val="center"/>
          </w:tcPr>
          <w:p w14:paraId="3D0370BC" w14:textId="77777777" w:rsidR="00283B2B" w:rsidRPr="00E94E57" w:rsidRDefault="00060988">
            <w:pPr>
              <w:spacing w:after="0"/>
              <w:jc w:val="center"/>
            </w:pPr>
            <w:r>
              <w:rPr>
                <w:rFonts w:cs="Times New Roman"/>
                <w:b/>
                <w:bCs/>
                <w:color w:val="FFFFFF"/>
                <w:sz w:val="20"/>
                <w:szCs w:val="20"/>
              </w:rPr>
              <w:t>Bên B</w:t>
            </w:r>
          </w:p>
        </w:tc>
        <w:tc>
          <w:tcPr>
            <w:tcW w:w="1152" w:type="dxa"/>
            <w:shd w:val="clear" w:color="auto" w:fill="1F3864"/>
            <w:vAlign w:val="center"/>
          </w:tcPr>
          <w:p w14:paraId="48089F0F" w14:textId="77777777" w:rsidR="00283B2B" w:rsidRPr="00E94E57" w:rsidRDefault="00060988">
            <w:pPr>
              <w:spacing w:after="0"/>
              <w:jc w:val="center"/>
            </w:pPr>
            <w:r>
              <w:rPr>
                <w:rFonts w:cs="Times New Roman"/>
                <w:b/>
                <w:bCs/>
                <w:color w:val="FFFFFF"/>
                <w:sz w:val="20"/>
                <w:szCs w:val="20"/>
              </w:rPr>
              <w:t>Bên A hoặc khác</w:t>
            </w:r>
          </w:p>
        </w:tc>
      </w:tr>
      <w:tr w:rsidR="00283B2B" w:rsidRPr="00E94E57" w14:paraId="37E11217" w14:textId="77777777">
        <w:tc>
          <w:tcPr>
            <w:tcW w:w="936" w:type="dxa"/>
            <w:shd w:val="clear" w:color="auto" w:fill="D9E2F3"/>
            <w:vAlign w:val="center"/>
          </w:tcPr>
          <w:p w14:paraId="3988FF08" w14:textId="77777777" w:rsidR="00283B2B" w:rsidRPr="00E94E57" w:rsidRDefault="00060988">
            <w:pPr>
              <w:spacing w:after="0"/>
              <w:jc w:val="center"/>
            </w:pPr>
            <w:r>
              <w:rPr>
                <w:rFonts w:cs="Times New Roman"/>
                <w:b/>
                <w:bCs/>
                <w:sz w:val="20"/>
                <w:szCs w:val="20"/>
              </w:rPr>
              <w:t>1</w:t>
            </w:r>
          </w:p>
        </w:tc>
        <w:tc>
          <w:tcPr>
            <w:tcW w:w="5976" w:type="dxa"/>
            <w:shd w:val="clear" w:color="auto" w:fill="D9E2F3"/>
            <w:vAlign w:val="center"/>
          </w:tcPr>
          <w:p w14:paraId="57ACA3D5" w14:textId="77777777" w:rsidR="00283B2B" w:rsidRPr="00E94E57" w:rsidRDefault="00060988">
            <w:pPr>
              <w:spacing w:after="0"/>
              <w:jc w:val="left"/>
            </w:pPr>
            <w:r>
              <w:rPr>
                <w:rFonts w:cs="Times New Roman"/>
                <w:b/>
                <w:bCs/>
                <w:sz w:val="20"/>
                <w:szCs w:val="20"/>
              </w:rPr>
              <w:t>Tài liệu và bản vẽ</w:t>
            </w:r>
          </w:p>
        </w:tc>
        <w:tc>
          <w:tcPr>
            <w:tcW w:w="1008" w:type="dxa"/>
            <w:shd w:val="clear" w:color="auto" w:fill="D9E2F3"/>
            <w:vAlign w:val="center"/>
          </w:tcPr>
          <w:p w14:paraId="1515F8A0" w14:textId="77777777" w:rsidR="00283B2B" w:rsidRPr="00E94E57" w:rsidRDefault="00283B2B">
            <w:pPr>
              <w:spacing w:after="0"/>
              <w:jc w:val="center"/>
            </w:pPr>
          </w:p>
        </w:tc>
        <w:tc>
          <w:tcPr>
            <w:tcW w:w="1152" w:type="dxa"/>
            <w:shd w:val="clear" w:color="auto" w:fill="D9E2F3"/>
            <w:vAlign w:val="center"/>
          </w:tcPr>
          <w:p w14:paraId="06EFC83A" w14:textId="77777777" w:rsidR="00283B2B" w:rsidRPr="00E94E57" w:rsidRDefault="00283B2B">
            <w:pPr>
              <w:spacing w:after="0"/>
              <w:jc w:val="center"/>
            </w:pPr>
          </w:p>
        </w:tc>
      </w:tr>
      <w:tr w:rsidR="00283B2B" w:rsidRPr="00E94E57" w14:paraId="5EA2B9B0" w14:textId="77777777">
        <w:tc>
          <w:tcPr>
            <w:tcW w:w="936" w:type="dxa"/>
            <w:vAlign w:val="center"/>
          </w:tcPr>
          <w:p w14:paraId="507FDEF6" w14:textId="77777777" w:rsidR="00283B2B" w:rsidRPr="00E94E57" w:rsidRDefault="00060988">
            <w:pPr>
              <w:spacing w:after="0"/>
              <w:jc w:val="center"/>
            </w:pPr>
            <w:r>
              <w:rPr>
                <w:rFonts w:cs="Times New Roman"/>
                <w:sz w:val="20"/>
                <w:szCs w:val="20"/>
              </w:rPr>
              <w:t>1.1</w:t>
            </w:r>
          </w:p>
        </w:tc>
        <w:tc>
          <w:tcPr>
            <w:tcW w:w="5976" w:type="dxa"/>
            <w:vAlign w:val="center"/>
          </w:tcPr>
          <w:p w14:paraId="54995EB4" w14:textId="77777777" w:rsidR="00283B2B" w:rsidRPr="00E94E57" w:rsidRDefault="00060988">
            <w:pPr>
              <w:spacing w:after="0"/>
              <w:jc w:val="left"/>
            </w:pPr>
            <w:r>
              <w:rPr>
                <w:rFonts w:cs="Times New Roman"/>
                <w:sz w:val="20"/>
                <w:szCs w:val="20"/>
              </w:rPr>
              <w:t>Cung cấp các bản vẽ thiết kế đã được chấp thuận thi công</w:t>
            </w:r>
          </w:p>
        </w:tc>
        <w:tc>
          <w:tcPr>
            <w:tcW w:w="1008" w:type="dxa"/>
            <w:vAlign w:val="center"/>
          </w:tcPr>
          <w:p w14:paraId="1AD30958" w14:textId="77777777" w:rsidR="00283B2B" w:rsidRPr="00E94E57" w:rsidRDefault="00283B2B">
            <w:pPr>
              <w:spacing w:after="0"/>
              <w:jc w:val="center"/>
            </w:pPr>
          </w:p>
        </w:tc>
        <w:tc>
          <w:tcPr>
            <w:tcW w:w="1152" w:type="dxa"/>
            <w:vAlign w:val="center"/>
          </w:tcPr>
          <w:p w14:paraId="2D1A224D" w14:textId="77777777" w:rsidR="00283B2B" w:rsidRPr="00E94E57" w:rsidRDefault="00060988">
            <w:pPr>
              <w:spacing w:after="0"/>
              <w:jc w:val="center"/>
            </w:pPr>
            <w:r>
              <w:rPr>
                <w:rFonts w:cs="Times New Roman"/>
                <w:b/>
                <w:bCs/>
                <w:sz w:val="20"/>
                <w:szCs w:val="20"/>
              </w:rPr>
              <w:t>P</w:t>
            </w:r>
          </w:p>
        </w:tc>
      </w:tr>
      <w:tr w:rsidR="00283B2B" w:rsidRPr="00E94E57" w14:paraId="42D20EB7" w14:textId="77777777">
        <w:tc>
          <w:tcPr>
            <w:tcW w:w="936" w:type="dxa"/>
            <w:vAlign w:val="center"/>
          </w:tcPr>
          <w:p w14:paraId="23BA8D59" w14:textId="77777777" w:rsidR="00283B2B" w:rsidRPr="00E94E57" w:rsidRDefault="00060988">
            <w:pPr>
              <w:spacing w:after="0"/>
              <w:jc w:val="center"/>
            </w:pPr>
            <w:r>
              <w:rPr>
                <w:rFonts w:cs="Times New Roman"/>
                <w:sz w:val="20"/>
                <w:szCs w:val="20"/>
              </w:rPr>
              <w:t>1.2</w:t>
            </w:r>
          </w:p>
        </w:tc>
        <w:tc>
          <w:tcPr>
            <w:tcW w:w="5976" w:type="dxa"/>
            <w:vAlign w:val="center"/>
          </w:tcPr>
          <w:p w14:paraId="46CD6533" w14:textId="77777777" w:rsidR="00283B2B" w:rsidRPr="00E94E57" w:rsidRDefault="00060988">
            <w:pPr>
              <w:spacing w:after="0"/>
              <w:jc w:val="left"/>
            </w:pPr>
            <w:r>
              <w:rPr>
                <w:rFonts w:cs="Times New Roman"/>
                <w:sz w:val="20"/>
                <w:szCs w:val="20"/>
              </w:rPr>
              <w:t>Chuẩn bị và đệ trình bản vẽ thi công, bản vẽ biện pháp, bản vẽ hoàn công theo yêu cầu</w:t>
            </w:r>
          </w:p>
        </w:tc>
        <w:tc>
          <w:tcPr>
            <w:tcW w:w="1008" w:type="dxa"/>
            <w:vAlign w:val="center"/>
          </w:tcPr>
          <w:p w14:paraId="50B03583" w14:textId="77777777" w:rsidR="00283B2B" w:rsidRPr="00E94E57" w:rsidRDefault="00060988">
            <w:pPr>
              <w:spacing w:after="0"/>
              <w:jc w:val="center"/>
            </w:pPr>
            <w:r>
              <w:rPr>
                <w:rFonts w:cs="Times New Roman"/>
                <w:b/>
                <w:bCs/>
                <w:sz w:val="20"/>
                <w:szCs w:val="20"/>
              </w:rPr>
              <w:t>P</w:t>
            </w:r>
          </w:p>
        </w:tc>
        <w:tc>
          <w:tcPr>
            <w:tcW w:w="1152" w:type="dxa"/>
            <w:vAlign w:val="center"/>
          </w:tcPr>
          <w:p w14:paraId="1301B038" w14:textId="77777777" w:rsidR="00283B2B" w:rsidRPr="00E94E57" w:rsidRDefault="00283B2B">
            <w:pPr>
              <w:spacing w:after="0"/>
              <w:jc w:val="center"/>
            </w:pPr>
          </w:p>
        </w:tc>
      </w:tr>
      <w:tr w:rsidR="00283B2B" w:rsidRPr="00E94E57" w14:paraId="1F0775D0" w14:textId="77777777">
        <w:tc>
          <w:tcPr>
            <w:tcW w:w="936" w:type="dxa"/>
            <w:vAlign w:val="center"/>
          </w:tcPr>
          <w:p w14:paraId="0F8B4911" w14:textId="77777777" w:rsidR="00283B2B" w:rsidRPr="00E94E57" w:rsidRDefault="00060988">
            <w:pPr>
              <w:spacing w:after="0"/>
              <w:jc w:val="center"/>
            </w:pPr>
            <w:r>
              <w:rPr>
                <w:rFonts w:cs="Times New Roman"/>
                <w:sz w:val="20"/>
                <w:szCs w:val="20"/>
              </w:rPr>
              <w:t>1.3</w:t>
            </w:r>
          </w:p>
        </w:tc>
        <w:tc>
          <w:tcPr>
            <w:tcW w:w="5976" w:type="dxa"/>
            <w:vAlign w:val="center"/>
          </w:tcPr>
          <w:p w14:paraId="6D7EC8B2" w14:textId="77777777" w:rsidR="00283B2B" w:rsidRPr="00E94E57" w:rsidRDefault="00060988">
            <w:pPr>
              <w:spacing w:after="0"/>
              <w:jc w:val="left"/>
            </w:pPr>
            <w:r>
              <w:rPr>
                <w:rFonts w:cs="Times New Roman"/>
                <w:sz w:val="20"/>
                <w:szCs w:val="20"/>
              </w:rPr>
              <w:t>Hồ sơ quản lý chất lượng (hồ sơ nghiệm thu, bản vẽ hoàn công...)</w:t>
            </w:r>
          </w:p>
        </w:tc>
        <w:tc>
          <w:tcPr>
            <w:tcW w:w="1008" w:type="dxa"/>
            <w:vAlign w:val="center"/>
          </w:tcPr>
          <w:p w14:paraId="33E6455B" w14:textId="77777777" w:rsidR="00283B2B" w:rsidRPr="00E94E57" w:rsidRDefault="00060988">
            <w:pPr>
              <w:spacing w:after="0"/>
              <w:jc w:val="center"/>
            </w:pPr>
            <w:r>
              <w:rPr>
                <w:rFonts w:cs="Times New Roman"/>
                <w:b/>
                <w:bCs/>
                <w:sz w:val="20"/>
                <w:szCs w:val="20"/>
              </w:rPr>
              <w:t>P</w:t>
            </w:r>
          </w:p>
        </w:tc>
        <w:tc>
          <w:tcPr>
            <w:tcW w:w="1152" w:type="dxa"/>
            <w:vAlign w:val="center"/>
          </w:tcPr>
          <w:p w14:paraId="23FF9518" w14:textId="77777777" w:rsidR="00283B2B" w:rsidRPr="00E94E57" w:rsidRDefault="00060988">
            <w:pPr>
              <w:spacing w:after="0"/>
              <w:jc w:val="center"/>
            </w:pPr>
            <w:r>
              <w:rPr>
                <w:rFonts w:cs="Times New Roman"/>
                <w:b/>
                <w:bCs/>
                <w:sz w:val="20"/>
                <w:szCs w:val="20"/>
              </w:rPr>
              <w:t>C</w:t>
            </w:r>
          </w:p>
        </w:tc>
      </w:tr>
      <w:tr w:rsidR="00283B2B" w:rsidRPr="00E94E57" w14:paraId="7B58D288" w14:textId="77777777">
        <w:tc>
          <w:tcPr>
            <w:tcW w:w="936" w:type="dxa"/>
            <w:vAlign w:val="center"/>
          </w:tcPr>
          <w:p w14:paraId="7C3F79F6" w14:textId="77777777" w:rsidR="00283B2B" w:rsidRPr="00E94E57" w:rsidRDefault="00060988">
            <w:pPr>
              <w:spacing w:after="0"/>
              <w:jc w:val="center"/>
            </w:pPr>
            <w:r>
              <w:rPr>
                <w:rFonts w:cs="Times New Roman"/>
                <w:sz w:val="20"/>
                <w:szCs w:val="20"/>
              </w:rPr>
              <w:t>1.4</w:t>
            </w:r>
          </w:p>
        </w:tc>
        <w:tc>
          <w:tcPr>
            <w:tcW w:w="5976" w:type="dxa"/>
            <w:vAlign w:val="center"/>
          </w:tcPr>
          <w:p w14:paraId="2A36C48F" w14:textId="77777777" w:rsidR="00283B2B" w:rsidRPr="00E94E57" w:rsidRDefault="00060988">
            <w:pPr>
              <w:spacing w:after="0"/>
              <w:jc w:val="left"/>
            </w:pPr>
            <w:r>
              <w:rPr>
                <w:rFonts w:cs="Times New Roman"/>
                <w:sz w:val="20"/>
                <w:szCs w:val="20"/>
              </w:rPr>
              <w:t>Giải trình biện pháp, quy trình thi công (được Tư vấn/Tổng thầu/CĐT phê duyệt)</w:t>
            </w:r>
          </w:p>
        </w:tc>
        <w:tc>
          <w:tcPr>
            <w:tcW w:w="1008" w:type="dxa"/>
            <w:vAlign w:val="center"/>
          </w:tcPr>
          <w:p w14:paraId="121F74E6" w14:textId="77777777" w:rsidR="00283B2B" w:rsidRPr="00E94E57" w:rsidRDefault="00060988">
            <w:pPr>
              <w:spacing w:after="0"/>
              <w:jc w:val="center"/>
            </w:pPr>
            <w:r>
              <w:rPr>
                <w:rFonts w:cs="Times New Roman"/>
                <w:b/>
                <w:bCs/>
                <w:sz w:val="20"/>
                <w:szCs w:val="20"/>
              </w:rPr>
              <w:t>P</w:t>
            </w:r>
          </w:p>
        </w:tc>
        <w:tc>
          <w:tcPr>
            <w:tcW w:w="1152" w:type="dxa"/>
            <w:vAlign w:val="center"/>
          </w:tcPr>
          <w:p w14:paraId="5BD451F4" w14:textId="77777777" w:rsidR="00283B2B" w:rsidRPr="00E94E57" w:rsidRDefault="00060988">
            <w:pPr>
              <w:spacing w:after="0"/>
              <w:jc w:val="center"/>
            </w:pPr>
            <w:r>
              <w:rPr>
                <w:rFonts w:cs="Times New Roman"/>
                <w:b/>
                <w:bCs/>
                <w:sz w:val="20"/>
                <w:szCs w:val="20"/>
              </w:rPr>
              <w:t>C</w:t>
            </w:r>
          </w:p>
        </w:tc>
      </w:tr>
      <w:tr w:rsidR="00283B2B" w:rsidRPr="00E94E57" w14:paraId="53169D0E" w14:textId="77777777">
        <w:tc>
          <w:tcPr>
            <w:tcW w:w="936" w:type="dxa"/>
            <w:vAlign w:val="center"/>
          </w:tcPr>
          <w:p w14:paraId="1991A3E5" w14:textId="77777777" w:rsidR="00283B2B" w:rsidRPr="00E94E57" w:rsidRDefault="00060988">
            <w:pPr>
              <w:spacing w:after="0"/>
              <w:jc w:val="center"/>
            </w:pPr>
            <w:r>
              <w:rPr>
                <w:rFonts w:cs="Times New Roman"/>
                <w:sz w:val="20"/>
                <w:szCs w:val="20"/>
              </w:rPr>
              <w:t>1.5</w:t>
            </w:r>
          </w:p>
        </w:tc>
        <w:tc>
          <w:tcPr>
            <w:tcW w:w="5976" w:type="dxa"/>
            <w:vAlign w:val="center"/>
          </w:tcPr>
          <w:p w14:paraId="03493EAB" w14:textId="77777777" w:rsidR="00283B2B" w:rsidRPr="00E94E57" w:rsidRDefault="00060988">
            <w:pPr>
              <w:spacing w:after="0"/>
              <w:jc w:val="left"/>
            </w:pPr>
            <w:r>
              <w:rPr>
                <w:rFonts w:cs="Times New Roman"/>
                <w:sz w:val="20"/>
                <w:szCs w:val="20"/>
              </w:rPr>
              <w:t>Thẩm tra biện pháp thi công</w:t>
            </w:r>
          </w:p>
        </w:tc>
        <w:tc>
          <w:tcPr>
            <w:tcW w:w="1008" w:type="dxa"/>
            <w:vAlign w:val="center"/>
          </w:tcPr>
          <w:p w14:paraId="2BF5DB9F" w14:textId="77777777" w:rsidR="00283B2B" w:rsidRPr="00E94E57" w:rsidRDefault="00060988">
            <w:pPr>
              <w:spacing w:after="0"/>
              <w:jc w:val="center"/>
            </w:pPr>
            <w:r>
              <w:rPr>
                <w:rFonts w:cs="Times New Roman"/>
                <w:b/>
                <w:bCs/>
                <w:sz w:val="20"/>
                <w:szCs w:val="20"/>
              </w:rPr>
              <w:t>P</w:t>
            </w:r>
          </w:p>
        </w:tc>
        <w:tc>
          <w:tcPr>
            <w:tcW w:w="1152" w:type="dxa"/>
            <w:vAlign w:val="center"/>
          </w:tcPr>
          <w:p w14:paraId="11F730C4" w14:textId="77777777" w:rsidR="00283B2B" w:rsidRPr="00E94E57" w:rsidRDefault="00283B2B">
            <w:pPr>
              <w:spacing w:after="0"/>
              <w:jc w:val="center"/>
            </w:pPr>
          </w:p>
        </w:tc>
      </w:tr>
      <w:tr w:rsidR="00283B2B" w:rsidRPr="00E94E57" w14:paraId="5E0AB73B" w14:textId="77777777">
        <w:tc>
          <w:tcPr>
            <w:tcW w:w="936" w:type="dxa"/>
            <w:vAlign w:val="center"/>
          </w:tcPr>
          <w:p w14:paraId="2593F15D" w14:textId="77777777" w:rsidR="00283B2B" w:rsidRPr="00E94E57" w:rsidRDefault="00060988">
            <w:pPr>
              <w:spacing w:after="0"/>
              <w:jc w:val="center"/>
            </w:pPr>
            <w:r>
              <w:rPr>
                <w:rFonts w:cs="Times New Roman"/>
                <w:sz w:val="20"/>
                <w:szCs w:val="20"/>
              </w:rPr>
              <w:t>1.6</w:t>
            </w:r>
          </w:p>
        </w:tc>
        <w:tc>
          <w:tcPr>
            <w:tcW w:w="5976" w:type="dxa"/>
            <w:vAlign w:val="center"/>
          </w:tcPr>
          <w:p w14:paraId="379F3701" w14:textId="77777777" w:rsidR="00283B2B" w:rsidRPr="00E94E57" w:rsidRDefault="00060988">
            <w:pPr>
              <w:spacing w:after="0"/>
              <w:jc w:val="left"/>
            </w:pPr>
            <w:r>
              <w:rPr>
                <w:rFonts w:cs="Times New Roman"/>
                <w:sz w:val="20"/>
                <w:szCs w:val="20"/>
              </w:rPr>
              <w:t>Cung cấp/làm mới các chứng chỉ kiểm định của thiết bị thi công</w:t>
            </w:r>
          </w:p>
        </w:tc>
        <w:tc>
          <w:tcPr>
            <w:tcW w:w="1008" w:type="dxa"/>
            <w:vAlign w:val="center"/>
          </w:tcPr>
          <w:p w14:paraId="720E005F" w14:textId="77777777" w:rsidR="00283B2B" w:rsidRPr="00E94E57" w:rsidRDefault="00060988">
            <w:pPr>
              <w:spacing w:after="0"/>
              <w:jc w:val="center"/>
            </w:pPr>
            <w:r>
              <w:rPr>
                <w:rFonts w:cs="Times New Roman"/>
                <w:b/>
                <w:bCs/>
                <w:sz w:val="20"/>
                <w:szCs w:val="20"/>
              </w:rPr>
              <w:t>P</w:t>
            </w:r>
          </w:p>
        </w:tc>
        <w:tc>
          <w:tcPr>
            <w:tcW w:w="1152" w:type="dxa"/>
            <w:vAlign w:val="center"/>
          </w:tcPr>
          <w:p w14:paraId="1E3122A4" w14:textId="77777777" w:rsidR="00283B2B" w:rsidRPr="00E94E57" w:rsidRDefault="00283B2B">
            <w:pPr>
              <w:spacing w:after="0"/>
              <w:jc w:val="center"/>
            </w:pPr>
          </w:p>
        </w:tc>
      </w:tr>
      <w:tr w:rsidR="00283B2B" w:rsidRPr="00E94E57" w14:paraId="7EDADD99" w14:textId="77777777">
        <w:tc>
          <w:tcPr>
            <w:tcW w:w="936" w:type="dxa"/>
            <w:vAlign w:val="center"/>
          </w:tcPr>
          <w:p w14:paraId="21FC5056" w14:textId="15701F63" w:rsidR="00283B2B" w:rsidRPr="00E94E57" w:rsidRDefault="00060988">
            <w:pPr>
              <w:spacing w:after="0"/>
              <w:jc w:val="center"/>
              <w:rPr>
                <w:lang w:val="en-US"/>
              </w:rPr>
            </w:pPr>
            <w:r>
              <w:rPr>
                <w:rFonts w:cs="Times New Roman"/>
                <w:sz w:val="20"/>
                <w:szCs w:val="20"/>
              </w:rPr>
              <w:t>1.</w:t>
            </w:r>
            <w:r>
              <w:rPr>
                <w:rFonts w:cs="Times New Roman"/>
                <w:sz w:val="20"/>
                <w:szCs w:val="20"/>
                <w:lang w:val="en-US"/>
              </w:rPr>
              <w:t>7</w:t>
            </w:r>
          </w:p>
          <w:p>
            <w:pPr>
              <w:spacing w:after="0"/>
              <w:jc w:val="center"/>
              <w:rPr>
                <w:del w:id="30190" w:author="So sánh: bản anh Q → bản chốt ký" w:date="2026-10-11T00:00:00Z"/>
              </w:rPr>
            </w:pPr>
            <w:del w:id="30191" w:author="So sánh: bản anh Q → bản chốt ký" w:date="2026-10-11T00:00:00Z">
              <w:r>
                <w:rPr>
                  <w:rFonts w:cs="Times New Roman"/>
                  <w:sz w:val="20"/>
                  <w:szCs w:val="20"/>
                </w:rPr>
                <w:delText xml:space="preserve">1.8</w:delText>
              </w:r>
            </w:del>
          </w:p>
        </w:tc>
        <w:tc>
          <w:tcPr>
            <w:tcW w:w="5976" w:type="dxa"/>
            <w:vAlign w:val="center"/>
          </w:tcPr>
          <w:p w14:paraId="67A2A6DE" w14:textId="77777777" w:rsidR="00283B2B" w:rsidRPr="00E94E57" w:rsidRDefault="00060988">
            <w:pPr>
              <w:spacing w:after="0"/>
              <w:jc w:val="left"/>
            </w:pPr>
            <w:r>
              <w:rPr>
                <w:rFonts w:cs="Times New Roman"/>
                <w:sz w:val="20"/>
                <w:szCs w:val="20"/>
              </w:rPr>
              <w:t>Đệ trình tiến độ thi công chi tiết</w:t>
            </w:r>
          </w:p>
        </w:tc>
        <w:tc>
          <w:tcPr>
            <w:tcW w:w="1008" w:type="dxa"/>
            <w:vAlign w:val="center"/>
          </w:tcPr>
          <w:p w14:paraId="65E87241" w14:textId="77777777" w:rsidR="00283B2B" w:rsidRPr="00E94E57" w:rsidRDefault="00060988">
            <w:pPr>
              <w:spacing w:after="0"/>
              <w:jc w:val="center"/>
            </w:pPr>
            <w:r>
              <w:rPr>
                <w:rFonts w:cs="Times New Roman"/>
                <w:b/>
                <w:bCs/>
                <w:sz w:val="20"/>
                <w:szCs w:val="20"/>
              </w:rPr>
              <w:t>P</w:t>
            </w:r>
          </w:p>
        </w:tc>
        <w:tc>
          <w:tcPr>
            <w:tcW w:w="1152" w:type="dxa"/>
            <w:vAlign w:val="center"/>
          </w:tcPr>
          <w:p w14:paraId="21741F20" w14:textId="77777777" w:rsidR="00283B2B" w:rsidRPr="00E94E57" w:rsidRDefault="00283B2B">
            <w:pPr>
              <w:spacing w:after="0"/>
              <w:jc w:val="center"/>
            </w:pPr>
          </w:p>
        </w:tc>
      </w:tr>
      <w:tr w:rsidR="00283B2B" w:rsidRPr="00E94E57" w14:paraId="49FEF9F1" w14:textId="77777777">
        <w:tc>
          <w:tcPr>
            <w:tcW w:w="936" w:type="dxa"/>
            <w:vAlign w:val="center"/>
          </w:tcPr>
          <w:p w14:paraId="2D7421A8" w14:textId="47265F4F" w:rsidR="00283B2B" w:rsidRPr="00E94E57" w:rsidRDefault="00060988">
            <w:pPr>
              <w:spacing w:after="0"/>
              <w:jc w:val="center"/>
              <w:rPr>
                <w:lang w:val="en-US"/>
              </w:rPr>
            </w:pPr>
            <w:del w:id="30193" w:author="So sánh: bản anh Q → bản chốt ký" w:date="2026-10-11T00:00:00Z">
              <w:r>
                <w:rPr>
                  <w:rFonts w:cs="Times New Roman"/>
                  <w:sz w:val="20"/>
                  <w:szCs w:val="20"/>
                </w:rPr>
                <w:delText xml:space="preserve">1.9</w:delText>
              </w:r>
            </w:del>
            <w:ins w:id="30192" w:author="So sánh: bản anh Q → bản chốt ký" w:date="2026-10-11T00:00:00Z">
              <w:r>
                <w:rPr>
                  <w:rFonts w:cs="Times New Roman"/>
                  <w:sz w:val="20"/>
                  <w:szCs w:val="20"/>
                </w:rPr>
                <w:t>1.</w:t>
              </w:r>
              <w:r>
                <w:rPr>
                  <w:rFonts w:cs="Times New Roman"/>
                  <w:sz w:val="20"/>
                  <w:szCs w:val="20"/>
                  <w:lang w:val="en-US"/>
                </w:rPr>
                <w:t>8</w:t>
              </w:r>
            </w:ins>
          </w:p>
        </w:tc>
        <w:tc>
          <w:tcPr>
            <w:tcW w:w="5976" w:type="dxa"/>
            <w:vAlign w:val="center"/>
          </w:tcPr>
          <w:p w14:paraId="5B3BF33C" w14:textId="77777777" w:rsidR="00283B2B" w:rsidRPr="00E94E57" w:rsidRDefault="00060988">
            <w:pPr>
              <w:spacing w:after="0"/>
              <w:jc w:val="left"/>
            </w:pPr>
            <w:r>
              <w:rPr>
                <w:rFonts w:cs="Times New Roman"/>
                <w:sz w:val="20"/>
                <w:szCs w:val="20"/>
              </w:rPr>
              <w:t>Kiểm tra, rà soát thiết kế biện pháp và đề xuất điều chỉnh khi điều kiện thực tế thay đổi</w:t>
            </w:r>
          </w:p>
        </w:tc>
        <w:tc>
          <w:tcPr>
            <w:tcW w:w="1008" w:type="dxa"/>
            <w:vAlign w:val="center"/>
          </w:tcPr>
          <w:p w14:paraId="25EF3065" w14:textId="77777777" w:rsidR="00283B2B" w:rsidRPr="00E94E57" w:rsidRDefault="00060988">
            <w:pPr>
              <w:spacing w:after="0"/>
              <w:jc w:val="center"/>
            </w:pPr>
            <w:r>
              <w:rPr>
                <w:rFonts w:cs="Times New Roman"/>
                <w:b/>
                <w:bCs/>
                <w:sz w:val="20"/>
                <w:szCs w:val="20"/>
              </w:rPr>
              <w:t>P</w:t>
            </w:r>
          </w:p>
        </w:tc>
        <w:tc>
          <w:tcPr>
            <w:tcW w:w="1152" w:type="dxa"/>
            <w:vAlign w:val="center"/>
          </w:tcPr>
          <w:p w14:paraId="6420663C" w14:textId="77777777" w:rsidR="00283B2B" w:rsidRPr="00E94E57" w:rsidRDefault="00060988">
            <w:pPr>
              <w:spacing w:after="0"/>
              <w:jc w:val="center"/>
            </w:pPr>
            <w:r>
              <w:rPr>
                <w:rFonts w:cs="Times New Roman"/>
                <w:b/>
                <w:bCs/>
                <w:sz w:val="20"/>
                <w:szCs w:val="20"/>
              </w:rPr>
              <w:t>C</w:t>
            </w:r>
          </w:p>
        </w:tc>
      </w:tr>
      <w:tr w:rsidR="00283B2B" w:rsidRPr="00E94E57" w14:paraId="2B05148E" w14:textId="77777777">
        <w:tc>
          <w:tcPr>
            <w:tcW w:w="936" w:type="dxa"/>
            <w:shd w:val="clear" w:color="auto" w:fill="D9E2F3"/>
            <w:vAlign w:val="center"/>
          </w:tcPr>
          <w:p w14:paraId="55C76CD7" w14:textId="77777777" w:rsidR="00283B2B" w:rsidRPr="00E94E57" w:rsidRDefault="00060988">
            <w:pPr>
              <w:spacing w:after="0"/>
              <w:jc w:val="center"/>
            </w:pPr>
            <w:r>
              <w:rPr>
                <w:rFonts w:cs="Times New Roman"/>
                <w:b/>
                <w:bCs/>
                <w:sz w:val="20"/>
                <w:szCs w:val="20"/>
              </w:rPr>
              <w:t>2</w:t>
            </w:r>
          </w:p>
        </w:tc>
        <w:tc>
          <w:tcPr>
            <w:tcW w:w="5976" w:type="dxa"/>
            <w:shd w:val="clear" w:color="auto" w:fill="D9E2F3"/>
            <w:vAlign w:val="center"/>
          </w:tcPr>
          <w:p w14:paraId="5EA74939" w14:textId="77777777" w:rsidR="00283B2B" w:rsidRPr="00E94E57" w:rsidRDefault="00060988">
            <w:pPr>
              <w:spacing w:after="0"/>
              <w:jc w:val="left"/>
            </w:pPr>
            <w:r>
              <w:rPr>
                <w:rFonts w:cs="Times New Roman"/>
                <w:b/>
                <w:bCs/>
                <w:sz w:val="20"/>
                <w:szCs w:val="20"/>
              </w:rPr>
              <w:t>Bảo hiểm và các loại thuế</w:t>
            </w:r>
          </w:p>
        </w:tc>
        <w:tc>
          <w:tcPr>
            <w:tcW w:w="1008" w:type="dxa"/>
            <w:shd w:val="clear" w:color="auto" w:fill="D9E2F3"/>
            <w:vAlign w:val="center"/>
          </w:tcPr>
          <w:p w14:paraId="52B0F6BC" w14:textId="77777777" w:rsidR="00283B2B" w:rsidRPr="00E94E57" w:rsidRDefault="00283B2B">
            <w:pPr>
              <w:spacing w:after="0"/>
              <w:jc w:val="center"/>
            </w:pPr>
          </w:p>
        </w:tc>
        <w:tc>
          <w:tcPr>
            <w:tcW w:w="1152" w:type="dxa"/>
            <w:shd w:val="clear" w:color="auto" w:fill="D9E2F3"/>
            <w:vAlign w:val="center"/>
          </w:tcPr>
          <w:p w14:paraId="69F65AC5" w14:textId="77777777" w:rsidR="00283B2B" w:rsidRPr="00E94E57" w:rsidRDefault="00283B2B">
            <w:pPr>
              <w:spacing w:after="0"/>
              <w:jc w:val="center"/>
            </w:pPr>
          </w:p>
        </w:tc>
      </w:tr>
      <w:tr w:rsidR="00283B2B" w:rsidRPr="00E94E57" w14:paraId="7595B61D" w14:textId="77777777">
        <w:tc>
          <w:tcPr>
            <w:tcW w:w="936" w:type="dxa"/>
            <w:vAlign w:val="center"/>
          </w:tcPr>
          <w:p w14:paraId="7CF24F05" w14:textId="77777777" w:rsidR="00283B2B" w:rsidRPr="00E94E57" w:rsidRDefault="00060988">
            <w:pPr>
              <w:spacing w:after="0"/>
              <w:jc w:val="center"/>
            </w:pPr>
            <w:r>
              <w:rPr>
                <w:rFonts w:cs="Times New Roman"/>
                <w:sz w:val="20"/>
                <w:szCs w:val="20"/>
              </w:rPr>
              <w:t>2.1</w:t>
            </w:r>
          </w:p>
        </w:tc>
        <w:tc>
          <w:tcPr>
            <w:tcW w:w="5976" w:type="dxa"/>
            <w:vAlign w:val="center"/>
          </w:tcPr>
          <w:p w14:paraId="76CE5EEF" w14:textId="77777777" w:rsidR="00283B2B" w:rsidRPr="00E94E57" w:rsidRDefault="00060988">
            <w:pPr>
              <w:spacing w:after="0"/>
              <w:jc w:val="left"/>
            </w:pPr>
            <w:r>
              <w:rPr>
                <w:rFonts w:cs="Times New Roman"/>
                <w:sz w:val="20"/>
                <w:szCs w:val="20"/>
              </w:rPr>
              <w:t>Đền bù người lao động và các loại bảo hiểm khác (nếu cần thiết)</w:t>
            </w:r>
          </w:p>
        </w:tc>
        <w:tc>
          <w:tcPr>
            <w:tcW w:w="1008" w:type="dxa"/>
            <w:vAlign w:val="center"/>
          </w:tcPr>
          <w:p w14:paraId="661CFB38" w14:textId="77777777" w:rsidR="00283B2B" w:rsidRPr="00E94E57" w:rsidRDefault="00060988">
            <w:pPr>
              <w:spacing w:after="0"/>
              <w:jc w:val="center"/>
            </w:pPr>
            <w:r>
              <w:rPr>
                <w:rFonts w:cs="Times New Roman"/>
                <w:b/>
                <w:bCs/>
                <w:sz w:val="20"/>
                <w:szCs w:val="20"/>
              </w:rPr>
              <w:t>P</w:t>
            </w:r>
          </w:p>
        </w:tc>
        <w:tc>
          <w:tcPr>
            <w:tcW w:w="1152" w:type="dxa"/>
            <w:vAlign w:val="center"/>
          </w:tcPr>
          <w:p w14:paraId="00DE920D" w14:textId="77777777" w:rsidR="00283B2B" w:rsidRPr="00E94E57" w:rsidRDefault="00283B2B">
            <w:pPr>
              <w:spacing w:after="0"/>
              <w:jc w:val="center"/>
            </w:pPr>
          </w:p>
        </w:tc>
      </w:tr>
      <w:tr w:rsidR="00283B2B" w:rsidRPr="00E94E57" w14:paraId="32C2BD42" w14:textId="77777777">
        <w:tc>
          <w:tcPr>
            <w:tcW w:w="936" w:type="dxa"/>
            <w:vAlign w:val="center"/>
          </w:tcPr>
          <w:p w14:paraId="0B787BFD" w14:textId="77777777" w:rsidR="00283B2B" w:rsidRPr="00E94E57" w:rsidRDefault="00060988">
            <w:pPr>
              <w:spacing w:after="0"/>
              <w:jc w:val="center"/>
            </w:pPr>
            <w:r>
              <w:rPr>
                <w:rFonts w:cs="Times New Roman"/>
                <w:sz w:val="20"/>
                <w:szCs w:val="20"/>
              </w:rPr>
              <w:t>2.2</w:t>
            </w:r>
          </w:p>
        </w:tc>
        <w:tc>
          <w:tcPr>
            <w:tcW w:w="5976" w:type="dxa"/>
            <w:vAlign w:val="center"/>
          </w:tcPr>
          <w:p w14:paraId="283944E5" w14:textId="77777777" w:rsidR="00283B2B" w:rsidRPr="00E94E57" w:rsidRDefault="00060988">
            <w:pPr>
              <w:spacing w:after="0"/>
              <w:jc w:val="left"/>
            </w:pPr>
            <w:r>
              <w:rPr>
                <w:rFonts w:cs="Times New Roman"/>
                <w:sz w:val="20"/>
                <w:szCs w:val="20"/>
              </w:rPr>
              <w:t>Bảo hiểm cho máy móc và phương tiện của Bên B</w:t>
            </w:r>
          </w:p>
        </w:tc>
        <w:tc>
          <w:tcPr>
            <w:tcW w:w="1008" w:type="dxa"/>
            <w:vAlign w:val="center"/>
          </w:tcPr>
          <w:p w14:paraId="3814D092" w14:textId="77777777" w:rsidR="00283B2B" w:rsidRPr="00E94E57" w:rsidRDefault="00060988">
            <w:pPr>
              <w:spacing w:after="0"/>
              <w:jc w:val="center"/>
            </w:pPr>
            <w:r>
              <w:rPr>
                <w:rFonts w:cs="Times New Roman"/>
                <w:b/>
                <w:bCs/>
                <w:sz w:val="20"/>
                <w:szCs w:val="20"/>
              </w:rPr>
              <w:t>P</w:t>
            </w:r>
          </w:p>
        </w:tc>
        <w:tc>
          <w:tcPr>
            <w:tcW w:w="1152" w:type="dxa"/>
            <w:vAlign w:val="center"/>
          </w:tcPr>
          <w:p w14:paraId="1192408B" w14:textId="77777777" w:rsidR="00283B2B" w:rsidRPr="00E94E57" w:rsidRDefault="00283B2B">
            <w:pPr>
              <w:spacing w:after="0"/>
              <w:jc w:val="center"/>
            </w:pPr>
          </w:p>
        </w:tc>
      </w:tr>
      <w:tr w:rsidR="00283B2B" w:rsidRPr="00E94E57" w14:paraId="7638468D" w14:textId="77777777">
        <w:tc>
          <w:tcPr>
            <w:tcW w:w="936" w:type="dxa"/>
            <w:vAlign w:val="center"/>
          </w:tcPr>
          <w:p w14:paraId="73E35F9F" w14:textId="77777777" w:rsidR="00283B2B" w:rsidRPr="00E94E57" w:rsidRDefault="00060988">
            <w:pPr>
              <w:spacing w:after="0"/>
              <w:jc w:val="center"/>
            </w:pPr>
            <w:r>
              <w:rPr>
                <w:rFonts w:cs="Times New Roman"/>
                <w:sz w:val="20"/>
                <w:szCs w:val="20"/>
              </w:rPr>
              <w:t>2.3</w:t>
            </w:r>
          </w:p>
        </w:tc>
        <w:tc>
          <w:tcPr>
            <w:tcW w:w="5976" w:type="dxa"/>
            <w:vAlign w:val="center"/>
          </w:tcPr>
          <w:p w14:paraId="74D83E03" w14:textId="77777777" w:rsidR="00283B2B" w:rsidRPr="00E94E57" w:rsidRDefault="00060988">
            <w:pPr>
              <w:spacing w:after="0"/>
              <w:jc w:val="left"/>
            </w:pPr>
            <w:r>
              <w:rPr>
                <w:rFonts w:cs="Times New Roman"/>
                <w:sz w:val="20"/>
                <w:szCs w:val="20"/>
              </w:rPr>
              <w:t>Bảo hiểm bên thứ 3 (trách nhiệm dân sự đối với bên thứ ba theo khoản 8.7(d))</w:t>
            </w:r>
          </w:p>
        </w:tc>
        <w:tc>
          <w:tcPr>
            <w:tcW w:w="1008" w:type="dxa"/>
            <w:vAlign w:val="center"/>
          </w:tcPr>
          <w:p w14:paraId="26CFDE9F" w14:textId="77777777" w:rsidR="00283B2B" w:rsidRPr="00E94E57" w:rsidRDefault="00060988">
            <w:pPr>
              <w:spacing w:after="0"/>
              <w:jc w:val="center"/>
            </w:pPr>
            <w:r>
              <w:rPr>
                <w:rFonts w:cs="Times New Roman"/>
                <w:b/>
                <w:bCs/>
                <w:sz w:val="20"/>
                <w:szCs w:val="20"/>
              </w:rPr>
              <w:t>P</w:t>
            </w:r>
          </w:p>
        </w:tc>
        <w:tc>
          <w:tcPr>
            <w:tcW w:w="1152" w:type="dxa"/>
            <w:vAlign w:val="center"/>
          </w:tcPr>
          <w:p w14:paraId="0F9C3209" w14:textId="77777777" w:rsidR="00283B2B" w:rsidRPr="00E94E57" w:rsidRDefault="00283B2B">
            <w:pPr>
              <w:spacing w:after="0"/>
              <w:jc w:val="center"/>
            </w:pPr>
          </w:p>
        </w:tc>
      </w:tr>
      <w:tr w:rsidR="00283B2B" w:rsidRPr="00E94E57" w14:paraId="7C025D4A" w14:textId="77777777">
        <w:tc>
          <w:tcPr>
            <w:tcW w:w="936" w:type="dxa"/>
            <w:vAlign w:val="center"/>
          </w:tcPr>
          <w:p w14:paraId="67F793C5" w14:textId="77777777" w:rsidR="00283B2B" w:rsidRPr="00E94E57" w:rsidRDefault="00060988">
            <w:pPr>
              <w:spacing w:after="0"/>
              <w:jc w:val="center"/>
            </w:pPr>
            <w:r>
              <w:rPr>
                <w:rFonts w:cs="Times New Roman"/>
                <w:sz w:val="20"/>
                <w:szCs w:val="20"/>
              </w:rPr>
              <w:t>2.4</w:t>
            </w:r>
          </w:p>
        </w:tc>
        <w:tc>
          <w:tcPr>
            <w:tcW w:w="5976" w:type="dxa"/>
            <w:vAlign w:val="center"/>
          </w:tcPr>
          <w:p w14:paraId="1FECD2D9" w14:textId="77777777" w:rsidR="00283B2B" w:rsidRPr="00E94E57" w:rsidRDefault="00060988">
            <w:pPr>
              <w:spacing w:after="0"/>
              <w:jc w:val="left"/>
            </w:pPr>
            <w:r>
              <w:rPr>
                <w:rFonts w:cs="Times New Roman"/>
                <w:sz w:val="20"/>
                <w:szCs w:val="20"/>
              </w:rPr>
              <w:t>Bảo hiểm rủi ro công trình xây dựng</w:t>
            </w:r>
          </w:p>
        </w:tc>
        <w:tc>
          <w:tcPr>
            <w:tcW w:w="1008" w:type="dxa"/>
            <w:vAlign w:val="center"/>
          </w:tcPr>
          <w:p w14:paraId="5B617FFC" w14:textId="77777777" w:rsidR="00283B2B" w:rsidRPr="00E94E57" w:rsidRDefault="00283B2B">
            <w:pPr>
              <w:spacing w:after="0"/>
              <w:jc w:val="center"/>
            </w:pPr>
          </w:p>
        </w:tc>
        <w:tc>
          <w:tcPr>
            <w:tcW w:w="1152" w:type="dxa"/>
            <w:vAlign w:val="center"/>
          </w:tcPr>
          <w:p w14:paraId="4677C661" w14:textId="77777777" w:rsidR="00283B2B" w:rsidRPr="00E94E57" w:rsidRDefault="00060988">
            <w:pPr>
              <w:spacing w:after="0"/>
              <w:jc w:val="center"/>
            </w:pPr>
            <w:r>
              <w:rPr>
                <w:rFonts w:cs="Times New Roman"/>
                <w:b/>
                <w:bCs/>
                <w:sz w:val="20"/>
                <w:szCs w:val="20"/>
              </w:rPr>
              <w:t>P</w:t>
            </w:r>
          </w:p>
        </w:tc>
      </w:tr>
      <w:tr w:rsidR="00283B2B" w:rsidRPr="00E94E57" w14:paraId="2E7EE8EA" w14:textId="77777777">
        <w:tc>
          <w:tcPr>
            <w:tcW w:w="936" w:type="dxa"/>
            <w:vAlign w:val="center"/>
          </w:tcPr>
          <w:p w14:paraId="01C1C8DD" w14:textId="77777777" w:rsidR="00283B2B" w:rsidRPr="00E94E57" w:rsidRDefault="00060988">
            <w:pPr>
              <w:spacing w:after="0"/>
              <w:jc w:val="center"/>
            </w:pPr>
            <w:r>
              <w:rPr>
                <w:rFonts w:cs="Times New Roman"/>
                <w:sz w:val="20"/>
                <w:szCs w:val="20"/>
              </w:rPr>
              <w:t>2.5</w:t>
            </w:r>
          </w:p>
        </w:tc>
        <w:tc>
          <w:tcPr>
            <w:tcW w:w="5976" w:type="dxa"/>
            <w:vAlign w:val="center"/>
          </w:tcPr>
          <w:p w14:paraId="024365D6" w14:textId="77777777" w:rsidR="00283B2B" w:rsidRPr="00E94E57" w:rsidRDefault="00060988">
            <w:pPr>
              <w:spacing w:after="0"/>
              <w:jc w:val="left"/>
            </w:pPr>
            <w:r>
              <w:rPr>
                <w:rFonts w:cs="Times New Roman"/>
                <w:sz w:val="20"/>
                <w:szCs w:val="20"/>
              </w:rPr>
              <w:t>Các loại thuế phí theo quy định hiện hành</w:t>
            </w:r>
          </w:p>
        </w:tc>
        <w:tc>
          <w:tcPr>
            <w:tcW w:w="1008" w:type="dxa"/>
            <w:vAlign w:val="center"/>
          </w:tcPr>
          <w:p w14:paraId="6EA661EA" w14:textId="77777777" w:rsidR="00283B2B" w:rsidRPr="00E94E57" w:rsidRDefault="00060988">
            <w:pPr>
              <w:spacing w:after="0"/>
              <w:jc w:val="center"/>
            </w:pPr>
            <w:r>
              <w:rPr>
                <w:rFonts w:cs="Times New Roman"/>
                <w:b/>
                <w:bCs/>
                <w:sz w:val="20"/>
                <w:szCs w:val="20"/>
              </w:rPr>
              <w:t>P</w:t>
            </w:r>
          </w:p>
        </w:tc>
        <w:tc>
          <w:tcPr>
            <w:tcW w:w="1152" w:type="dxa"/>
            <w:vAlign w:val="center"/>
          </w:tcPr>
          <w:p w14:paraId="00072E11" w14:textId="77777777" w:rsidR="00283B2B" w:rsidRPr="00E94E57" w:rsidRDefault="00283B2B">
            <w:pPr>
              <w:spacing w:after="0"/>
              <w:jc w:val="center"/>
            </w:pPr>
          </w:p>
        </w:tc>
      </w:tr>
      <w:tr w:rsidR="00283B2B" w:rsidRPr="00E94E57" w14:paraId="48269B6B" w14:textId="77777777">
        <w:tc>
          <w:tcPr>
            <w:tcW w:w="936" w:type="dxa"/>
            <w:shd w:val="clear" w:color="auto" w:fill="D9E2F3"/>
            <w:vAlign w:val="center"/>
          </w:tcPr>
          <w:p w14:paraId="55BA2F53" w14:textId="77777777" w:rsidR="00283B2B" w:rsidRPr="00E94E57" w:rsidRDefault="00060988">
            <w:pPr>
              <w:spacing w:after="0"/>
              <w:jc w:val="center"/>
            </w:pPr>
            <w:r>
              <w:rPr>
                <w:rFonts w:cs="Times New Roman"/>
                <w:b/>
                <w:bCs/>
                <w:sz w:val="20"/>
                <w:szCs w:val="20"/>
              </w:rPr>
              <w:t>3</w:t>
            </w:r>
          </w:p>
        </w:tc>
        <w:tc>
          <w:tcPr>
            <w:tcW w:w="5976" w:type="dxa"/>
            <w:shd w:val="clear" w:color="auto" w:fill="D9E2F3"/>
            <w:vAlign w:val="center"/>
          </w:tcPr>
          <w:p w14:paraId="62B67438" w14:textId="77777777" w:rsidR="00283B2B" w:rsidRPr="00E94E57" w:rsidRDefault="00060988">
            <w:pPr>
              <w:spacing w:after="0"/>
              <w:jc w:val="left"/>
            </w:pPr>
            <w:r>
              <w:rPr>
                <w:rFonts w:cs="Times New Roman"/>
                <w:b/>
                <w:bCs/>
                <w:sz w:val="20"/>
                <w:szCs w:val="20"/>
              </w:rPr>
              <w:t>Công tác thi công chính</w:t>
            </w:r>
          </w:p>
        </w:tc>
        <w:tc>
          <w:tcPr>
            <w:tcW w:w="1008" w:type="dxa"/>
            <w:shd w:val="clear" w:color="auto" w:fill="D9E2F3"/>
            <w:vAlign w:val="center"/>
          </w:tcPr>
          <w:p w14:paraId="0C9565DC" w14:textId="77777777" w:rsidR="00283B2B" w:rsidRPr="00E94E57" w:rsidRDefault="00283B2B">
            <w:pPr>
              <w:spacing w:after="0"/>
              <w:jc w:val="center"/>
            </w:pPr>
          </w:p>
        </w:tc>
        <w:tc>
          <w:tcPr>
            <w:tcW w:w="1152" w:type="dxa"/>
            <w:shd w:val="clear" w:color="auto" w:fill="D9E2F3"/>
            <w:vAlign w:val="center"/>
          </w:tcPr>
          <w:p w14:paraId="5A715068" w14:textId="77777777" w:rsidR="00283B2B" w:rsidRPr="00E94E57" w:rsidRDefault="00283B2B">
            <w:pPr>
              <w:spacing w:after="0"/>
              <w:jc w:val="center"/>
            </w:pPr>
          </w:p>
        </w:tc>
      </w:tr>
      <w:tr w:rsidR="00283B2B" w:rsidRPr="00E94E57" w14:paraId="77FDD57E" w14:textId="77777777">
        <w:tc>
          <w:tcPr>
            <w:tcW w:w="936" w:type="dxa"/>
            <w:shd w:val="clear" w:color="auto" w:fill="D9E2F3"/>
            <w:vAlign w:val="center"/>
          </w:tcPr>
          <w:p w14:paraId="0C253875" w14:textId="77777777" w:rsidR="00283B2B" w:rsidRPr="00E94E57" w:rsidRDefault="00060988">
            <w:pPr>
              <w:spacing w:after="0"/>
              <w:jc w:val="center"/>
            </w:pPr>
            <w:r>
              <w:rPr>
                <w:rFonts w:cs="Times New Roman"/>
                <w:b/>
                <w:bCs/>
                <w:sz w:val="20"/>
                <w:szCs w:val="20"/>
              </w:rPr>
              <w:t>3.1</w:t>
            </w:r>
          </w:p>
        </w:tc>
        <w:tc>
          <w:tcPr>
            <w:tcW w:w="5976" w:type="dxa"/>
            <w:shd w:val="clear" w:color="auto" w:fill="D9E2F3"/>
            <w:vAlign w:val="center"/>
          </w:tcPr>
          <w:p w14:paraId="0AF39927" w14:textId="77777777" w:rsidR="00283B2B" w:rsidRPr="00E94E57" w:rsidRDefault="00060988">
            <w:pPr>
              <w:spacing w:after="0"/>
              <w:jc w:val="left"/>
            </w:pPr>
            <w:r>
              <w:rPr>
                <w:rFonts w:cs="Times New Roman"/>
                <w:b/>
                <w:bCs/>
                <w:sz w:val="20"/>
                <w:szCs w:val="20"/>
              </w:rPr>
              <w:t>Công tác đất</w:t>
            </w:r>
          </w:p>
        </w:tc>
        <w:tc>
          <w:tcPr>
            <w:tcW w:w="1008" w:type="dxa"/>
            <w:shd w:val="clear" w:color="auto" w:fill="D9E2F3"/>
            <w:vAlign w:val="center"/>
          </w:tcPr>
          <w:p w14:paraId="3E472CEF" w14:textId="77777777" w:rsidR="00283B2B" w:rsidRPr="00E94E57" w:rsidRDefault="00283B2B">
            <w:pPr>
              <w:spacing w:after="0"/>
              <w:jc w:val="center"/>
            </w:pPr>
          </w:p>
        </w:tc>
        <w:tc>
          <w:tcPr>
            <w:tcW w:w="1152" w:type="dxa"/>
            <w:shd w:val="clear" w:color="auto" w:fill="D9E2F3"/>
            <w:vAlign w:val="center"/>
          </w:tcPr>
          <w:p w14:paraId="4B939667" w14:textId="77777777" w:rsidR="00283B2B" w:rsidRPr="00E94E57" w:rsidRDefault="00283B2B">
            <w:pPr>
              <w:spacing w:after="0"/>
              <w:jc w:val="center"/>
            </w:pPr>
          </w:p>
        </w:tc>
      </w:tr>
      <w:tr w:rsidR="00283B2B" w:rsidRPr="00E94E57" w14:paraId="3E638D55" w14:textId="77777777">
        <w:tc>
          <w:tcPr>
            <w:tcW w:w="936" w:type="dxa"/>
            <w:vAlign w:val="center"/>
          </w:tcPr>
          <w:p w14:paraId="5FF42813" w14:textId="77777777" w:rsidR="00283B2B" w:rsidRPr="00E94E57" w:rsidRDefault="00060988">
            <w:pPr>
              <w:spacing w:after="0"/>
              <w:jc w:val="center"/>
            </w:pPr>
            <w:r>
              <w:rPr>
                <w:rFonts w:cs="Times New Roman"/>
                <w:sz w:val="20"/>
                <w:szCs w:val="20"/>
              </w:rPr>
              <w:t>3.1.1</w:t>
            </w:r>
          </w:p>
        </w:tc>
        <w:tc>
          <w:tcPr>
            <w:tcW w:w="5976" w:type="dxa"/>
            <w:vAlign w:val="center"/>
          </w:tcPr>
          <w:p w14:paraId="34B250EC" w14:textId="77777777" w:rsidR="00283B2B" w:rsidRPr="00E94E57" w:rsidRDefault="00060988">
            <w:pPr>
              <w:spacing w:after="0"/>
              <w:jc w:val="left"/>
            </w:pPr>
            <w:r>
              <w:rPr>
                <w:rFonts w:cs="Times New Roman"/>
                <w:sz w:val="20"/>
                <w:szCs w:val="20"/>
              </w:rPr>
              <w:t>Đào đất bằng máy đào phần đào mở+đào moi; sửa hố móng bằng nhân công</w:t>
            </w:r>
          </w:p>
        </w:tc>
        <w:tc>
          <w:tcPr>
            <w:tcW w:w="1008" w:type="dxa"/>
            <w:vAlign w:val="center"/>
          </w:tcPr>
          <w:p w14:paraId="37D7366A" w14:textId="77777777" w:rsidR="00283B2B" w:rsidRPr="00E94E57" w:rsidRDefault="00060988">
            <w:pPr>
              <w:spacing w:after="0"/>
              <w:jc w:val="center"/>
            </w:pPr>
            <w:r>
              <w:rPr>
                <w:rFonts w:cs="Times New Roman"/>
                <w:b/>
                <w:bCs/>
                <w:sz w:val="20"/>
                <w:szCs w:val="20"/>
              </w:rPr>
              <w:t>P</w:t>
            </w:r>
          </w:p>
        </w:tc>
        <w:tc>
          <w:tcPr>
            <w:tcW w:w="1152" w:type="dxa"/>
            <w:vAlign w:val="center"/>
          </w:tcPr>
          <w:p w14:paraId="564F61B0" w14:textId="77777777" w:rsidR="00283B2B" w:rsidRPr="00E94E57" w:rsidRDefault="00283B2B">
            <w:pPr>
              <w:spacing w:after="0"/>
              <w:jc w:val="center"/>
            </w:pPr>
          </w:p>
        </w:tc>
      </w:tr>
      <w:tr w:rsidR="00283B2B" w:rsidRPr="00E94E57" w14:paraId="0D2C99F3" w14:textId="77777777">
        <w:tc>
          <w:tcPr>
            <w:tcW w:w="936" w:type="dxa"/>
            <w:vAlign w:val="center"/>
          </w:tcPr>
          <w:p w14:paraId="0C31BB0B" w14:textId="77777777" w:rsidR="00283B2B" w:rsidRPr="00E94E57" w:rsidRDefault="00060988">
            <w:pPr>
              <w:spacing w:after="0"/>
              <w:jc w:val="center"/>
            </w:pPr>
            <w:r>
              <w:rPr>
                <w:rFonts w:cs="Times New Roman"/>
                <w:sz w:val="20"/>
                <w:szCs w:val="20"/>
              </w:rPr>
              <w:t>3.1.2</w:t>
            </w:r>
          </w:p>
        </w:tc>
        <w:tc>
          <w:tcPr>
            <w:tcW w:w="5976" w:type="dxa"/>
            <w:vAlign w:val="center"/>
          </w:tcPr>
          <w:p w14:paraId="6AE13B35" w14:textId="77777777" w:rsidR="00283B2B" w:rsidRPr="00E94E57" w:rsidRDefault="00060988">
            <w:pPr>
              <w:spacing w:after="0"/>
              <w:jc w:val="left"/>
            </w:pPr>
            <w:r>
              <w:rPr>
                <w:rFonts w:cs="Times New Roman"/>
                <w:sz w:val="20"/>
                <w:szCs w:val="20"/>
              </w:rPr>
              <w:t>Trung chuyển, vận chuyển đất đào không sử dụng đến bãi đổ hợp pháp được CĐT/Bên A chấp thuận (bao gồm cả chất thải thi công); Bên B tự lựa chọn, ký hợp đồng và thanh toán Bãi Đổ Thải</w:t>
            </w:r>
          </w:p>
        </w:tc>
        <w:tc>
          <w:tcPr>
            <w:tcW w:w="1008" w:type="dxa"/>
            <w:vAlign w:val="center"/>
          </w:tcPr>
          <w:p w14:paraId="5DA95285" w14:textId="77777777" w:rsidR="00283B2B" w:rsidRPr="00E94E57" w:rsidRDefault="00060988">
            <w:pPr>
              <w:spacing w:after="0"/>
              <w:jc w:val="center"/>
            </w:pPr>
            <w:r>
              <w:rPr>
                <w:rFonts w:cs="Times New Roman"/>
                <w:b/>
                <w:bCs/>
                <w:sz w:val="20"/>
                <w:szCs w:val="20"/>
              </w:rPr>
              <w:t>P</w:t>
            </w:r>
          </w:p>
        </w:tc>
        <w:tc>
          <w:tcPr>
            <w:tcW w:w="1152" w:type="dxa"/>
            <w:vAlign w:val="center"/>
          </w:tcPr>
          <w:p w14:paraId="43CF924E" w14:textId="77777777" w:rsidR="00283B2B" w:rsidRPr="00E94E57" w:rsidRDefault="00060988">
            <w:pPr>
              <w:spacing w:after="0"/>
              <w:jc w:val="center"/>
            </w:pPr>
            <w:r>
              <w:rPr>
                <w:rFonts w:cs="Times New Roman"/>
                <w:b/>
                <w:bCs/>
                <w:sz w:val="20"/>
                <w:szCs w:val="20"/>
              </w:rPr>
              <w:t>C</w:t>
            </w:r>
          </w:p>
        </w:tc>
      </w:tr>
      <w:tr w:rsidR="00283B2B" w:rsidRPr="00E94E57" w14:paraId="3A3CC6C2" w14:textId="77777777">
        <w:tc>
          <w:tcPr>
            <w:tcW w:w="936" w:type="dxa"/>
            <w:vAlign w:val="center"/>
          </w:tcPr>
          <w:p w14:paraId="031AAA11" w14:textId="77777777" w:rsidR="00283B2B" w:rsidRPr="00E94E57" w:rsidRDefault="00060988">
            <w:pPr>
              <w:spacing w:after="0"/>
              <w:jc w:val="center"/>
            </w:pPr>
            <w:r>
              <w:rPr>
                <w:rFonts w:cs="Times New Roman"/>
                <w:sz w:val="20"/>
                <w:szCs w:val="20"/>
              </w:rPr>
              <w:t>3.1.3</w:t>
            </w:r>
          </w:p>
        </w:tc>
        <w:tc>
          <w:tcPr>
            <w:tcW w:w="5976" w:type="dxa"/>
            <w:vAlign w:val="center"/>
          </w:tcPr>
          <w:p w14:paraId="30FAF6CA" w14:textId="77777777" w:rsidR="00283B2B" w:rsidRPr="00E94E57" w:rsidRDefault="00060988">
            <w:pPr>
              <w:spacing w:after="0"/>
              <w:jc w:val="left"/>
            </w:pPr>
            <w:r>
              <w:rPr>
                <w:rFonts w:cs="Times New Roman"/>
                <w:sz w:val="20"/>
                <w:szCs w:val="20"/>
              </w:rPr>
              <w:t>Bãi tập kết đất đào để tái sử dụng, bãi đổ hợp pháp được chấp thuận</w:t>
            </w:r>
          </w:p>
        </w:tc>
        <w:tc>
          <w:tcPr>
            <w:tcW w:w="1008" w:type="dxa"/>
            <w:vAlign w:val="center"/>
          </w:tcPr>
          <w:p w14:paraId="26DA6819" w14:textId="77777777" w:rsidR="00283B2B" w:rsidRPr="00E94E57" w:rsidRDefault="00060988">
            <w:pPr>
              <w:spacing w:after="0"/>
              <w:jc w:val="center"/>
            </w:pPr>
            <w:r>
              <w:rPr>
                <w:rFonts w:cs="Times New Roman"/>
                <w:b/>
                <w:bCs/>
                <w:sz w:val="20"/>
                <w:szCs w:val="20"/>
              </w:rPr>
              <w:t>P</w:t>
            </w:r>
          </w:p>
        </w:tc>
        <w:tc>
          <w:tcPr>
            <w:tcW w:w="1152" w:type="dxa"/>
            <w:vAlign w:val="center"/>
          </w:tcPr>
          <w:p w14:paraId="23D840DB" w14:textId="77777777" w:rsidR="00283B2B" w:rsidRPr="00E94E57" w:rsidRDefault="00283B2B">
            <w:pPr>
              <w:spacing w:after="0"/>
              <w:jc w:val="center"/>
            </w:pPr>
          </w:p>
        </w:tc>
      </w:tr>
      <w:tr w:rsidR="00283B2B" w:rsidRPr="00E94E57" w14:paraId="1E9EFD30" w14:textId="77777777">
        <w:tc>
          <w:tcPr>
            <w:tcW w:w="936" w:type="dxa"/>
            <w:vAlign w:val="center"/>
          </w:tcPr>
          <w:p w14:paraId="48A1D8F7" w14:textId="77777777" w:rsidR="00283B2B" w:rsidRPr="00E94E57" w:rsidRDefault="00060988">
            <w:pPr>
              <w:spacing w:after="0"/>
              <w:jc w:val="center"/>
            </w:pPr>
            <w:r>
              <w:rPr>
                <w:rFonts w:cs="Times New Roman"/>
                <w:sz w:val="20"/>
                <w:szCs w:val="20"/>
              </w:rPr>
              <w:t>3.1.4</w:t>
            </w:r>
          </w:p>
        </w:tc>
        <w:tc>
          <w:tcPr>
            <w:tcW w:w="5976" w:type="dxa"/>
            <w:vAlign w:val="center"/>
          </w:tcPr>
          <w:p w14:paraId="040D696E" w14:textId="77777777" w:rsidR="00283B2B" w:rsidRPr="001D2B2E" w:rsidRDefault="00060988">
            <w:pPr>
              <w:spacing w:after="0"/>
              <w:jc w:val="left"/>
            </w:pPr>
            <w:r>
              <w:rPr>
                <w:rFonts w:cs="Times New Roman"/>
                <w:sz w:val="20"/>
                <w:szCs w:val="20"/>
              </w:rPr>
              <w:t>Tất cả trách nhiệm trên tuyến đường vận chuyển và tại bãi đổ (Bên B chịu trách nhiệm toàn diện kể từ Điểm Chuyển Giao)</w:t>
            </w:r>
          </w:p>
        </w:tc>
        <w:tc>
          <w:tcPr>
            <w:tcW w:w="1008" w:type="dxa"/>
            <w:vAlign w:val="center"/>
          </w:tcPr>
          <w:p w14:paraId="11925171" w14:textId="77777777" w:rsidR="00283B2B" w:rsidRPr="001D2B2E" w:rsidRDefault="00060988">
            <w:pPr>
              <w:spacing w:after="0"/>
              <w:jc w:val="center"/>
            </w:pPr>
            <w:r>
              <w:rPr>
                <w:rFonts w:cs="Times New Roman"/>
                <w:b/>
                <w:bCs/>
                <w:sz w:val="20"/>
                <w:szCs w:val="20"/>
              </w:rPr>
              <w:t>P</w:t>
            </w:r>
          </w:p>
        </w:tc>
        <w:tc>
          <w:tcPr>
            <w:tcW w:w="1152" w:type="dxa"/>
            <w:vAlign w:val="center"/>
          </w:tcPr>
          <w:p w14:paraId="354B2389" w14:textId="77777777" w:rsidR="00283B2B" w:rsidRPr="001D2B2E" w:rsidRDefault="00283B2B">
            <w:pPr>
              <w:spacing w:after="0"/>
              <w:jc w:val="center"/>
            </w:pPr>
          </w:p>
        </w:tc>
      </w:tr>
      <w:tr w:rsidR="00283B2B" w:rsidRPr="00E94E57" w14:paraId="608CA5AB" w14:textId="77777777">
        <w:tc>
          <w:tcPr>
            <w:tcW w:w="936" w:type="dxa"/>
            <w:vAlign w:val="center"/>
          </w:tcPr>
          <w:p w14:paraId="5463D9AD" w14:textId="77777777" w:rsidR="00283B2B" w:rsidRPr="00E94E57" w:rsidRDefault="00060988">
            <w:pPr>
              <w:spacing w:after="0"/>
              <w:jc w:val="center"/>
            </w:pPr>
            <w:r>
              <w:rPr>
                <w:rFonts w:cs="Times New Roman"/>
                <w:sz w:val="20"/>
                <w:szCs w:val="20"/>
              </w:rPr>
              <w:t>3.1.5</w:t>
            </w:r>
          </w:p>
          <w:p>
            <w:pPr>
              <w:spacing w:after="0"/>
              <w:jc w:val="center"/>
              <w:rPr>
                <w:del w:id="30194" w:author="So sánh: bản anh Q → bản chốt ký" w:date="2026-10-11T00:00:00Z"/>
              </w:rPr>
            </w:pPr>
            <w:del w:id="30195" w:author="So sánh: bản anh Q → bản chốt ký" w:date="2026-10-11T00:00:00Z">
              <w:r>
                <w:rPr>
                  <w:rFonts w:cs="Times New Roman"/>
                  <w:sz w:val="20"/>
                  <w:szCs w:val="20"/>
                </w:rPr>
                <w:delText xml:space="preserve">Cung cấp máy móc, thiết bị và nhân lực để thi công hệ thống hạ mực nước ngầm theo thiết kế phê duyệt (nếu có) và duy trì vận hành hệ thống hạ mực nước ngầm trong suốt quá trình thi công các hạng mục liên quan. Thoát nước cục bộ trong hố đào (rãnh, hố thu, bơm cục bộ) theo điểm f khoản 8.5</w:delText>
              </w:r>
            </w:del>
          </w:p>
        </w:tc>
        <w:tc>
          <w:tcPr>
            <w:tcW w:w="5976" w:type="dxa"/>
            <w:vAlign w:val="center"/>
          </w:tcPr>
          <w:p w14:paraId="15A2A761" w14:textId="32631C9A" w:rsidR="00283B2B" w:rsidRPr="001D2B2E" w:rsidRDefault="00060988">
            <w:pPr>
              <w:spacing w:after="0"/>
              <w:jc w:val="left"/>
              <w:rPr>
                <w:ins w:id="30198" w:author="So sánh: bản anh Q → bản chốt ký" w:date="2026-10-11T00:00:00Z"/>
                <w:lang w:val="en-US"/>
              </w:rPr>
            </w:pPr>
            <w:ins w:id="30196" w:author="So sánh: bản anh Q → bản chốt ký" w:date="2026-10-11T00:00:00Z">
              <w:r>
                <w:rPr>
                  <w:rFonts w:cs="Times New Roman"/>
                  <w:sz w:val="20"/>
                  <w:szCs w:val="20"/>
                </w:rPr>
                <w:t xml:space="preserve">Thoát nước cục bộ trong hố đào (rãnh, hố thu, bơm cục bộ) </w:t>
              </w:r>
            </w:ins>
            <w:ins w:id="30197" w:author="So sánh: bản anh Q → bản chốt ký" w:date="2026-10-11T00:00:00Z">
              <w:r>
                <w:rPr>
                  <w:rFonts w:cs="Times New Roman"/>
                  <w:sz w:val="20"/>
                  <w:szCs w:val="20"/>
                  <w:lang w:val="en-US"/>
                </w:rPr>
                <w:t>Bên A cung cấp và Bên B khấu trừ Chi phí.</w:t>
              </w:r>
            </w:ins>
          </w:p>
        </w:tc>
        <w:tc>
          <w:tcPr>
            <w:tcW w:w="1008" w:type="dxa"/>
            <w:vAlign w:val="center"/>
          </w:tcPr>
          <w:p w14:paraId="1BFBEC70" w14:textId="77777777" w:rsidR="00283B2B" w:rsidRPr="001D2B2E" w:rsidRDefault="00060988">
            <w:pPr>
              <w:spacing w:after="0"/>
              <w:jc w:val="center"/>
            </w:pPr>
            <w:r>
              <w:rPr>
                <w:rFonts w:cs="Times New Roman"/>
                <w:b/>
                <w:bCs/>
                <w:sz w:val="20"/>
                <w:szCs w:val="20"/>
              </w:rPr>
              <w:t>P</w:t>
            </w:r>
          </w:p>
          <w:p>
            <w:pPr>
              <w:spacing w:after="0"/>
              <w:jc w:val="center"/>
              <w:rPr>
                <w:del w:id="30199" w:author="So sánh: bản anh Q → bản chốt ký" w:date="2026-10-11T00:00:00Z"/>
              </w:rPr>
            </w:pPr>
            <w:del w:id="30200" w:author="So sánh: bản anh Q → bản chốt ký" w:date="2026-10-11T00:00:00Z">
              <w:r>
                <w:rPr>
                  <w:rFonts w:cs="Times New Roman"/>
                  <w:b/>
                  <w:bCs/>
                  <w:sz w:val="20"/>
                  <w:szCs w:val="20"/>
                  <w:highlight w:val="cyan"/>
                </w:rPr>
                <w:delText xml:space="preserve">C</w:delText>
              </w:r>
            </w:del>
          </w:p>
        </w:tc>
        <w:tc>
          <w:tcPr>
            <w:tcW w:w="1152" w:type="dxa"/>
            <w:vAlign w:val="center"/>
          </w:tcPr>
          <w:p w14:paraId="2AAA4102" w14:textId="30463DC1" w:rsidR="00283B2B" w:rsidRPr="001D2B2E" w:rsidRDefault="00D21684">
            <w:pPr>
              <w:spacing w:after="0"/>
              <w:jc w:val="center"/>
              <w:rPr>
                <w:ins w:id="30202" w:author="So sánh: bản anh Q → bản chốt ký" w:date="2026-10-11T00:00:00Z"/>
                <w:lang w:val="en-US"/>
              </w:rPr>
            </w:pPr>
            <w:ins w:id="30201" w:author="So sánh: bản anh Q → bản chốt ký" w:date="2026-10-11T00:00:00Z">
              <w:r>
                <w:rPr>
                  <w:rFonts w:cs="Times New Roman"/>
                  <w:b/>
                  <w:bCs/>
                  <w:sz w:val="20"/>
                  <w:szCs w:val="20"/>
                  <w:lang w:val="en-US"/>
                </w:rPr>
                <w:t>P</w:t>
              </w:r>
            </w:ins>
          </w:p>
        </w:tc>
      </w:tr>
      <w:tr w:rsidR="00283B2B" w:rsidRPr="00E94E57" w14:paraId="057A1673" w14:textId="77777777">
        <w:tc>
          <w:tcPr>
            <w:tcW w:w="936" w:type="dxa"/>
            <w:vAlign w:val="center"/>
          </w:tcPr>
          <w:p w14:paraId="0EBC76F4" w14:textId="77777777" w:rsidR="00283B2B" w:rsidRPr="00E94E57" w:rsidRDefault="00060988">
            <w:pPr>
              <w:spacing w:after="0"/>
              <w:jc w:val="center"/>
            </w:pPr>
            <w:r>
              <w:rPr>
                <w:rFonts w:cs="Times New Roman"/>
                <w:sz w:val="20"/>
                <w:szCs w:val="20"/>
              </w:rPr>
              <w:t>3.1.6</w:t>
            </w:r>
          </w:p>
        </w:tc>
        <w:tc>
          <w:tcPr>
            <w:tcW w:w="5976" w:type="dxa"/>
            <w:vAlign w:val="center"/>
          </w:tcPr>
          <w:p w14:paraId="6F2C1C58" w14:textId="77777777" w:rsidR="00283B2B" w:rsidRPr="001D2B2E" w:rsidRDefault="00060988">
            <w:pPr>
              <w:spacing w:after="0"/>
              <w:jc w:val="left"/>
            </w:pPr>
            <w:r>
              <w:rPr>
                <w:rFonts w:cs="Times New Roman"/>
                <w:sz w:val="20"/>
                <w:szCs w:val="20"/>
              </w:rPr>
              <w:t>Vét, xúc mùn khoan cọc khoan nhồi tại hố chứa/bể lắng; xử lý tách nước, dồn đống, phơi khô tại khu tập kết do Bên A chỉ định</w:t>
            </w:r>
          </w:p>
        </w:tc>
        <w:tc>
          <w:tcPr>
            <w:tcW w:w="1008" w:type="dxa"/>
            <w:vAlign w:val="center"/>
          </w:tcPr>
          <w:p w14:paraId="0A485488" w14:textId="77777777" w:rsidR="00283B2B" w:rsidRPr="001D2B2E" w:rsidRDefault="00060988">
            <w:pPr>
              <w:spacing w:after="0"/>
              <w:jc w:val="center"/>
            </w:pPr>
            <w:r>
              <w:rPr>
                <w:rFonts w:cs="Times New Roman"/>
                <w:b/>
                <w:bCs/>
                <w:sz w:val="20"/>
                <w:szCs w:val="20"/>
              </w:rPr>
              <w:t>P</w:t>
            </w:r>
          </w:p>
        </w:tc>
        <w:tc>
          <w:tcPr>
            <w:tcW w:w="1152" w:type="dxa"/>
            <w:vAlign w:val="center"/>
          </w:tcPr>
          <w:p w14:paraId="13DFA2ED" w14:textId="77777777" w:rsidR="00283B2B" w:rsidRPr="001D2B2E" w:rsidRDefault="00060988">
            <w:pPr>
              <w:spacing w:after="0"/>
              <w:jc w:val="center"/>
            </w:pPr>
            <w:r>
              <w:rPr>
                <w:rFonts w:cs="Times New Roman"/>
                <w:b/>
                <w:bCs/>
                <w:sz w:val="20"/>
                <w:szCs w:val="20"/>
              </w:rPr>
              <w:t>C</w:t>
            </w:r>
          </w:p>
        </w:tc>
      </w:tr>
      <w:tr w:rsidR="00283B2B" w:rsidRPr="00E94E57" w14:paraId="3B272B04" w14:textId="77777777">
        <w:tc>
          <w:tcPr>
            <w:tcW w:w="936" w:type="dxa"/>
            <w:vAlign w:val="center"/>
          </w:tcPr>
          <w:p w14:paraId="37BBDDAB" w14:textId="77777777" w:rsidR="00283B2B" w:rsidRPr="00E94E57" w:rsidRDefault="00060988">
            <w:pPr>
              <w:spacing w:after="0"/>
              <w:jc w:val="center"/>
            </w:pPr>
            <w:r>
              <w:rPr>
                <w:rFonts w:cs="Times New Roman"/>
                <w:sz w:val="20"/>
                <w:szCs w:val="20"/>
              </w:rPr>
              <w:t>3.1.7</w:t>
            </w:r>
          </w:p>
        </w:tc>
        <w:tc>
          <w:tcPr>
            <w:tcW w:w="5976" w:type="dxa"/>
            <w:vAlign w:val="center"/>
          </w:tcPr>
          <w:p w14:paraId="3D33C32F" w14:textId="4ABBE2ED" w:rsidR="00283B2B" w:rsidRPr="001D2B2E" w:rsidRDefault="00060988">
            <w:pPr>
              <w:spacing w:after="0"/>
              <w:jc w:val="left"/>
            </w:pPr>
            <w:r>
              <w:rPr>
                <w:rFonts w:cs="Times New Roman"/>
                <w:sz w:val="20"/>
                <w:szCs w:val="20"/>
              </w:rPr>
              <w:t xml:space="preserve">Thu gom, xử lý nước tách ra từ mùn khoan đạt quy chuẩn trước khi xả; không xả </w:t>
            </w:r>
            <w:del w:id="30204" w:author="So sánh: bản anh Q → bản chốt ký" w:date="2026-10-11T00:00:00Z">
              <w:r>
                <w:rPr>
                  <w:rFonts w:cs="Times New Roman"/>
                  <w:sz w:val="20"/>
                  <w:szCs w:val="20"/>
                </w:rPr>
                <w:delText xml:space="preserve">bentonite/polymer, </w:delText>
              </w:r>
            </w:del>
            <w:ins w:id="30203" w:author="So sánh: bản anh Q → bản chốt ký" w:date="2026-10-11T00:00:00Z">
              <w:r>
                <w:rPr>
                  <w:rFonts w:cs="Times New Roman"/>
                  <w:sz w:val="20"/>
                  <w:szCs w:val="20"/>
                </w:rPr>
                <w:t xml:space="preserve">mùn khoan, </w:t>
              </w:r>
            </w:ins>
            <w:r>
              <w:rPr>
                <w:rFonts w:cs="Times New Roman"/>
                <w:sz w:val="20"/>
                <w:szCs w:val="20"/>
              </w:rPr>
              <w:t xml:space="preserve">nước thải chưa xử lý ra môi trường</w:t>
            </w:r>
          </w:p>
        </w:tc>
        <w:tc>
          <w:tcPr>
            <w:tcW w:w="1008" w:type="dxa"/>
            <w:vAlign w:val="center"/>
          </w:tcPr>
          <w:p w14:paraId="05D3C8A8" w14:textId="77777777" w:rsidR="00283B2B" w:rsidRPr="001D2B2E" w:rsidRDefault="00060988">
            <w:pPr>
              <w:spacing w:after="0"/>
              <w:jc w:val="center"/>
            </w:pPr>
            <w:r>
              <w:rPr>
                <w:rFonts w:cs="Times New Roman"/>
                <w:b/>
                <w:bCs/>
                <w:sz w:val="20"/>
                <w:szCs w:val="20"/>
              </w:rPr>
              <w:t>P</w:t>
            </w:r>
          </w:p>
        </w:tc>
        <w:tc>
          <w:tcPr>
            <w:tcW w:w="1152" w:type="dxa"/>
            <w:vAlign w:val="center"/>
          </w:tcPr>
          <w:p w14:paraId="28C57BB2" w14:textId="77777777" w:rsidR="00283B2B" w:rsidRPr="001D2B2E" w:rsidRDefault="00060988">
            <w:pPr>
              <w:spacing w:after="0"/>
              <w:jc w:val="center"/>
            </w:pPr>
            <w:r>
              <w:rPr>
                <w:rFonts w:cs="Times New Roman"/>
                <w:b/>
                <w:bCs/>
                <w:sz w:val="20"/>
                <w:szCs w:val="20"/>
              </w:rPr>
              <w:t>C</w:t>
            </w:r>
          </w:p>
        </w:tc>
      </w:tr>
      <w:tr w:rsidR="00283B2B" w:rsidRPr="00E94E57" w14:paraId="72B4A29A" w14:textId="77777777">
        <w:tc>
          <w:tcPr>
            <w:tcW w:w="936" w:type="dxa"/>
            <w:vAlign w:val="center"/>
          </w:tcPr>
          <w:p w14:paraId="68A9F9A3" w14:textId="77777777" w:rsidR="00283B2B" w:rsidRPr="00E94E57" w:rsidRDefault="00060988">
            <w:pPr>
              <w:spacing w:after="0"/>
              <w:jc w:val="center"/>
            </w:pPr>
            <w:r>
              <w:rPr>
                <w:rFonts w:cs="Times New Roman"/>
                <w:sz w:val="20"/>
                <w:szCs w:val="20"/>
              </w:rPr>
              <w:t>3.1.9</w:t>
            </w:r>
          </w:p>
        </w:tc>
        <w:tc>
          <w:tcPr>
            <w:tcW w:w="5976" w:type="dxa"/>
            <w:vAlign w:val="center"/>
          </w:tcPr>
          <w:p w14:paraId="5BDAE377" w14:textId="77777777" w:rsidR="00283B2B" w:rsidRPr="00E94E57" w:rsidRDefault="00060988">
            <w:pPr>
              <w:spacing w:after="0"/>
              <w:jc w:val="left"/>
            </w:pPr>
            <w:r>
              <w:rPr>
                <w:rFonts w:cs="Times New Roman"/>
                <w:sz w:val="20"/>
                <w:szCs w:val="20"/>
              </w:rPr>
              <w:t>Lựa chọn, ký hợp đồng (đứng tên Bên B), thanh toán phí tiếp nhận với Bãi Đổ Thải hợp pháp; trình hồ sơ Bãi Đổ Thải</w:t>
            </w:r>
          </w:p>
        </w:tc>
        <w:tc>
          <w:tcPr>
            <w:tcW w:w="1008" w:type="dxa"/>
            <w:vAlign w:val="center"/>
          </w:tcPr>
          <w:p w14:paraId="775532BB" w14:textId="77777777" w:rsidR="00283B2B" w:rsidRPr="00E94E57" w:rsidRDefault="00060988">
            <w:pPr>
              <w:spacing w:after="0"/>
              <w:jc w:val="center"/>
            </w:pPr>
            <w:r>
              <w:rPr>
                <w:rFonts w:cs="Times New Roman"/>
                <w:b/>
                <w:bCs/>
                <w:sz w:val="20"/>
                <w:szCs w:val="20"/>
              </w:rPr>
              <w:t>P</w:t>
            </w:r>
          </w:p>
        </w:tc>
        <w:tc>
          <w:tcPr>
            <w:tcW w:w="1152" w:type="dxa"/>
            <w:vAlign w:val="center"/>
          </w:tcPr>
          <w:p w14:paraId="1A881C5C" w14:textId="77777777" w:rsidR="00283B2B" w:rsidRPr="00E94E57" w:rsidRDefault="00060988">
            <w:pPr>
              <w:spacing w:after="0"/>
              <w:jc w:val="center"/>
            </w:pPr>
            <w:r>
              <w:rPr>
                <w:rFonts w:cs="Times New Roman"/>
                <w:b/>
                <w:bCs/>
                <w:sz w:val="20"/>
                <w:szCs w:val="20"/>
              </w:rPr>
              <w:t>C</w:t>
            </w:r>
          </w:p>
        </w:tc>
      </w:tr>
      <w:tr w:rsidR="00283B2B" w:rsidRPr="00E94E57" w14:paraId="3203E633" w14:textId="77777777">
        <w:tc>
          <w:tcPr>
            <w:tcW w:w="936" w:type="dxa"/>
            <w:vAlign w:val="center"/>
          </w:tcPr>
          <w:p w14:paraId="16CEDC18" w14:textId="77777777" w:rsidR="00283B2B" w:rsidRPr="00E94E57" w:rsidRDefault="00060988">
            <w:pPr>
              <w:spacing w:after="0"/>
              <w:jc w:val="center"/>
            </w:pPr>
            <w:r>
              <w:rPr>
                <w:rFonts w:cs="Times New Roman"/>
                <w:sz w:val="20"/>
                <w:szCs w:val="20"/>
              </w:rPr>
              <w:t>3.1.10</w:t>
            </w:r>
          </w:p>
        </w:tc>
        <w:tc>
          <w:tcPr>
            <w:tcW w:w="5976" w:type="dxa"/>
            <w:vAlign w:val="center"/>
          </w:tcPr>
          <w:p w14:paraId="18DE38CC" w14:textId="362279D1" w:rsidR="00283B2B" w:rsidRPr="00E94E57" w:rsidRDefault="00060988">
            <w:pPr>
              <w:spacing w:after="0"/>
              <w:jc w:val="left"/>
            </w:pPr>
            <w:r>
              <w:rPr>
                <w:rFonts w:cs="Times New Roman"/>
                <w:sz w:val="20"/>
                <w:szCs w:val="20"/>
              </w:rPr>
              <w:t xml:space="preserve">Hồ sơ phương tiện (đăng kiểm, bảo hiểm, </w:t>
            </w:r>
            <w:del w:id="30206" w:author="So sánh: bản anh Q → bản chốt ký" w:date="2026-10-11T00:00:00Z">
              <w:r>
                <w:rPr>
                  <w:rFonts w:cs="Times New Roman"/>
                  <w:sz w:val="20"/>
                  <w:szCs w:val="20"/>
                </w:rPr>
                <w:delText xml:space="preserve">GPS, camera hành trình); cung cấp tài khoản dữ liệu hành trình cho Bên A</w:delText>
              </w:r>
            </w:del>
            <w:ins w:id="30205" w:author="So sánh: bản anh Q → bản chốt ký" w:date="2026-10-11T00:00:00Z">
              <w:r>
                <w:rPr>
                  <w:rFonts w:cs="Times New Roman"/>
                  <w:sz w:val="20"/>
                  <w:szCs w:val="20"/>
                </w:rPr>
                <w:t xml:space="preserve">thiết bị giám sát hành trình theo quy định)</w:t>
              </w:r>
            </w:ins>
          </w:p>
        </w:tc>
        <w:tc>
          <w:tcPr>
            <w:tcW w:w="1008" w:type="dxa"/>
            <w:vAlign w:val="center"/>
          </w:tcPr>
          <w:p w14:paraId="2035A6CE" w14:textId="77777777" w:rsidR="00283B2B" w:rsidRPr="00E94E57" w:rsidRDefault="00060988">
            <w:pPr>
              <w:spacing w:after="0"/>
              <w:jc w:val="center"/>
            </w:pPr>
            <w:r>
              <w:rPr>
                <w:rFonts w:cs="Times New Roman"/>
                <w:b/>
                <w:bCs/>
                <w:sz w:val="20"/>
                <w:szCs w:val="20"/>
              </w:rPr>
              <w:t>P</w:t>
            </w:r>
          </w:p>
        </w:tc>
        <w:tc>
          <w:tcPr>
            <w:tcW w:w="1152" w:type="dxa"/>
            <w:vAlign w:val="center"/>
          </w:tcPr>
          <w:p w14:paraId="454CE542" w14:textId="77777777" w:rsidR="00283B2B" w:rsidRPr="00E94E57" w:rsidRDefault="00060988">
            <w:pPr>
              <w:spacing w:after="0"/>
              <w:jc w:val="center"/>
            </w:pPr>
            <w:r>
              <w:rPr>
                <w:rFonts w:cs="Times New Roman"/>
                <w:b/>
                <w:bCs/>
                <w:sz w:val="20"/>
                <w:szCs w:val="20"/>
              </w:rPr>
              <w:t>C</w:t>
            </w:r>
          </w:p>
        </w:tc>
      </w:tr>
      <w:tr w:rsidR="00283B2B" w:rsidRPr="00E94E57" w14:paraId="6B7F7A40" w14:textId="77777777">
        <w:tc>
          <w:tcPr>
            <w:tcW w:w="936" w:type="dxa"/>
            <w:vAlign w:val="center"/>
          </w:tcPr>
          <w:p w14:paraId="5AA30878" w14:textId="77777777" w:rsidR="00283B2B" w:rsidRPr="00E94E57" w:rsidRDefault="00060988">
            <w:pPr>
              <w:spacing w:after="0"/>
              <w:jc w:val="center"/>
            </w:pPr>
            <w:r>
              <w:rPr>
                <w:rFonts w:cs="Times New Roman"/>
                <w:sz w:val="20"/>
                <w:szCs w:val="20"/>
              </w:rPr>
              <w:t>3.1.11</w:t>
            </w:r>
          </w:p>
        </w:tc>
        <w:tc>
          <w:tcPr>
            <w:tcW w:w="5976" w:type="dxa"/>
            <w:vAlign w:val="center"/>
          </w:tcPr>
          <w:p w14:paraId="3B88CA8C" w14:textId="77777777" w:rsidR="00283B2B" w:rsidRPr="00E94E57" w:rsidRDefault="00060988">
            <w:pPr>
              <w:spacing w:after="0"/>
              <w:jc w:val="left"/>
            </w:pPr>
            <w:r>
              <w:rPr>
                <w:rFonts w:cs="Times New Roman"/>
                <w:sz w:val="20"/>
                <w:szCs w:val="20"/>
              </w:rPr>
              <w:t>Lập phiếu xuất Chất Thải từng chuyến tại cổng; Chứng Từ Đổ Thải Hợp Lệ; biên bản đối chiếu khối lượng với Bãi Đổ Thải</w:t>
            </w:r>
          </w:p>
        </w:tc>
        <w:tc>
          <w:tcPr>
            <w:tcW w:w="1008" w:type="dxa"/>
            <w:vAlign w:val="center"/>
          </w:tcPr>
          <w:p w14:paraId="09CF265E" w14:textId="77777777" w:rsidR="00283B2B" w:rsidRPr="00E94E57" w:rsidRDefault="00060988">
            <w:pPr>
              <w:spacing w:after="0"/>
              <w:jc w:val="center"/>
            </w:pPr>
            <w:r>
              <w:rPr>
                <w:rFonts w:cs="Times New Roman"/>
                <w:b/>
                <w:bCs/>
                <w:sz w:val="20"/>
                <w:szCs w:val="20"/>
              </w:rPr>
              <w:t>P</w:t>
            </w:r>
          </w:p>
        </w:tc>
        <w:tc>
          <w:tcPr>
            <w:tcW w:w="1152" w:type="dxa"/>
            <w:vAlign w:val="center"/>
          </w:tcPr>
          <w:p w14:paraId="6AFF9EE4" w14:textId="77777777" w:rsidR="00283B2B" w:rsidRPr="00E94E57" w:rsidRDefault="00060988">
            <w:pPr>
              <w:spacing w:after="0"/>
              <w:jc w:val="center"/>
            </w:pPr>
            <w:r>
              <w:rPr>
                <w:rFonts w:cs="Times New Roman"/>
                <w:b/>
                <w:bCs/>
                <w:sz w:val="20"/>
                <w:szCs w:val="20"/>
              </w:rPr>
              <w:t>C</w:t>
            </w:r>
          </w:p>
        </w:tc>
      </w:tr>
      <w:tr w:rsidR="00283B2B" w:rsidRPr="00E94E57" w14:paraId="3CE4CD6D" w14:textId="77777777">
        <w:tc>
          <w:tcPr>
            <w:tcW w:w="936" w:type="dxa"/>
            <w:vAlign w:val="center"/>
          </w:tcPr>
          <w:p w14:paraId="1481D8F9" w14:textId="77777777" w:rsidR="00283B2B" w:rsidRPr="00E94E57" w:rsidRDefault="00060988">
            <w:pPr>
              <w:spacing w:after="0"/>
              <w:jc w:val="center"/>
            </w:pPr>
            <w:r>
              <w:rPr>
                <w:rFonts w:cs="Times New Roman"/>
                <w:sz w:val="20"/>
                <w:szCs w:val="20"/>
              </w:rPr>
              <w:t>3.1.12</w:t>
            </w:r>
          </w:p>
        </w:tc>
        <w:tc>
          <w:tcPr>
            <w:tcW w:w="5976" w:type="dxa"/>
            <w:vAlign w:val="center"/>
          </w:tcPr>
          <w:p w14:paraId="546D7557" w14:textId="77777777" w:rsidR="00283B2B" w:rsidRPr="00E94E57" w:rsidRDefault="00060988">
            <w:pPr>
              <w:spacing w:after="0"/>
              <w:jc w:val="left"/>
            </w:pPr>
            <w:r>
              <w:rPr>
                <w:rFonts w:cs="Times New Roman"/>
                <w:sz w:val="20"/>
                <w:szCs w:val="20"/>
              </w:rPr>
              <w:t>Kiểm soát cổng, ký xác nhận phiếu xuất Chất Thải (không làm phát sinh trách nhiệm của Bên A đối với Chất Thải)</w:t>
            </w:r>
          </w:p>
        </w:tc>
        <w:tc>
          <w:tcPr>
            <w:tcW w:w="1008" w:type="dxa"/>
            <w:vAlign w:val="center"/>
          </w:tcPr>
          <w:p w14:paraId="063B5CE1" w14:textId="77777777" w:rsidR="00283B2B" w:rsidRPr="00E94E57" w:rsidRDefault="00060988">
            <w:pPr>
              <w:spacing w:after="0"/>
              <w:jc w:val="center"/>
            </w:pPr>
            <w:r>
              <w:rPr>
                <w:rFonts w:cs="Times New Roman"/>
                <w:b/>
                <w:bCs/>
                <w:sz w:val="20"/>
                <w:szCs w:val="20"/>
              </w:rPr>
              <w:t>P</w:t>
            </w:r>
          </w:p>
        </w:tc>
        <w:tc>
          <w:tcPr>
            <w:tcW w:w="1152" w:type="dxa"/>
            <w:vAlign w:val="center"/>
          </w:tcPr>
          <w:p w14:paraId="2E66E826" w14:textId="77777777" w:rsidR="00283B2B" w:rsidRPr="00E94E57" w:rsidRDefault="00060988">
            <w:pPr>
              <w:spacing w:after="0"/>
              <w:jc w:val="center"/>
            </w:pPr>
            <w:r>
              <w:rPr>
                <w:rFonts w:cs="Times New Roman"/>
                <w:b/>
                <w:bCs/>
                <w:sz w:val="20"/>
                <w:szCs w:val="20"/>
              </w:rPr>
              <w:t>C</w:t>
            </w:r>
          </w:p>
        </w:tc>
      </w:tr>
      <w:tr w:rsidR="00283B2B" w:rsidRPr="00E94E57" w14:paraId="0EA23F66" w14:textId="77777777">
        <w:tc>
          <w:tcPr>
            <w:tcW w:w="936" w:type="dxa"/>
            <w:vAlign w:val="center"/>
          </w:tcPr>
          <w:p w14:paraId="30A99D59" w14:textId="77777777" w:rsidR="00283B2B" w:rsidRPr="00E94E57" w:rsidRDefault="00060988">
            <w:pPr>
              <w:spacing w:after="0"/>
              <w:jc w:val="center"/>
            </w:pPr>
            <w:r>
              <w:rPr>
                <w:rFonts w:cs="Times New Roman"/>
                <w:sz w:val="20"/>
                <w:szCs w:val="20"/>
              </w:rPr>
              <w:t>3.1.13</w:t>
            </w:r>
          </w:p>
        </w:tc>
        <w:tc>
          <w:tcPr>
            <w:tcW w:w="5976" w:type="dxa"/>
            <w:vAlign w:val="center"/>
          </w:tcPr>
          <w:p w14:paraId="7606357F" w14:textId="77777777" w:rsidR="00283B2B" w:rsidRPr="00E94E57" w:rsidRDefault="00060988">
            <w:pPr>
              <w:spacing w:after="0"/>
              <w:jc w:val="left"/>
            </w:pPr>
            <w:r>
              <w:rPr>
                <w:rFonts w:cs="Times New Roman"/>
                <w:sz w:val="20"/>
                <w:szCs w:val="20"/>
              </w:rPr>
              <w:t>Làm việc với cơ quan có thẩm quyền; khắc phục, nộp phạt, bồi thường, bồi hoàn mọi vi phạm về vận chuyển, đổ thải, xử lý Chất Thải</w:t>
            </w:r>
          </w:p>
        </w:tc>
        <w:tc>
          <w:tcPr>
            <w:tcW w:w="1008" w:type="dxa"/>
            <w:vAlign w:val="center"/>
          </w:tcPr>
          <w:p w14:paraId="673F44FE" w14:textId="77777777" w:rsidR="00283B2B" w:rsidRPr="00E94E57" w:rsidRDefault="00060988">
            <w:pPr>
              <w:spacing w:after="0"/>
              <w:jc w:val="center"/>
            </w:pPr>
            <w:r>
              <w:rPr>
                <w:rFonts w:cs="Times New Roman"/>
                <w:b/>
                <w:bCs/>
                <w:sz w:val="20"/>
                <w:szCs w:val="20"/>
              </w:rPr>
              <w:t>P</w:t>
            </w:r>
          </w:p>
        </w:tc>
        <w:tc>
          <w:tcPr>
            <w:tcW w:w="1152" w:type="dxa"/>
            <w:vAlign w:val="center"/>
          </w:tcPr>
          <w:p w14:paraId="0146A7DB" w14:textId="77777777" w:rsidR="00283B2B" w:rsidRPr="00E94E57" w:rsidRDefault="00283B2B">
            <w:pPr>
              <w:spacing w:after="0"/>
              <w:jc w:val="center"/>
            </w:pPr>
          </w:p>
        </w:tc>
      </w:tr>
      <w:tr w:rsidR="00283B2B" w:rsidRPr="00E94E57" w14:paraId="29C5F082" w14:textId="77777777">
        <w:tc>
          <w:tcPr>
            <w:tcW w:w="936" w:type="dxa"/>
            <w:shd w:val="clear" w:color="auto" w:fill="D9E2F3"/>
            <w:vAlign w:val="center"/>
          </w:tcPr>
          <w:p w14:paraId="0166E06F" w14:textId="77777777" w:rsidR="00283B2B" w:rsidRPr="00E94E57" w:rsidRDefault="00060988">
            <w:pPr>
              <w:spacing w:after="0"/>
              <w:jc w:val="center"/>
            </w:pPr>
            <w:r>
              <w:rPr>
                <w:rFonts w:cs="Times New Roman"/>
                <w:b/>
                <w:bCs/>
                <w:sz w:val="20"/>
                <w:szCs w:val="20"/>
              </w:rPr>
              <w:t>4</w:t>
            </w:r>
          </w:p>
        </w:tc>
        <w:tc>
          <w:tcPr>
            <w:tcW w:w="5976" w:type="dxa"/>
            <w:shd w:val="clear" w:color="auto" w:fill="D9E2F3"/>
            <w:vAlign w:val="center"/>
          </w:tcPr>
          <w:p w14:paraId="62BCC007" w14:textId="77777777" w:rsidR="00283B2B" w:rsidRPr="00E94E57" w:rsidRDefault="00060988">
            <w:pPr>
              <w:spacing w:after="0"/>
              <w:jc w:val="left"/>
            </w:pPr>
            <w:r>
              <w:rPr>
                <w:rFonts w:cs="Times New Roman"/>
                <w:b/>
                <w:bCs/>
                <w:sz w:val="20"/>
                <w:szCs w:val="20"/>
              </w:rPr>
              <w:t>Các công tác phụ trợ</w:t>
            </w:r>
          </w:p>
        </w:tc>
        <w:tc>
          <w:tcPr>
            <w:tcW w:w="1008" w:type="dxa"/>
            <w:shd w:val="clear" w:color="auto" w:fill="D9E2F3"/>
            <w:vAlign w:val="center"/>
          </w:tcPr>
          <w:p w14:paraId="7E1FA97D" w14:textId="77777777" w:rsidR="00283B2B" w:rsidRPr="00E94E57" w:rsidRDefault="00283B2B">
            <w:pPr>
              <w:spacing w:after="0"/>
              <w:jc w:val="center"/>
            </w:pPr>
          </w:p>
        </w:tc>
        <w:tc>
          <w:tcPr>
            <w:tcW w:w="1152" w:type="dxa"/>
            <w:shd w:val="clear" w:color="auto" w:fill="D9E2F3"/>
            <w:vAlign w:val="center"/>
          </w:tcPr>
          <w:p w14:paraId="1FB62569" w14:textId="77777777" w:rsidR="00283B2B" w:rsidRPr="00E94E57" w:rsidRDefault="00283B2B">
            <w:pPr>
              <w:spacing w:after="0"/>
              <w:jc w:val="center"/>
            </w:pPr>
          </w:p>
        </w:tc>
      </w:tr>
      <w:tr w:rsidR="00283B2B" w:rsidRPr="00E94E57" w14:paraId="5A43145E" w14:textId="77777777">
        <w:tc>
          <w:tcPr>
            <w:tcW w:w="936" w:type="dxa"/>
            <w:vAlign w:val="center"/>
          </w:tcPr>
          <w:p w14:paraId="29A86A05" w14:textId="77777777" w:rsidR="00283B2B" w:rsidRPr="00E94E57" w:rsidRDefault="00060988">
            <w:pPr>
              <w:spacing w:after="0"/>
              <w:jc w:val="center"/>
            </w:pPr>
            <w:r>
              <w:rPr>
                <w:rFonts w:cs="Times New Roman"/>
                <w:sz w:val="20"/>
                <w:szCs w:val="20"/>
              </w:rPr>
              <w:t>4.1</w:t>
            </w:r>
          </w:p>
        </w:tc>
        <w:tc>
          <w:tcPr>
            <w:tcW w:w="5976" w:type="dxa"/>
            <w:vAlign w:val="center"/>
          </w:tcPr>
          <w:p w14:paraId="3CF7FD89" w14:textId="77777777" w:rsidR="00283B2B" w:rsidRPr="00E94E57" w:rsidRDefault="00060988">
            <w:pPr>
              <w:spacing w:after="0"/>
              <w:jc w:val="left"/>
            </w:pPr>
            <w:r>
              <w:rPr>
                <w:rFonts w:cs="Times New Roman"/>
                <w:sz w:val="20"/>
                <w:szCs w:val="20"/>
              </w:rPr>
              <w:t>Dọn dẹp mặt bằng trước khi thi công</w:t>
            </w:r>
          </w:p>
        </w:tc>
        <w:tc>
          <w:tcPr>
            <w:tcW w:w="1008" w:type="dxa"/>
            <w:vAlign w:val="center"/>
          </w:tcPr>
          <w:p w14:paraId="10C641B2" w14:textId="77777777" w:rsidR="00283B2B" w:rsidRPr="00E94E57" w:rsidRDefault="00060988">
            <w:pPr>
              <w:spacing w:after="0"/>
              <w:jc w:val="center"/>
            </w:pPr>
            <w:r>
              <w:rPr>
                <w:rFonts w:cs="Times New Roman"/>
                <w:b/>
                <w:bCs/>
                <w:sz w:val="20"/>
                <w:szCs w:val="20"/>
              </w:rPr>
              <w:t>P</w:t>
            </w:r>
          </w:p>
        </w:tc>
        <w:tc>
          <w:tcPr>
            <w:tcW w:w="1152" w:type="dxa"/>
            <w:vAlign w:val="center"/>
          </w:tcPr>
          <w:p w14:paraId="20D303BC" w14:textId="77777777" w:rsidR="00283B2B" w:rsidRPr="00E94E57" w:rsidRDefault="00283B2B">
            <w:pPr>
              <w:spacing w:after="0"/>
              <w:jc w:val="center"/>
            </w:pPr>
          </w:p>
        </w:tc>
      </w:tr>
      <w:tr w:rsidR="00283B2B" w:rsidRPr="00E94E57" w14:paraId="50F10E5A" w14:textId="77777777">
        <w:tc>
          <w:tcPr>
            <w:tcW w:w="936" w:type="dxa"/>
            <w:vAlign w:val="center"/>
          </w:tcPr>
          <w:p w14:paraId="5A714884" w14:textId="77777777" w:rsidR="00283B2B" w:rsidRPr="00E94E57" w:rsidRDefault="00060988">
            <w:pPr>
              <w:spacing w:after="0"/>
              <w:jc w:val="center"/>
            </w:pPr>
            <w:r>
              <w:rPr>
                <w:rFonts w:cs="Times New Roman"/>
                <w:sz w:val="20"/>
                <w:szCs w:val="20"/>
              </w:rPr>
              <w:t>4.2</w:t>
            </w:r>
          </w:p>
        </w:tc>
        <w:tc>
          <w:tcPr>
            <w:tcW w:w="5976" w:type="dxa"/>
            <w:vAlign w:val="center"/>
          </w:tcPr>
          <w:p w14:paraId="46F7DF26" w14:textId="77777777" w:rsidR="00283B2B" w:rsidRPr="00E94E57" w:rsidRDefault="00060988">
            <w:pPr>
              <w:spacing w:after="0"/>
              <w:jc w:val="left"/>
            </w:pPr>
            <w:r>
              <w:rPr>
                <w:rFonts w:cs="Times New Roman"/>
                <w:sz w:val="20"/>
                <w:szCs w:val="20"/>
              </w:rPr>
              <w:t>Văn phòng công trường, trang thiết bị và chi phí vận hành</w:t>
            </w:r>
          </w:p>
        </w:tc>
        <w:tc>
          <w:tcPr>
            <w:tcW w:w="1008" w:type="dxa"/>
            <w:vAlign w:val="center"/>
          </w:tcPr>
          <w:p w14:paraId="2E387D90" w14:textId="77777777" w:rsidR="00283B2B" w:rsidRPr="00E94E57" w:rsidRDefault="00060988">
            <w:pPr>
              <w:spacing w:after="0"/>
              <w:jc w:val="center"/>
            </w:pPr>
            <w:r>
              <w:rPr>
                <w:rFonts w:cs="Times New Roman"/>
                <w:b/>
                <w:bCs/>
                <w:sz w:val="20"/>
                <w:szCs w:val="20"/>
              </w:rPr>
              <w:t>P</w:t>
            </w:r>
          </w:p>
        </w:tc>
        <w:tc>
          <w:tcPr>
            <w:tcW w:w="1152" w:type="dxa"/>
            <w:vAlign w:val="center"/>
          </w:tcPr>
          <w:p w14:paraId="4835BF19" w14:textId="77777777" w:rsidR="00283B2B" w:rsidRPr="00E94E57" w:rsidRDefault="00283B2B">
            <w:pPr>
              <w:spacing w:after="0"/>
              <w:jc w:val="center"/>
            </w:pPr>
          </w:p>
        </w:tc>
      </w:tr>
      <w:tr w:rsidR="00283B2B" w:rsidRPr="00E94E57" w14:paraId="7E22C978" w14:textId="77777777">
        <w:tc>
          <w:tcPr>
            <w:tcW w:w="936" w:type="dxa"/>
            <w:vAlign w:val="center"/>
          </w:tcPr>
          <w:p w14:paraId="4AC07E97" w14:textId="77777777" w:rsidR="00283B2B" w:rsidRPr="00E94E57" w:rsidRDefault="00060988">
            <w:pPr>
              <w:spacing w:after="0"/>
              <w:jc w:val="center"/>
            </w:pPr>
            <w:r>
              <w:rPr>
                <w:rFonts w:cs="Times New Roman"/>
                <w:sz w:val="20"/>
                <w:szCs w:val="20"/>
              </w:rPr>
              <w:t>4.3</w:t>
            </w:r>
          </w:p>
        </w:tc>
        <w:tc>
          <w:tcPr>
            <w:tcW w:w="5976" w:type="dxa"/>
            <w:vAlign w:val="center"/>
          </w:tcPr>
          <w:p w14:paraId="55C55646" w14:textId="77777777" w:rsidR="00283B2B" w:rsidRPr="00E94E57" w:rsidRDefault="00060988">
            <w:pPr>
              <w:spacing w:after="0"/>
              <w:jc w:val="left"/>
            </w:pPr>
            <w:r>
              <w:rPr>
                <w:rFonts w:cs="Times New Roman"/>
                <w:sz w:val="20"/>
                <w:szCs w:val="20"/>
              </w:rPr>
              <w:t>Nhà ở, ăn uống, đi lại cho công nhân (kể cả nhà ở ngoài hiện trường), chi phí vận hành (Lán trại CN ngoài phạm vi công trường)</w:t>
            </w:r>
          </w:p>
        </w:tc>
        <w:tc>
          <w:tcPr>
            <w:tcW w:w="1008" w:type="dxa"/>
            <w:vAlign w:val="center"/>
          </w:tcPr>
          <w:p w14:paraId="0E8B9918" w14:textId="77777777" w:rsidR="00283B2B" w:rsidRPr="00E94E57" w:rsidRDefault="00060988">
            <w:pPr>
              <w:spacing w:after="0"/>
              <w:jc w:val="center"/>
            </w:pPr>
            <w:r>
              <w:rPr>
                <w:rFonts w:cs="Times New Roman"/>
                <w:b/>
                <w:bCs/>
                <w:sz w:val="20"/>
                <w:szCs w:val="20"/>
              </w:rPr>
              <w:t>P</w:t>
            </w:r>
          </w:p>
        </w:tc>
        <w:tc>
          <w:tcPr>
            <w:tcW w:w="1152" w:type="dxa"/>
            <w:vAlign w:val="center"/>
          </w:tcPr>
          <w:p w14:paraId="1C7CE325" w14:textId="77777777" w:rsidR="00283B2B" w:rsidRPr="00E94E57" w:rsidRDefault="00283B2B">
            <w:pPr>
              <w:spacing w:after="0"/>
              <w:jc w:val="center"/>
            </w:pPr>
          </w:p>
        </w:tc>
      </w:tr>
      <w:tr w:rsidR="00283B2B" w:rsidRPr="00E94E57" w14:paraId="455F7A59" w14:textId="77777777">
        <w:tc>
          <w:tcPr>
            <w:tcW w:w="936" w:type="dxa"/>
            <w:vAlign w:val="center"/>
          </w:tcPr>
          <w:p w14:paraId="1798084B" w14:textId="77777777" w:rsidR="00283B2B" w:rsidRPr="00E94E57" w:rsidRDefault="00060988">
            <w:pPr>
              <w:spacing w:after="0"/>
              <w:jc w:val="center"/>
            </w:pPr>
            <w:r>
              <w:rPr>
                <w:rFonts w:cs="Times New Roman"/>
                <w:sz w:val="20"/>
                <w:szCs w:val="20"/>
              </w:rPr>
              <w:t>4.4</w:t>
            </w:r>
          </w:p>
        </w:tc>
        <w:tc>
          <w:tcPr>
            <w:tcW w:w="5976" w:type="dxa"/>
            <w:vAlign w:val="center"/>
          </w:tcPr>
          <w:p w14:paraId="3E82D6ED" w14:textId="77777777" w:rsidR="00283B2B" w:rsidRPr="00E94E57" w:rsidRDefault="00060988">
            <w:pPr>
              <w:spacing w:after="0"/>
              <w:jc w:val="left"/>
            </w:pPr>
            <w:r>
              <w:rPr>
                <w:rFonts w:cs="Times New Roman"/>
                <w:sz w:val="20"/>
                <w:szCs w:val="20"/>
              </w:rPr>
              <w:t>Nhà nghỉ cho công nhân, bãi gửi xe…vv</w:t>
            </w:r>
          </w:p>
        </w:tc>
        <w:tc>
          <w:tcPr>
            <w:tcW w:w="1008" w:type="dxa"/>
            <w:vAlign w:val="center"/>
          </w:tcPr>
          <w:p w14:paraId="3C7C05FC" w14:textId="77777777" w:rsidR="00283B2B" w:rsidRPr="00E94E57" w:rsidRDefault="00060988">
            <w:pPr>
              <w:spacing w:after="0"/>
              <w:jc w:val="center"/>
            </w:pPr>
            <w:r>
              <w:rPr>
                <w:rFonts w:cs="Times New Roman"/>
                <w:b/>
                <w:bCs/>
                <w:sz w:val="20"/>
                <w:szCs w:val="20"/>
              </w:rPr>
              <w:t>P</w:t>
            </w:r>
          </w:p>
        </w:tc>
        <w:tc>
          <w:tcPr>
            <w:tcW w:w="1152" w:type="dxa"/>
            <w:vAlign w:val="center"/>
          </w:tcPr>
          <w:p w14:paraId="7CFE5DC0" w14:textId="77777777" w:rsidR="00283B2B" w:rsidRPr="00E94E57" w:rsidRDefault="00283B2B">
            <w:pPr>
              <w:spacing w:after="0"/>
              <w:jc w:val="center"/>
            </w:pPr>
          </w:p>
        </w:tc>
      </w:tr>
      <w:tr w:rsidR="00283B2B" w:rsidRPr="00E94E57" w14:paraId="78597167" w14:textId="77777777">
        <w:tc>
          <w:tcPr>
            <w:tcW w:w="936" w:type="dxa"/>
            <w:vAlign w:val="center"/>
          </w:tcPr>
          <w:p w14:paraId="7AE57BE0" w14:textId="77777777" w:rsidR="00283B2B" w:rsidRPr="00E94E57" w:rsidRDefault="00060988">
            <w:pPr>
              <w:spacing w:after="0"/>
              <w:jc w:val="center"/>
            </w:pPr>
            <w:r>
              <w:rPr>
                <w:rFonts w:cs="Times New Roman"/>
                <w:sz w:val="20"/>
                <w:szCs w:val="20"/>
              </w:rPr>
              <w:t>4.5</w:t>
            </w:r>
          </w:p>
        </w:tc>
        <w:tc>
          <w:tcPr>
            <w:tcW w:w="5976" w:type="dxa"/>
            <w:vAlign w:val="center"/>
          </w:tcPr>
          <w:p w14:paraId="50CE2E85" w14:textId="77777777" w:rsidR="00283B2B" w:rsidRPr="00E94E57" w:rsidRDefault="00060988">
            <w:pPr>
              <w:spacing w:after="0"/>
              <w:jc w:val="left"/>
            </w:pPr>
            <w:r>
              <w:rPr>
                <w:rFonts w:cs="Times New Roman"/>
                <w:sz w:val="20"/>
                <w:szCs w:val="20"/>
              </w:rPr>
              <w:t>Nguồn điện: Cung cấp 250A đến ngày 27/10/2026, dự kiến sau đó nâng thành 500A</w:t>
            </w:r>
          </w:p>
        </w:tc>
        <w:tc>
          <w:tcPr>
            <w:tcW w:w="1008" w:type="dxa"/>
            <w:vAlign w:val="center"/>
          </w:tcPr>
          <w:p w14:paraId="10DB7EC2" w14:textId="77777777" w:rsidR="00283B2B" w:rsidRPr="00E94E57" w:rsidRDefault="00283B2B">
            <w:pPr>
              <w:spacing w:after="0"/>
              <w:jc w:val="center"/>
            </w:pPr>
          </w:p>
        </w:tc>
        <w:tc>
          <w:tcPr>
            <w:tcW w:w="1152" w:type="dxa"/>
            <w:vAlign w:val="center"/>
          </w:tcPr>
          <w:p w14:paraId="4F9A952B" w14:textId="77777777" w:rsidR="00283B2B" w:rsidRPr="00E94E57" w:rsidRDefault="00060988">
            <w:pPr>
              <w:spacing w:after="0"/>
              <w:jc w:val="center"/>
            </w:pPr>
            <w:r>
              <w:rPr>
                <w:rFonts w:cs="Times New Roman"/>
                <w:b/>
                <w:bCs/>
                <w:sz w:val="20"/>
                <w:szCs w:val="20"/>
              </w:rPr>
              <w:t>P</w:t>
            </w:r>
          </w:p>
        </w:tc>
      </w:tr>
      <w:tr w:rsidR="00283B2B" w:rsidRPr="00E94E57" w14:paraId="4C5D5189" w14:textId="77777777">
        <w:tc>
          <w:tcPr>
            <w:tcW w:w="936" w:type="dxa"/>
            <w:vAlign w:val="center"/>
          </w:tcPr>
          <w:p w14:paraId="1A607402" w14:textId="77777777" w:rsidR="00283B2B" w:rsidRPr="00E94E57" w:rsidRDefault="00060988">
            <w:pPr>
              <w:spacing w:after="0"/>
              <w:jc w:val="center"/>
            </w:pPr>
            <w:r>
              <w:rPr>
                <w:rFonts w:cs="Times New Roman"/>
                <w:sz w:val="20"/>
                <w:szCs w:val="20"/>
              </w:rPr>
              <w:t>4.6</w:t>
            </w:r>
          </w:p>
        </w:tc>
        <w:tc>
          <w:tcPr>
            <w:tcW w:w="5976" w:type="dxa"/>
            <w:vAlign w:val="center"/>
          </w:tcPr>
          <w:p w14:paraId="014F204F" w14:textId="77777777" w:rsidR="00283B2B" w:rsidRPr="00E94E57" w:rsidRDefault="00060988">
            <w:pPr>
              <w:spacing w:after="0"/>
              <w:jc w:val="left"/>
            </w:pPr>
            <w:r>
              <w:rPr>
                <w:rFonts w:cs="Times New Roman"/>
                <w:sz w:val="20"/>
                <w:szCs w:val="20"/>
              </w:rPr>
              <w:t>Nguồn nước: Điểm đấu nối nước tạm từ bên ngoài đến phạm vi hàng rào Dự án.</w:t>
            </w:r>
          </w:p>
        </w:tc>
        <w:tc>
          <w:tcPr>
            <w:tcW w:w="1008" w:type="dxa"/>
            <w:vAlign w:val="center"/>
          </w:tcPr>
          <w:p w14:paraId="53973749" w14:textId="77777777" w:rsidR="00283B2B" w:rsidRPr="00E94E57" w:rsidRDefault="00283B2B">
            <w:pPr>
              <w:spacing w:after="0"/>
              <w:jc w:val="center"/>
            </w:pPr>
          </w:p>
        </w:tc>
        <w:tc>
          <w:tcPr>
            <w:tcW w:w="1152" w:type="dxa"/>
            <w:vAlign w:val="center"/>
          </w:tcPr>
          <w:p w14:paraId="6B30DB63" w14:textId="77777777" w:rsidR="00283B2B" w:rsidRPr="00E94E57" w:rsidRDefault="00060988">
            <w:pPr>
              <w:spacing w:after="0"/>
              <w:jc w:val="center"/>
            </w:pPr>
            <w:r>
              <w:rPr>
                <w:rFonts w:cs="Times New Roman"/>
                <w:b/>
                <w:bCs/>
                <w:sz w:val="20"/>
                <w:szCs w:val="20"/>
              </w:rPr>
              <w:t>P</w:t>
            </w:r>
          </w:p>
        </w:tc>
      </w:tr>
      <w:tr w:rsidR="00283B2B" w:rsidRPr="00E94E57" w14:paraId="42508FB2" w14:textId="77777777">
        <w:tc>
          <w:tcPr>
            <w:tcW w:w="936" w:type="dxa"/>
            <w:vAlign w:val="center"/>
          </w:tcPr>
          <w:p w14:paraId="330DD641" w14:textId="77777777" w:rsidR="00283B2B" w:rsidRPr="00E94E57" w:rsidRDefault="00060988">
            <w:pPr>
              <w:spacing w:after="0"/>
              <w:jc w:val="center"/>
            </w:pPr>
            <w:r>
              <w:rPr>
                <w:rFonts w:cs="Times New Roman"/>
                <w:sz w:val="20"/>
                <w:szCs w:val="20"/>
              </w:rPr>
              <w:t>4.7</w:t>
            </w:r>
          </w:p>
        </w:tc>
        <w:tc>
          <w:tcPr>
            <w:tcW w:w="5976" w:type="dxa"/>
            <w:vAlign w:val="center"/>
          </w:tcPr>
          <w:p w14:paraId="34E13B27" w14:textId="77777777" w:rsidR="00283B2B" w:rsidRPr="00E94E57" w:rsidRDefault="00060988">
            <w:pPr>
              <w:spacing w:after="0"/>
              <w:jc w:val="left"/>
            </w:pPr>
            <w:r>
              <w:rPr>
                <w:rFonts w:cs="Times New Roman"/>
                <w:sz w:val="20"/>
                <w:szCs w:val="20"/>
              </w:rPr>
              <w:t>Hệ thống điện tạm, điện chiếu sáng, thi công (vật liệu, nhân công, dụng cụ) trong khu vực thi công của Bên B, và chiếu sáng đèn pha tại hàng rào (chiếu sáng ngoài)</w:t>
            </w:r>
          </w:p>
        </w:tc>
        <w:tc>
          <w:tcPr>
            <w:tcW w:w="1008" w:type="dxa"/>
            <w:vAlign w:val="center"/>
          </w:tcPr>
          <w:p w14:paraId="3FA72235" w14:textId="77777777" w:rsidR="00283B2B" w:rsidRPr="00E94E57" w:rsidRDefault="00060988">
            <w:pPr>
              <w:spacing w:after="0"/>
              <w:jc w:val="center"/>
            </w:pPr>
            <w:r>
              <w:rPr>
                <w:rFonts w:cs="Times New Roman"/>
                <w:b/>
                <w:bCs/>
                <w:sz w:val="20"/>
                <w:szCs w:val="20"/>
              </w:rPr>
              <w:t>P</w:t>
            </w:r>
          </w:p>
        </w:tc>
        <w:tc>
          <w:tcPr>
            <w:tcW w:w="1152" w:type="dxa"/>
            <w:vAlign w:val="center"/>
          </w:tcPr>
          <w:p w14:paraId="09D81955" w14:textId="77777777" w:rsidR="00283B2B" w:rsidRPr="00E94E57" w:rsidRDefault="00283B2B">
            <w:pPr>
              <w:spacing w:after="0"/>
              <w:jc w:val="center"/>
            </w:pPr>
          </w:p>
        </w:tc>
      </w:tr>
      <w:tr w:rsidR="00283B2B" w:rsidRPr="00E94E57" w14:paraId="29D04F6B" w14:textId="77777777">
        <w:tc>
          <w:tcPr>
            <w:tcW w:w="936" w:type="dxa"/>
            <w:vAlign w:val="center"/>
          </w:tcPr>
          <w:p w14:paraId="27A573E3" w14:textId="77777777" w:rsidR="00283B2B" w:rsidRPr="00E94E57" w:rsidRDefault="00060988">
            <w:pPr>
              <w:spacing w:after="0"/>
              <w:jc w:val="center"/>
            </w:pPr>
            <w:r>
              <w:rPr>
                <w:rFonts w:cs="Times New Roman"/>
                <w:sz w:val="20"/>
                <w:szCs w:val="20"/>
              </w:rPr>
              <w:t>4.8</w:t>
            </w:r>
          </w:p>
        </w:tc>
        <w:tc>
          <w:tcPr>
            <w:tcW w:w="5976" w:type="dxa"/>
            <w:vAlign w:val="center"/>
          </w:tcPr>
          <w:p w14:paraId="115B853D" w14:textId="77777777" w:rsidR="00283B2B" w:rsidRPr="00E94E57" w:rsidRDefault="00060988">
            <w:pPr>
              <w:spacing w:after="0"/>
              <w:jc w:val="left"/>
            </w:pPr>
            <w:r>
              <w:rPr>
                <w:rFonts w:cs="Times New Roman"/>
                <w:sz w:val="20"/>
                <w:szCs w:val="20"/>
              </w:rPr>
              <w:t>Máy phát điện và chi phí vận hành (nếu cần thiết)</w:t>
            </w:r>
          </w:p>
        </w:tc>
        <w:tc>
          <w:tcPr>
            <w:tcW w:w="1008" w:type="dxa"/>
            <w:vAlign w:val="center"/>
          </w:tcPr>
          <w:p w14:paraId="7F132A5B" w14:textId="77777777" w:rsidR="00283B2B" w:rsidRPr="00E94E57" w:rsidRDefault="00060988">
            <w:pPr>
              <w:spacing w:after="0"/>
              <w:jc w:val="center"/>
            </w:pPr>
            <w:r>
              <w:rPr>
                <w:rFonts w:cs="Times New Roman"/>
                <w:b/>
                <w:bCs/>
                <w:sz w:val="20"/>
                <w:szCs w:val="20"/>
              </w:rPr>
              <w:t>P</w:t>
            </w:r>
          </w:p>
        </w:tc>
        <w:tc>
          <w:tcPr>
            <w:tcW w:w="1152" w:type="dxa"/>
            <w:vAlign w:val="center"/>
          </w:tcPr>
          <w:p w14:paraId="1D4CE3EA" w14:textId="77777777" w:rsidR="00283B2B" w:rsidRPr="00E94E57" w:rsidRDefault="00283B2B">
            <w:pPr>
              <w:spacing w:after="0"/>
              <w:jc w:val="center"/>
            </w:pPr>
          </w:p>
        </w:tc>
      </w:tr>
      <w:tr w:rsidR="00283B2B" w:rsidRPr="00E94E57" w14:paraId="235B9BEB" w14:textId="77777777">
        <w:tc>
          <w:tcPr>
            <w:tcW w:w="936" w:type="dxa"/>
            <w:vAlign w:val="center"/>
          </w:tcPr>
          <w:p w14:paraId="37837352" w14:textId="77777777" w:rsidR="00283B2B" w:rsidRPr="00E94E57" w:rsidRDefault="00060988">
            <w:pPr>
              <w:spacing w:after="0"/>
              <w:jc w:val="center"/>
            </w:pPr>
            <w:r>
              <w:rPr>
                <w:rFonts w:cs="Times New Roman"/>
                <w:sz w:val="20"/>
                <w:szCs w:val="20"/>
              </w:rPr>
              <w:t>4.9</w:t>
            </w:r>
          </w:p>
        </w:tc>
        <w:tc>
          <w:tcPr>
            <w:tcW w:w="5976" w:type="dxa"/>
            <w:vAlign w:val="center"/>
          </w:tcPr>
          <w:p w14:paraId="48EBD426" w14:textId="77777777" w:rsidR="00283B2B" w:rsidRPr="00E94E57" w:rsidRDefault="00060988">
            <w:pPr>
              <w:spacing w:after="0"/>
              <w:jc w:val="left"/>
            </w:pPr>
            <w:r>
              <w:rPr>
                <w:rFonts w:cs="Times New Roman"/>
                <w:sz w:val="20"/>
                <w:szCs w:val="20"/>
              </w:rPr>
              <w:t>Hệ thống nước tạm phục vụ thi công (vật liệu, nhân công, dụng cụ) trong phạm vi thi công của Bên B</w:t>
            </w:r>
          </w:p>
        </w:tc>
        <w:tc>
          <w:tcPr>
            <w:tcW w:w="1008" w:type="dxa"/>
            <w:vAlign w:val="center"/>
          </w:tcPr>
          <w:p w14:paraId="1A369AF6" w14:textId="77777777" w:rsidR="00283B2B" w:rsidRPr="00E94E57" w:rsidRDefault="00060988">
            <w:pPr>
              <w:spacing w:after="0"/>
              <w:jc w:val="center"/>
            </w:pPr>
            <w:r>
              <w:rPr>
                <w:rFonts w:cs="Times New Roman"/>
                <w:b/>
                <w:bCs/>
                <w:sz w:val="20"/>
                <w:szCs w:val="20"/>
              </w:rPr>
              <w:t>P</w:t>
            </w:r>
          </w:p>
        </w:tc>
        <w:tc>
          <w:tcPr>
            <w:tcW w:w="1152" w:type="dxa"/>
            <w:vAlign w:val="center"/>
          </w:tcPr>
          <w:p w14:paraId="3BE38B16" w14:textId="77777777" w:rsidR="00283B2B" w:rsidRPr="00E94E57" w:rsidRDefault="00283B2B">
            <w:pPr>
              <w:spacing w:after="0"/>
              <w:jc w:val="center"/>
            </w:pPr>
          </w:p>
        </w:tc>
      </w:tr>
      <w:tr w:rsidR="00283B2B" w:rsidRPr="00E94E57" w14:paraId="5C7CE054" w14:textId="77777777">
        <w:tc>
          <w:tcPr>
            <w:tcW w:w="936" w:type="dxa"/>
            <w:vAlign w:val="center"/>
          </w:tcPr>
          <w:p w14:paraId="0C794072" w14:textId="77777777" w:rsidR="00283B2B" w:rsidRPr="00E94E57" w:rsidRDefault="00060988">
            <w:pPr>
              <w:spacing w:after="0"/>
              <w:jc w:val="center"/>
            </w:pPr>
            <w:r>
              <w:rPr>
                <w:rFonts w:cs="Times New Roman"/>
                <w:sz w:val="20"/>
                <w:szCs w:val="20"/>
              </w:rPr>
              <w:t>4.10</w:t>
            </w:r>
          </w:p>
          <w:p>
            <w:pPr>
              <w:spacing w:after="0"/>
              <w:jc w:val="center"/>
              <w:rPr>
                <w:del w:id="30207" w:author="So sánh: bản anh Q → bản chốt ký" w:date="2026-10-11T00:00:00Z"/>
              </w:rPr>
            </w:pPr>
            <w:del w:id="30208" w:author="So sánh: bản anh Q → bản chốt ký" w:date="2026-10-11T00:00:00Z">
              <w:r>
                <w:rPr>
                  <w:rFonts w:cs="Times New Roman"/>
                  <w:sz w:val="20"/>
                  <w:szCs w:val="20"/>
                </w:rPr>
                <w:delText xml:space="preserve">Biện pháp phụ trợ (thoát nước hố đào, che chắn, đường tạm cho xe trộn/xe tải/xe bê tông...) theo khoản 8.5</w:delText>
              </w:r>
            </w:del>
          </w:p>
        </w:tc>
        <w:tc>
          <w:tcPr>
            <w:tcW w:w="5976" w:type="dxa"/>
            <w:vAlign w:val="center"/>
          </w:tcPr>
          <w:p w14:paraId="22AA0020" w14:textId="2587A4CD" w:rsidR="00283B2B" w:rsidRPr="00E94E57" w:rsidRDefault="00060988">
            <w:pPr>
              <w:spacing w:after="0"/>
              <w:jc w:val="left"/>
              <w:rPr>
                <w:ins w:id="30210" w:author="So sánh: bản anh Q → bản chốt ký" w:date="2026-10-11T00:00:00Z"/>
              </w:rPr>
            </w:pPr>
            <w:ins w:id="30209" w:author="So sánh: bản anh Q → bản chốt ký" w:date="2026-10-11T00:00:00Z">
              <w:r>
                <w:rPr>
                  <w:rFonts w:cs="Times New Roman"/>
                  <w:sz w:val="20"/>
                  <w:szCs w:val="20"/>
                </w:rPr>
                <w:t>Biện pháp phụ trợ (che chắn, biện pháp tiếp cận, di chuyển của thiết bị, phương tiện Bên B) theo khoản 8.5</w:t>
              </w:r>
            </w:ins>
          </w:p>
        </w:tc>
        <w:tc>
          <w:tcPr>
            <w:tcW w:w="1008" w:type="dxa"/>
            <w:vAlign w:val="center"/>
          </w:tcPr>
          <w:p w14:paraId="6ED393A1" w14:textId="77777777" w:rsidR="00283B2B" w:rsidRPr="00E94E57" w:rsidRDefault="00060988">
            <w:pPr>
              <w:spacing w:after="0"/>
              <w:jc w:val="center"/>
            </w:pPr>
            <w:r>
              <w:rPr>
                <w:rFonts w:cs="Times New Roman"/>
                <w:b/>
                <w:bCs/>
                <w:sz w:val="20"/>
                <w:szCs w:val="20"/>
              </w:rPr>
              <w:t>P</w:t>
            </w:r>
          </w:p>
        </w:tc>
        <w:tc>
          <w:tcPr>
            <w:tcW w:w="1152" w:type="dxa"/>
            <w:vAlign w:val="center"/>
          </w:tcPr>
          <w:p w14:paraId="45D376AF" w14:textId="77777777" w:rsidR="00283B2B" w:rsidRPr="00E94E57" w:rsidRDefault="00060988">
            <w:pPr>
              <w:spacing w:after="0"/>
              <w:jc w:val="center"/>
            </w:pPr>
            <w:r>
              <w:rPr>
                <w:rFonts w:cs="Times New Roman"/>
                <w:b/>
                <w:bCs/>
                <w:sz w:val="20"/>
                <w:szCs w:val="20"/>
              </w:rPr>
              <w:t>C</w:t>
            </w:r>
          </w:p>
        </w:tc>
      </w:tr>
      <w:tr w:rsidR="00283B2B" w:rsidRPr="00E94E57" w14:paraId="4349B578" w14:textId="77777777">
        <w:tc>
          <w:tcPr>
            <w:tcW w:w="936" w:type="dxa"/>
            <w:vAlign w:val="center"/>
          </w:tcPr>
          <w:p w14:paraId="3DB6DEAB" w14:textId="77777777" w:rsidR="00283B2B" w:rsidRPr="00E94E57" w:rsidRDefault="00060988">
            <w:pPr>
              <w:spacing w:after="0"/>
              <w:jc w:val="center"/>
            </w:pPr>
            <w:r>
              <w:rPr>
                <w:rFonts w:cs="Times New Roman"/>
                <w:sz w:val="20"/>
                <w:szCs w:val="20"/>
              </w:rPr>
              <w:t>4.11</w:t>
            </w:r>
          </w:p>
        </w:tc>
        <w:tc>
          <w:tcPr>
            <w:tcW w:w="5976" w:type="dxa"/>
            <w:vAlign w:val="center"/>
          </w:tcPr>
          <w:p w14:paraId="2B890C08" w14:textId="77777777" w:rsidR="00283B2B" w:rsidRPr="00E94E57" w:rsidRDefault="00060988">
            <w:pPr>
              <w:spacing w:after="0"/>
              <w:jc w:val="left"/>
            </w:pPr>
            <w:r>
              <w:rPr>
                <w:rFonts w:cs="Times New Roman"/>
                <w:sz w:val="20"/>
                <w:szCs w:val="20"/>
              </w:rPr>
              <w:t>Cầu rửa xe và các thiết bị cần thiết để đảm bảo công tác này (Bên A sẽ cung cấp cầu rửa xe và nhân công thực hiện rửa xe trước trong phạm vi công trường và Bên B chịu khấu trừ chi phí theo quy đinh trong hợp đồng); Bên B chịu trách nhiệm cuối cùng về vệ sinh, che phủ phương tiện khi ra khỏi cổng</w:t>
            </w:r>
          </w:p>
        </w:tc>
        <w:tc>
          <w:tcPr>
            <w:tcW w:w="1008" w:type="dxa"/>
            <w:vAlign w:val="center"/>
          </w:tcPr>
          <w:p w14:paraId="439F5471" w14:textId="77777777" w:rsidR="00283B2B" w:rsidRPr="00E94E57" w:rsidRDefault="00060988">
            <w:pPr>
              <w:spacing w:after="0"/>
              <w:jc w:val="center"/>
            </w:pPr>
            <w:r>
              <w:rPr>
                <w:rFonts w:cs="Times New Roman"/>
                <w:b/>
                <w:bCs/>
                <w:sz w:val="20"/>
                <w:szCs w:val="20"/>
              </w:rPr>
              <w:t>P</w:t>
            </w:r>
          </w:p>
        </w:tc>
        <w:tc>
          <w:tcPr>
            <w:tcW w:w="1152" w:type="dxa"/>
            <w:vAlign w:val="center"/>
          </w:tcPr>
          <w:p w14:paraId="52773C1B" w14:textId="77777777" w:rsidR="00283B2B" w:rsidRPr="00E94E57" w:rsidRDefault="00060988">
            <w:pPr>
              <w:spacing w:after="0"/>
              <w:jc w:val="center"/>
            </w:pPr>
            <w:r>
              <w:rPr>
                <w:rFonts w:cs="Times New Roman"/>
                <w:b/>
                <w:bCs/>
                <w:sz w:val="20"/>
                <w:szCs w:val="20"/>
              </w:rPr>
              <w:t>P</w:t>
            </w:r>
          </w:p>
        </w:tc>
      </w:tr>
      <w:tr w:rsidR="00283B2B" w:rsidRPr="00E94E57" w14:paraId="183EA7EA" w14:textId="77777777">
        <w:tc>
          <w:tcPr>
            <w:tcW w:w="936" w:type="dxa"/>
            <w:vAlign w:val="center"/>
          </w:tcPr>
          <w:p w14:paraId="7DC39861" w14:textId="77777777" w:rsidR="00283B2B" w:rsidRPr="00E94E57" w:rsidRDefault="00060988">
            <w:pPr>
              <w:spacing w:after="0"/>
              <w:jc w:val="center"/>
            </w:pPr>
            <w:r>
              <w:rPr>
                <w:rFonts w:cs="Times New Roman"/>
                <w:sz w:val="20"/>
                <w:szCs w:val="20"/>
              </w:rPr>
              <w:t>4.12</w:t>
            </w:r>
          </w:p>
        </w:tc>
        <w:tc>
          <w:tcPr>
            <w:tcW w:w="5976" w:type="dxa"/>
            <w:vAlign w:val="center"/>
          </w:tcPr>
          <w:p w14:paraId="53B9AEA2" w14:textId="77777777" w:rsidR="00283B2B" w:rsidRPr="00E94E57" w:rsidRDefault="00060988">
            <w:pPr>
              <w:spacing w:after="0"/>
              <w:jc w:val="left"/>
            </w:pPr>
            <w:r>
              <w:rPr>
                <w:rFonts w:cs="Times New Roman"/>
                <w:sz w:val="20"/>
                <w:szCs w:val="20"/>
              </w:rPr>
              <w:t>Hàng rào bao quanh cồng trường: Bên A bàn giao cho Bên B sử dụng bảo quản trong phạm vi thi công (có trách nhiệm duy trì, sửa chữa, thay thế hư hỏng do Bên B gây ra ..vvv trong suốt quá trình thi công ). Sau khi hoàn thành bàn giao lại cho Bên A</w:t>
            </w:r>
          </w:p>
        </w:tc>
        <w:tc>
          <w:tcPr>
            <w:tcW w:w="1008" w:type="dxa"/>
            <w:vAlign w:val="center"/>
          </w:tcPr>
          <w:p w14:paraId="156D5E30" w14:textId="77777777" w:rsidR="00283B2B" w:rsidRPr="00E94E57" w:rsidRDefault="00060988">
            <w:pPr>
              <w:spacing w:after="0"/>
              <w:jc w:val="center"/>
            </w:pPr>
            <w:r>
              <w:rPr>
                <w:rFonts w:cs="Times New Roman"/>
                <w:b/>
                <w:bCs/>
                <w:sz w:val="20"/>
                <w:szCs w:val="20"/>
              </w:rPr>
              <w:t>C</w:t>
            </w:r>
          </w:p>
        </w:tc>
        <w:tc>
          <w:tcPr>
            <w:tcW w:w="1152" w:type="dxa"/>
            <w:vAlign w:val="center"/>
          </w:tcPr>
          <w:p w14:paraId="1FC3090B" w14:textId="77777777" w:rsidR="00283B2B" w:rsidRPr="00E94E57" w:rsidRDefault="00060988">
            <w:pPr>
              <w:spacing w:after="0"/>
              <w:jc w:val="center"/>
            </w:pPr>
            <w:r>
              <w:rPr>
                <w:rFonts w:cs="Times New Roman"/>
                <w:b/>
                <w:bCs/>
                <w:sz w:val="20"/>
                <w:szCs w:val="20"/>
              </w:rPr>
              <w:t>P</w:t>
            </w:r>
          </w:p>
        </w:tc>
      </w:tr>
      <w:tr w:rsidR="00283B2B" w:rsidRPr="00E94E57" w14:paraId="5D4E34FA" w14:textId="77777777">
        <w:tc>
          <w:tcPr>
            <w:tcW w:w="936" w:type="dxa"/>
            <w:vAlign w:val="center"/>
          </w:tcPr>
          <w:p w14:paraId="36BC8956" w14:textId="77777777" w:rsidR="00283B2B" w:rsidRPr="00E94E57" w:rsidRDefault="00060988">
            <w:pPr>
              <w:spacing w:after="0"/>
              <w:jc w:val="center"/>
            </w:pPr>
            <w:r>
              <w:rPr>
                <w:rFonts w:cs="Times New Roman"/>
                <w:sz w:val="20"/>
                <w:szCs w:val="20"/>
              </w:rPr>
              <w:t>4.13</w:t>
            </w:r>
          </w:p>
        </w:tc>
        <w:tc>
          <w:tcPr>
            <w:tcW w:w="5976" w:type="dxa"/>
            <w:vAlign w:val="center"/>
          </w:tcPr>
          <w:p w14:paraId="79ED6D19" w14:textId="77777777" w:rsidR="00283B2B" w:rsidRPr="00E94E57" w:rsidRDefault="00060988">
            <w:pPr>
              <w:spacing w:after="0"/>
              <w:jc w:val="left"/>
            </w:pPr>
            <w:r>
              <w:rPr>
                <w:rFonts w:cs="Times New Roman"/>
                <w:sz w:val="20"/>
                <w:szCs w:val="20"/>
              </w:rPr>
              <w:t>Các công trình/thiết bị tạm khác phục vụ thi công (mương rãnh, toilet phục vụ công nhân và cán bộ nhà thầu)</w:t>
            </w:r>
          </w:p>
        </w:tc>
        <w:tc>
          <w:tcPr>
            <w:tcW w:w="1008" w:type="dxa"/>
            <w:vAlign w:val="center"/>
          </w:tcPr>
          <w:p w14:paraId="247F5584" w14:textId="77777777" w:rsidR="00283B2B" w:rsidRPr="00E94E57" w:rsidRDefault="00060988">
            <w:pPr>
              <w:spacing w:after="0"/>
              <w:jc w:val="center"/>
            </w:pPr>
            <w:r>
              <w:rPr>
                <w:rFonts w:cs="Times New Roman"/>
                <w:b/>
                <w:bCs/>
                <w:sz w:val="20"/>
                <w:szCs w:val="20"/>
              </w:rPr>
              <w:t>P</w:t>
            </w:r>
          </w:p>
        </w:tc>
        <w:tc>
          <w:tcPr>
            <w:tcW w:w="1152" w:type="dxa"/>
            <w:vAlign w:val="center"/>
          </w:tcPr>
          <w:p w14:paraId="44005F20" w14:textId="77777777" w:rsidR="00283B2B" w:rsidRPr="00E94E57" w:rsidRDefault="00283B2B">
            <w:pPr>
              <w:spacing w:after="0"/>
              <w:jc w:val="center"/>
            </w:pPr>
          </w:p>
        </w:tc>
      </w:tr>
      <w:tr w:rsidR="00283B2B" w:rsidRPr="00E94E57" w14:paraId="1706748D" w14:textId="77777777">
        <w:tc>
          <w:tcPr>
            <w:tcW w:w="936" w:type="dxa"/>
            <w:vAlign w:val="center"/>
          </w:tcPr>
          <w:p w14:paraId="1C53394F" w14:textId="77777777" w:rsidR="00283B2B" w:rsidRPr="00E94E57" w:rsidRDefault="00060988">
            <w:pPr>
              <w:spacing w:after="0"/>
              <w:jc w:val="center"/>
            </w:pPr>
            <w:r>
              <w:rPr>
                <w:rFonts w:cs="Times New Roman"/>
                <w:sz w:val="20"/>
                <w:szCs w:val="20"/>
              </w:rPr>
              <w:t>4.14</w:t>
            </w:r>
          </w:p>
        </w:tc>
        <w:tc>
          <w:tcPr>
            <w:tcW w:w="5976" w:type="dxa"/>
            <w:vAlign w:val="center"/>
          </w:tcPr>
          <w:p w14:paraId="3FCA410C" w14:textId="0E63CBA1" w:rsidR="00283B2B" w:rsidRPr="00E94E57" w:rsidRDefault="00060988">
            <w:pPr>
              <w:spacing w:after="0"/>
              <w:jc w:val="left"/>
              <w:rPr>
                <w:lang w:val="en-US"/>
              </w:rPr>
            </w:pPr>
            <w:r>
              <w:rPr>
                <w:rFonts w:cs="Times New Roman"/>
                <w:sz w:val="20"/>
                <w:szCs w:val="20"/>
              </w:rPr>
              <w:t>Rửa đường, an toàn và vệ sinh môi trường trong/ngoài công trường</w:t>
            </w:r>
            <w:r>
              <w:rPr>
                <w:rFonts w:cs="Times New Roman"/>
                <w:sz w:val="20"/>
                <w:szCs w:val="20"/>
                <w:lang w:val="en-US"/>
              </w:rPr>
              <w:t xml:space="preserve"> </w:t>
            </w:r>
          </w:p>
        </w:tc>
        <w:tc>
          <w:tcPr>
            <w:tcW w:w="1008" w:type="dxa"/>
            <w:vAlign w:val="center"/>
          </w:tcPr>
          <w:p w14:paraId="4D2E4FC9" w14:textId="77777777" w:rsidR="00283B2B" w:rsidRPr="00E94E57" w:rsidRDefault="00060988">
            <w:pPr>
              <w:spacing w:after="0"/>
              <w:jc w:val="center"/>
            </w:pPr>
            <w:r>
              <w:rPr>
                <w:rFonts w:cs="Times New Roman"/>
                <w:b/>
                <w:bCs/>
                <w:sz w:val="20"/>
                <w:szCs w:val="20"/>
              </w:rPr>
              <w:t>P</w:t>
            </w:r>
          </w:p>
        </w:tc>
        <w:tc>
          <w:tcPr>
            <w:tcW w:w="1152" w:type="dxa"/>
            <w:vAlign w:val="center"/>
          </w:tcPr>
          <w:p w14:paraId="04B7B77A" w14:textId="77777777" w:rsidR="00283B2B" w:rsidRPr="00E94E57" w:rsidRDefault="00283B2B">
            <w:pPr>
              <w:spacing w:after="0"/>
              <w:jc w:val="center"/>
            </w:pPr>
          </w:p>
        </w:tc>
      </w:tr>
      <w:tr w:rsidR="00283B2B" w:rsidRPr="00E94E57" w14:paraId="6A8852B6" w14:textId="77777777">
        <w:tc>
          <w:tcPr>
            <w:tcW w:w="936" w:type="dxa"/>
            <w:vAlign w:val="center"/>
          </w:tcPr>
          <w:p w14:paraId="6DB205A9" w14:textId="77777777" w:rsidR="00283B2B" w:rsidRPr="00E94E57" w:rsidRDefault="00060988">
            <w:pPr>
              <w:spacing w:after="0"/>
              <w:jc w:val="center"/>
            </w:pPr>
            <w:r>
              <w:rPr>
                <w:rFonts w:cs="Times New Roman"/>
                <w:sz w:val="20"/>
                <w:szCs w:val="20"/>
              </w:rPr>
              <w:t>4.15</w:t>
            </w:r>
          </w:p>
        </w:tc>
        <w:tc>
          <w:tcPr>
            <w:tcW w:w="5976" w:type="dxa"/>
            <w:vAlign w:val="center"/>
          </w:tcPr>
          <w:p w14:paraId="61900653" w14:textId="77777777" w:rsidR="00283B2B" w:rsidRPr="00E94E57" w:rsidRDefault="00060988">
            <w:pPr>
              <w:spacing w:after="0"/>
              <w:jc w:val="left"/>
            </w:pPr>
            <w:r>
              <w:rPr>
                <w:rFonts w:cs="Times New Roman"/>
                <w:sz w:val="20"/>
                <w:szCs w:val="20"/>
              </w:rPr>
              <w:t>Chi phí điện nước thi công</w:t>
            </w:r>
          </w:p>
        </w:tc>
        <w:tc>
          <w:tcPr>
            <w:tcW w:w="1008" w:type="dxa"/>
            <w:vAlign w:val="center"/>
          </w:tcPr>
          <w:p w14:paraId="6D4F8793" w14:textId="77777777" w:rsidR="00283B2B" w:rsidRPr="00E94E57" w:rsidRDefault="00060988">
            <w:pPr>
              <w:spacing w:after="0"/>
              <w:jc w:val="center"/>
            </w:pPr>
            <w:r>
              <w:rPr>
                <w:rFonts w:cs="Times New Roman"/>
                <w:b/>
                <w:bCs/>
                <w:sz w:val="20"/>
                <w:szCs w:val="20"/>
              </w:rPr>
              <w:t>P</w:t>
            </w:r>
          </w:p>
        </w:tc>
        <w:tc>
          <w:tcPr>
            <w:tcW w:w="1152" w:type="dxa"/>
            <w:vAlign w:val="center"/>
          </w:tcPr>
          <w:p w14:paraId="1F11020C" w14:textId="77777777" w:rsidR="00283B2B" w:rsidRPr="00E94E57" w:rsidRDefault="00283B2B">
            <w:pPr>
              <w:spacing w:after="0"/>
              <w:jc w:val="center"/>
            </w:pPr>
          </w:p>
        </w:tc>
      </w:tr>
      <w:tr w:rsidR="00283B2B" w:rsidRPr="00E94E57" w14:paraId="12056D10" w14:textId="77777777">
        <w:tc>
          <w:tcPr>
            <w:tcW w:w="936" w:type="dxa"/>
            <w:vAlign w:val="center"/>
          </w:tcPr>
          <w:p w14:paraId="0AD9ED7B" w14:textId="77777777" w:rsidR="00283B2B" w:rsidRPr="00E94E57" w:rsidRDefault="00060988">
            <w:pPr>
              <w:spacing w:after="0"/>
              <w:jc w:val="center"/>
            </w:pPr>
            <w:r>
              <w:rPr>
                <w:rFonts w:cs="Times New Roman"/>
                <w:sz w:val="20"/>
                <w:szCs w:val="20"/>
              </w:rPr>
              <w:t>4.16</w:t>
            </w:r>
          </w:p>
        </w:tc>
        <w:tc>
          <w:tcPr>
            <w:tcW w:w="5976" w:type="dxa"/>
            <w:vAlign w:val="center"/>
          </w:tcPr>
          <w:p w14:paraId="65784798" w14:textId="77777777" w:rsidR="00283B2B" w:rsidRPr="00E94E57" w:rsidRDefault="00060988">
            <w:pPr>
              <w:spacing w:after="0"/>
              <w:jc w:val="left"/>
            </w:pPr>
            <w:r>
              <w:rPr>
                <w:rFonts w:cs="Times New Roman"/>
                <w:sz w:val="20"/>
                <w:szCs w:val="20"/>
              </w:rPr>
              <w:t>Loại bỏ rác thải bên ngoài hiện trường</w:t>
            </w:r>
          </w:p>
        </w:tc>
        <w:tc>
          <w:tcPr>
            <w:tcW w:w="1008" w:type="dxa"/>
            <w:vAlign w:val="center"/>
          </w:tcPr>
          <w:p w14:paraId="525F9019" w14:textId="77777777" w:rsidR="00283B2B" w:rsidRPr="00E94E57" w:rsidRDefault="00060988">
            <w:pPr>
              <w:spacing w:after="0"/>
              <w:jc w:val="center"/>
            </w:pPr>
            <w:r>
              <w:rPr>
                <w:rFonts w:cs="Times New Roman"/>
                <w:b/>
                <w:bCs/>
                <w:sz w:val="20"/>
                <w:szCs w:val="20"/>
              </w:rPr>
              <w:t>P</w:t>
            </w:r>
          </w:p>
        </w:tc>
        <w:tc>
          <w:tcPr>
            <w:tcW w:w="1152" w:type="dxa"/>
            <w:vAlign w:val="center"/>
          </w:tcPr>
          <w:p w14:paraId="3727EEEB" w14:textId="77777777" w:rsidR="00283B2B" w:rsidRPr="00E94E57" w:rsidRDefault="00283B2B">
            <w:pPr>
              <w:spacing w:after="0"/>
              <w:jc w:val="center"/>
            </w:pPr>
          </w:p>
        </w:tc>
      </w:tr>
      <w:tr w:rsidR="00283B2B" w:rsidRPr="00E94E57" w14:paraId="051093CE" w14:textId="77777777">
        <w:tc>
          <w:tcPr>
            <w:tcW w:w="936" w:type="dxa"/>
            <w:vAlign w:val="center"/>
          </w:tcPr>
          <w:p w14:paraId="7535C16C" w14:textId="77777777" w:rsidR="00283B2B" w:rsidRPr="00E94E57" w:rsidRDefault="00060988">
            <w:pPr>
              <w:spacing w:after="0"/>
              <w:jc w:val="center"/>
            </w:pPr>
            <w:r>
              <w:rPr>
                <w:rFonts w:cs="Times New Roman"/>
                <w:sz w:val="20"/>
                <w:szCs w:val="20"/>
              </w:rPr>
              <w:t>4.17</w:t>
            </w:r>
          </w:p>
        </w:tc>
        <w:tc>
          <w:tcPr>
            <w:tcW w:w="5976" w:type="dxa"/>
            <w:vAlign w:val="center"/>
          </w:tcPr>
          <w:p w14:paraId="2A4A386F" w14:textId="77777777" w:rsidR="00283B2B" w:rsidRPr="00E94E57" w:rsidRDefault="00060988">
            <w:pPr>
              <w:spacing w:after="0"/>
              <w:jc w:val="left"/>
            </w:pPr>
            <w:r>
              <w:rPr>
                <w:rFonts w:cs="Times New Roman"/>
                <w:sz w:val="20"/>
                <w:szCs w:val="20"/>
              </w:rPr>
              <w:t>Dọn sạch công trường trước khi bàn giao</w:t>
            </w:r>
          </w:p>
        </w:tc>
        <w:tc>
          <w:tcPr>
            <w:tcW w:w="1008" w:type="dxa"/>
            <w:vAlign w:val="center"/>
          </w:tcPr>
          <w:p w14:paraId="7C63B8E3" w14:textId="77777777" w:rsidR="00283B2B" w:rsidRPr="00E94E57" w:rsidRDefault="00060988">
            <w:pPr>
              <w:spacing w:after="0"/>
              <w:jc w:val="center"/>
            </w:pPr>
            <w:r>
              <w:rPr>
                <w:rFonts w:cs="Times New Roman"/>
                <w:b/>
                <w:bCs/>
                <w:sz w:val="20"/>
                <w:szCs w:val="20"/>
              </w:rPr>
              <w:t>P</w:t>
            </w:r>
          </w:p>
        </w:tc>
        <w:tc>
          <w:tcPr>
            <w:tcW w:w="1152" w:type="dxa"/>
            <w:vAlign w:val="center"/>
          </w:tcPr>
          <w:p w14:paraId="18B8D002" w14:textId="77777777" w:rsidR="00283B2B" w:rsidRPr="00E94E57" w:rsidRDefault="00283B2B">
            <w:pPr>
              <w:spacing w:after="0"/>
              <w:jc w:val="center"/>
            </w:pPr>
          </w:p>
        </w:tc>
      </w:tr>
      <w:tr w:rsidR="00283B2B" w:rsidRPr="00E94E57" w14:paraId="021C30A9" w14:textId="77777777">
        <w:tc>
          <w:tcPr>
            <w:tcW w:w="936" w:type="dxa"/>
            <w:vAlign w:val="center"/>
          </w:tcPr>
          <w:p w14:paraId="6802E65A" w14:textId="77777777" w:rsidR="00283B2B" w:rsidRPr="00E94E57" w:rsidRDefault="00060988">
            <w:pPr>
              <w:spacing w:after="0"/>
              <w:jc w:val="center"/>
            </w:pPr>
            <w:r>
              <w:rPr>
                <w:rFonts w:cs="Times New Roman"/>
                <w:sz w:val="20"/>
                <w:szCs w:val="20"/>
              </w:rPr>
              <w:t>4.18</w:t>
            </w:r>
          </w:p>
        </w:tc>
        <w:tc>
          <w:tcPr>
            <w:tcW w:w="5976" w:type="dxa"/>
            <w:vAlign w:val="center"/>
          </w:tcPr>
          <w:p w14:paraId="524C0474" w14:textId="77777777" w:rsidR="00283B2B" w:rsidRPr="00E94E57" w:rsidRDefault="00060988">
            <w:pPr>
              <w:spacing w:after="0"/>
              <w:jc w:val="left"/>
            </w:pPr>
            <w:r>
              <w:rPr>
                <w:rFonts w:cs="Times New Roman"/>
                <w:sz w:val="20"/>
                <w:szCs w:val="20"/>
              </w:rPr>
              <w:t>Xin phép đấu nối giao thông trong giai đoạn thi công</w:t>
            </w:r>
          </w:p>
        </w:tc>
        <w:tc>
          <w:tcPr>
            <w:tcW w:w="1008" w:type="dxa"/>
            <w:vAlign w:val="center"/>
          </w:tcPr>
          <w:p w14:paraId="4953B659" w14:textId="77777777" w:rsidR="00283B2B" w:rsidRPr="00E94E57" w:rsidRDefault="00060988">
            <w:pPr>
              <w:spacing w:after="0"/>
              <w:jc w:val="center"/>
            </w:pPr>
            <w:r>
              <w:rPr>
                <w:rFonts w:cs="Times New Roman"/>
                <w:b/>
                <w:bCs/>
                <w:sz w:val="20"/>
                <w:szCs w:val="20"/>
              </w:rPr>
              <w:t>P</w:t>
            </w:r>
          </w:p>
        </w:tc>
        <w:tc>
          <w:tcPr>
            <w:tcW w:w="1152" w:type="dxa"/>
            <w:vAlign w:val="center"/>
          </w:tcPr>
          <w:p w14:paraId="2B8756DD" w14:textId="77777777" w:rsidR="00283B2B" w:rsidRPr="00E94E57" w:rsidRDefault="00283B2B">
            <w:pPr>
              <w:spacing w:after="0"/>
              <w:jc w:val="center"/>
            </w:pPr>
          </w:p>
        </w:tc>
      </w:tr>
      <w:tr w:rsidR="00283B2B" w:rsidRPr="00E94E57" w14:paraId="0C4178E6" w14:textId="77777777">
        <w:tc>
          <w:tcPr>
            <w:tcW w:w="936" w:type="dxa"/>
            <w:vAlign w:val="center"/>
          </w:tcPr>
          <w:p w14:paraId="0E8364BE" w14:textId="77777777" w:rsidR="00283B2B" w:rsidRPr="00E94E57" w:rsidRDefault="00060988">
            <w:pPr>
              <w:spacing w:after="0"/>
              <w:jc w:val="center"/>
            </w:pPr>
            <w:r>
              <w:rPr>
                <w:rFonts w:cs="Times New Roman"/>
                <w:sz w:val="20"/>
                <w:szCs w:val="20"/>
              </w:rPr>
              <w:t>4.19</w:t>
            </w:r>
          </w:p>
        </w:tc>
        <w:tc>
          <w:tcPr>
            <w:tcW w:w="5976" w:type="dxa"/>
            <w:vAlign w:val="center"/>
          </w:tcPr>
          <w:p w14:paraId="61BC79FB" w14:textId="77777777" w:rsidR="00283B2B" w:rsidRPr="00E94E57" w:rsidRDefault="00060988">
            <w:pPr>
              <w:spacing w:after="0"/>
              <w:jc w:val="left"/>
            </w:pPr>
            <w:r>
              <w:rPr>
                <w:rFonts w:cs="Times New Roman"/>
                <w:sz w:val="20"/>
                <w:szCs w:val="20"/>
              </w:rPr>
              <w:t>Đấu nối nước thải thi công, sinh hoạt trong giai đoạn thi công; bao gồm thu gom, xử lý nước tách ra từ mùn khoan đạt quy chuẩn trước khi xả</w:t>
            </w:r>
          </w:p>
        </w:tc>
        <w:tc>
          <w:tcPr>
            <w:tcW w:w="1008" w:type="dxa"/>
            <w:vAlign w:val="center"/>
          </w:tcPr>
          <w:p w14:paraId="16A0826E" w14:textId="77777777" w:rsidR="00283B2B" w:rsidRPr="00E94E57" w:rsidRDefault="00060988">
            <w:pPr>
              <w:spacing w:after="0"/>
              <w:jc w:val="center"/>
            </w:pPr>
            <w:r>
              <w:rPr>
                <w:rFonts w:cs="Times New Roman"/>
                <w:b/>
                <w:bCs/>
                <w:sz w:val="20"/>
                <w:szCs w:val="20"/>
              </w:rPr>
              <w:t>P</w:t>
            </w:r>
          </w:p>
        </w:tc>
        <w:tc>
          <w:tcPr>
            <w:tcW w:w="1152" w:type="dxa"/>
            <w:vAlign w:val="center"/>
          </w:tcPr>
          <w:p w14:paraId="26B86D2F" w14:textId="77777777" w:rsidR="00283B2B" w:rsidRPr="00E94E57" w:rsidRDefault="00283B2B">
            <w:pPr>
              <w:spacing w:after="0"/>
              <w:jc w:val="center"/>
            </w:pPr>
          </w:p>
        </w:tc>
      </w:tr>
      <w:tr w:rsidR="00283B2B" w:rsidRPr="00E94E57" w14:paraId="5AC0BBC6" w14:textId="77777777">
        <w:tc>
          <w:tcPr>
            <w:tcW w:w="936" w:type="dxa"/>
            <w:vAlign w:val="center"/>
          </w:tcPr>
          <w:p w14:paraId="46C7B458" w14:textId="77777777" w:rsidR="00283B2B" w:rsidRPr="00E94E57" w:rsidRDefault="00060988">
            <w:pPr>
              <w:spacing w:after="0"/>
              <w:jc w:val="center"/>
            </w:pPr>
            <w:r>
              <w:rPr>
                <w:rFonts w:cs="Times New Roman"/>
                <w:sz w:val="20"/>
                <w:szCs w:val="20"/>
              </w:rPr>
              <w:t>4.20</w:t>
            </w:r>
          </w:p>
        </w:tc>
        <w:tc>
          <w:tcPr>
            <w:tcW w:w="5976" w:type="dxa"/>
            <w:vAlign w:val="center"/>
          </w:tcPr>
          <w:p w14:paraId="765E74EC" w14:textId="77777777" w:rsidR="00283B2B" w:rsidRPr="00E94E57" w:rsidRDefault="00060988">
            <w:pPr>
              <w:spacing w:after="0"/>
              <w:jc w:val="left"/>
            </w:pPr>
            <w:r>
              <w:rPr>
                <w:rFonts w:cs="Times New Roman"/>
                <w:sz w:val="20"/>
                <w:szCs w:val="20"/>
              </w:rPr>
              <w:t>Quan trắc môi trường trong quá trình thi công hầm</w:t>
            </w:r>
          </w:p>
        </w:tc>
        <w:tc>
          <w:tcPr>
            <w:tcW w:w="1008" w:type="dxa"/>
            <w:vAlign w:val="center"/>
          </w:tcPr>
          <w:p w14:paraId="20B88396" w14:textId="77777777" w:rsidR="00283B2B" w:rsidRPr="00E94E57" w:rsidRDefault="00060988">
            <w:pPr>
              <w:spacing w:after="0"/>
              <w:jc w:val="center"/>
            </w:pPr>
            <w:r>
              <w:rPr>
                <w:rFonts w:cs="Times New Roman"/>
                <w:b/>
                <w:bCs/>
                <w:sz w:val="20"/>
                <w:szCs w:val="20"/>
              </w:rPr>
              <w:t>P</w:t>
            </w:r>
          </w:p>
        </w:tc>
        <w:tc>
          <w:tcPr>
            <w:tcW w:w="1152" w:type="dxa"/>
            <w:vAlign w:val="center"/>
          </w:tcPr>
          <w:p w14:paraId="619CE316" w14:textId="77777777" w:rsidR="00283B2B" w:rsidRPr="00E94E57" w:rsidRDefault="00283B2B">
            <w:pPr>
              <w:spacing w:after="0"/>
              <w:jc w:val="center"/>
            </w:pPr>
          </w:p>
        </w:tc>
      </w:tr>
      <w:tr w:rsidR="00283B2B" w14:paraId="4F99828E" w14:textId="77777777">
        <w:tc>
          <w:tcPr>
            <w:tcW w:w="936" w:type="dxa"/>
            <w:vAlign w:val="center"/>
          </w:tcPr>
          <w:p w14:paraId="2EF093A4" w14:textId="77777777" w:rsidR="00283B2B" w:rsidRPr="00E94E57" w:rsidRDefault="00060988">
            <w:pPr>
              <w:spacing w:after="0"/>
              <w:jc w:val="center"/>
            </w:pPr>
            <w:r>
              <w:rPr>
                <w:rFonts w:cs="Times New Roman"/>
                <w:sz w:val="20"/>
                <w:szCs w:val="20"/>
              </w:rPr>
              <w:t>4.21</w:t>
            </w:r>
          </w:p>
          <w:p>
            <w:pPr>
              <w:spacing w:after="0"/>
              <w:jc w:val="center"/>
              <w:rPr>
                <w:del w:id="30211" w:author="So sánh: bản anh Q → bản chốt ký" w:date="2026-10-11T00:00:00Z"/>
              </w:rPr>
            </w:pPr>
            <w:del w:id="30212" w:author="So sánh: bản anh Q → bản chốt ký" w:date="2026-10-11T00:00:00Z">
              <w:r>
                <w:rPr>
                  <w:rFonts w:cs="Times New Roman"/>
                  <w:sz w:val="20"/>
                  <w:szCs w:val="20"/>
                  <w:highlight w:val="cyan"/>
                </w:rPr>
                <w:delText xml:space="preserve">Làm mới, gia cố, duy tu, sửa chữa đường tạm, dốc lên xuống hố đào, sàn thao tác cho máy; tháo dỡ, hoàn trả khi kết thúc</w:delText>
              </w:r>
            </w:del>
          </w:p>
        </w:tc>
        <w:tc>
          <w:tcPr>
            <w:tcW w:w="5976" w:type="dxa"/>
            <w:vAlign w:val="center"/>
          </w:tcPr>
          <w:p w14:paraId="5E5CC5F4" w14:textId="1A67C23F" w:rsidR="00283B2B" w:rsidRPr="00E94E57" w:rsidRDefault="00060988">
            <w:pPr>
              <w:spacing w:after="0"/>
              <w:jc w:val="left"/>
              <w:rPr>
                <w:ins w:id="30214" w:author="So sánh: bản anh Q → bản chốt ký" w:date="2026-10-11T00:00:00Z"/>
              </w:rPr>
            </w:pPr>
            <w:ins w:id="30213" w:author="So sánh: bản anh Q → bản chốt ký" w:date="2026-10-11T00:00:00Z">
              <w:r>
                <w:rPr>
                  <w:rFonts w:cs="Times New Roman"/>
                  <w:sz w:val="20"/>
                  <w:szCs w:val="20"/>
                </w:rPr>
                <w:t>Biện pháp tiếp cận, di chuyển, sàn thao tác của thiết bị, phương tiện do Bên B lựa chọn (Bên A không làm đường tạm cho Bên B); tháo dỡ, hoàn trả khi kết thúc</w:t>
              </w:r>
            </w:ins>
          </w:p>
        </w:tc>
        <w:tc>
          <w:tcPr>
            <w:tcW w:w="1008" w:type="dxa"/>
            <w:vAlign w:val="center"/>
          </w:tcPr>
          <w:p w14:paraId="28231781" w14:textId="77777777" w:rsidR="00283B2B" w:rsidRPr="00E94E57" w:rsidRDefault="00060988">
            <w:pPr>
              <w:spacing w:after="0"/>
              <w:jc w:val="center"/>
            </w:pPr>
            <w:r>
              <w:rPr>
                <w:rFonts w:cs="Times New Roman"/>
                <w:b/>
                <w:bCs/>
                <w:sz w:val="20"/>
                <w:szCs w:val="20"/>
              </w:rPr>
              <w:t>P</w:t>
            </w:r>
          </w:p>
        </w:tc>
        <w:tc>
          <w:tcPr>
            <w:tcW w:w="1152" w:type="dxa"/>
            <w:vAlign w:val="center"/>
          </w:tcPr>
          <w:p w14:paraId="65497EFC" w14:textId="77777777" w:rsidR="00283B2B" w:rsidRPr="00E94E57" w:rsidRDefault="00060988">
            <w:pPr>
              <w:spacing w:after="0"/>
              <w:jc w:val="center"/>
            </w:pPr>
            <w:r>
              <w:rPr>
                <w:rFonts w:cs="Times New Roman"/>
                <w:b/>
                <w:bCs/>
                <w:sz w:val="20"/>
                <w:szCs w:val="20"/>
              </w:rPr>
              <w:t>C</w:t>
            </w:r>
          </w:p>
        </w:tc>
      </w:tr>
      <w:tr w:rsidR="00283B2B" w14:paraId="09D064BD" w14:textId="77777777">
        <w:tc>
          <w:tcPr>
            <w:tcW w:w="936" w:type="dxa"/>
            <w:vAlign w:val="center"/>
          </w:tcPr>
          <w:p w14:paraId="4F3268D6" w14:textId="77777777" w:rsidR="00283B2B" w:rsidRPr="00E94E57" w:rsidRDefault="00060988">
            <w:pPr>
              <w:spacing w:after="0"/>
              <w:jc w:val="center"/>
            </w:pPr>
            <w:r>
              <w:rPr>
                <w:rFonts w:cs="Times New Roman"/>
                <w:sz w:val="20"/>
                <w:szCs w:val="20"/>
              </w:rPr>
              <w:t>4.22</w:t>
            </w:r>
          </w:p>
        </w:tc>
        <w:tc>
          <w:tcPr>
            <w:tcW w:w="5976" w:type="dxa"/>
            <w:vAlign w:val="center"/>
          </w:tcPr>
          <w:p w14:paraId="5BECBF1E" w14:textId="5777321B" w:rsidR="00283B2B" w:rsidRPr="00E94E57" w:rsidRDefault="00060988">
            <w:pPr>
              <w:spacing w:after="0"/>
              <w:jc w:val="left"/>
            </w:pPr>
            <w:r>
              <w:rPr>
                <w:rFonts w:cs="Times New Roman"/>
                <w:sz w:val="20"/>
                <w:szCs w:val="20"/>
              </w:rPr>
              <w:t xml:space="preserve">Lập biện pháp đào (mái dốc, bậc cơ, trình tự lớp đào); bảo </w:t>
            </w:r>
            <w:del w:id="30216" w:author="So sánh: bản anh Q → bản chốt ký" w:date="2026-10-11T00:00:00Z">
              <w:r>
                <w:rPr>
                  <w:rFonts w:cs="Times New Roman"/>
                  <w:sz w:val="20"/>
                  <w:szCs w:val="20"/>
                </w:rPr>
                <w:delText xml:space="preserve">vệ, che phủ mái dốc; </w:delText>
              </w:r>
            </w:del>
            <w:ins w:id="30215" w:author="So sánh: bản anh Q → bản chốt ký" w:date="2026-10-11T00:00:00Z">
              <w:r>
                <w:rPr>
                  <w:rFonts w:cs="Times New Roman"/>
                  <w:sz w:val="20"/>
                  <w:szCs w:val="20"/>
                </w:rPr>
                <w:t xml:space="preserve">vệ; </w:t>
              </w:r>
            </w:ins>
            <w:r>
              <w:rPr>
                <w:rFonts w:cs="Times New Roman"/>
                <w:sz w:val="20"/>
                <w:szCs w:val="20"/>
              </w:rPr>
              <w:t xml:space="preserve">xử lý sạt lở, ngập hố đào do lỗi Bên B</w:t>
            </w:r>
          </w:p>
        </w:tc>
        <w:tc>
          <w:tcPr>
            <w:tcW w:w="1008" w:type="dxa"/>
            <w:vAlign w:val="center"/>
          </w:tcPr>
          <w:p w14:paraId="246CD8E3" w14:textId="77777777" w:rsidR="00283B2B" w:rsidRPr="00E94E57" w:rsidRDefault="00060988">
            <w:pPr>
              <w:spacing w:after="0"/>
              <w:jc w:val="center"/>
            </w:pPr>
            <w:r>
              <w:rPr>
                <w:rFonts w:cs="Times New Roman"/>
                <w:b/>
                <w:bCs/>
                <w:sz w:val="20"/>
                <w:szCs w:val="20"/>
              </w:rPr>
              <w:t>P</w:t>
            </w:r>
          </w:p>
        </w:tc>
        <w:tc>
          <w:tcPr>
            <w:tcW w:w="1152" w:type="dxa"/>
            <w:vAlign w:val="center"/>
          </w:tcPr>
          <w:p w14:paraId="7EC94105" w14:textId="77777777" w:rsidR="00283B2B" w:rsidRPr="00E94E57" w:rsidRDefault="00060988">
            <w:pPr>
              <w:spacing w:after="0"/>
              <w:jc w:val="center"/>
            </w:pPr>
            <w:r>
              <w:rPr>
                <w:rFonts w:cs="Times New Roman"/>
                <w:b/>
                <w:bCs/>
                <w:sz w:val="20"/>
                <w:szCs w:val="20"/>
              </w:rPr>
              <w:t>C</w:t>
            </w:r>
          </w:p>
        </w:tc>
      </w:tr>
      <w:tr w:rsidR="00283B2B" w14:paraId="245E58BD" w14:textId="77777777" w:rsidTr="00E94E57">
        <w:trPr>
          <w:trHeight w:val="377"/>
        </w:trPr>
        <w:tc>
          <w:tcPr>
            <w:tcW w:w="936" w:type="dxa"/>
            <w:vAlign w:val="center"/>
          </w:tcPr>
          <w:p w14:paraId="1AB56D52" w14:textId="77777777" w:rsidR="00283B2B" w:rsidRPr="00E94E57" w:rsidRDefault="00060988">
            <w:pPr>
              <w:spacing w:after="0"/>
              <w:jc w:val="center"/>
            </w:pPr>
            <w:r>
              <w:rPr>
                <w:rFonts w:cs="Times New Roman"/>
                <w:sz w:val="20"/>
                <w:szCs w:val="20"/>
              </w:rPr>
              <w:t>4.23</w:t>
            </w:r>
          </w:p>
        </w:tc>
        <w:tc>
          <w:tcPr>
            <w:tcW w:w="5976" w:type="dxa"/>
            <w:vAlign w:val="center"/>
          </w:tcPr>
          <w:p w14:paraId="3D2FA148" w14:textId="77777777" w:rsidR="00283B2B" w:rsidRPr="00E94E57" w:rsidRDefault="00060988">
            <w:pPr>
              <w:spacing w:after="0"/>
              <w:jc w:val="left"/>
            </w:pPr>
            <w:r>
              <w:rPr>
                <w:rFonts w:cs="Times New Roman"/>
                <w:sz w:val="20"/>
                <w:szCs w:val="20"/>
              </w:rPr>
              <w:t>Hệ thống bơm tiêu thoát nước hố móng chung (Bên B chịu chi phí khấu trừ theo khoản 8.1)</w:t>
            </w:r>
          </w:p>
        </w:tc>
        <w:tc>
          <w:tcPr>
            <w:tcW w:w="1008" w:type="dxa"/>
            <w:vAlign w:val="center"/>
          </w:tcPr>
          <w:p w14:paraId="674B0D5D" w14:textId="77777777" w:rsidR="00283B2B" w:rsidRPr="00E94E57" w:rsidRDefault="00283B2B">
            <w:pPr>
              <w:spacing w:after="0"/>
              <w:jc w:val="center"/>
            </w:pPr>
          </w:p>
        </w:tc>
        <w:tc>
          <w:tcPr>
            <w:tcW w:w="1152" w:type="dxa"/>
            <w:vAlign w:val="center"/>
          </w:tcPr>
          <w:p w14:paraId="454C8A31" w14:textId="77777777" w:rsidR="00283B2B" w:rsidRPr="00E94E57" w:rsidRDefault="00060988">
            <w:pPr>
              <w:spacing w:after="0"/>
              <w:jc w:val="center"/>
            </w:pPr>
            <w:r>
              <w:rPr>
                <w:rFonts w:cs="Times New Roman"/>
                <w:b/>
                <w:bCs/>
                <w:sz w:val="20"/>
                <w:szCs w:val="20"/>
              </w:rPr>
              <w:t>P</w:t>
            </w:r>
          </w:p>
        </w:tc>
      </w:tr>
      <w:tr w:rsidR="00283B2B" w14:paraId="06BD9979" w14:textId="77777777">
        <w:tc>
          <w:tcPr>
            <w:tcW w:w="936" w:type="dxa"/>
            <w:shd w:val="clear" w:color="auto" w:fill="D9E2F3"/>
            <w:vAlign w:val="center"/>
          </w:tcPr>
          <w:p w14:paraId="527F0374" w14:textId="77777777" w:rsidR="00283B2B" w:rsidRPr="00E94E57" w:rsidRDefault="00060988">
            <w:pPr>
              <w:spacing w:after="0"/>
              <w:jc w:val="center"/>
            </w:pPr>
            <w:r>
              <w:rPr>
                <w:rFonts w:cs="Times New Roman"/>
                <w:b/>
                <w:bCs/>
                <w:sz w:val="20"/>
                <w:szCs w:val="20"/>
              </w:rPr>
              <w:t>5</w:t>
            </w:r>
          </w:p>
        </w:tc>
        <w:tc>
          <w:tcPr>
            <w:tcW w:w="5976" w:type="dxa"/>
            <w:shd w:val="clear" w:color="auto" w:fill="D9E2F3"/>
            <w:vAlign w:val="center"/>
          </w:tcPr>
          <w:p w14:paraId="6DB46D34" w14:textId="77777777" w:rsidR="00283B2B" w:rsidRPr="00E94E57" w:rsidRDefault="00060988">
            <w:pPr>
              <w:spacing w:after="0"/>
              <w:jc w:val="left"/>
            </w:pPr>
            <w:r>
              <w:rPr>
                <w:rFonts w:cs="Times New Roman"/>
                <w:b/>
                <w:bCs/>
                <w:sz w:val="20"/>
                <w:szCs w:val="20"/>
              </w:rPr>
              <w:t>Công tác trắc đạc, khảo sát và giám sát nội bộ</w:t>
            </w:r>
          </w:p>
        </w:tc>
        <w:tc>
          <w:tcPr>
            <w:tcW w:w="1008" w:type="dxa"/>
            <w:shd w:val="clear" w:color="auto" w:fill="D9E2F3"/>
            <w:vAlign w:val="center"/>
          </w:tcPr>
          <w:p w14:paraId="3DCE4B98" w14:textId="77777777" w:rsidR="00283B2B" w:rsidRPr="00E94E57" w:rsidRDefault="00283B2B">
            <w:pPr>
              <w:spacing w:after="0"/>
              <w:jc w:val="center"/>
            </w:pPr>
          </w:p>
        </w:tc>
        <w:tc>
          <w:tcPr>
            <w:tcW w:w="1152" w:type="dxa"/>
            <w:shd w:val="clear" w:color="auto" w:fill="D9E2F3"/>
            <w:vAlign w:val="center"/>
          </w:tcPr>
          <w:p w14:paraId="2E36C8AE" w14:textId="77777777" w:rsidR="00283B2B" w:rsidRPr="00E94E57" w:rsidRDefault="00283B2B">
            <w:pPr>
              <w:spacing w:after="0"/>
              <w:jc w:val="center"/>
            </w:pPr>
          </w:p>
        </w:tc>
      </w:tr>
      <w:tr w:rsidR="00283B2B" w14:paraId="1FBEC965" w14:textId="77777777">
        <w:tc>
          <w:tcPr>
            <w:tcW w:w="936" w:type="dxa"/>
            <w:vAlign w:val="center"/>
          </w:tcPr>
          <w:p w14:paraId="32B57DC4" w14:textId="77777777" w:rsidR="00283B2B" w:rsidRPr="00E94E57" w:rsidRDefault="00060988">
            <w:pPr>
              <w:spacing w:after="0"/>
              <w:jc w:val="center"/>
            </w:pPr>
            <w:r>
              <w:rPr>
                <w:rFonts w:cs="Times New Roman"/>
                <w:sz w:val="20"/>
                <w:szCs w:val="20"/>
              </w:rPr>
              <w:t>5.1</w:t>
            </w:r>
          </w:p>
        </w:tc>
        <w:tc>
          <w:tcPr>
            <w:tcW w:w="5976" w:type="dxa"/>
            <w:vAlign w:val="center"/>
          </w:tcPr>
          <w:p w14:paraId="77A694A0" w14:textId="77777777" w:rsidR="00283B2B" w:rsidRPr="00E94E57" w:rsidRDefault="00060988">
            <w:pPr>
              <w:spacing w:after="0"/>
              <w:jc w:val="left"/>
            </w:pPr>
            <w:r>
              <w:rPr>
                <w:rFonts w:cs="Times New Roman"/>
                <w:sz w:val="20"/>
                <w:szCs w:val="20"/>
              </w:rPr>
              <w:t>Mốc GPS Dự án</w:t>
            </w:r>
          </w:p>
        </w:tc>
        <w:tc>
          <w:tcPr>
            <w:tcW w:w="1008" w:type="dxa"/>
            <w:vAlign w:val="center"/>
          </w:tcPr>
          <w:p w14:paraId="4CA0C8D1" w14:textId="77777777" w:rsidR="00283B2B" w:rsidRPr="00E94E57" w:rsidRDefault="00283B2B">
            <w:pPr>
              <w:spacing w:after="0"/>
              <w:jc w:val="center"/>
            </w:pPr>
          </w:p>
        </w:tc>
        <w:tc>
          <w:tcPr>
            <w:tcW w:w="1152" w:type="dxa"/>
            <w:vAlign w:val="center"/>
          </w:tcPr>
          <w:p w14:paraId="4F44DC28" w14:textId="77777777" w:rsidR="00283B2B" w:rsidRPr="00E94E57" w:rsidRDefault="00060988">
            <w:pPr>
              <w:spacing w:after="0"/>
              <w:jc w:val="center"/>
            </w:pPr>
            <w:r>
              <w:rPr>
                <w:rFonts w:cs="Times New Roman"/>
                <w:b/>
                <w:bCs/>
                <w:sz w:val="20"/>
                <w:szCs w:val="20"/>
              </w:rPr>
              <w:t>P</w:t>
            </w:r>
          </w:p>
        </w:tc>
      </w:tr>
      <w:tr w:rsidR="00283B2B" w14:paraId="638307AF" w14:textId="77777777">
        <w:tc>
          <w:tcPr>
            <w:tcW w:w="936" w:type="dxa"/>
            <w:vAlign w:val="center"/>
          </w:tcPr>
          <w:p w14:paraId="7540D984" w14:textId="77777777" w:rsidR="00283B2B" w:rsidRPr="00E94E57" w:rsidRDefault="00060988">
            <w:pPr>
              <w:spacing w:after="0"/>
              <w:jc w:val="center"/>
            </w:pPr>
            <w:r>
              <w:rPr>
                <w:rFonts w:cs="Times New Roman"/>
                <w:sz w:val="20"/>
                <w:szCs w:val="20"/>
              </w:rPr>
              <w:t>5.2</w:t>
            </w:r>
          </w:p>
        </w:tc>
        <w:tc>
          <w:tcPr>
            <w:tcW w:w="5976" w:type="dxa"/>
            <w:vAlign w:val="center"/>
          </w:tcPr>
          <w:p w14:paraId="53E59523" w14:textId="77777777" w:rsidR="00283B2B" w:rsidRPr="00E94E57" w:rsidRDefault="00060988">
            <w:pPr>
              <w:spacing w:after="0"/>
              <w:jc w:val="left"/>
            </w:pPr>
            <w:r>
              <w:rPr>
                <w:rFonts w:cs="Times New Roman"/>
                <w:sz w:val="20"/>
                <w:szCs w:val="20"/>
              </w:rPr>
              <w:t>Thiết lập, dẫn mốc thi công</w:t>
            </w:r>
          </w:p>
        </w:tc>
        <w:tc>
          <w:tcPr>
            <w:tcW w:w="1008" w:type="dxa"/>
            <w:vAlign w:val="center"/>
          </w:tcPr>
          <w:p w14:paraId="2997470B" w14:textId="77777777" w:rsidR="00283B2B" w:rsidRPr="00E94E57" w:rsidRDefault="00060988">
            <w:pPr>
              <w:spacing w:after="0"/>
              <w:jc w:val="center"/>
            </w:pPr>
            <w:r>
              <w:rPr>
                <w:rFonts w:cs="Times New Roman"/>
                <w:b/>
                <w:bCs/>
                <w:sz w:val="20"/>
                <w:szCs w:val="20"/>
              </w:rPr>
              <w:t>P</w:t>
            </w:r>
          </w:p>
        </w:tc>
        <w:tc>
          <w:tcPr>
            <w:tcW w:w="1152" w:type="dxa"/>
            <w:vAlign w:val="center"/>
          </w:tcPr>
          <w:p w14:paraId="2B8D36FB" w14:textId="77777777" w:rsidR="00283B2B" w:rsidRPr="00E94E57" w:rsidRDefault="00283B2B">
            <w:pPr>
              <w:spacing w:after="0"/>
              <w:jc w:val="center"/>
            </w:pPr>
          </w:p>
        </w:tc>
      </w:tr>
      <w:tr w:rsidR="00283B2B" w14:paraId="3A204E37" w14:textId="77777777">
        <w:tc>
          <w:tcPr>
            <w:tcW w:w="936" w:type="dxa"/>
            <w:vAlign w:val="center"/>
          </w:tcPr>
          <w:p w14:paraId="34CAAFDF" w14:textId="77777777" w:rsidR="00283B2B" w:rsidRPr="00E94E57" w:rsidRDefault="00060988">
            <w:pPr>
              <w:spacing w:after="0"/>
              <w:jc w:val="center"/>
            </w:pPr>
            <w:r>
              <w:rPr>
                <w:rFonts w:cs="Times New Roman"/>
                <w:sz w:val="20"/>
                <w:szCs w:val="20"/>
              </w:rPr>
              <w:t>5.3</w:t>
            </w:r>
          </w:p>
        </w:tc>
        <w:tc>
          <w:tcPr>
            <w:tcW w:w="5976" w:type="dxa"/>
            <w:vAlign w:val="center"/>
          </w:tcPr>
          <w:p w14:paraId="5EC9DC0C" w14:textId="77777777" w:rsidR="00283B2B" w:rsidRPr="00E94E57" w:rsidRDefault="00060988">
            <w:pPr>
              <w:spacing w:after="0"/>
              <w:jc w:val="left"/>
            </w:pPr>
            <w:r>
              <w:rPr>
                <w:rFonts w:cs="Times New Roman"/>
                <w:sz w:val="20"/>
                <w:szCs w:val="20"/>
              </w:rPr>
              <w:t>Trắc đạc, dẫn mốc về công trình</w:t>
            </w:r>
          </w:p>
        </w:tc>
        <w:tc>
          <w:tcPr>
            <w:tcW w:w="1008" w:type="dxa"/>
            <w:vAlign w:val="center"/>
          </w:tcPr>
          <w:p w14:paraId="010B90A1" w14:textId="77777777" w:rsidR="00283B2B" w:rsidRPr="00E94E57" w:rsidRDefault="00060988">
            <w:pPr>
              <w:spacing w:after="0"/>
              <w:jc w:val="center"/>
            </w:pPr>
            <w:r>
              <w:rPr>
                <w:rFonts w:cs="Times New Roman"/>
                <w:b/>
                <w:bCs/>
                <w:sz w:val="20"/>
                <w:szCs w:val="20"/>
              </w:rPr>
              <w:t>P</w:t>
            </w:r>
          </w:p>
        </w:tc>
        <w:tc>
          <w:tcPr>
            <w:tcW w:w="1152" w:type="dxa"/>
            <w:vAlign w:val="center"/>
          </w:tcPr>
          <w:p w14:paraId="33B822EB" w14:textId="77777777" w:rsidR="00283B2B" w:rsidRPr="00E94E57" w:rsidRDefault="00283B2B">
            <w:pPr>
              <w:spacing w:after="0"/>
              <w:jc w:val="center"/>
            </w:pPr>
          </w:p>
        </w:tc>
      </w:tr>
      <w:tr w:rsidR="00283B2B" w14:paraId="594F0472" w14:textId="77777777">
        <w:tc>
          <w:tcPr>
            <w:tcW w:w="936" w:type="dxa"/>
            <w:vAlign w:val="center"/>
          </w:tcPr>
          <w:p w14:paraId="046565D8" w14:textId="77777777" w:rsidR="00283B2B" w:rsidRPr="00E94E57" w:rsidRDefault="00060988">
            <w:pPr>
              <w:spacing w:after="0"/>
              <w:jc w:val="center"/>
            </w:pPr>
            <w:r>
              <w:rPr>
                <w:rFonts w:cs="Times New Roman"/>
                <w:sz w:val="20"/>
                <w:szCs w:val="20"/>
              </w:rPr>
              <w:t>5.4</w:t>
            </w:r>
          </w:p>
        </w:tc>
        <w:tc>
          <w:tcPr>
            <w:tcW w:w="5976" w:type="dxa"/>
            <w:vAlign w:val="center"/>
          </w:tcPr>
          <w:p w14:paraId="4100C0C6" w14:textId="77777777" w:rsidR="00283B2B" w:rsidRPr="00E94E57" w:rsidRDefault="00060988">
            <w:pPr>
              <w:spacing w:after="0"/>
              <w:jc w:val="left"/>
            </w:pPr>
            <w:r>
              <w:rPr>
                <w:rFonts w:cs="Times New Roman"/>
                <w:sz w:val="20"/>
                <w:szCs w:val="20"/>
              </w:rPr>
              <w:t>Công tác khảo sát liên quan phạm vi công việc, bao gồm thiết bị khảo sát</w:t>
            </w:r>
          </w:p>
        </w:tc>
        <w:tc>
          <w:tcPr>
            <w:tcW w:w="1008" w:type="dxa"/>
            <w:vAlign w:val="center"/>
          </w:tcPr>
          <w:p w14:paraId="54F03356" w14:textId="77777777" w:rsidR="00283B2B" w:rsidRPr="00E94E57" w:rsidRDefault="00060988">
            <w:pPr>
              <w:spacing w:after="0"/>
              <w:jc w:val="center"/>
            </w:pPr>
            <w:r>
              <w:rPr>
                <w:rFonts w:cs="Times New Roman"/>
                <w:b/>
                <w:bCs/>
                <w:sz w:val="20"/>
                <w:szCs w:val="20"/>
              </w:rPr>
              <w:t>P</w:t>
            </w:r>
          </w:p>
        </w:tc>
        <w:tc>
          <w:tcPr>
            <w:tcW w:w="1152" w:type="dxa"/>
            <w:vAlign w:val="center"/>
          </w:tcPr>
          <w:p w14:paraId="1DEE480E" w14:textId="77777777" w:rsidR="00283B2B" w:rsidRPr="00E94E57" w:rsidRDefault="00283B2B">
            <w:pPr>
              <w:spacing w:after="0"/>
              <w:jc w:val="center"/>
            </w:pPr>
          </w:p>
        </w:tc>
      </w:tr>
      <w:tr w:rsidR="00283B2B" w14:paraId="459D867C" w14:textId="77777777">
        <w:tc>
          <w:tcPr>
            <w:tcW w:w="936" w:type="dxa"/>
            <w:vAlign w:val="center"/>
          </w:tcPr>
          <w:p w14:paraId="476A6E91" w14:textId="77777777" w:rsidR="00283B2B" w:rsidRPr="00E94E57" w:rsidRDefault="00060988">
            <w:pPr>
              <w:spacing w:after="0"/>
              <w:jc w:val="center"/>
            </w:pPr>
            <w:r>
              <w:rPr>
                <w:rFonts w:cs="Times New Roman"/>
                <w:sz w:val="20"/>
                <w:szCs w:val="20"/>
              </w:rPr>
              <w:t>5.5</w:t>
            </w:r>
          </w:p>
        </w:tc>
        <w:tc>
          <w:tcPr>
            <w:tcW w:w="5976" w:type="dxa"/>
            <w:vAlign w:val="center"/>
          </w:tcPr>
          <w:p w14:paraId="592092C1" w14:textId="77777777" w:rsidR="00283B2B" w:rsidRPr="00E94E57" w:rsidRDefault="00060988">
            <w:pPr>
              <w:spacing w:after="0"/>
              <w:jc w:val="left"/>
            </w:pPr>
            <w:r>
              <w:rPr>
                <w:rFonts w:cs="Times New Roman"/>
                <w:sz w:val="20"/>
                <w:szCs w:val="20"/>
              </w:rPr>
              <w:t>Giám sát trong quá trình thi công (QA/QC nội bộ của Bên B)</w:t>
            </w:r>
          </w:p>
        </w:tc>
        <w:tc>
          <w:tcPr>
            <w:tcW w:w="1008" w:type="dxa"/>
            <w:vAlign w:val="center"/>
          </w:tcPr>
          <w:p w14:paraId="51AAED66" w14:textId="77777777" w:rsidR="00283B2B" w:rsidRPr="00E94E57" w:rsidRDefault="00060988">
            <w:pPr>
              <w:spacing w:after="0"/>
              <w:jc w:val="center"/>
            </w:pPr>
            <w:r>
              <w:rPr>
                <w:rFonts w:cs="Times New Roman"/>
                <w:b/>
                <w:bCs/>
                <w:sz w:val="20"/>
                <w:szCs w:val="20"/>
              </w:rPr>
              <w:t>P</w:t>
            </w:r>
          </w:p>
        </w:tc>
        <w:tc>
          <w:tcPr>
            <w:tcW w:w="1152" w:type="dxa"/>
            <w:vAlign w:val="center"/>
          </w:tcPr>
          <w:p w14:paraId="2562427D" w14:textId="77777777" w:rsidR="00283B2B" w:rsidRPr="00E94E57" w:rsidRDefault="00060988">
            <w:pPr>
              <w:spacing w:after="0"/>
              <w:jc w:val="center"/>
            </w:pPr>
            <w:r>
              <w:rPr>
                <w:rFonts w:cs="Times New Roman"/>
                <w:b/>
                <w:bCs/>
                <w:sz w:val="20"/>
                <w:szCs w:val="20"/>
              </w:rPr>
              <w:t>C</w:t>
            </w:r>
          </w:p>
        </w:tc>
      </w:tr>
      <w:tr w:rsidR="00283B2B" w14:paraId="0C2FFF34" w14:textId="77777777">
        <w:tc>
          <w:tcPr>
            <w:tcW w:w="936" w:type="dxa"/>
            <w:shd w:val="clear" w:color="auto" w:fill="D9E2F3"/>
            <w:vAlign w:val="center"/>
          </w:tcPr>
          <w:p w14:paraId="473D0B0E" w14:textId="77777777" w:rsidR="00283B2B" w:rsidRPr="00E94E57" w:rsidRDefault="00060988">
            <w:pPr>
              <w:spacing w:after="0"/>
              <w:jc w:val="center"/>
            </w:pPr>
            <w:r>
              <w:rPr>
                <w:rFonts w:cs="Times New Roman"/>
                <w:b/>
                <w:bCs/>
                <w:sz w:val="20"/>
                <w:szCs w:val="20"/>
              </w:rPr>
              <w:t>6</w:t>
            </w:r>
          </w:p>
        </w:tc>
        <w:tc>
          <w:tcPr>
            <w:tcW w:w="5976" w:type="dxa"/>
            <w:shd w:val="clear" w:color="auto" w:fill="D9E2F3"/>
            <w:vAlign w:val="center"/>
          </w:tcPr>
          <w:p w14:paraId="0BDDE0EB" w14:textId="77777777" w:rsidR="00283B2B" w:rsidRPr="00E94E57" w:rsidRDefault="00060988">
            <w:pPr>
              <w:spacing w:after="0"/>
              <w:jc w:val="left"/>
            </w:pPr>
            <w:r>
              <w:rPr>
                <w:rFonts w:cs="Times New Roman"/>
                <w:b/>
                <w:bCs/>
                <w:sz w:val="20"/>
                <w:szCs w:val="20"/>
              </w:rPr>
              <w:t>Bảo đảm an toàn, vệ sinh môi trường</w:t>
            </w:r>
          </w:p>
        </w:tc>
        <w:tc>
          <w:tcPr>
            <w:tcW w:w="1008" w:type="dxa"/>
            <w:shd w:val="clear" w:color="auto" w:fill="D9E2F3"/>
            <w:vAlign w:val="center"/>
          </w:tcPr>
          <w:p w14:paraId="5A0A6020" w14:textId="77777777" w:rsidR="00283B2B" w:rsidRPr="00E94E57" w:rsidRDefault="00283B2B">
            <w:pPr>
              <w:spacing w:after="0"/>
              <w:jc w:val="center"/>
            </w:pPr>
          </w:p>
        </w:tc>
        <w:tc>
          <w:tcPr>
            <w:tcW w:w="1152" w:type="dxa"/>
            <w:shd w:val="clear" w:color="auto" w:fill="D9E2F3"/>
            <w:vAlign w:val="center"/>
          </w:tcPr>
          <w:p w14:paraId="5B1693C6" w14:textId="77777777" w:rsidR="00283B2B" w:rsidRPr="00E94E57" w:rsidRDefault="00283B2B">
            <w:pPr>
              <w:spacing w:after="0"/>
              <w:jc w:val="center"/>
            </w:pPr>
          </w:p>
        </w:tc>
      </w:tr>
      <w:tr w:rsidR="00283B2B" w14:paraId="5CC51E5E" w14:textId="77777777">
        <w:tc>
          <w:tcPr>
            <w:tcW w:w="936" w:type="dxa"/>
            <w:vAlign w:val="center"/>
          </w:tcPr>
          <w:p w14:paraId="285E336D" w14:textId="77777777" w:rsidR="00283B2B" w:rsidRDefault="00060988">
            <w:pPr>
              <w:spacing w:after="0"/>
              <w:jc w:val="center"/>
            </w:pPr>
            <w:r>
              <w:rPr>
                <w:rFonts w:cs="Times New Roman"/>
                <w:sz w:val="20"/>
                <w:szCs w:val="20"/>
              </w:rPr>
              <w:t>6.1</w:t>
            </w:r>
          </w:p>
        </w:tc>
        <w:tc>
          <w:tcPr>
            <w:tcW w:w="5976" w:type="dxa"/>
            <w:vAlign w:val="center"/>
          </w:tcPr>
          <w:p w14:paraId="40E7A5A7" w14:textId="77777777" w:rsidR="00283B2B" w:rsidRDefault="00060988">
            <w:pPr>
              <w:spacing w:after="0"/>
              <w:jc w:val="left"/>
            </w:pPr>
            <w:r>
              <w:rPr>
                <w:rFonts w:cs="Times New Roman"/>
                <w:sz w:val="20"/>
                <w:szCs w:val="20"/>
              </w:rPr>
              <w:t>Thiết bị bảo vệ cá nhân, đồ dùng an toàn cho công nhân viên</w:t>
            </w:r>
          </w:p>
        </w:tc>
        <w:tc>
          <w:tcPr>
            <w:tcW w:w="1008" w:type="dxa"/>
            <w:vAlign w:val="center"/>
          </w:tcPr>
          <w:p w14:paraId="11CAD555" w14:textId="77777777" w:rsidR="00283B2B" w:rsidRDefault="00060988">
            <w:pPr>
              <w:spacing w:after="0"/>
              <w:jc w:val="center"/>
            </w:pPr>
            <w:r>
              <w:rPr>
                <w:rFonts w:cs="Times New Roman"/>
                <w:b/>
                <w:bCs/>
                <w:sz w:val="20"/>
                <w:szCs w:val="20"/>
              </w:rPr>
              <w:t>P</w:t>
            </w:r>
          </w:p>
        </w:tc>
        <w:tc>
          <w:tcPr>
            <w:tcW w:w="1152" w:type="dxa"/>
            <w:vAlign w:val="center"/>
          </w:tcPr>
          <w:p w14:paraId="2D66D34E" w14:textId="77777777" w:rsidR="00283B2B" w:rsidRDefault="00283B2B">
            <w:pPr>
              <w:spacing w:after="0"/>
              <w:jc w:val="center"/>
            </w:pPr>
          </w:p>
        </w:tc>
      </w:tr>
      <w:tr w:rsidR="00283B2B" w14:paraId="6D59EE25" w14:textId="77777777">
        <w:tc>
          <w:tcPr>
            <w:tcW w:w="936" w:type="dxa"/>
            <w:vAlign w:val="center"/>
          </w:tcPr>
          <w:p w14:paraId="112ADD7C" w14:textId="77777777" w:rsidR="00283B2B" w:rsidRDefault="00060988">
            <w:pPr>
              <w:spacing w:after="0"/>
              <w:jc w:val="center"/>
            </w:pPr>
            <w:r>
              <w:rPr>
                <w:rFonts w:cs="Times New Roman"/>
                <w:sz w:val="20"/>
                <w:szCs w:val="20"/>
              </w:rPr>
              <w:t>6.2</w:t>
            </w:r>
          </w:p>
        </w:tc>
        <w:tc>
          <w:tcPr>
            <w:tcW w:w="5976" w:type="dxa"/>
            <w:vAlign w:val="center"/>
          </w:tcPr>
          <w:p w14:paraId="347F8FA7" w14:textId="77777777" w:rsidR="00283B2B" w:rsidRDefault="00060988">
            <w:pPr>
              <w:spacing w:after="0"/>
              <w:jc w:val="left"/>
            </w:pPr>
            <w:r>
              <w:rPr>
                <w:rFonts w:cs="Times New Roman"/>
                <w:sz w:val="20"/>
                <w:szCs w:val="20"/>
              </w:rPr>
              <w:t>Biện pháp an toàn, an ninh, bảo vệ môi trường phục vụ thi công theo yêu cầu dự án</w:t>
            </w:r>
          </w:p>
        </w:tc>
        <w:tc>
          <w:tcPr>
            <w:tcW w:w="1008" w:type="dxa"/>
            <w:vAlign w:val="center"/>
          </w:tcPr>
          <w:p w14:paraId="1CB6B696" w14:textId="77777777" w:rsidR="00283B2B" w:rsidRDefault="00060988">
            <w:pPr>
              <w:spacing w:after="0"/>
              <w:jc w:val="center"/>
            </w:pPr>
            <w:r>
              <w:rPr>
                <w:rFonts w:cs="Times New Roman"/>
                <w:b/>
                <w:bCs/>
                <w:sz w:val="20"/>
                <w:szCs w:val="20"/>
              </w:rPr>
              <w:t>P</w:t>
            </w:r>
          </w:p>
        </w:tc>
        <w:tc>
          <w:tcPr>
            <w:tcW w:w="1152" w:type="dxa"/>
            <w:vAlign w:val="center"/>
          </w:tcPr>
          <w:p w14:paraId="288765D2" w14:textId="77777777" w:rsidR="00283B2B" w:rsidRDefault="00283B2B">
            <w:pPr>
              <w:spacing w:after="0"/>
              <w:jc w:val="center"/>
            </w:pPr>
          </w:p>
        </w:tc>
      </w:tr>
      <w:tr w:rsidR="00283B2B" w:rsidRPr="00E94E57" w14:paraId="0C2A8929" w14:textId="77777777">
        <w:tc>
          <w:tcPr>
            <w:tcW w:w="936" w:type="dxa"/>
            <w:vAlign w:val="center"/>
          </w:tcPr>
          <w:p w14:paraId="2E11FEDF" w14:textId="77777777" w:rsidR="00283B2B" w:rsidRPr="00E94E57" w:rsidRDefault="00060988">
            <w:pPr>
              <w:spacing w:after="0"/>
              <w:jc w:val="center"/>
            </w:pPr>
            <w:r>
              <w:rPr>
                <w:rFonts w:cs="Times New Roman"/>
                <w:sz w:val="20"/>
                <w:szCs w:val="20"/>
              </w:rPr>
              <w:t>6.3</w:t>
            </w:r>
          </w:p>
        </w:tc>
        <w:tc>
          <w:tcPr>
            <w:tcW w:w="5976" w:type="dxa"/>
            <w:vAlign w:val="center"/>
          </w:tcPr>
          <w:p w14:paraId="036B8D8D" w14:textId="77777777" w:rsidR="00283B2B" w:rsidRPr="00E94E57" w:rsidRDefault="00060988">
            <w:pPr>
              <w:spacing w:after="0"/>
              <w:jc w:val="left"/>
            </w:pPr>
            <w:r>
              <w:rPr>
                <w:rFonts w:cs="Times New Roman"/>
                <w:sz w:val="20"/>
                <w:szCs w:val="20"/>
              </w:rPr>
              <w:t>Bảo vệ an ninh công trường xung quanh phạm vi thi công (nếu lỗi Bên A thì Bên A chịu trách nhiệm)</w:t>
            </w:r>
          </w:p>
        </w:tc>
        <w:tc>
          <w:tcPr>
            <w:tcW w:w="1008" w:type="dxa"/>
            <w:vAlign w:val="center"/>
          </w:tcPr>
          <w:p w14:paraId="50221A36" w14:textId="77777777" w:rsidR="00283B2B" w:rsidRPr="00E94E57" w:rsidRDefault="00060988">
            <w:pPr>
              <w:spacing w:after="0"/>
              <w:jc w:val="center"/>
            </w:pPr>
            <w:r>
              <w:rPr>
                <w:rFonts w:cs="Times New Roman"/>
                <w:b/>
                <w:bCs/>
                <w:sz w:val="20"/>
                <w:szCs w:val="20"/>
              </w:rPr>
              <w:t>P</w:t>
            </w:r>
          </w:p>
        </w:tc>
        <w:tc>
          <w:tcPr>
            <w:tcW w:w="1152" w:type="dxa"/>
            <w:vAlign w:val="center"/>
          </w:tcPr>
          <w:p w14:paraId="4754681A" w14:textId="77777777" w:rsidR="00283B2B" w:rsidRPr="00E94E57" w:rsidRDefault="00283B2B">
            <w:pPr>
              <w:spacing w:after="0"/>
              <w:jc w:val="center"/>
            </w:pPr>
          </w:p>
        </w:tc>
      </w:tr>
      <w:tr w:rsidR="00283B2B" w:rsidRPr="00E94E57" w14:paraId="6AAF583F" w14:textId="77777777">
        <w:tc>
          <w:tcPr>
            <w:tcW w:w="936" w:type="dxa"/>
            <w:vAlign w:val="center"/>
          </w:tcPr>
          <w:p w14:paraId="56DCA9F5" w14:textId="77777777" w:rsidR="00283B2B" w:rsidRPr="00E94E57" w:rsidRDefault="00060988">
            <w:pPr>
              <w:spacing w:after="0"/>
              <w:jc w:val="center"/>
            </w:pPr>
            <w:r>
              <w:rPr>
                <w:rFonts w:cs="Times New Roman"/>
                <w:sz w:val="20"/>
                <w:szCs w:val="20"/>
              </w:rPr>
              <w:t>6.4</w:t>
            </w:r>
          </w:p>
        </w:tc>
        <w:tc>
          <w:tcPr>
            <w:tcW w:w="5976" w:type="dxa"/>
            <w:vAlign w:val="center"/>
          </w:tcPr>
          <w:p w14:paraId="6A710174" w14:textId="77777777" w:rsidR="00283B2B" w:rsidRPr="00E94E57" w:rsidRDefault="00060988">
            <w:pPr>
              <w:spacing w:after="0"/>
              <w:jc w:val="left"/>
            </w:pPr>
            <w:r>
              <w:rPr>
                <w:rFonts w:cs="Times New Roman"/>
                <w:sz w:val="20"/>
                <w:szCs w:val="20"/>
              </w:rPr>
              <w:t>Trách nhiệm đối với mất mát/hư hỏng vật liệu, hạng mục (kể cả hạng mục liền kề trước khi bàn giao) do Bên B gây ra</w:t>
            </w:r>
          </w:p>
        </w:tc>
        <w:tc>
          <w:tcPr>
            <w:tcW w:w="1008" w:type="dxa"/>
            <w:vAlign w:val="center"/>
          </w:tcPr>
          <w:p w14:paraId="0C51BD19" w14:textId="77777777" w:rsidR="00283B2B" w:rsidRPr="00E94E57" w:rsidRDefault="00060988">
            <w:pPr>
              <w:spacing w:after="0"/>
              <w:jc w:val="center"/>
            </w:pPr>
            <w:r>
              <w:rPr>
                <w:rFonts w:cs="Times New Roman"/>
                <w:b/>
                <w:bCs/>
                <w:sz w:val="20"/>
                <w:szCs w:val="20"/>
              </w:rPr>
              <w:t>P</w:t>
            </w:r>
          </w:p>
        </w:tc>
        <w:tc>
          <w:tcPr>
            <w:tcW w:w="1152" w:type="dxa"/>
            <w:vAlign w:val="center"/>
          </w:tcPr>
          <w:p w14:paraId="36D02885" w14:textId="77777777" w:rsidR="00283B2B" w:rsidRPr="00E94E57" w:rsidRDefault="00283B2B">
            <w:pPr>
              <w:spacing w:after="0"/>
              <w:jc w:val="center"/>
            </w:pPr>
          </w:p>
        </w:tc>
      </w:tr>
      <w:tr w:rsidR="00283B2B" w:rsidRPr="00E94E57" w14:paraId="0EDAC3EF" w14:textId="77777777">
        <w:tc>
          <w:tcPr>
            <w:tcW w:w="936" w:type="dxa"/>
            <w:vAlign w:val="center"/>
          </w:tcPr>
          <w:p w14:paraId="63D9523C" w14:textId="77777777" w:rsidR="00283B2B" w:rsidRPr="00E94E57" w:rsidRDefault="00060988">
            <w:pPr>
              <w:spacing w:after="0"/>
              <w:jc w:val="center"/>
            </w:pPr>
            <w:r>
              <w:rPr>
                <w:rFonts w:cs="Times New Roman"/>
                <w:sz w:val="20"/>
                <w:szCs w:val="20"/>
              </w:rPr>
              <w:t>6.5</w:t>
            </w:r>
          </w:p>
        </w:tc>
        <w:tc>
          <w:tcPr>
            <w:tcW w:w="5976" w:type="dxa"/>
            <w:vAlign w:val="center"/>
          </w:tcPr>
          <w:p w14:paraId="2334B079" w14:textId="77777777" w:rsidR="00283B2B" w:rsidRPr="00E94E57" w:rsidRDefault="00060988">
            <w:pPr>
              <w:spacing w:after="0"/>
              <w:jc w:val="left"/>
            </w:pPr>
            <w:r>
              <w:rPr>
                <w:rFonts w:cs="Times New Roman"/>
                <w:sz w:val="20"/>
                <w:szCs w:val="20"/>
              </w:rPr>
              <w:t>Cung cấp giấy tờ an toàn lao động, chứng chỉ, kiểm định cho nhân lực</w:t>
            </w:r>
          </w:p>
        </w:tc>
        <w:tc>
          <w:tcPr>
            <w:tcW w:w="1008" w:type="dxa"/>
            <w:vAlign w:val="center"/>
          </w:tcPr>
          <w:p w14:paraId="3762E248" w14:textId="77777777" w:rsidR="00283B2B" w:rsidRPr="00E94E57" w:rsidRDefault="00060988">
            <w:pPr>
              <w:spacing w:after="0"/>
              <w:jc w:val="center"/>
            </w:pPr>
            <w:r>
              <w:rPr>
                <w:rFonts w:cs="Times New Roman"/>
                <w:b/>
                <w:bCs/>
                <w:sz w:val="20"/>
                <w:szCs w:val="20"/>
              </w:rPr>
              <w:t>P</w:t>
            </w:r>
          </w:p>
        </w:tc>
        <w:tc>
          <w:tcPr>
            <w:tcW w:w="1152" w:type="dxa"/>
            <w:vAlign w:val="center"/>
          </w:tcPr>
          <w:p w14:paraId="678FB334" w14:textId="77777777" w:rsidR="00283B2B" w:rsidRPr="00E94E57" w:rsidRDefault="00283B2B">
            <w:pPr>
              <w:spacing w:after="0"/>
              <w:jc w:val="center"/>
            </w:pPr>
          </w:p>
        </w:tc>
      </w:tr>
      <w:tr w:rsidR="00283B2B" w:rsidRPr="00E94E57" w14:paraId="410AB00E" w14:textId="77777777">
        <w:tc>
          <w:tcPr>
            <w:tcW w:w="936" w:type="dxa"/>
            <w:vAlign w:val="center"/>
          </w:tcPr>
          <w:p w14:paraId="799B6CD4" w14:textId="77777777" w:rsidR="00283B2B" w:rsidRPr="00E94E57" w:rsidRDefault="00060988">
            <w:pPr>
              <w:spacing w:after="0"/>
              <w:jc w:val="center"/>
            </w:pPr>
            <w:r>
              <w:rPr>
                <w:rFonts w:cs="Times New Roman"/>
                <w:sz w:val="20"/>
                <w:szCs w:val="20"/>
              </w:rPr>
              <w:t>6.6</w:t>
            </w:r>
          </w:p>
        </w:tc>
        <w:tc>
          <w:tcPr>
            <w:tcW w:w="5976" w:type="dxa"/>
            <w:vAlign w:val="center"/>
          </w:tcPr>
          <w:p w14:paraId="5AAB0C62" w14:textId="77777777" w:rsidR="00283B2B" w:rsidRPr="00E94E57" w:rsidRDefault="00060988">
            <w:pPr>
              <w:spacing w:after="0"/>
              <w:jc w:val="left"/>
            </w:pPr>
            <w:r>
              <w:rPr>
                <w:rFonts w:cs="Times New Roman"/>
                <w:sz w:val="20"/>
                <w:szCs w:val="20"/>
              </w:rPr>
              <w:t>Tổ chức tập huấn định kỳ công tác ATLĐ đối với công nhân</w:t>
            </w:r>
          </w:p>
        </w:tc>
        <w:tc>
          <w:tcPr>
            <w:tcW w:w="1008" w:type="dxa"/>
            <w:vAlign w:val="center"/>
          </w:tcPr>
          <w:p w14:paraId="6F06DFBE" w14:textId="77777777" w:rsidR="00283B2B" w:rsidRPr="00E94E57" w:rsidRDefault="00060988">
            <w:pPr>
              <w:spacing w:after="0"/>
              <w:jc w:val="center"/>
            </w:pPr>
            <w:r>
              <w:rPr>
                <w:rFonts w:cs="Times New Roman"/>
                <w:b/>
                <w:bCs/>
                <w:sz w:val="20"/>
                <w:szCs w:val="20"/>
              </w:rPr>
              <w:t>P</w:t>
            </w:r>
          </w:p>
        </w:tc>
        <w:tc>
          <w:tcPr>
            <w:tcW w:w="1152" w:type="dxa"/>
            <w:vAlign w:val="center"/>
          </w:tcPr>
          <w:p w14:paraId="75C27B8C" w14:textId="77777777" w:rsidR="00283B2B" w:rsidRPr="00E94E57" w:rsidRDefault="00283B2B">
            <w:pPr>
              <w:spacing w:after="0"/>
              <w:jc w:val="center"/>
            </w:pPr>
          </w:p>
        </w:tc>
      </w:tr>
      <w:tr w:rsidR="00283B2B" w:rsidRPr="00E94E57" w14:paraId="3697C593" w14:textId="77777777">
        <w:tc>
          <w:tcPr>
            <w:tcW w:w="936" w:type="dxa"/>
            <w:shd w:val="clear" w:color="auto" w:fill="D9E2F3"/>
            <w:vAlign w:val="center"/>
          </w:tcPr>
          <w:p w14:paraId="5210EF36" w14:textId="77777777" w:rsidR="00283B2B" w:rsidRPr="00E94E57" w:rsidRDefault="00060988">
            <w:pPr>
              <w:spacing w:after="0"/>
              <w:jc w:val="center"/>
            </w:pPr>
            <w:r>
              <w:rPr>
                <w:rFonts w:cs="Times New Roman"/>
                <w:b/>
                <w:bCs/>
                <w:sz w:val="20"/>
                <w:szCs w:val="20"/>
              </w:rPr>
              <w:t>7</w:t>
            </w:r>
          </w:p>
        </w:tc>
        <w:tc>
          <w:tcPr>
            <w:tcW w:w="5976" w:type="dxa"/>
            <w:shd w:val="clear" w:color="auto" w:fill="D9E2F3"/>
            <w:vAlign w:val="center"/>
          </w:tcPr>
          <w:p w14:paraId="6EB5DA8F" w14:textId="77777777" w:rsidR="00283B2B" w:rsidRPr="00E94E57" w:rsidRDefault="00060988">
            <w:pPr>
              <w:spacing w:after="0"/>
              <w:jc w:val="left"/>
            </w:pPr>
            <w:r>
              <w:rPr>
                <w:rFonts w:cs="Times New Roman"/>
                <w:b/>
                <w:bCs/>
                <w:sz w:val="20"/>
                <w:szCs w:val="20"/>
              </w:rPr>
              <w:t>Huy động và giải thể thiết bị</w:t>
            </w:r>
          </w:p>
        </w:tc>
        <w:tc>
          <w:tcPr>
            <w:tcW w:w="1008" w:type="dxa"/>
            <w:shd w:val="clear" w:color="auto" w:fill="D9E2F3"/>
            <w:vAlign w:val="center"/>
          </w:tcPr>
          <w:p w14:paraId="518E8806" w14:textId="77777777" w:rsidR="00283B2B" w:rsidRPr="00E94E57" w:rsidRDefault="00283B2B">
            <w:pPr>
              <w:spacing w:after="0"/>
              <w:jc w:val="center"/>
            </w:pPr>
          </w:p>
        </w:tc>
        <w:tc>
          <w:tcPr>
            <w:tcW w:w="1152" w:type="dxa"/>
            <w:shd w:val="clear" w:color="auto" w:fill="D9E2F3"/>
            <w:vAlign w:val="center"/>
          </w:tcPr>
          <w:p w14:paraId="6405338E" w14:textId="77777777" w:rsidR="00283B2B" w:rsidRPr="00E94E57" w:rsidRDefault="00283B2B">
            <w:pPr>
              <w:spacing w:after="0"/>
              <w:jc w:val="center"/>
            </w:pPr>
          </w:p>
        </w:tc>
      </w:tr>
      <w:tr w:rsidR="00283B2B" w:rsidRPr="00E94E57" w14:paraId="4E796C4D" w14:textId="77777777">
        <w:tc>
          <w:tcPr>
            <w:tcW w:w="936" w:type="dxa"/>
            <w:vAlign w:val="center"/>
          </w:tcPr>
          <w:p w14:paraId="77835CF5" w14:textId="77777777" w:rsidR="00283B2B" w:rsidRPr="00E94E57" w:rsidRDefault="00060988">
            <w:pPr>
              <w:spacing w:after="0"/>
              <w:jc w:val="center"/>
            </w:pPr>
            <w:r>
              <w:rPr>
                <w:rFonts w:cs="Times New Roman"/>
                <w:sz w:val="20"/>
                <w:szCs w:val="20"/>
              </w:rPr>
              <w:t>7.1</w:t>
            </w:r>
          </w:p>
        </w:tc>
        <w:tc>
          <w:tcPr>
            <w:tcW w:w="5976" w:type="dxa"/>
            <w:vAlign w:val="center"/>
          </w:tcPr>
          <w:p w14:paraId="05922AED" w14:textId="77777777" w:rsidR="00283B2B" w:rsidRPr="00E94E57" w:rsidRDefault="00060988">
            <w:pPr>
              <w:spacing w:after="0"/>
              <w:jc w:val="left"/>
            </w:pPr>
            <w:r>
              <w:rPr>
                <w:rFonts w:cs="Times New Roman"/>
                <w:sz w:val="20"/>
                <w:szCs w:val="20"/>
              </w:rPr>
              <w:t>Huy động máy móc, thiết bị, vật liệu đảm bảo yêu cầu và tiến độ</w:t>
            </w:r>
          </w:p>
        </w:tc>
        <w:tc>
          <w:tcPr>
            <w:tcW w:w="1008" w:type="dxa"/>
            <w:vAlign w:val="center"/>
          </w:tcPr>
          <w:p w14:paraId="53858CC1" w14:textId="77777777" w:rsidR="00283B2B" w:rsidRPr="00E94E57" w:rsidRDefault="00060988">
            <w:pPr>
              <w:spacing w:after="0"/>
              <w:jc w:val="center"/>
            </w:pPr>
            <w:r>
              <w:rPr>
                <w:rFonts w:cs="Times New Roman"/>
                <w:b/>
                <w:bCs/>
                <w:sz w:val="20"/>
                <w:szCs w:val="20"/>
              </w:rPr>
              <w:t>P</w:t>
            </w:r>
          </w:p>
        </w:tc>
        <w:tc>
          <w:tcPr>
            <w:tcW w:w="1152" w:type="dxa"/>
            <w:vAlign w:val="center"/>
          </w:tcPr>
          <w:p w14:paraId="4575ACF7" w14:textId="77777777" w:rsidR="00283B2B" w:rsidRPr="00E94E57" w:rsidRDefault="00283B2B">
            <w:pPr>
              <w:spacing w:after="0"/>
              <w:jc w:val="center"/>
            </w:pPr>
          </w:p>
        </w:tc>
      </w:tr>
      <w:tr w:rsidR="00283B2B" w:rsidRPr="00E94E57" w14:paraId="48946FC7" w14:textId="77777777">
        <w:tc>
          <w:tcPr>
            <w:tcW w:w="936" w:type="dxa"/>
            <w:vAlign w:val="center"/>
          </w:tcPr>
          <w:p w14:paraId="233CA762" w14:textId="77777777" w:rsidR="00283B2B" w:rsidRPr="00E94E57" w:rsidRDefault="00060988">
            <w:pPr>
              <w:spacing w:after="0"/>
              <w:jc w:val="center"/>
            </w:pPr>
            <w:r>
              <w:rPr>
                <w:rFonts w:cs="Times New Roman"/>
                <w:sz w:val="20"/>
                <w:szCs w:val="20"/>
              </w:rPr>
              <w:t>7.2</w:t>
            </w:r>
          </w:p>
        </w:tc>
        <w:tc>
          <w:tcPr>
            <w:tcW w:w="5976" w:type="dxa"/>
            <w:vAlign w:val="center"/>
          </w:tcPr>
          <w:p w14:paraId="68EE132C" w14:textId="77777777" w:rsidR="00283B2B" w:rsidRPr="00E94E57" w:rsidRDefault="00060988">
            <w:pPr>
              <w:spacing w:after="0"/>
              <w:jc w:val="left"/>
            </w:pPr>
            <w:r>
              <w:rPr>
                <w:rFonts w:cs="Times New Roman"/>
                <w:sz w:val="20"/>
                <w:szCs w:val="20"/>
              </w:rPr>
              <w:t>Huy động cán bộ, công nhân đủ chuyên môn, sức khỏe</w:t>
            </w:r>
          </w:p>
        </w:tc>
        <w:tc>
          <w:tcPr>
            <w:tcW w:w="1008" w:type="dxa"/>
            <w:vAlign w:val="center"/>
          </w:tcPr>
          <w:p w14:paraId="10625E26" w14:textId="77777777" w:rsidR="00283B2B" w:rsidRPr="00E94E57" w:rsidRDefault="00060988">
            <w:pPr>
              <w:spacing w:after="0"/>
              <w:jc w:val="center"/>
            </w:pPr>
            <w:r>
              <w:rPr>
                <w:rFonts w:cs="Times New Roman"/>
                <w:b/>
                <w:bCs/>
                <w:sz w:val="20"/>
                <w:szCs w:val="20"/>
              </w:rPr>
              <w:t>P</w:t>
            </w:r>
          </w:p>
        </w:tc>
        <w:tc>
          <w:tcPr>
            <w:tcW w:w="1152" w:type="dxa"/>
            <w:vAlign w:val="center"/>
          </w:tcPr>
          <w:p w14:paraId="28C27F25" w14:textId="77777777" w:rsidR="00283B2B" w:rsidRPr="00E94E57" w:rsidRDefault="00283B2B">
            <w:pPr>
              <w:spacing w:after="0"/>
              <w:jc w:val="center"/>
            </w:pPr>
          </w:p>
        </w:tc>
      </w:tr>
      <w:tr w:rsidR="00283B2B" w:rsidRPr="00E94E57" w14:paraId="12FCC55E" w14:textId="77777777">
        <w:tc>
          <w:tcPr>
            <w:tcW w:w="936" w:type="dxa"/>
            <w:vAlign w:val="center"/>
          </w:tcPr>
          <w:p w14:paraId="01910E1F" w14:textId="77777777" w:rsidR="00283B2B" w:rsidRPr="00E94E57" w:rsidRDefault="00060988">
            <w:pPr>
              <w:spacing w:after="0"/>
              <w:jc w:val="center"/>
            </w:pPr>
            <w:r>
              <w:rPr>
                <w:rFonts w:cs="Times New Roman"/>
                <w:sz w:val="20"/>
                <w:szCs w:val="20"/>
              </w:rPr>
              <w:t>7.3</w:t>
            </w:r>
          </w:p>
        </w:tc>
        <w:tc>
          <w:tcPr>
            <w:tcW w:w="5976" w:type="dxa"/>
            <w:vAlign w:val="center"/>
          </w:tcPr>
          <w:p w14:paraId="34D77329" w14:textId="77777777" w:rsidR="00283B2B" w:rsidRPr="00E94E57" w:rsidRDefault="00060988">
            <w:pPr>
              <w:spacing w:after="0"/>
              <w:jc w:val="left"/>
            </w:pPr>
            <w:r>
              <w:rPr>
                <w:rFonts w:cs="Times New Roman"/>
                <w:sz w:val="20"/>
                <w:szCs w:val="20"/>
              </w:rPr>
              <w:t>Giải thể con người và thiết bị sau khi hoàn thành</w:t>
            </w:r>
          </w:p>
        </w:tc>
        <w:tc>
          <w:tcPr>
            <w:tcW w:w="1008" w:type="dxa"/>
            <w:vAlign w:val="center"/>
          </w:tcPr>
          <w:p w14:paraId="4869B2B4" w14:textId="77777777" w:rsidR="00283B2B" w:rsidRPr="00E94E57" w:rsidRDefault="00060988">
            <w:pPr>
              <w:spacing w:after="0"/>
              <w:jc w:val="center"/>
            </w:pPr>
            <w:r>
              <w:rPr>
                <w:rFonts w:cs="Times New Roman"/>
                <w:b/>
                <w:bCs/>
                <w:sz w:val="20"/>
                <w:szCs w:val="20"/>
              </w:rPr>
              <w:t>P</w:t>
            </w:r>
          </w:p>
        </w:tc>
        <w:tc>
          <w:tcPr>
            <w:tcW w:w="1152" w:type="dxa"/>
            <w:vAlign w:val="center"/>
          </w:tcPr>
          <w:p w14:paraId="19F97B52" w14:textId="77777777" w:rsidR="00283B2B" w:rsidRPr="00E94E57" w:rsidRDefault="00283B2B">
            <w:pPr>
              <w:spacing w:after="0"/>
              <w:jc w:val="center"/>
            </w:pPr>
          </w:p>
        </w:tc>
      </w:tr>
      <w:tr w:rsidR="00283B2B" w:rsidRPr="00E94E57" w14:paraId="17D5CD7D" w14:textId="77777777">
        <w:tc>
          <w:tcPr>
            <w:tcW w:w="936" w:type="dxa"/>
            <w:shd w:val="clear" w:color="auto" w:fill="D9E2F3"/>
            <w:vAlign w:val="center"/>
          </w:tcPr>
          <w:p w14:paraId="062C730E" w14:textId="77777777" w:rsidR="00283B2B" w:rsidRPr="00E94E57" w:rsidRDefault="00060988">
            <w:pPr>
              <w:spacing w:after="0"/>
              <w:jc w:val="center"/>
            </w:pPr>
            <w:r>
              <w:rPr>
                <w:rFonts w:cs="Times New Roman"/>
                <w:b/>
                <w:bCs/>
                <w:sz w:val="20"/>
                <w:szCs w:val="20"/>
              </w:rPr>
              <w:t>8</w:t>
            </w:r>
          </w:p>
        </w:tc>
        <w:tc>
          <w:tcPr>
            <w:tcW w:w="5976" w:type="dxa"/>
            <w:shd w:val="clear" w:color="auto" w:fill="D9E2F3"/>
            <w:vAlign w:val="center"/>
          </w:tcPr>
          <w:p w14:paraId="724693A2" w14:textId="77777777" w:rsidR="00283B2B" w:rsidRPr="00E94E57" w:rsidRDefault="00060988">
            <w:pPr>
              <w:spacing w:after="0"/>
              <w:jc w:val="left"/>
            </w:pPr>
            <w:r>
              <w:rPr>
                <w:rFonts w:cs="Times New Roman"/>
                <w:b/>
                <w:bCs/>
                <w:sz w:val="20"/>
                <w:szCs w:val="20"/>
              </w:rPr>
              <w:t>Các công tác khác</w:t>
            </w:r>
          </w:p>
        </w:tc>
        <w:tc>
          <w:tcPr>
            <w:tcW w:w="1008" w:type="dxa"/>
            <w:shd w:val="clear" w:color="auto" w:fill="D9E2F3"/>
            <w:vAlign w:val="center"/>
          </w:tcPr>
          <w:p w14:paraId="189AACDC" w14:textId="77777777" w:rsidR="00283B2B" w:rsidRPr="00E94E57" w:rsidRDefault="00283B2B">
            <w:pPr>
              <w:spacing w:after="0"/>
              <w:jc w:val="center"/>
            </w:pPr>
          </w:p>
        </w:tc>
        <w:tc>
          <w:tcPr>
            <w:tcW w:w="1152" w:type="dxa"/>
            <w:shd w:val="clear" w:color="auto" w:fill="D9E2F3"/>
            <w:vAlign w:val="center"/>
          </w:tcPr>
          <w:p w14:paraId="00E622E8" w14:textId="77777777" w:rsidR="00283B2B" w:rsidRPr="00E94E57" w:rsidRDefault="00283B2B">
            <w:pPr>
              <w:spacing w:after="0"/>
              <w:jc w:val="center"/>
            </w:pPr>
          </w:p>
        </w:tc>
      </w:tr>
      <w:tr w:rsidR="00283B2B" w:rsidRPr="00E94E57" w14:paraId="65DAB63B" w14:textId="77777777">
        <w:tc>
          <w:tcPr>
            <w:tcW w:w="936" w:type="dxa"/>
            <w:vAlign w:val="center"/>
          </w:tcPr>
          <w:p w14:paraId="0038F886" w14:textId="77777777" w:rsidR="00283B2B" w:rsidRPr="00E94E57" w:rsidRDefault="00060988">
            <w:pPr>
              <w:spacing w:after="0"/>
              <w:jc w:val="center"/>
            </w:pPr>
            <w:r>
              <w:rPr>
                <w:rFonts w:cs="Times New Roman"/>
                <w:sz w:val="20"/>
                <w:szCs w:val="20"/>
              </w:rPr>
              <w:t>8.1</w:t>
            </w:r>
          </w:p>
        </w:tc>
        <w:tc>
          <w:tcPr>
            <w:tcW w:w="5976" w:type="dxa"/>
            <w:vAlign w:val="center"/>
          </w:tcPr>
          <w:p w14:paraId="24A2EFEE" w14:textId="77777777" w:rsidR="00283B2B" w:rsidRPr="00E94E57" w:rsidRDefault="00060988">
            <w:pPr>
              <w:spacing w:after="0"/>
              <w:jc w:val="left"/>
            </w:pPr>
            <w:r>
              <w:rPr>
                <w:rFonts w:cs="Times New Roman"/>
                <w:sz w:val="20"/>
                <w:szCs w:val="20"/>
              </w:rPr>
              <w:t>Các công việc khác cần thiết để hoàn thành trọn vẹn Công Việc theo Điều 4 và Phụ lục A của Hợp Đồng.</w:t>
            </w:r>
          </w:p>
        </w:tc>
        <w:tc>
          <w:tcPr>
            <w:tcW w:w="1008" w:type="dxa"/>
            <w:vAlign w:val="center"/>
          </w:tcPr>
          <w:p w14:paraId="19DB44FC" w14:textId="77777777" w:rsidR="00283B2B" w:rsidRPr="00E94E57" w:rsidRDefault="00060988">
            <w:pPr>
              <w:spacing w:after="0"/>
              <w:jc w:val="center"/>
            </w:pPr>
            <w:r>
              <w:rPr>
                <w:rFonts w:cs="Times New Roman"/>
                <w:b/>
                <w:bCs/>
                <w:sz w:val="20"/>
                <w:szCs w:val="20"/>
              </w:rPr>
              <w:t>P</w:t>
            </w:r>
          </w:p>
        </w:tc>
        <w:tc>
          <w:tcPr>
            <w:tcW w:w="1152" w:type="dxa"/>
            <w:vAlign w:val="center"/>
          </w:tcPr>
          <w:p w14:paraId="0BF234A8" w14:textId="77777777" w:rsidR="00283B2B" w:rsidRPr="00E94E57" w:rsidRDefault="00283B2B">
            <w:pPr>
              <w:spacing w:after="0"/>
              <w:jc w:val="center"/>
            </w:pPr>
          </w:p>
        </w:tc>
      </w:tr>
      <w:tr w:rsidR="00283B2B" w:rsidRPr="00E94E57" w14:paraId="41D06794" w14:textId="77777777">
        <w:tc>
          <w:tcPr>
            <w:tcW w:w="936" w:type="dxa"/>
            <w:shd w:val="clear" w:color="auto" w:fill="D9E2F3"/>
            <w:vAlign w:val="center"/>
          </w:tcPr>
          <w:p w14:paraId="128DE98A" w14:textId="77777777" w:rsidR="00283B2B" w:rsidRPr="00E94E57" w:rsidRDefault="00060988">
            <w:pPr>
              <w:spacing w:after="0"/>
              <w:jc w:val="center"/>
            </w:pPr>
            <w:r>
              <w:rPr>
                <w:rFonts w:cs="Times New Roman"/>
                <w:b/>
                <w:bCs/>
                <w:sz w:val="20"/>
                <w:szCs w:val="20"/>
              </w:rPr>
              <w:t>9</w:t>
            </w:r>
          </w:p>
        </w:tc>
        <w:tc>
          <w:tcPr>
            <w:tcW w:w="5976" w:type="dxa"/>
            <w:shd w:val="clear" w:color="auto" w:fill="D9E2F3"/>
            <w:vAlign w:val="center"/>
          </w:tcPr>
          <w:p w14:paraId="694504BC" w14:textId="77777777" w:rsidR="00283B2B" w:rsidRPr="00E94E57" w:rsidRDefault="00060988">
            <w:pPr>
              <w:spacing w:after="0"/>
              <w:jc w:val="left"/>
            </w:pPr>
            <w:r>
              <w:rPr>
                <w:rFonts w:cs="Times New Roman"/>
                <w:b/>
                <w:bCs/>
                <w:sz w:val="20"/>
                <w:szCs w:val="20"/>
              </w:rPr>
              <w:t>Phối hợp với Nhà Thầu Kết Cấu (khoản 8.9)</w:t>
            </w:r>
          </w:p>
        </w:tc>
        <w:tc>
          <w:tcPr>
            <w:tcW w:w="1008" w:type="dxa"/>
            <w:shd w:val="clear" w:color="auto" w:fill="D9E2F3"/>
            <w:vAlign w:val="center"/>
          </w:tcPr>
          <w:p w14:paraId="17D38394" w14:textId="77777777" w:rsidR="00283B2B" w:rsidRPr="00E94E57" w:rsidRDefault="00283B2B">
            <w:pPr>
              <w:spacing w:after="0"/>
              <w:jc w:val="center"/>
            </w:pPr>
          </w:p>
        </w:tc>
        <w:tc>
          <w:tcPr>
            <w:tcW w:w="1152" w:type="dxa"/>
            <w:shd w:val="clear" w:color="auto" w:fill="D9E2F3"/>
            <w:vAlign w:val="center"/>
          </w:tcPr>
          <w:p w14:paraId="286B9218" w14:textId="77777777" w:rsidR="00283B2B" w:rsidRPr="00E94E57" w:rsidRDefault="00283B2B">
            <w:pPr>
              <w:spacing w:after="0"/>
              <w:jc w:val="center"/>
            </w:pPr>
          </w:p>
        </w:tc>
      </w:tr>
      <w:tr w:rsidR="00283B2B" w:rsidRPr="00E94E57" w14:paraId="1D77857B" w14:textId="77777777">
        <w:tc>
          <w:tcPr>
            <w:tcW w:w="936" w:type="dxa"/>
            <w:vAlign w:val="center"/>
          </w:tcPr>
          <w:p w14:paraId="73226FD4" w14:textId="77777777" w:rsidR="00283B2B" w:rsidRPr="00E94E57" w:rsidRDefault="00060988">
            <w:pPr>
              <w:spacing w:after="0"/>
              <w:jc w:val="center"/>
            </w:pPr>
            <w:r>
              <w:rPr>
                <w:rFonts w:cs="Times New Roman"/>
                <w:sz w:val="20"/>
                <w:szCs w:val="20"/>
              </w:rPr>
              <w:t>9.1</w:t>
            </w:r>
          </w:p>
        </w:tc>
        <w:tc>
          <w:tcPr>
            <w:tcW w:w="5976" w:type="dxa"/>
            <w:vAlign w:val="center"/>
          </w:tcPr>
          <w:p w14:paraId="0B291AC5" w14:textId="77777777" w:rsidR="00283B2B" w:rsidRPr="00E94E57" w:rsidRDefault="00060988">
            <w:pPr>
              <w:spacing w:after="0"/>
              <w:jc w:val="left"/>
            </w:pPr>
            <w:r>
              <w:rPr>
                <w:rFonts w:cs="Times New Roman"/>
                <w:sz w:val="20"/>
                <w:szCs w:val="20"/>
              </w:rPr>
              <w:t>Tham gia giao ban; tuân thủ điều phối mặt bằng, trình tự, thời gian của Ban Điều Hành Bên A</w:t>
            </w:r>
          </w:p>
        </w:tc>
        <w:tc>
          <w:tcPr>
            <w:tcW w:w="1008" w:type="dxa"/>
            <w:vAlign w:val="center"/>
          </w:tcPr>
          <w:p w14:paraId="42F4A9B2" w14:textId="77777777" w:rsidR="00283B2B" w:rsidRPr="00E94E57" w:rsidRDefault="00060988">
            <w:pPr>
              <w:spacing w:after="0"/>
              <w:jc w:val="center"/>
            </w:pPr>
            <w:r>
              <w:rPr>
                <w:rFonts w:cs="Times New Roman"/>
                <w:b/>
                <w:bCs/>
                <w:sz w:val="20"/>
                <w:szCs w:val="20"/>
              </w:rPr>
              <w:t>P</w:t>
            </w:r>
          </w:p>
        </w:tc>
        <w:tc>
          <w:tcPr>
            <w:tcW w:w="1152" w:type="dxa"/>
            <w:vAlign w:val="center"/>
          </w:tcPr>
          <w:p w14:paraId="3F1ED8FF" w14:textId="77777777" w:rsidR="00283B2B" w:rsidRPr="00E94E57" w:rsidRDefault="00060988">
            <w:pPr>
              <w:spacing w:after="0"/>
              <w:jc w:val="center"/>
            </w:pPr>
            <w:r>
              <w:rPr>
                <w:rFonts w:cs="Times New Roman"/>
                <w:b/>
                <w:bCs/>
                <w:sz w:val="20"/>
                <w:szCs w:val="20"/>
              </w:rPr>
              <w:t>C</w:t>
            </w:r>
          </w:p>
        </w:tc>
      </w:tr>
      <w:tr w:rsidR="00283B2B" w:rsidRPr="00E94E57" w14:paraId="5A3071C4" w14:textId="77777777">
        <w:tc>
          <w:tcPr>
            <w:tcW w:w="936" w:type="dxa"/>
            <w:vAlign w:val="center"/>
          </w:tcPr>
          <w:p w14:paraId="0D48872B" w14:textId="77777777" w:rsidR="00283B2B" w:rsidRPr="00E94E57" w:rsidRDefault="00060988">
            <w:pPr>
              <w:spacing w:after="0"/>
              <w:jc w:val="center"/>
            </w:pPr>
            <w:r>
              <w:rPr>
                <w:rFonts w:cs="Times New Roman"/>
                <w:sz w:val="20"/>
                <w:szCs w:val="20"/>
              </w:rPr>
              <w:t>9.2</w:t>
            </w:r>
          </w:p>
        </w:tc>
        <w:tc>
          <w:tcPr>
            <w:tcW w:w="5976" w:type="dxa"/>
            <w:vAlign w:val="center"/>
          </w:tcPr>
          <w:p w14:paraId="32763B0A" w14:textId="77777777" w:rsidR="00283B2B" w:rsidRPr="00E94E57" w:rsidRDefault="00060988">
            <w:pPr>
              <w:spacing w:after="0"/>
              <w:jc w:val="left"/>
            </w:pPr>
            <w:r>
              <w:rPr>
                <w:rFonts w:cs="Times New Roman"/>
                <w:sz w:val="20"/>
                <w:szCs w:val="20"/>
              </w:rPr>
              <w:t>Đào, bàn giao mặt bằng từng khu vực cho Nhà Thầu Kết Cấu đúng tiến độ, đạt cao độ, sạch, khô (có biên bản)</w:t>
            </w:r>
          </w:p>
        </w:tc>
        <w:tc>
          <w:tcPr>
            <w:tcW w:w="1008" w:type="dxa"/>
            <w:vAlign w:val="center"/>
          </w:tcPr>
          <w:p w14:paraId="7CC3ADDE" w14:textId="77777777" w:rsidR="00283B2B" w:rsidRPr="00E94E57" w:rsidRDefault="00060988">
            <w:pPr>
              <w:spacing w:after="0"/>
              <w:jc w:val="center"/>
            </w:pPr>
            <w:r>
              <w:rPr>
                <w:rFonts w:cs="Times New Roman"/>
                <w:b/>
                <w:bCs/>
                <w:sz w:val="20"/>
                <w:szCs w:val="20"/>
              </w:rPr>
              <w:t>P</w:t>
            </w:r>
          </w:p>
        </w:tc>
        <w:tc>
          <w:tcPr>
            <w:tcW w:w="1152" w:type="dxa"/>
            <w:vAlign w:val="center"/>
          </w:tcPr>
          <w:p w14:paraId="79F22989" w14:textId="77777777" w:rsidR="00283B2B" w:rsidRPr="00E94E57" w:rsidRDefault="00060988">
            <w:pPr>
              <w:spacing w:after="0"/>
              <w:jc w:val="center"/>
            </w:pPr>
            <w:r>
              <w:rPr>
                <w:rFonts w:cs="Times New Roman"/>
                <w:b/>
                <w:bCs/>
                <w:sz w:val="20"/>
                <w:szCs w:val="20"/>
              </w:rPr>
              <w:t>C</w:t>
            </w:r>
          </w:p>
        </w:tc>
      </w:tr>
      <w:tr w:rsidR="00283B2B" w:rsidRPr="00E94E57" w14:paraId="56A744E8" w14:textId="77777777">
        <w:tc>
          <w:tcPr>
            <w:tcW w:w="936" w:type="dxa"/>
            <w:vAlign w:val="center"/>
          </w:tcPr>
          <w:p w14:paraId="0F8955EE" w14:textId="77777777" w:rsidR="00283B2B" w:rsidRPr="00E94E57" w:rsidRDefault="00060988">
            <w:pPr>
              <w:spacing w:after="0"/>
              <w:jc w:val="center"/>
            </w:pPr>
            <w:r>
              <w:rPr>
                <w:rFonts w:cs="Times New Roman"/>
                <w:sz w:val="20"/>
                <w:szCs w:val="20"/>
              </w:rPr>
              <w:t>9.3</w:t>
            </w:r>
          </w:p>
        </w:tc>
        <w:tc>
          <w:tcPr>
            <w:tcW w:w="5976" w:type="dxa"/>
            <w:vAlign w:val="center"/>
          </w:tcPr>
          <w:p w14:paraId="22B24A41" w14:textId="77777777" w:rsidR="00283B2B" w:rsidRPr="00E94E57" w:rsidRDefault="00060988">
            <w:pPr>
              <w:spacing w:after="0"/>
              <w:jc w:val="left"/>
            </w:pPr>
            <w:r>
              <w:rPr>
                <w:rFonts w:cs="Times New Roman"/>
                <w:sz w:val="20"/>
                <w:szCs w:val="20"/>
              </w:rPr>
              <w:t>Bảo vệ cọc, thép chờ, cừ, văng chống, thiết bị quan trắc, kết cấu đã thi công; cảnh giới khi máy làm việc gần</w:t>
            </w:r>
          </w:p>
        </w:tc>
        <w:tc>
          <w:tcPr>
            <w:tcW w:w="1008" w:type="dxa"/>
            <w:vAlign w:val="center"/>
          </w:tcPr>
          <w:p w14:paraId="2CD75B55" w14:textId="77777777" w:rsidR="00283B2B" w:rsidRPr="00E94E57" w:rsidRDefault="00060988">
            <w:pPr>
              <w:spacing w:after="0"/>
              <w:jc w:val="center"/>
            </w:pPr>
            <w:r>
              <w:rPr>
                <w:rFonts w:cs="Times New Roman"/>
                <w:b/>
                <w:bCs/>
                <w:sz w:val="20"/>
                <w:szCs w:val="20"/>
              </w:rPr>
              <w:t>P</w:t>
            </w:r>
          </w:p>
        </w:tc>
        <w:tc>
          <w:tcPr>
            <w:tcW w:w="1152" w:type="dxa"/>
            <w:vAlign w:val="center"/>
          </w:tcPr>
          <w:p w14:paraId="5CD79CCD" w14:textId="77777777" w:rsidR="00283B2B" w:rsidRPr="00E94E57" w:rsidRDefault="00283B2B">
            <w:pPr>
              <w:spacing w:after="0"/>
              <w:jc w:val="center"/>
            </w:pPr>
          </w:p>
        </w:tc>
      </w:tr>
      <w:tr w:rsidR="00283B2B" w:rsidRPr="00E94E57" w14:paraId="757A64E8" w14:textId="77777777">
        <w:tc>
          <w:tcPr>
            <w:tcW w:w="936" w:type="dxa"/>
            <w:vAlign w:val="center"/>
          </w:tcPr>
          <w:p w14:paraId="6A0B495A" w14:textId="77777777" w:rsidR="00283B2B" w:rsidRPr="00E94E57" w:rsidRDefault="00060988">
            <w:pPr>
              <w:spacing w:after="0"/>
              <w:jc w:val="center"/>
            </w:pPr>
            <w:r>
              <w:rPr>
                <w:rFonts w:cs="Times New Roman"/>
                <w:sz w:val="20"/>
                <w:szCs w:val="20"/>
              </w:rPr>
              <w:t>9.4</w:t>
            </w:r>
          </w:p>
        </w:tc>
        <w:tc>
          <w:tcPr>
            <w:tcW w:w="5976" w:type="dxa"/>
            <w:vAlign w:val="center"/>
          </w:tcPr>
          <w:p w14:paraId="4E09F010" w14:textId="77777777" w:rsidR="00283B2B" w:rsidRPr="00E94E57" w:rsidRDefault="00060988">
            <w:pPr>
              <w:spacing w:after="0"/>
              <w:jc w:val="left"/>
            </w:pPr>
            <w:r>
              <w:rPr>
                <w:rFonts w:cs="Times New Roman"/>
                <w:sz w:val="20"/>
                <w:szCs w:val="20"/>
              </w:rPr>
              <w:t>Bồi thường hư hỏng, dừng chờ, chậm tiến độ gây ra cho Nhà Thầu Kết Cấu do lỗi của Bên B</w:t>
            </w:r>
          </w:p>
        </w:tc>
        <w:tc>
          <w:tcPr>
            <w:tcW w:w="1008" w:type="dxa"/>
            <w:vAlign w:val="center"/>
          </w:tcPr>
          <w:p w14:paraId="6E4B8501" w14:textId="77777777" w:rsidR="00283B2B" w:rsidRPr="00E94E57" w:rsidRDefault="00060988">
            <w:pPr>
              <w:spacing w:after="0"/>
              <w:jc w:val="center"/>
            </w:pPr>
            <w:r>
              <w:rPr>
                <w:rFonts w:cs="Times New Roman"/>
                <w:b/>
                <w:bCs/>
                <w:sz w:val="20"/>
                <w:szCs w:val="20"/>
              </w:rPr>
              <w:t>P</w:t>
            </w:r>
          </w:p>
        </w:tc>
        <w:tc>
          <w:tcPr>
            <w:tcW w:w="1152" w:type="dxa"/>
            <w:vAlign w:val="center"/>
          </w:tcPr>
          <w:p w14:paraId="623A667B" w14:textId="77777777" w:rsidR="00283B2B" w:rsidRPr="00E94E57" w:rsidRDefault="00283B2B">
            <w:pPr>
              <w:spacing w:after="0"/>
              <w:jc w:val="center"/>
            </w:pPr>
          </w:p>
        </w:tc>
      </w:tr>
      <w:tr w:rsidR="00283B2B" w:rsidRPr="00E94E57" w14:paraId="0DCDAF65" w14:textId="77777777">
        <w:tc>
          <w:tcPr>
            <w:tcW w:w="936" w:type="dxa"/>
            <w:vAlign w:val="center"/>
          </w:tcPr>
          <w:p w14:paraId="737E0B85" w14:textId="77777777" w:rsidR="00283B2B" w:rsidRPr="00E94E57" w:rsidRDefault="00060988">
            <w:pPr>
              <w:spacing w:after="0"/>
              <w:jc w:val="center"/>
            </w:pPr>
            <w:r>
              <w:rPr>
                <w:rFonts w:cs="Times New Roman"/>
                <w:sz w:val="20"/>
                <w:szCs w:val="20"/>
              </w:rPr>
              <w:t>9.5</w:t>
            </w:r>
          </w:p>
        </w:tc>
        <w:tc>
          <w:tcPr>
            <w:tcW w:w="5976" w:type="dxa"/>
            <w:vAlign w:val="center"/>
          </w:tcPr>
          <w:p w14:paraId="458CD53E" w14:textId="77777777" w:rsidR="00283B2B" w:rsidRPr="00E94E57" w:rsidRDefault="00060988">
            <w:pPr>
              <w:spacing w:after="0"/>
              <w:jc w:val="left"/>
            </w:pPr>
            <w:r>
              <w:rPr>
                <w:rFonts w:cs="Times New Roman"/>
                <w:sz w:val="20"/>
                <w:szCs w:val="20"/>
              </w:rPr>
              <w:t>Điều phối, quyết định vướng mắc giao diện giữa Bên B và Nhà Thầu Kết Cấu</w:t>
            </w:r>
          </w:p>
        </w:tc>
        <w:tc>
          <w:tcPr>
            <w:tcW w:w="1008" w:type="dxa"/>
            <w:vAlign w:val="center"/>
          </w:tcPr>
          <w:p w14:paraId="46DD82F7" w14:textId="77777777" w:rsidR="00283B2B" w:rsidRPr="00E94E57" w:rsidRDefault="00060988">
            <w:pPr>
              <w:spacing w:after="0"/>
              <w:jc w:val="center"/>
            </w:pPr>
            <w:r>
              <w:rPr>
                <w:rFonts w:cs="Times New Roman"/>
                <w:b/>
                <w:bCs/>
                <w:sz w:val="20"/>
                <w:szCs w:val="20"/>
              </w:rPr>
              <w:t>C</w:t>
            </w:r>
          </w:p>
        </w:tc>
        <w:tc>
          <w:tcPr>
            <w:tcW w:w="1152" w:type="dxa"/>
            <w:vAlign w:val="center"/>
          </w:tcPr>
          <w:p w14:paraId="3AF61699" w14:textId="77777777" w:rsidR="00283B2B" w:rsidRPr="00E94E57" w:rsidRDefault="00060988">
            <w:pPr>
              <w:spacing w:after="0"/>
              <w:jc w:val="center"/>
            </w:pPr>
            <w:r>
              <w:rPr>
                <w:rFonts w:cs="Times New Roman"/>
                <w:b/>
                <w:bCs/>
                <w:sz w:val="20"/>
                <w:szCs w:val="20"/>
              </w:rPr>
              <w:t>P</w:t>
            </w:r>
          </w:p>
        </w:tc>
      </w:tr>
    </w:tbl>
    <w:p w14:paraId="26CE77EE" w14:textId="77777777" w:rsidR="00283B2B" w:rsidRPr="00E94E57" w:rsidRDefault="00283B2B"/>
    <w:p w14:paraId="59DBAED1" w14:textId="77777777" w:rsidR="00283B2B" w:rsidRDefault="00060988">
      <w:pPr>
        <w:spacing w:after="0"/>
      </w:pPr>
      <w:r>
        <w:rPr>
          <w:rFonts w:cs="Times New Roman"/>
          <w:i/>
          <w:iCs/>
          <w:sz w:val="20"/>
          <w:szCs w:val="20"/>
        </w:rPr>
        <w:t>Ghi chú: Trường hợp có mâu thuẫn giữa Ma trận này và các điều khoản của Hợp Đồng thì áp dụng quy định của Hợp Đồng. Ký hiệu “C” hoặc “P” tại cột Bên A (kiểm tra, chấp thuận, kiểm soát cổng, cung cấp cầu rửa xe...) không làm phát sinh trách nhiệm của Bên A và không làm giảm trách nhiệm toàn diện của Bên B đối với Chất Thải theo khoản 4.3(d) và khoản 8.3 Hợp Đồng.</w:t>
      </w:r>
    </w:p>
    <w:p w14:paraId="5BCE5B18" w14:textId="77777777" w:rsidR="00DA75E6" w:rsidRPr="0097003C" w:rsidRDefault="00DA75E6" w:rsidP="00511440">
      <w:pPr>
        <w:keepNext/>
        <w:widowControl w:val="0"/>
        <w:tabs>
          <w:tab w:val="left" w:pos="8647"/>
        </w:tabs>
        <w:spacing w:line="276" w:lineRule="auto"/>
        <w:rPr>
          <w:rFonts w:cs="Times New Roman"/>
          <w:b/>
          <w:bCs/>
          <w:color w:val="000000" w:themeColor="text1"/>
          <w:sz w:val="25"/>
          <w:szCs w:val="25"/>
        </w:rPr>
      </w:pPr>
    </w:p>
    <w:sectPr w:rsidR="00DA75E6" w:rsidRPr="0097003C" w:rsidSect="003B248D">
      <w:footerReference w:type="default" r:id="rId8"/>
      <w:footerReference w:type="first" r:id="rId9"/>
      <w:pgSz w:w="11906" w:h="16838"/>
      <w:pgMar w:top="1134" w:right="849" w:bottom="1134" w:left="1701" w:header="567" w:footer="765" w:gutter="0"/>
      <w:pgNumType w:start="1"/>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72B2C9" w14:textId="77777777" w:rsidR="00E543E3" w:rsidRDefault="00E543E3">
      <w:pPr>
        <w:spacing w:after="0"/>
      </w:pPr>
      <w:r>
        <w:separator/>
      </w:r>
    </w:p>
  </w:endnote>
  <w:endnote w:type="continuationSeparator" w:id="0">
    <w:p w14:paraId="009ED448" w14:textId="77777777" w:rsidR="00E543E3" w:rsidRDefault="00E543E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font379">
    <w:altName w:val="Times New Roman"/>
    <w:charset w:val="01"/>
    <w:family w:val="auto"/>
    <w:pitch w:val="default"/>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ont341">
    <w:altName w:val="Times New Roman"/>
    <w:charset w:val="A3"/>
    <w:family w:val="auto"/>
    <w:pitch w:val="variable"/>
    <w:sig w:usb0="20000001" w:usb1="00000000" w:usb2="00000000" w:usb3="00000000" w:csb0="00000100"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VnArial">
    <w:panose1 w:val="020B7200000000000000"/>
    <w:charset w:val="00"/>
    <w:family w:val="swiss"/>
    <w:pitch w:val="variable"/>
    <w:sig w:usb0="00000007" w:usb1="00000000" w:usb2="00000000" w:usb3="00000000" w:csb0="00000011"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45264996"/>
      <w:docPartObj>
        <w:docPartGallery w:val="Page Numbers (Bottom of Page)"/>
        <w:docPartUnique/>
      </w:docPartObj>
    </w:sdtPr>
    <w:sdtEndPr>
      <w:rPr>
        <w:noProof/>
      </w:rPr>
    </w:sdtEndPr>
    <w:sdtContent>
      <w:p w14:paraId="0D741D33" w14:textId="650F5D59" w:rsidR="00F24446" w:rsidRDefault="00F24446">
        <w:pPr>
          <w:pStyle w:val="Footer"/>
          <w:jc w:val="center"/>
        </w:pPr>
        <w:r>
          <w:fldChar w:fldCharType="begin"/>
        </w:r>
        <w:r>
          <w:instrText xml:space="preserve"> PAGE   \* MERGEFORMAT </w:instrText>
        </w:r>
        <w:r>
          <w:fldChar w:fldCharType="separate"/>
        </w:r>
        <w:r w:rsidR="00A53E74">
          <w:rPr>
            <w:noProof/>
          </w:rPr>
          <w:t>23</w:t>
        </w:r>
        <w:r>
          <w:rPr>
            <w:noProof/>
          </w:rPr>
          <w:fldChar w:fldCharType="end"/>
        </w:r>
      </w:p>
    </w:sdtContent>
  </w:sdt>
  <w:p w14:paraId="3A90E6EC" w14:textId="77777777" w:rsidR="00F24446" w:rsidRDefault="00F24446">
    <w:pPr>
      <w:pStyle w:val="Footer"/>
      <w:ind w:left="720"/>
      <w:jc w:val="right"/>
      <w:rPr>
        <w:rFonts w:ascii="Times New Roman" w:hAnsi="Times New Roman"/>
        <w:color w:val="000000"/>
        <w:sz w:val="26"/>
        <w:szCs w:val="26"/>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2CA106" w14:textId="77777777" w:rsidR="00F24446" w:rsidRDefault="00F24446">
    <w:pPr>
      <w:pStyle w:val="Footer"/>
      <w:ind w:left="720"/>
      <w:jc w:val="right"/>
      <w:rPr>
        <w:rFonts w:ascii="Times New Roman" w:hAnsi="Times New Roman"/>
        <w:color w:val="000000"/>
        <w:sz w:val="26"/>
        <w:szCs w:val="26"/>
        <w:lang w:val="en-US"/>
      </w:rPr>
    </w:pPr>
    <w:r>
      <w:rPr>
        <w:rFonts w:ascii="Calibri" w:hAnsi="Calibri"/>
        <w:sz w:val="22"/>
        <w:szCs w:val="22"/>
        <w:lang w:val="en-US"/>
      </w:rPr>
      <w:tab/>
    </w:r>
    <w:r>
      <w:rPr>
        <w:rFonts w:ascii="Calibri" w:hAnsi="Calibri"/>
        <w:sz w:val="22"/>
        <w:szCs w:val="22"/>
        <w:lang w:val="en-US"/>
      </w:rPr>
      <w:tab/>
    </w:r>
    <w:r>
      <w:rPr>
        <w:rFonts w:ascii="Times New Roman" w:hAnsi="Times New Roman"/>
        <w:color w:val="000000"/>
        <w:sz w:val="26"/>
        <w:szCs w:val="26"/>
      </w:rPr>
      <w:fldChar w:fldCharType="begin"/>
    </w:r>
    <w:r>
      <w:rPr>
        <w:rFonts w:ascii="Times New Roman" w:hAnsi="Times New Roman"/>
        <w:color w:val="000000"/>
        <w:sz w:val="26"/>
        <w:szCs w:val="26"/>
      </w:rPr>
      <w:instrText xml:space="preserve"> PAGE </w:instrText>
    </w:r>
    <w:r>
      <w:rPr>
        <w:rFonts w:ascii="Times New Roman" w:hAnsi="Times New Roman"/>
        <w:color w:val="000000"/>
        <w:sz w:val="26"/>
        <w:szCs w:val="26"/>
      </w:rPr>
      <w:fldChar w:fldCharType="separate"/>
    </w:r>
    <w:r>
      <w:rPr>
        <w:rFonts w:ascii="Times New Roman" w:hAnsi="Times New Roman"/>
        <w:color w:val="000000"/>
        <w:sz w:val="26"/>
        <w:szCs w:val="26"/>
      </w:rPr>
      <w:t>23</w:t>
    </w:r>
    <w:r>
      <w:rPr>
        <w:rFonts w:ascii="Times New Roman" w:hAnsi="Times New Roman"/>
        <w:color w:val="000000"/>
        <w:sz w:val="26"/>
        <w:szCs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EC5A35" w14:textId="77777777" w:rsidR="00E543E3" w:rsidRDefault="00E543E3">
      <w:pPr>
        <w:spacing w:after="0"/>
      </w:pPr>
      <w:r>
        <w:separator/>
      </w:r>
    </w:p>
  </w:footnote>
  <w:footnote w:type="continuationSeparator" w:id="0">
    <w:p w14:paraId="714F2433" w14:textId="77777777" w:rsidR="00E543E3" w:rsidRDefault="00E543E3">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15FE4"/>
    <w:multiLevelType w:val="hybridMultilevel"/>
    <w:tmpl w:val="297610EE"/>
    <w:lvl w:ilvl="0" w:tplc="B330BBC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117D1814"/>
    <w:multiLevelType w:val="multilevel"/>
    <w:tmpl w:val="F0D81896"/>
    <w:lvl w:ilvl="0">
      <w:start w:val="1"/>
      <w:numFmt w:val="decimal"/>
      <w:suff w:val="space"/>
      <w:lvlText w:val="6.%1."/>
      <w:lvlJc w:val="left"/>
      <w:pPr>
        <w:tabs>
          <w:tab w:val="num" w:pos="0"/>
        </w:tabs>
        <w:ind w:left="360" w:firstLine="0"/>
      </w:pPr>
      <w:rPr>
        <w:rFonts w:ascii="Times New Roman" w:hAnsi="Times New Roman" w:cs="Times New Roman"/>
        <w:b/>
        <w:i w:val="0"/>
        <w:sz w:val="26"/>
      </w:rPr>
    </w:lvl>
    <w:lvl w:ilvl="1">
      <w:start w:val="1"/>
      <w:numFmt w:val="lowerLetter"/>
      <w:suff w:val="space"/>
      <w:lvlText w:val="%2)"/>
      <w:lvlJc w:val="left"/>
      <w:pPr>
        <w:tabs>
          <w:tab w:val="num" w:pos="0"/>
        </w:tabs>
        <w:ind w:left="1080" w:firstLine="0"/>
      </w:pPr>
      <w:rPr>
        <w:rFonts w:cs="font379"/>
        <w:b w:val="0"/>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2">
    <w:nsid w:val="220A0ED7"/>
    <w:multiLevelType w:val="multilevel"/>
    <w:tmpl w:val="F606F0CA"/>
    <w:lvl w:ilvl="0">
      <w:start w:val="2"/>
      <w:numFmt w:val="decimal"/>
      <w:suff w:val="space"/>
      <w:lvlText w:val="%1."/>
      <w:lvlJc w:val="left"/>
      <w:pPr>
        <w:tabs>
          <w:tab w:val="num" w:pos="0"/>
        </w:tabs>
        <w:ind w:left="0" w:firstLine="0"/>
      </w:pPr>
      <w:rPr>
        <w:rFonts w:cs="font379"/>
      </w:rPr>
    </w:lvl>
    <w:lvl w:ilvl="1">
      <w:start w:val="1"/>
      <w:numFmt w:val="decimal"/>
      <w:suff w:val="space"/>
      <w:lvlText w:val="4.%2."/>
      <w:lvlJc w:val="left"/>
      <w:pPr>
        <w:tabs>
          <w:tab w:val="num" w:pos="0"/>
        </w:tabs>
        <w:ind w:left="0" w:firstLine="0"/>
      </w:pPr>
      <w:rPr>
        <w:b/>
        <w:color w:val="000000"/>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3">
    <w:nsid w:val="25197849"/>
    <w:multiLevelType w:val="hybridMultilevel"/>
    <w:tmpl w:val="9B1ADCC8"/>
    <w:lvl w:ilvl="0" w:tplc="08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27A06785"/>
    <w:multiLevelType w:val="multilevel"/>
    <w:tmpl w:val="3D9AB524"/>
    <w:lvl w:ilvl="0">
      <w:start w:val="1"/>
      <w:numFmt w:val="lowerRoman"/>
      <w:suff w:val="space"/>
      <w:lvlText w:val="%1)"/>
      <w:lvlJc w:val="left"/>
      <w:pPr>
        <w:tabs>
          <w:tab w:val="num" w:pos="0"/>
        </w:tabs>
        <w:ind w:left="1083" w:firstLine="0"/>
      </w:pPr>
    </w:lvl>
    <w:lvl w:ilvl="1">
      <w:start w:val="1"/>
      <w:numFmt w:val="lowerRoman"/>
      <w:pStyle w:val="DoanVBchutudongcap2"/>
      <w:suff w:val="space"/>
      <w:lvlText w:val="%2)"/>
      <w:lvlJc w:val="left"/>
      <w:pPr>
        <w:tabs>
          <w:tab w:val="num" w:pos="0"/>
        </w:tabs>
        <w:ind w:left="1795" w:firstLine="0"/>
      </w:pPr>
      <w:rPr>
        <w:rFonts w:ascii="Times New Roman" w:eastAsia="Calibri" w:hAnsi="Times New Roman" w:cs="font379"/>
      </w:rPr>
    </w:lvl>
    <w:lvl w:ilvl="2">
      <w:start w:val="1"/>
      <w:numFmt w:val="lowerRoman"/>
      <w:suff w:val="space"/>
      <w:lvlText w:val="%3."/>
      <w:lvlJc w:val="left"/>
      <w:pPr>
        <w:tabs>
          <w:tab w:val="num" w:pos="0"/>
        </w:tabs>
        <w:ind w:left="2695" w:firstLine="0"/>
      </w:pPr>
    </w:lvl>
    <w:lvl w:ilvl="3">
      <w:start w:val="1"/>
      <w:numFmt w:val="decimal"/>
      <w:suff w:val="space"/>
      <w:lvlText w:val="%4."/>
      <w:lvlJc w:val="left"/>
      <w:pPr>
        <w:tabs>
          <w:tab w:val="num" w:pos="0"/>
        </w:tabs>
        <w:ind w:left="3235" w:firstLine="0"/>
      </w:pPr>
    </w:lvl>
    <w:lvl w:ilvl="4">
      <w:start w:val="1"/>
      <w:numFmt w:val="lowerLetter"/>
      <w:suff w:val="space"/>
      <w:lvlText w:val="%5."/>
      <w:lvlJc w:val="left"/>
      <w:pPr>
        <w:tabs>
          <w:tab w:val="num" w:pos="0"/>
        </w:tabs>
        <w:ind w:left="3955" w:firstLine="0"/>
      </w:pPr>
    </w:lvl>
    <w:lvl w:ilvl="5">
      <w:start w:val="1"/>
      <w:numFmt w:val="lowerRoman"/>
      <w:suff w:val="space"/>
      <w:lvlText w:val="%6."/>
      <w:lvlJc w:val="right"/>
      <w:pPr>
        <w:tabs>
          <w:tab w:val="num" w:pos="0"/>
        </w:tabs>
        <w:ind w:left="4855" w:firstLine="0"/>
      </w:pPr>
    </w:lvl>
    <w:lvl w:ilvl="6">
      <w:start w:val="1"/>
      <w:numFmt w:val="decimal"/>
      <w:suff w:val="space"/>
      <w:lvlText w:val="%7."/>
      <w:lvlJc w:val="left"/>
      <w:pPr>
        <w:tabs>
          <w:tab w:val="num" w:pos="0"/>
        </w:tabs>
        <w:ind w:left="5395" w:firstLine="0"/>
      </w:pPr>
    </w:lvl>
    <w:lvl w:ilvl="7">
      <w:start w:val="1"/>
      <w:numFmt w:val="lowerLetter"/>
      <w:suff w:val="space"/>
      <w:lvlText w:val="%8."/>
      <w:lvlJc w:val="left"/>
      <w:pPr>
        <w:tabs>
          <w:tab w:val="num" w:pos="0"/>
        </w:tabs>
        <w:ind w:left="6115" w:firstLine="0"/>
      </w:pPr>
    </w:lvl>
    <w:lvl w:ilvl="8">
      <w:start w:val="1"/>
      <w:numFmt w:val="lowerRoman"/>
      <w:suff w:val="space"/>
      <w:lvlText w:val="%9."/>
      <w:lvlJc w:val="right"/>
      <w:pPr>
        <w:tabs>
          <w:tab w:val="num" w:pos="0"/>
        </w:tabs>
        <w:ind w:left="7015" w:firstLine="0"/>
      </w:pPr>
    </w:lvl>
  </w:abstractNum>
  <w:abstractNum w:abstractNumId="5">
    <w:nsid w:val="2BF33E3D"/>
    <w:multiLevelType w:val="multilevel"/>
    <w:tmpl w:val="D2827ED6"/>
    <w:lvl w:ilvl="0">
      <w:start w:val="1"/>
      <w:numFmt w:val="decimal"/>
      <w:suff w:val="space"/>
      <w:lvlText w:val="%1."/>
      <w:lvlJc w:val="left"/>
      <w:pPr>
        <w:tabs>
          <w:tab w:val="num" w:pos="0"/>
        </w:tabs>
        <w:ind w:left="360" w:firstLine="0"/>
      </w:pPr>
      <w:rPr>
        <w:rFonts w:cs="font379"/>
      </w:rPr>
    </w:lvl>
    <w:lvl w:ilvl="1">
      <w:start w:val="1"/>
      <w:numFmt w:val="lowerLetter"/>
      <w:suff w:val="space"/>
      <w:lvlText w:val="%2."/>
      <w:lvlJc w:val="left"/>
      <w:pPr>
        <w:tabs>
          <w:tab w:val="num" w:pos="0"/>
        </w:tabs>
        <w:ind w:left="1080" w:firstLine="0"/>
      </w:pPr>
      <w:rPr>
        <w:rFonts w:cs="font379"/>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6">
    <w:nsid w:val="2FA92977"/>
    <w:multiLevelType w:val="multilevel"/>
    <w:tmpl w:val="F67A72A2"/>
    <w:lvl w:ilvl="0">
      <w:start w:val="2"/>
      <w:numFmt w:val="decimal"/>
      <w:suff w:val="space"/>
      <w:lvlText w:val="%1."/>
      <w:lvlJc w:val="left"/>
      <w:pPr>
        <w:tabs>
          <w:tab w:val="num" w:pos="0"/>
        </w:tabs>
        <w:ind w:left="0" w:firstLine="0"/>
      </w:pPr>
      <w:rPr>
        <w:rFonts w:cs="font379"/>
      </w:rPr>
    </w:lvl>
    <w:lvl w:ilvl="1">
      <w:start w:val="1"/>
      <w:numFmt w:val="decimal"/>
      <w:suff w:val="space"/>
      <w:lvlText w:val="5.%2."/>
      <w:lvlJc w:val="left"/>
      <w:pPr>
        <w:tabs>
          <w:tab w:val="num" w:pos="0"/>
        </w:tabs>
        <w:ind w:left="0" w:firstLine="0"/>
      </w:pPr>
      <w:rPr>
        <w:b/>
        <w:bCs/>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7">
    <w:nsid w:val="36190E5B"/>
    <w:multiLevelType w:val="multilevel"/>
    <w:tmpl w:val="DFE29790"/>
    <w:lvl w:ilvl="0">
      <w:start w:val="1"/>
      <w:numFmt w:val="lowerLetter"/>
      <w:suff w:val="space"/>
      <w:lvlText w:val="%1)"/>
      <w:lvlJc w:val="left"/>
      <w:pPr>
        <w:tabs>
          <w:tab w:val="num" w:pos="0"/>
        </w:tabs>
        <w:ind w:left="1080" w:firstLine="0"/>
      </w:pPr>
      <w:rPr>
        <w:i w:val="0"/>
      </w:rPr>
    </w:lvl>
    <w:lvl w:ilvl="1">
      <w:start w:val="1"/>
      <w:numFmt w:val="lowerLetter"/>
      <w:suff w:val="space"/>
      <w:lvlText w:val="%2."/>
      <w:lvlJc w:val="left"/>
      <w:pPr>
        <w:tabs>
          <w:tab w:val="num" w:pos="0"/>
        </w:tabs>
        <w:ind w:left="1800" w:firstLine="0"/>
      </w:pPr>
    </w:lvl>
    <w:lvl w:ilvl="2">
      <w:start w:val="1"/>
      <w:numFmt w:val="lowerRoman"/>
      <w:suff w:val="space"/>
      <w:lvlText w:val="%3."/>
      <w:lvlJc w:val="right"/>
      <w:pPr>
        <w:tabs>
          <w:tab w:val="num" w:pos="0"/>
        </w:tabs>
        <w:ind w:left="2700" w:firstLine="0"/>
      </w:pPr>
    </w:lvl>
    <w:lvl w:ilvl="3">
      <w:start w:val="1"/>
      <w:numFmt w:val="decimal"/>
      <w:suff w:val="space"/>
      <w:lvlText w:val="%4."/>
      <w:lvlJc w:val="left"/>
      <w:pPr>
        <w:tabs>
          <w:tab w:val="num" w:pos="0"/>
        </w:tabs>
        <w:ind w:left="3240" w:firstLine="0"/>
      </w:pPr>
    </w:lvl>
    <w:lvl w:ilvl="4">
      <w:start w:val="1"/>
      <w:numFmt w:val="lowerLetter"/>
      <w:suff w:val="space"/>
      <w:lvlText w:val="%5."/>
      <w:lvlJc w:val="left"/>
      <w:pPr>
        <w:tabs>
          <w:tab w:val="num" w:pos="0"/>
        </w:tabs>
        <w:ind w:left="3960" w:firstLine="0"/>
      </w:pPr>
    </w:lvl>
    <w:lvl w:ilvl="5">
      <w:start w:val="1"/>
      <w:numFmt w:val="lowerRoman"/>
      <w:suff w:val="space"/>
      <w:lvlText w:val="%6."/>
      <w:lvlJc w:val="right"/>
      <w:pPr>
        <w:tabs>
          <w:tab w:val="num" w:pos="0"/>
        </w:tabs>
        <w:ind w:left="4860" w:firstLine="0"/>
      </w:pPr>
    </w:lvl>
    <w:lvl w:ilvl="6">
      <w:start w:val="1"/>
      <w:numFmt w:val="decimal"/>
      <w:suff w:val="space"/>
      <w:lvlText w:val="%7."/>
      <w:lvlJc w:val="left"/>
      <w:pPr>
        <w:tabs>
          <w:tab w:val="num" w:pos="0"/>
        </w:tabs>
        <w:ind w:left="5400" w:firstLine="0"/>
      </w:pPr>
    </w:lvl>
    <w:lvl w:ilvl="7">
      <w:start w:val="1"/>
      <w:numFmt w:val="lowerLetter"/>
      <w:suff w:val="space"/>
      <w:lvlText w:val="%8."/>
      <w:lvlJc w:val="left"/>
      <w:pPr>
        <w:tabs>
          <w:tab w:val="num" w:pos="0"/>
        </w:tabs>
        <w:ind w:left="6120" w:firstLine="0"/>
      </w:pPr>
    </w:lvl>
    <w:lvl w:ilvl="8">
      <w:start w:val="1"/>
      <w:numFmt w:val="lowerRoman"/>
      <w:suff w:val="space"/>
      <w:lvlText w:val="%9."/>
      <w:lvlJc w:val="right"/>
      <w:pPr>
        <w:tabs>
          <w:tab w:val="num" w:pos="0"/>
        </w:tabs>
        <w:ind w:left="7020" w:firstLine="0"/>
      </w:pPr>
    </w:lvl>
  </w:abstractNum>
  <w:abstractNum w:abstractNumId="8">
    <w:nsid w:val="3BE90996"/>
    <w:multiLevelType w:val="multilevel"/>
    <w:tmpl w:val="DFA2D8C4"/>
    <w:lvl w:ilvl="0">
      <w:start w:val="1"/>
      <w:numFmt w:val="lowerLetter"/>
      <w:suff w:val="space"/>
      <w:lvlText w:val="%1)"/>
      <w:lvlJc w:val="left"/>
      <w:pPr>
        <w:tabs>
          <w:tab w:val="num" w:pos="0"/>
        </w:tabs>
        <w:ind w:left="0" w:firstLine="0"/>
      </w:pPr>
      <w:rPr>
        <w:b w:val="0"/>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9">
    <w:nsid w:val="4F1A5CC5"/>
    <w:multiLevelType w:val="multilevel"/>
    <w:tmpl w:val="7048E320"/>
    <w:lvl w:ilvl="0">
      <w:start w:val="1"/>
      <w:numFmt w:val="bullet"/>
      <w:pStyle w:val="Luidoancap2"/>
      <w:suff w:val="space"/>
      <w:lvlText w:val=""/>
      <w:lvlJc w:val="left"/>
      <w:pPr>
        <w:tabs>
          <w:tab w:val="num" w:pos="0"/>
        </w:tabs>
        <w:ind w:left="1778" w:firstLine="0"/>
      </w:pPr>
      <w:rPr>
        <w:rFonts w:ascii="Wingdings" w:hAnsi="Wingdings" w:cs="Wingdings" w:hint="default"/>
      </w:rPr>
    </w:lvl>
    <w:lvl w:ilvl="1">
      <w:start w:val="1"/>
      <w:numFmt w:val="bullet"/>
      <w:suff w:val="space"/>
      <w:lvlText w:val="o"/>
      <w:lvlJc w:val="left"/>
      <w:pPr>
        <w:tabs>
          <w:tab w:val="num" w:pos="0"/>
        </w:tabs>
        <w:ind w:left="2498" w:firstLine="0"/>
      </w:pPr>
      <w:rPr>
        <w:rFonts w:ascii="Courier New" w:hAnsi="Courier New" w:cs="Courier New" w:hint="default"/>
      </w:rPr>
    </w:lvl>
    <w:lvl w:ilvl="2">
      <w:start w:val="1"/>
      <w:numFmt w:val="bullet"/>
      <w:suff w:val="space"/>
      <w:lvlText w:val=""/>
      <w:lvlJc w:val="left"/>
      <w:pPr>
        <w:tabs>
          <w:tab w:val="num" w:pos="0"/>
        </w:tabs>
        <w:ind w:left="3218" w:firstLine="0"/>
      </w:pPr>
      <w:rPr>
        <w:rFonts w:ascii="Wingdings" w:hAnsi="Wingdings" w:cs="Wingdings" w:hint="default"/>
      </w:rPr>
    </w:lvl>
    <w:lvl w:ilvl="3">
      <w:start w:val="1"/>
      <w:numFmt w:val="bullet"/>
      <w:suff w:val="space"/>
      <w:lvlText w:val=""/>
      <w:lvlJc w:val="left"/>
      <w:pPr>
        <w:tabs>
          <w:tab w:val="num" w:pos="0"/>
        </w:tabs>
        <w:ind w:left="3938" w:firstLine="0"/>
      </w:pPr>
      <w:rPr>
        <w:rFonts w:ascii="Symbol" w:hAnsi="Symbol" w:cs="Symbol" w:hint="default"/>
      </w:rPr>
    </w:lvl>
    <w:lvl w:ilvl="4">
      <w:start w:val="1"/>
      <w:numFmt w:val="bullet"/>
      <w:suff w:val="space"/>
      <w:lvlText w:val="o"/>
      <w:lvlJc w:val="left"/>
      <w:pPr>
        <w:tabs>
          <w:tab w:val="num" w:pos="0"/>
        </w:tabs>
        <w:ind w:left="4658" w:firstLine="0"/>
      </w:pPr>
      <w:rPr>
        <w:rFonts w:ascii="Courier New" w:hAnsi="Courier New" w:cs="Courier New" w:hint="default"/>
      </w:rPr>
    </w:lvl>
    <w:lvl w:ilvl="5">
      <w:start w:val="1"/>
      <w:numFmt w:val="bullet"/>
      <w:suff w:val="space"/>
      <w:lvlText w:val=""/>
      <w:lvlJc w:val="left"/>
      <w:pPr>
        <w:tabs>
          <w:tab w:val="num" w:pos="0"/>
        </w:tabs>
        <w:ind w:left="5378" w:firstLine="0"/>
      </w:pPr>
      <w:rPr>
        <w:rFonts w:ascii="Wingdings" w:hAnsi="Wingdings" w:cs="Wingdings" w:hint="default"/>
      </w:rPr>
    </w:lvl>
    <w:lvl w:ilvl="6">
      <w:start w:val="1"/>
      <w:numFmt w:val="bullet"/>
      <w:suff w:val="space"/>
      <w:lvlText w:val=""/>
      <w:lvlJc w:val="left"/>
      <w:pPr>
        <w:tabs>
          <w:tab w:val="num" w:pos="0"/>
        </w:tabs>
        <w:ind w:left="6098" w:firstLine="0"/>
      </w:pPr>
      <w:rPr>
        <w:rFonts w:ascii="Symbol" w:hAnsi="Symbol" w:cs="Symbol" w:hint="default"/>
      </w:rPr>
    </w:lvl>
    <w:lvl w:ilvl="7">
      <w:start w:val="1"/>
      <w:numFmt w:val="bullet"/>
      <w:suff w:val="space"/>
      <w:lvlText w:val="o"/>
      <w:lvlJc w:val="left"/>
      <w:pPr>
        <w:tabs>
          <w:tab w:val="num" w:pos="0"/>
        </w:tabs>
        <w:ind w:left="6818" w:firstLine="0"/>
      </w:pPr>
      <w:rPr>
        <w:rFonts w:ascii="Courier New" w:hAnsi="Courier New" w:cs="Courier New" w:hint="default"/>
      </w:rPr>
    </w:lvl>
    <w:lvl w:ilvl="8">
      <w:start w:val="1"/>
      <w:numFmt w:val="bullet"/>
      <w:suff w:val="space"/>
      <w:lvlText w:val=""/>
      <w:lvlJc w:val="left"/>
      <w:pPr>
        <w:tabs>
          <w:tab w:val="num" w:pos="0"/>
        </w:tabs>
        <w:ind w:left="7538" w:firstLine="0"/>
      </w:pPr>
      <w:rPr>
        <w:rFonts w:ascii="Wingdings" w:hAnsi="Wingdings" w:cs="Wingdings" w:hint="default"/>
      </w:rPr>
    </w:lvl>
  </w:abstractNum>
  <w:abstractNum w:abstractNumId="10">
    <w:nsid w:val="50C72755"/>
    <w:multiLevelType w:val="multilevel"/>
    <w:tmpl w:val="25382322"/>
    <w:lvl w:ilvl="0">
      <w:start w:val="1"/>
      <w:numFmt w:val="lowerLetter"/>
      <w:suff w:val="space"/>
      <w:lvlText w:val="%1)"/>
      <w:lvlJc w:val="left"/>
      <w:pPr>
        <w:tabs>
          <w:tab w:val="num" w:pos="0"/>
        </w:tabs>
        <w:ind w:left="270" w:firstLine="0"/>
      </w:pPr>
      <w:rPr>
        <w:rFonts w:cs="font341"/>
      </w:rPr>
    </w:lvl>
    <w:lvl w:ilvl="1">
      <w:start w:val="1"/>
      <w:numFmt w:val="lowerLetter"/>
      <w:suff w:val="space"/>
      <w:lvlText w:val="%2."/>
      <w:lvlJc w:val="left"/>
      <w:pPr>
        <w:tabs>
          <w:tab w:val="num" w:pos="0"/>
        </w:tabs>
        <w:ind w:left="1879" w:firstLine="0"/>
      </w:pPr>
      <w:rPr>
        <w:rFonts w:cs="font341"/>
      </w:rPr>
    </w:lvl>
    <w:lvl w:ilvl="2">
      <w:start w:val="1"/>
      <w:numFmt w:val="lowerRoman"/>
      <w:suff w:val="space"/>
      <w:lvlText w:val="%3."/>
      <w:lvlJc w:val="right"/>
      <w:pPr>
        <w:tabs>
          <w:tab w:val="num" w:pos="0"/>
        </w:tabs>
        <w:ind w:left="2779" w:firstLine="0"/>
      </w:pPr>
      <w:rPr>
        <w:rFonts w:cs="font341"/>
      </w:rPr>
    </w:lvl>
    <w:lvl w:ilvl="3">
      <w:start w:val="1"/>
      <w:numFmt w:val="decimal"/>
      <w:suff w:val="space"/>
      <w:lvlText w:val="%4."/>
      <w:lvlJc w:val="left"/>
      <w:pPr>
        <w:tabs>
          <w:tab w:val="num" w:pos="0"/>
        </w:tabs>
        <w:ind w:left="3319" w:firstLine="0"/>
      </w:pPr>
      <w:rPr>
        <w:rFonts w:cs="font341"/>
      </w:rPr>
    </w:lvl>
    <w:lvl w:ilvl="4">
      <w:start w:val="1"/>
      <w:numFmt w:val="lowerLetter"/>
      <w:suff w:val="space"/>
      <w:lvlText w:val="%5."/>
      <w:lvlJc w:val="left"/>
      <w:pPr>
        <w:tabs>
          <w:tab w:val="num" w:pos="0"/>
        </w:tabs>
        <w:ind w:left="4039" w:firstLine="0"/>
      </w:pPr>
      <w:rPr>
        <w:rFonts w:cs="font341"/>
      </w:rPr>
    </w:lvl>
    <w:lvl w:ilvl="5">
      <w:start w:val="1"/>
      <w:numFmt w:val="lowerRoman"/>
      <w:suff w:val="space"/>
      <w:lvlText w:val="%6."/>
      <w:lvlJc w:val="right"/>
      <w:pPr>
        <w:tabs>
          <w:tab w:val="num" w:pos="0"/>
        </w:tabs>
        <w:ind w:left="4939" w:firstLine="0"/>
      </w:pPr>
      <w:rPr>
        <w:rFonts w:cs="font341"/>
      </w:rPr>
    </w:lvl>
    <w:lvl w:ilvl="6">
      <w:start w:val="1"/>
      <w:numFmt w:val="decimal"/>
      <w:suff w:val="space"/>
      <w:lvlText w:val="%7."/>
      <w:lvlJc w:val="left"/>
      <w:pPr>
        <w:tabs>
          <w:tab w:val="num" w:pos="0"/>
        </w:tabs>
        <w:ind w:left="5479" w:firstLine="0"/>
      </w:pPr>
      <w:rPr>
        <w:rFonts w:cs="font341"/>
      </w:rPr>
    </w:lvl>
    <w:lvl w:ilvl="7">
      <w:start w:val="1"/>
      <w:numFmt w:val="lowerLetter"/>
      <w:suff w:val="space"/>
      <w:lvlText w:val="%8."/>
      <w:lvlJc w:val="left"/>
      <w:pPr>
        <w:tabs>
          <w:tab w:val="num" w:pos="0"/>
        </w:tabs>
        <w:ind w:left="6199" w:firstLine="0"/>
      </w:pPr>
      <w:rPr>
        <w:rFonts w:cs="font341"/>
      </w:rPr>
    </w:lvl>
    <w:lvl w:ilvl="8">
      <w:start w:val="1"/>
      <w:numFmt w:val="lowerRoman"/>
      <w:suff w:val="space"/>
      <w:lvlText w:val="%9."/>
      <w:lvlJc w:val="right"/>
      <w:pPr>
        <w:tabs>
          <w:tab w:val="num" w:pos="0"/>
        </w:tabs>
        <w:ind w:left="7099" w:firstLine="0"/>
      </w:pPr>
      <w:rPr>
        <w:rFonts w:cs="font341"/>
      </w:rPr>
    </w:lvl>
  </w:abstractNum>
  <w:abstractNum w:abstractNumId="11">
    <w:nsid w:val="54313237"/>
    <w:multiLevelType w:val="multilevel"/>
    <w:tmpl w:val="41027324"/>
    <w:lvl w:ilvl="0">
      <w:start w:val="1"/>
      <w:numFmt w:val="lowerLetter"/>
      <w:pStyle w:val="DoanVBChucaitudong"/>
      <w:suff w:val="space"/>
      <w:lvlText w:val="%1)"/>
      <w:lvlJc w:val="left"/>
      <w:pPr>
        <w:tabs>
          <w:tab w:val="num" w:pos="0"/>
        </w:tabs>
        <w:ind w:left="284" w:firstLine="0"/>
      </w:pPr>
      <w:rPr>
        <w:b w:val="0"/>
        <w:i w:val="0"/>
        <w:iCs w:val="0"/>
        <w:color w:val="auto"/>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12">
    <w:nsid w:val="58B85E97"/>
    <w:multiLevelType w:val="multilevel"/>
    <w:tmpl w:val="2E8C3C8E"/>
    <w:lvl w:ilvl="0">
      <w:start w:val="1"/>
      <w:numFmt w:val="bullet"/>
      <w:pStyle w:val="Style1"/>
      <w:suff w:val="space"/>
      <w:lvlText w:val=""/>
      <w:lvlJc w:val="left"/>
      <w:pPr>
        <w:tabs>
          <w:tab w:val="num" w:pos="0"/>
        </w:tabs>
        <w:ind w:left="1069" w:firstLine="0"/>
      </w:pPr>
      <w:rPr>
        <w:rFonts w:ascii="Symbol" w:hAnsi="Symbol" w:cs="Symbol" w:hint="default"/>
      </w:rPr>
    </w:lvl>
    <w:lvl w:ilvl="1">
      <w:start w:val="1"/>
      <w:numFmt w:val="bullet"/>
      <w:suff w:val="space"/>
      <w:lvlText w:val="o"/>
      <w:lvlJc w:val="left"/>
      <w:pPr>
        <w:tabs>
          <w:tab w:val="num" w:pos="0"/>
        </w:tabs>
        <w:ind w:left="1789" w:firstLine="0"/>
      </w:pPr>
      <w:rPr>
        <w:rFonts w:ascii="Courier New" w:hAnsi="Courier New" w:cs="Courier New" w:hint="default"/>
      </w:rPr>
    </w:lvl>
    <w:lvl w:ilvl="2">
      <w:start w:val="1"/>
      <w:numFmt w:val="bullet"/>
      <w:suff w:val="space"/>
      <w:lvlText w:val=""/>
      <w:lvlJc w:val="left"/>
      <w:pPr>
        <w:tabs>
          <w:tab w:val="num" w:pos="0"/>
        </w:tabs>
        <w:ind w:left="2509" w:firstLine="0"/>
      </w:pPr>
      <w:rPr>
        <w:rFonts w:ascii="Wingdings" w:hAnsi="Wingdings" w:cs="Wingdings" w:hint="default"/>
      </w:rPr>
    </w:lvl>
    <w:lvl w:ilvl="3">
      <w:start w:val="1"/>
      <w:numFmt w:val="bullet"/>
      <w:suff w:val="space"/>
      <w:lvlText w:val=""/>
      <w:lvlJc w:val="left"/>
      <w:pPr>
        <w:tabs>
          <w:tab w:val="num" w:pos="0"/>
        </w:tabs>
        <w:ind w:left="3229" w:firstLine="0"/>
      </w:pPr>
      <w:rPr>
        <w:rFonts w:ascii="Symbol" w:hAnsi="Symbol" w:cs="Symbol" w:hint="default"/>
      </w:rPr>
    </w:lvl>
    <w:lvl w:ilvl="4">
      <w:start w:val="1"/>
      <w:numFmt w:val="bullet"/>
      <w:suff w:val="space"/>
      <w:lvlText w:val="o"/>
      <w:lvlJc w:val="left"/>
      <w:pPr>
        <w:tabs>
          <w:tab w:val="num" w:pos="0"/>
        </w:tabs>
        <w:ind w:left="3949" w:firstLine="0"/>
      </w:pPr>
      <w:rPr>
        <w:rFonts w:ascii="Courier New" w:hAnsi="Courier New" w:cs="Courier New" w:hint="default"/>
      </w:rPr>
    </w:lvl>
    <w:lvl w:ilvl="5">
      <w:start w:val="1"/>
      <w:numFmt w:val="bullet"/>
      <w:suff w:val="space"/>
      <w:lvlText w:val=""/>
      <w:lvlJc w:val="left"/>
      <w:pPr>
        <w:tabs>
          <w:tab w:val="num" w:pos="0"/>
        </w:tabs>
        <w:ind w:left="4669" w:firstLine="0"/>
      </w:pPr>
      <w:rPr>
        <w:rFonts w:ascii="Wingdings" w:hAnsi="Wingdings" w:cs="Wingdings" w:hint="default"/>
      </w:rPr>
    </w:lvl>
    <w:lvl w:ilvl="6">
      <w:start w:val="1"/>
      <w:numFmt w:val="bullet"/>
      <w:suff w:val="space"/>
      <w:lvlText w:val=""/>
      <w:lvlJc w:val="left"/>
      <w:pPr>
        <w:tabs>
          <w:tab w:val="num" w:pos="0"/>
        </w:tabs>
        <w:ind w:left="5389" w:firstLine="0"/>
      </w:pPr>
      <w:rPr>
        <w:rFonts w:ascii="Symbol" w:hAnsi="Symbol" w:cs="Symbol" w:hint="default"/>
      </w:rPr>
    </w:lvl>
    <w:lvl w:ilvl="7">
      <w:start w:val="1"/>
      <w:numFmt w:val="bullet"/>
      <w:suff w:val="space"/>
      <w:lvlText w:val="o"/>
      <w:lvlJc w:val="left"/>
      <w:pPr>
        <w:tabs>
          <w:tab w:val="num" w:pos="0"/>
        </w:tabs>
        <w:ind w:left="6109" w:firstLine="0"/>
      </w:pPr>
      <w:rPr>
        <w:rFonts w:ascii="Courier New" w:hAnsi="Courier New" w:cs="Courier New" w:hint="default"/>
      </w:rPr>
    </w:lvl>
    <w:lvl w:ilvl="8">
      <w:start w:val="1"/>
      <w:numFmt w:val="bullet"/>
      <w:suff w:val="space"/>
      <w:lvlText w:val=""/>
      <w:lvlJc w:val="left"/>
      <w:pPr>
        <w:tabs>
          <w:tab w:val="num" w:pos="0"/>
        </w:tabs>
        <w:ind w:left="6829" w:firstLine="0"/>
      </w:pPr>
      <w:rPr>
        <w:rFonts w:ascii="Wingdings" w:hAnsi="Wingdings" w:cs="Wingdings" w:hint="default"/>
      </w:rPr>
    </w:lvl>
  </w:abstractNum>
  <w:abstractNum w:abstractNumId="13">
    <w:nsid w:val="5C805B1F"/>
    <w:multiLevelType w:val="multilevel"/>
    <w:tmpl w:val="FB66FD00"/>
    <w:lvl w:ilvl="0">
      <w:start w:val="2"/>
      <w:numFmt w:val="decimal"/>
      <w:suff w:val="space"/>
      <w:lvlText w:val="%1."/>
      <w:lvlJc w:val="left"/>
      <w:pPr>
        <w:tabs>
          <w:tab w:val="num" w:pos="0"/>
        </w:tabs>
        <w:ind w:left="0" w:firstLine="0"/>
      </w:pPr>
      <w:rPr>
        <w:rFonts w:cs="font379"/>
      </w:rPr>
    </w:lvl>
    <w:lvl w:ilvl="1">
      <w:start w:val="1"/>
      <w:numFmt w:val="decimal"/>
      <w:suff w:val="space"/>
      <w:lvlText w:val="%1.%2."/>
      <w:lvlJc w:val="left"/>
      <w:pPr>
        <w:tabs>
          <w:tab w:val="num" w:pos="0"/>
        </w:tabs>
        <w:ind w:left="0" w:firstLine="0"/>
      </w:pPr>
      <w:rPr>
        <w:rFonts w:cs="font379"/>
        <w:b/>
        <w:bCs/>
      </w:rPr>
    </w:lvl>
    <w:lvl w:ilvl="2">
      <w:start w:val="1"/>
      <w:numFmt w:val="decimal"/>
      <w:suff w:val="space"/>
      <w:lvlText w:val="%1.%2.%3."/>
      <w:lvlJc w:val="left"/>
      <w:pPr>
        <w:tabs>
          <w:tab w:val="num" w:pos="0"/>
        </w:tabs>
        <w:ind w:left="0" w:firstLine="0"/>
      </w:pPr>
      <w:rPr>
        <w:rFonts w:cs="font379"/>
      </w:rPr>
    </w:lvl>
    <w:lvl w:ilvl="3">
      <w:start w:val="1"/>
      <w:numFmt w:val="decimal"/>
      <w:suff w:val="space"/>
      <w:lvlText w:val="%1.%2.%3.%4."/>
      <w:lvlJc w:val="left"/>
      <w:pPr>
        <w:tabs>
          <w:tab w:val="num" w:pos="0"/>
        </w:tabs>
        <w:ind w:left="0" w:firstLine="0"/>
      </w:pPr>
      <w:rPr>
        <w:rFonts w:cs="font379"/>
      </w:rPr>
    </w:lvl>
    <w:lvl w:ilvl="4">
      <w:start w:val="1"/>
      <w:numFmt w:val="decimal"/>
      <w:suff w:val="space"/>
      <w:lvlText w:val="%1.%2.%3.%4.%5."/>
      <w:lvlJc w:val="left"/>
      <w:pPr>
        <w:tabs>
          <w:tab w:val="num" w:pos="0"/>
        </w:tabs>
        <w:ind w:left="0" w:firstLine="0"/>
      </w:pPr>
      <w:rPr>
        <w:rFonts w:cs="font379"/>
      </w:rPr>
    </w:lvl>
    <w:lvl w:ilvl="5">
      <w:start w:val="1"/>
      <w:numFmt w:val="decimal"/>
      <w:suff w:val="space"/>
      <w:lvlText w:val="%1.%2.%3.%4.%5.%6."/>
      <w:lvlJc w:val="left"/>
      <w:pPr>
        <w:tabs>
          <w:tab w:val="num" w:pos="0"/>
        </w:tabs>
        <w:ind w:left="0" w:firstLine="0"/>
      </w:pPr>
      <w:rPr>
        <w:rFonts w:cs="font379"/>
      </w:rPr>
    </w:lvl>
    <w:lvl w:ilvl="6">
      <w:start w:val="1"/>
      <w:numFmt w:val="decimal"/>
      <w:suff w:val="space"/>
      <w:lvlText w:val="%1.%2.%3.%4.%5.%6.%7."/>
      <w:lvlJc w:val="left"/>
      <w:pPr>
        <w:tabs>
          <w:tab w:val="num" w:pos="0"/>
        </w:tabs>
        <w:ind w:left="0" w:firstLine="0"/>
      </w:pPr>
      <w:rPr>
        <w:rFonts w:cs="font379"/>
      </w:rPr>
    </w:lvl>
    <w:lvl w:ilvl="7">
      <w:start w:val="1"/>
      <w:numFmt w:val="decimal"/>
      <w:suff w:val="space"/>
      <w:lvlText w:val="%1.%2.%3.%4.%5.%6.%7.%8."/>
      <w:lvlJc w:val="left"/>
      <w:pPr>
        <w:tabs>
          <w:tab w:val="num" w:pos="0"/>
        </w:tabs>
        <w:ind w:left="0" w:firstLine="0"/>
      </w:pPr>
      <w:rPr>
        <w:rFonts w:cs="font379"/>
      </w:rPr>
    </w:lvl>
    <w:lvl w:ilvl="8">
      <w:start w:val="1"/>
      <w:numFmt w:val="decimal"/>
      <w:suff w:val="space"/>
      <w:lvlText w:val="%1.%2.%3.%4.%5.%6.%7.%8.%9."/>
      <w:lvlJc w:val="left"/>
      <w:pPr>
        <w:tabs>
          <w:tab w:val="num" w:pos="0"/>
        </w:tabs>
        <w:ind w:left="0" w:firstLine="0"/>
      </w:pPr>
      <w:rPr>
        <w:rFonts w:cs="font379"/>
      </w:rPr>
    </w:lvl>
  </w:abstractNum>
  <w:abstractNum w:abstractNumId="14">
    <w:nsid w:val="5F1B5449"/>
    <w:multiLevelType w:val="multilevel"/>
    <w:tmpl w:val="9C4A636A"/>
    <w:lvl w:ilvl="0">
      <w:start w:val="1"/>
      <w:numFmt w:val="decimal"/>
      <w:suff w:val="space"/>
      <w:lvlText w:val="7.%1."/>
      <w:lvlJc w:val="left"/>
      <w:pPr>
        <w:tabs>
          <w:tab w:val="num" w:pos="0"/>
        </w:tabs>
        <w:ind w:left="0" w:firstLine="0"/>
      </w:pPr>
      <w:rPr>
        <w:rFonts w:ascii="Times New Roman" w:hAnsi="Times New Roman" w:cs="Times New Roman"/>
        <w:b/>
        <w:i w:val="0"/>
        <w:sz w:val="26"/>
      </w:rPr>
    </w:lvl>
    <w:lvl w:ilvl="1">
      <w:start w:val="1"/>
      <w:numFmt w:val="lowerLetter"/>
      <w:suff w:val="space"/>
      <w:lvlText w:val="%2)"/>
      <w:lvlJc w:val="left"/>
      <w:pPr>
        <w:tabs>
          <w:tab w:val="num" w:pos="0"/>
        </w:tabs>
        <w:ind w:left="1080" w:firstLine="0"/>
      </w:pPr>
      <w:rPr>
        <w:rFonts w:cs="font379"/>
        <w:b w:val="0"/>
      </w:rPr>
    </w:lvl>
    <w:lvl w:ilvl="2">
      <w:start w:val="1"/>
      <w:numFmt w:val="lowerRoman"/>
      <w:suff w:val="space"/>
      <w:lvlText w:val="%3."/>
      <w:lvlJc w:val="right"/>
      <w:pPr>
        <w:tabs>
          <w:tab w:val="num" w:pos="0"/>
        </w:tabs>
        <w:ind w:left="1980" w:firstLine="0"/>
      </w:pPr>
      <w:rPr>
        <w:rFonts w:cs="font379"/>
      </w:rPr>
    </w:lvl>
    <w:lvl w:ilvl="3">
      <w:start w:val="1"/>
      <w:numFmt w:val="decimal"/>
      <w:suff w:val="space"/>
      <w:lvlText w:val="%4."/>
      <w:lvlJc w:val="left"/>
      <w:pPr>
        <w:tabs>
          <w:tab w:val="num" w:pos="0"/>
        </w:tabs>
        <w:ind w:left="2520" w:firstLine="0"/>
      </w:pPr>
      <w:rPr>
        <w:rFonts w:cs="font379"/>
      </w:rPr>
    </w:lvl>
    <w:lvl w:ilvl="4">
      <w:start w:val="1"/>
      <w:numFmt w:val="lowerLetter"/>
      <w:suff w:val="space"/>
      <w:lvlText w:val="%5."/>
      <w:lvlJc w:val="left"/>
      <w:pPr>
        <w:tabs>
          <w:tab w:val="num" w:pos="0"/>
        </w:tabs>
        <w:ind w:left="3240" w:firstLine="0"/>
      </w:pPr>
      <w:rPr>
        <w:rFonts w:cs="font379"/>
      </w:rPr>
    </w:lvl>
    <w:lvl w:ilvl="5">
      <w:start w:val="1"/>
      <w:numFmt w:val="lowerRoman"/>
      <w:suff w:val="space"/>
      <w:lvlText w:val="%6."/>
      <w:lvlJc w:val="right"/>
      <w:pPr>
        <w:tabs>
          <w:tab w:val="num" w:pos="0"/>
        </w:tabs>
        <w:ind w:left="4140" w:firstLine="0"/>
      </w:pPr>
      <w:rPr>
        <w:rFonts w:cs="font379"/>
      </w:rPr>
    </w:lvl>
    <w:lvl w:ilvl="6">
      <w:start w:val="1"/>
      <w:numFmt w:val="decimal"/>
      <w:suff w:val="space"/>
      <w:lvlText w:val="%7."/>
      <w:lvlJc w:val="left"/>
      <w:pPr>
        <w:tabs>
          <w:tab w:val="num" w:pos="0"/>
        </w:tabs>
        <w:ind w:left="4680" w:firstLine="0"/>
      </w:pPr>
      <w:rPr>
        <w:rFonts w:cs="font379"/>
      </w:rPr>
    </w:lvl>
    <w:lvl w:ilvl="7">
      <w:start w:val="1"/>
      <w:numFmt w:val="lowerLetter"/>
      <w:suff w:val="space"/>
      <w:lvlText w:val="%8."/>
      <w:lvlJc w:val="left"/>
      <w:pPr>
        <w:tabs>
          <w:tab w:val="num" w:pos="0"/>
        </w:tabs>
        <w:ind w:left="5400" w:firstLine="0"/>
      </w:pPr>
      <w:rPr>
        <w:rFonts w:cs="font379"/>
      </w:rPr>
    </w:lvl>
    <w:lvl w:ilvl="8">
      <w:start w:val="1"/>
      <w:numFmt w:val="lowerRoman"/>
      <w:suff w:val="space"/>
      <w:lvlText w:val="%9."/>
      <w:lvlJc w:val="right"/>
      <w:pPr>
        <w:tabs>
          <w:tab w:val="num" w:pos="0"/>
        </w:tabs>
        <w:ind w:left="6300" w:firstLine="0"/>
      </w:pPr>
      <w:rPr>
        <w:rFonts w:cs="font379"/>
      </w:rPr>
    </w:lvl>
  </w:abstractNum>
  <w:abstractNum w:abstractNumId="15">
    <w:nsid w:val="626D2D1A"/>
    <w:multiLevelType w:val="multilevel"/>
    <w:tmpl w:val="FF82A9B2"/>
    <w:lvl w:ilvl="0">
      <w:start w:val="1"/>
      <w:numFmt w:val="decimal"/>
      <w:suff w:val="space"/>
      <w:lvlText w:val="%1."/>
      <w:lvlJc w:val="left"/>
      <w:pPr>
        <w:tabs>
          <w:tab w:val="num" w:pos="0"/>
        </w:tabs>
        <w:ind w:left="0" w:firstLine="0"/>
      </w:pPr>
      <w:rPr>
        <w:rFonts w:cs="font379"/>
        <w:sz w:val="26"/>
      </w:rPr>
    </w:lvl>
    <w:lvl w:ilvl="1">
      <w:start w:val="1"/>
      <w:numFmt w:val="decimal"/>
      <w:pStyle w:val="DoanVBsotudong"/>
      <w:suff w:val="space"/>
      <w:lvlText w:val="1.%2."/>
      <w:lvlJc w:val="left"/>
      <w:pPr>
        <w:tabs>
          <w:tab w:val="num" w:pos="0"/>
        </w:tabs>
        <w:ind w:left="6238" w:firstLine="0"/>
      </w:pPr>
      <w:rPr>
        <w:rFonts w:ascii="Times New Roman" w:hAnsi="Times New Roman" w:cs="Times New Roman"/>
        <w:b/>
        <w:bCs/>
        <w:i w:val="0"/>
        <w:sz w:val="26"/>
      </w:rPr>
    </w:lvl>
    <w:lvl w:ilvl="2">
      <w:start w:val="1"/>
      <w:numFmt w:val="decimal"/>
      <w:suff w:val="space"/>
      <w:lvlText w:val="%1.%2.%3."/>
      <w:lvlJc w:val="left"/>
      <w:pPr>
        <w:tabs>
          <w:tab w:val="num" w:pos="0"/>
        </w:tabs>
        <w:ind w:left="714" w:firstLine="0"/>
      </w:pPr>
      <w:rPr>
        <w:rFonts w:cs="font379"/>
        <w:b w:val="0"/>
        <w:i w:val="0"/>
        <w:sz w:val="26"/>
      </w:rPr>
    </w:lvl>
    <w:lvl w:ilvl="3">
      <w:start w:val="1"/>
      <w:numFmt w:val="decimal"/>
      <w:suff w:val="space"/>
      <w:lvlText w:val="%1.%2.%3.%4."/>
      <w:lvlJc w:val="left"/>
      <w:pPr>
        <w:tabs>
          <w:tab w:val="num" w:pos="0"/>
        </w:tabs>
        <w:ind w:left="1071" w:firstLine="0"/>
      </w:pPr>
      <w:rPr>
        <w:rFonts w:cs="font379"/>
        <w:sz w:val="26"/>
      </w:rPr>
    </w:lvl>
    <w:lvl w:ilvl="4">
      <w:start w:val="1"/>
      <w:numFmt w:val="decimal"/>
      <w:suff w:val="space"/>
      <w:lvlText w:val="%1.%2.%3.%4.%5."/>
      <w:lvlJc w:val="left"/>
      <w:pPr>
        <w:tabs>
          <w:tab w:val="num" w:pos="0"/>
        </w:tabs>
        <w:ind w:left="1428" w:firstLine="0"/>
      </w:pPr>
      <w:rPr>
        <w:rFonts w:cs="font379"/>
        <w:sz w:val="26"/>
      </w:rPr>
    </w:lvl>
    <w:lvl w:ilvl="5">
      <w:start w:val="1"/>
      <w:numFmt w:val="decimal"/>
      <w:suff w:val="space"/>
      <w:lvlText w:val="%1.%2.%3.%4.%5.%6."/>
      <w:lvlJc w:val="left"/>
      <w:pPr>
        <w:tabs>
          <w:tab w:val="num" w:pos="0"/>
        </w:tabs>
        <w:ind w:left="1785" w:firstLine="0"/>
      </w:pPr>
      <w:rPr>
        <w:rFonts w:cs="font379"/>
        <w:sz w:val="26"/>
      </w:rPr>
    </w:lvl>
    <w:lvl w:ilvl="6">
      <w:start w:val="1"/>
      <w:numFmt w:val="decimal"/>
      <w:suff w:val="space"/>
      <w:lvlText w:val="%1.%2.%3.%4.%5.%6.%7."/>
      <w:lvlJc w:val="left"/>
      <w:pPr>
        <w:tabs>
          <w:tab w:val="num" w:pos="0"/>
        </w:tabs>
        <w:ind w:left="2142" w:firstLine="0"/>
      </w:pPr>
      <w:rPr>
        <w:rFonts w:cs="font379"/>
        <w:sz w:val="26"/>
      </w:rPr>
    </w:lvl>
    <w:lvl w:ilvl="7">
      <w:start w:val="1"/>
      <w:numFmt w:val="decimal"/>
      <w:suff w:val="space"/>
      <w:lvlText w:val="%1.%2.%3.%4.%5.%6.%7.%8."/>
      <w:lvlJc w:val="left"/>
      <w:pPr>
        <w:tabs>
          <w:tab w:val="num" w:pos="0"/>
        </w:tabs>
        <w:ind w:left="2499" w:firstLine="0"/>
      </w:pPr>
      <w:rPr>
        <w:rFonts w:cs="font379"/>
        <w:sz w:val="26"/>
      </w:rPr>
    </w:lvl>
    <w:lvl w:ilvl="8">
      <w:start w:val="1"/>
      <w:numFmt w:val="decimal"/>
      <w:suff w:val="space"/>
      <w:lvlText w:val="%1.%2.%3.%4.%5.%6.%7.%8.%9."/>
      <w:lvlJc w:val="left"/>
      <w:pPr>
        <w:tabs>
          <w:tab w:val="num" w:pos="0"/>
        </w:tabs>
        <w:ind w:left="2856" w:firstLine="0"/>
      </w:pPr>
      <w:rPr>
        <w:rFonts w:cs="font379"/>
        <w:sz w:val="26"/>
      </w:rPr>
    </w:lvl>
  </w:abstractNum>
  <w:abstractNum w:abstractNumId="16">
    <w:nsid w:val="64FB3DC3"/>
    <w:multiLevelType w:val="multilevel"/>
    <w:tmpl w:val="4EBAA99A"/>
    <w:lvl w:ilvl="0">
      <w:start w:val="1"/>
      <w:numFmt w:val="lowerLetter"/>
      <w:suff w:val="space"/>
      <w:lvlText w:val="%1)"/>
      <w:lvlJc w:val="left"/>
      <w:pPr>
        <w:tabs>
          <w:tab w:val="num" w:pos="0"/>
        </w:tabs>
        <w:ind w:left="360" w:firstLine="0"/>
      </w:pPr>
    </w:lvl>
    <w:lvl w:ilvl="1">
      <w:start w:val="1"/>
      <w:numFmt w:val="lowerLetter"/>
      <w:suff w:val="space"/>
      <w:lvlText w:val="%2."/>
      <w:lvlJc w:val="left"/>
      <w:pPr>
        <w:tabs>
          <w:tab w:val="num" w:pos="0"/>
        </w:tabs>
        <w:ind w:left="1080" w:firstLine="0"/>
      </w:pPr>
    </w:lvl>
    <w:lvl w:ilvl="2">
      <w:start w:val="1"/>
      <w:numFmt w:val="lowerRoman"/>
      <w:suff w:val="space"/>
      <w:lvlText w:val="%3."/>
      <w:lvlJc w:val="right"/>
      <w:pPr>
        <w:tabs>
          <w:tab w:val="num" w:pos="0"/>
        </w:tabs>
        <w:ind w:left="1980" w:firstLine="0"/>
      </w:pPr>
    </w:lvl>
    <w:lvl w:ilvl="3">
      <w:start w:val="1"/>
      <w:numFmt w:val="decimal"/>
      <w:suff w:val="space"/>
      <w:lvlText w:val="%4."/>
      <w:lvlJc w:val="left"/>
      <w:pPr>
        <w:tabs>
          <w:tab w:val="num" w:pos="0"/>
        </w:tabs>
        <w:ind w:left="2520" w:firstLine="0"/>
      </w:pPr>
    </w:lvl>
    <w:lvl w:ilvl="4">
      <w:start w:val="1"/>
      <w:numFmt w:val="lowerLetter"/>
      <w:suff w:val="space"/>
      <w:lvlText w:val="%5."/>
      <w:lvlJc w:val="left"/>
      <w:pPr>
        <w:tabs>
          <w:tab w:val="num" w:pos="0"/>
        </w:tabs>
        <w:ind w:left="3240" w:firstLine="0"/>
      </w:pPr>
    </w:lvl>
    <w:lvl w:ilvl="5">
      <w:start w:val="1"/>
      <w:numFmt w:val="lowerRoman"/>
      <w:suff w:val="space"/>
      <w:lvlText w:val="%6."/>
      <w:lvlJc w:val="right"/>
      <w:pPr>
        <w:tabs>
          <w:tab w:val="num" w:pos="0"/>
        </w:tabs>
        <w:ind w:left="4140" w:firstLine="0"/>
      </w:pPr>
    </w:lvl>
    <w:lvl w:ilvl="6">
      <w:start w:val="1"/>
      <w:numFmt w:val="decimal"/>
      <w:suff w:val="space"/>
      <w:lvlText w:val="%7."/>
      <w:lvlJc w:val="left"/>
      <w:pPr>
        <w:tabs>
          <w:tab w:val="num" w:pos="0"/>
        </w:tabs>
        <w:ind w:left="4680" w:firstLine="0"/>
      </w:pPr>
    </w:lvl>
    <w:lvl w:ilvl="7">
      <w:start w:val="1"/>
      <w:numFmt w:val="lowerLetter"/>
      <w:suff w:val="space"/>
      <w:lvlText w:val="%8."/>
      <w:lvlJc w:val="left"/>
      <w:pPr>
        <w:tabs>
          <w:tab w:val="num" w:pos="0"/>
        </w:tabs>
        <w:ind w:left="5400" w:firstLine="0"/>
      </w:pPr>
    </w:lvl>
    <w:lvl w:ilvl="8">
      <w:start w:val="1"/>
      <w:numFmt w:val="lowerRoman"/>
      <w:suff w:val="space"/>
      <w:lvlText w:val="%9."/>
      <w:lvlJc w:val="right"/>
      <w:pPr>
        <w:tabs>
          <w:tab w:val="num" w:pos="0"/>
        </w:tabs>
        <w:ind w:left="6300" w:firstLine="0"/>
      </w:pPr>
    </w:lvl>
  </w:abstractNum>
  <w:abstractNum w:abstractNumId="17">
    <w:nsid w:val="6A5C0A89"/>
    <w:multiLevelType w:val="multilevel"/>
    <w:tmpl w:val="C14E7DF0"/>
    <w:lvl w:ilvl="0">
      <w:start w:val="2"/>
      <w:numFmt w:val="bullet"/>
      <w:pStyle w:val="GchudngVBChuyen"/>
      <w:suff w:val="space"/>
      <w:lvlText w:val="-"/>
      <w:lvlJc w:val="left"/>
      <w:pPr>
        <w:tabs>
          <w:tab w:val="num" w:pos="-710"/>
        </w:tabs>
        <w:ind w:left="0" w:firstLine="0"/>
      </w:pPr>
      <w:rPr>
        <w:rFonts w:ascii="Times New Roman" w:hAnsi="Times New Roman" w:cs="Times New Roman" w:hint="default"/>
        <w:b w:val="0"/>
        <w:bCs w:val="0"/>
        <w:i w:val="0"/>
        <w:iCs w:val="0"/>
        <w:caps w:val="0"/>
        <w:smallCaps w:val="0"/>
        <w:strike w:val="0"/>
        <w:dstrike w:val="0"/>
        <w:vanish w:val="0"/>
        <w:color w:val="000000"/>
        <w:spacing w:val="0"/>
        <w:kern w:val="0"/>
        <w:position w:val="0"/>
        <w:sz w:val="28"/>
        <w:u w:val="none"/>
        <w:vertAlign w:val="baseline"/>
        <w:em w:val="none"/>
      </w:rPr>
    </w:lvl>
    <w:lvl w:ilvl="1">
      <w:start w:val="1"/>
      <w:numFmt w:val="bullet"/>
      <w:suff w:val="space"/>
      <w:lvlText w:val=""/>
      <w:lvlJc w:val="left"/>
      <w:pPr>
        <w:tabs>
          <w:tab w:val="num" w:pos="0"/>
        </w:tabs>
        <w:ind w:left="1800" w:firstLine="0"/>
      </w:pPr>
      <w:rPr>
        <w:rFonts w:ascii="Wingdings" w:hAnsi="Wingdings" w:cs="Wingdings" w:hint="default"/>
      </w:rPr>
    </w:lvl>
    <w:lvl w:ilvl="2">
      <w:start w:val="1"/>
      <w:numFmt w:val="bullet"/>
      <w:suff w:val="space"/>
      <w:lvlText w:val=""/>
      <w:lvlJc w:val="left"/>
      <w:pPr>
        <w:tabs>
          <w:tab w:val="num" w:pos="0"/>
        </w:tabs>
        <w:ind w:left="2520" w:firstLine="0"/>
      </w:pPr>
      <w:rPr>
        <w:rFonts w:ascii="Wingdings" w:hAnsi="Wingdings" w:cs="Wingdings" w:hint="default"/>
      </w:rPr>
    </w:lvl>
    <w:lvl w:ilvl="3">
      <w:start w:val="1"/>
      <w:numFmt w:val="bullet"/>
      <w:suff w:val="space"/>
      <w:lvlText w:val=""/>
      <w:lvlJc w:val="left"/>
      <w:pPr>
        <w:tabs>
          <w:tab w:val="num" w:pos="0"/>
        </w:tabs>
        <w:ind w:left="3240" w:firstLine="0"/>
      </w:pPr>
      <w:rPr>
        <w:rFonts w:ascii="Symbol" w:hAnsi="Symbol" w:cs="Symbol" w:hint="default"/>
      </w:rPr>
    </w:lvl>
    <w:lvl w:ilvl="4">
      <w:start w:val="1"/>
      <w:numFmt w:val="bullet"/>
      <w:suff w:val="space"/>
      <w:lvlText w:val="o"/>
      <w:lvlJc w:val="left"/>
      <w:pPr>
        <w:tabs>
          <w:tab w:val="num" w:pos="0"/>
        </w:tabs>
        <w:ind w:left="3960" w:firstLine="0"/>
      </w:pPr>
      <w:rPr>
        <w:rFonts w:ascii="Courier New" w:hAnsi="Courier New" w:cs="Courier New" w:hint="default"/>
      </w:rPr>
    </w:lvl>
    <w:lvl w:ilvl="5">
      <w:start w:val="1"/>
      <w:numFmt w:val="bullet"/>
      <w:suff w:val="space"/>
      <w:lvlText w:val=""/>
      <w:lvlJc w:val="left"/>
      <w:pPr>
        <w:tabs>
          <w:tab w:val="num" w:pos="0"/>
        </w:tabs>
        <w:ind w:left="4680" w:firstLine="0"/>
      </w:pPr>
      <w:rPr>
        <w:rFonts w:ascii="Wingdings" w:hAnsi="Wingdings" w:cs="Wingdings" w:hint="default"/>
      </w:rPr>
    </w:lvl>
    <w:lvl w:ilvl="6">
      <w:start w:val="1"/>
      <w:numFmt w:val="bullet"/>
      <w:suff w:val="space"/>
      <w:lvlText w:val=""/>
      <w:lvlJc w:val="left"/>
      <w:pPr>
        <w:tabs>
          <w:tab w:val="num" w:pos="0"/>
        </w:tabs>
        <w:ind w:left="5400" w:firstLine="0"/>
      </w:pPr>
      <w:rPr>
        <w:rFonts w:ascii="Symbol" w:hAnsi="Symbol" w:cs="Symbol" w:hint="default"/>
      </w:rPr>
    </w:lvl>
    <w:lvl w:ilvl="7">
      <w:start w:val="1"/>
      <w:numFmt w:val="bullet"/>
      <w:suff w:val="space"/>
      <w:lvlText w:val="o"/>
      <w:lvlJc w:val="left"/>
      <w:pPr>
        <w:tabs>
          <w:tab w:val="num" w:pos="0"/>
        </w:tabs>
        <w:ind w:left="6120" w:firstLine="0"/>
      </w:pPr>
      <w:rPr>
        <w:rFonts w:ascii="Courier New" w:hAnsi="Courier New" w:cs="Courier New" w:hint="default"/>
      </w:rPr>
    </w:lvl>
    <w:lvl w:ilvl="8">
      <w:start w:val="1"/>
      <w:numFmt w:val="bullet"/>
      <w:suff w:val="space"/>
      <w:lvlText w:val=""/>
      <w:lvlJc w:val="left"/>
      <w:pPr>
        <w:tabs>
          <w:tab w:val="num" w:pos="0"/>
        </w:tabs>
        <w:ind w:left="6840" w:firstLine="0"/>
      </w:pPr>
      <w:rPr>
        <w:rFonts w:ascii="Wingdings" w:hAnsi="Wingdings" w:cs="Wingdings" w:hint="default"/>
      </w:rPr>
    </w:lvl>
  </w:abstractNum>
  <w:abstractNum w:abstractNumId="18">
    <w:nsid w:val="6C705C05"/>
    <w:multiLevelType w:val="multilevel"/>
    <w:tmpl w:val="C748C892"/>
    <w:lvl w:ilvl="0">
      <w:start w:val="1"/>
      <w:numFmt w:val="lowerLetter"/>
      <w:suff w:val="space"/>
      <w:lvlText w:val="%1)"/>
      <w:lvlJc w:val="left"/>
      <w:pPr>
        <w:tabs>
          <w:tab w:val="num" w:pos="0"/>
        </w:tabs>
        <w:ind w:left="0" w:firstLine="0"/>
      </w:pPr>
      <w:rPr>
        <w:b w:val="0"/>
        <w:sz w:val="26"/>
        <w:szCs w:val="26"/>
      </w:rPr>
    </w:lvl>
    <w:lvl w:ilvl="1">
      <w:start w:val="1"/>
      <w:numFmt w:val="bullet"/>
      <w:suff w:val="space"/>
      <w:lvlText w:val="o"/>
      <w:lvlJc w:val="left"/>
      <w:pPr>
        <w:tabs>
          <w:tab w:val="num" w:pos="0"/>
        </w:tabs>
        <w:ind w:left="1800" w:firstLine="0"/>
      </w:pPr>
      <w:rPr>
        <w:rFonts w:ascii="Calibri" w:hAnsi="Calibri" w:cs="Calibri" w:hint="default"/>
      </w:rPr>
    </w:lvl>
    <w:lvl w:ilvl="2">
      <w:start w:val="1"/>
      <w:numFmt w:val="bullet"/>
      <w:suff w:val="space"/>
      <w:lvlText w:val=""/>
      <w:lvlJc w:val="left"/>
      <w:pPr>
        <w:tabs>
          <w:tab w:val="num" w:pos="0"/>
        </w:tabs>
        <w:ind w:left="2520" w:firstLine="0"/>
      </w:pPr>
      <w:rPr>
        <w:rFonts w:ascii="font379" w:hAnsi="font379" w:cs="font379" w:hint="default"/>
      </w:rPr>
    </w:lvl>
    <w:lvl w:ilvl="3">
      <w:start w:val="1"/>
      <w:numFmt w:val="bullet"/>
      <w:suff w:val="space"/>
      <w:lvlText w:val=""/>
      <w:lvlJc w:val="left"/>
      <w:pPr>
        <w:tabs>
          <w:tab w:val="num" w:pos="0"/>
        </w:tabs>
        <w:ind w:left="3240" w:firstLine="0"/>
      </w:pPr>
      <w:rPr>
        <w:rFonts w:ascii="Calibri" w:hAnsi="Calibri" w:cs="Calibri" w:hint="default"/>
      </w:rPr>
    </w:lvl>
    <w:lvl w:ilvl="4">
      <w:start w:val="1"/>
      <w:numFmt w:val="bullet"/>
      <w:suff w:val="space"/>
      <w:lvlText w:val="o"/>
      <w:lvlJc w:val="left"/>
      <w:pPr>
        <w:tabs>
          <w:tab w:val="num" w:pos="0"/>
        </w:tabs>
        <w:ind w:left="3960" w:firstLine="0"/>
      </w:pPr>
      <w:rPr>
        <w:rFonts w:ascii="Calibri" w:hAnsi="Calibri" w:cs="Calibri" w:hint="default"/>
      </w:rPr>
    </w:lvl>
    <w:lvl w:ilvl="5">
      <w:start w:val="1"/>
      <w:numFmt w:val="bullet"/>
      <w:suff w:val="space"/>
      <w:lvlText w:val=""/>
      <w:lvlJc w:val="left"/>
      <w:pPr>
        <w:tabs>
          <w:tab w:val="num" w:pos="0"/>
        </w:tabs>
        <w:ind w:left="4680" w:firstLine="0"/>
      </w:pPr>
      <w:rPr>
        <w:rFonts w:ascii="font379" w:hAnsi="font379" w:cs="font379" w:hint="default"/>
      </w:rPr>
    </w:lvl>
    <w:lvl w:ilvl="6">
      <w:start w:val="1"/>
      <w:numFmt w:val="bullet"/>
      <w:suff w:val="space"/>
      <w:lvlText w:val=""/>
      <w:lvlJc w:val="left"/>
      <w:pPr>
        <w:tabs>
          <w:tab w:val="num" w:pos="0"/>
        </w:tabs>
        <w:ind w:left="5400" w:firstLine="0"/>
      </w:pPr>
      <w:rPr>
        <w:rFonts w:ascii="Calibri" w:hAnsi="Calibri" w:cs="Calibri" w:hint="default"/>
      </w:rPr>
    </w:lvl>
    <w:lvl w:ilvl="7">
      <w:start w:val="1"/>
      <w:numFmt w:val="bullet"/>
      <w:suff w:val="space"/>
      <w:lvlText w:val="o"/>
      <w:lvlJc w:val="left"/>
      <w:pPr>
        <w:tabs>
          <w:tab w:val="num" w:pos="0"/>
        </w:tabs>
        <w:ind w:left="6120" w:firstLine="0"/>
      </w:pPr>
      <w:rPr>
        <w:rFonts w:ascii="Calibri" w:hAnsi="Calibri" w:cs="Calibri" w:hint="default"/>
      </w:rPr>
    </w:lvl>
    <w:lvl w:ilvl="8">
      <w:start w:val="1"/>
      <w:numFmt w:val="bullet"/>
      <w:suff w:val="space"/>
      <w:lvlText w:val=""/>
      <w:lvlJc w:val="left"/>
      <w:pPr>
        <w:tabs>
          <w:tab w:val="num" w:pos="0"/>
        </w:tabs>
        <w:ind w:left="6840" w:firstLine="0"/>
      </w:pPr>
      <w:rPr>
        <w:rFonts w:ascii="font379" w:hAnsi="font379" w:cs="font379" w:hint="default"/>
      </w:rPr>
    </w:lvl>
  </w:abstractNum>
  <w:abstractNum w:abstractNumId="19">
    <w:nsid w:val="7118018B"/>
    <w:multiLevelType w:val="multilevel"/>
    <w:tmpl w:val="B594695A"/>
    <w:lvl w:ilvl="0">
      <w:start w:val="1"/>
      <w:numFmt w:val="lowerLetter"/>
      <w:suff w:val="space"/>
      <w:lvlText w:val="%1)"/>
      <w:lvlJc w:val="left"/>
      <w:pPr>
        <w:tabs>
          <w:tab w:val="num" w:pos="0"/>
        </w:tabs>
        <w:ind w:left="360" w:firstLine="0"/>
      </w:pPr>
      <w:rPr>
        <w:b w:val="0"/>
        <w:sz w:val="26"/>
      </w:rPr>
    </w:lvl>
    <w:lvl w:ilvl="1">
      <w:start w:val="1"/>
      <w:numFmt w:val="bullet"/>
      <w:suff w:val="space"/>
      <w:lvlText w:val="o"/>
      <w:lvlJc w:val="left"/>
      <w:pPr>
        <w:tabs>
          <w:tab w:val="num" w:pos="0"/>
        </w:tabs>
        <w:ind w:left="1080" w:firstLine="0"/>
      </w:pPr>
      <w:rPr>
        <w:rFonts w:ascii="Calibri" w:hAnsi="Calibri" w:cs="Calibri" w:hint="default"/>
      </w:rPr>
    </w:lvl>
    <w:lvl w:ilvl="2">
      <w:start w:val="1"/>
      <w:numFmt w:val="bullet"/>
      <w:suff w:val="space"/>
      <w:lvlText w:val="l"/>
      <w:lvlJc w:val="left"/>
      <w:pPr>
        <w:tabs>
          <w:tab w:val="num" w:pos="0"/>
        </w:tabs>
        <w:ind w:left="1800" w:firstLine="0"/>
      </w:pPr>
      <w:rPr>
        <w:rFonts w:ascii="Wingdings" w:hAnsi="Wingdings" w:cs="Wingdings" w:hint="default"/>
      </w:rPr>
    </w:lvl>
    <w:lvl w:ilvl="3">
      <w:start w:val="1"/>
      <w:numFmt w:val="bullet"/>
      <w:suff w:val="space"/>
      <w:lvlText w:val=""/>
      <w:lvlJc w:val="left"/>
      <w:pPr>
        <w:tabs>
          <w:tab w:val="num" w:pos="0"/>
        </w:tabs>
        <w:ind w:left="2520" w:firstLine="0"/>
      </w:pPr>
      <w:rPr>
        <w:rFonts w:ascii="Calibri" w:hAnsi="Calibri" w:cs="Calibri" w:hint="default"/>
      </w:rPr>
    </w:lvl>
    <w:lvl w:ilvl="4">
      <w:start w:val="1"/>
      <w:numFmt w:val="bullet"/>
      <w:suff w:val="space"/>
      <w:lvlText w:val="o"/>
      <w:lvlJc w:val="left"/>
      <w:pPr>
        <w:tabs>
          <w:tab w:val="num" w:pos="0"/>
        </w:tabs>
        <w:ind w:left="3240" w:firstLine="0"/>
      </w:pPr>
      <w:rPr>
        <w:rFonts w:ascii="Calibri" w:hAnsi="Calibri" w:cs="Calibri" w:hint="default"/>
      </w:rPr>
    </w:lvl>
    <w:lvl w:ilvl="5">
      <w:start w:val="1"/>
      <w:numFmt w:val="bullet"/>
      <w:suff w:val="space"/>
      <w:lvlText w:val="l"/>
      <w:lvlJc w:val="left"/>
      <w:pPr>
        <w:tabs>
          <w:tab w:val="num" w:pos="0"/>
        </w:tabs>
        <w:ind w:left="3960" w:firstLine="0"/>
      </w:pPr>
      <w:rPr>
        <w:rFonts w:ascii="Wingdings" w:hAnsi="Wingdings" w:cs="Wingdings" w:hint="default"/>
      </w:rPr>
    </w:lvl>
    <w:lvl w:ilvl="6">
      <w:start w:val="1"/>
      <w:numFmt w:val="bullet"/>
      <w:suff w:val="space"/>
      <w:lvlText w:val=""/>
      <w:lvlJc w:val="left"/>
      <w:pPr>
        <w:tabs>
          <w:tab w:val="num" w:pos="0"/>
        </w:tabs>
        <w:ind w:left="4680" w:firstLine="0"/>
      </w:pPr>
      <w:rPr>
        <w:rFonts w:ascii="Calibri" w:hAnsi="Calibri" w:cs="Calibri" w:hint="default"/>
      </w:rPr>
    </w:lvl>
    <w:lvl w:ilvl="7">
      <w:start w:val="1"/>
      <w:numFmt w:val="bullet"/>
      <w:suff w:val="space"/>
      <w:lvlText w:val="o"/>
      <w:lvlJc w:val="left"/>
      <w:pPr>
        <w:tabs>
          <w:tab w:val="num" w:pos="0"/>
        </w:tabs>
        <w:ind w:left="5400" w:firstLine="0"/>
      </w:pPr>
      <w:rPr>
        <w:rFonts w:ascii="Calibri" w:hAnsi="Calibri" w:cs="Calibri" w:hint="default"/>
      </w:rPr>
    </w:lvl>
    <w:lvl w:ilvl="8">
      <w:start w:val="1"/>
      <w:numFmt w:val="bullet"/>
      <w:suff w:val="space"/>
      <w:lvlText w:val="l"/>
      <w:lvlJc w:val="left"/>
      <w:pPr>
        <w:tabs>
          <w:tab w:val="num" w:pos="0"/>
        </w:tabs>
        <w:ind w:left="6120" w:firstLine="0"/>
      </w:pPr>
      <w:rPr>
        <w:rFonts w:ascii="Wingdings" w:hAnsi="Wingdings" w:cs="Wingdings" w:hint="default"/>
      </w:rPr>
    </w:lvl>
  </w:abstractNum>
  <w:num w:numId="1">
    <w:abstractNumId w:val="5"/>
  </w:num>
  <w:num w:numId="2">
    <w:abstractNumId w:val="15"/>
  </w:num>
  <w:num w:numId="3">
    <w:abstractNumId w:val="13"/>
  </w:num>
  <w:num w:numId="4">
    <w:abstractNumId w:val="1"/>
  </w:num>
  <w:num w:numId="5">
    <w:abstractNumId w:val="17"/>
  </w:num>
  <w:num w:numId="6">
    <w:abstractNumId w:val="14"/>
  </w:num>
  <w:num w:numId="7">
    <w:abstractNumId w:val="11"/>
  </w:num>
  <w:num w:numId="8">
    <w:abstractNumId w:val="2"/>
  </w:num>
  <w:num w:numId="9">
    <w:abstractNumId w:val="6"/>
  </w:num>
  <w:num w:numId="10">
    <w:abstractNumId w:val="18"/>
  </w:num>
  <w:num w:numId="11">
    <w:abstractNumId w:val="4"/>
  </w:num>
  <w:num w:numId="12">
    <w:abstractNumId w:val="7"/>
  </w:num>
  <w:num w:numId="13">
    <w:abstractNumId w:val="10"/>
  </w:num>
  <w:num w:numId="14">
    <w:abstractNumId w:val="19"/>
  </w:num>
  <w:num w:numId="15">
    <w:abstractNumId w:val="8"/>
  </w:num>
  <w:num w:numId="16">
    <w:abstractNumId w:val="9"/>
  </w:num>
  <w:num w:numId="17">
    <w:abstractNumId w:val="12"/>
  </w:num>
  <w:num w:numId="18">
    <w:abstractNumId w:val="11"/>
    <w:lvlOverride w:ilvl="0">
      <w:startOverride w:val="1"/>
    </w:lvlOverride>
  </w:num>
  <w:num w:numId="19">
    <w:abstractNumId w:val="11"/>
  </w:num>
  <w:num w:numId="20">
    <w:abstractNumId w:val="11"/>
    <w:lvlOverride w:ilvl="0">
      <w:startOverride w:val="1"/>
    </w:lvlOverride>
  </w:num>
  <w:num w:numId="21">
    <w:abstractNumId w:val="11"/>
  </w:num>
  <w:num w:numId="22">
    <w:abstractNumId w:val="11"/>
    <w:lvlOverride w:ilvl="0">
      <w:startOverride w:val="1"/>
    </w:lvlOverride>
  </w:num>
  <w:num w:numId="23">
    <w:abstractNumId w:val="11"/>
    <w:lvlOverride w:ilvl="0">
      <w:startOverride w:val="1"/>
    </w:lvlOverride>
  </w:num>
  <w:num w:numId="24">
    <w:abstractNumId w:val="11"/>
  </w:num>
  <w:num w:numId="25">
    <w:abstractNumId w:val="11"/>
  </w:num>
  <w:num w:numId="26">
    <w:abstractNumId w:val="11"/>
    <w:lvlOverride w:ilvl="0">
      <w:startOverride w:val="1"/>
    </w:lvlOverride>
  </w:num>
  <w:num w:numId="27">
    <w:abstractNumId w:val="11"/>
  </w:num>
  <w:num w:numId="28">
    <w:abstractNumId w:val="11"/>
  </w:num>
  <w:num w:numId="29">
    <w:abstractNumId w:val="11"/>
  </w:num>
  <w:num w:numId="30">
    <w:abstractNumId w:val="11"/>
  </w:num>
  <w:num w:numId="31">
    <w:abstractNumId w:val="11"/>
  </w:num>
  <w:num w:numId="32">
    <w:abstractNumId w:val="11"/>
  </w:num>
  <w:num w:numId="33">
    <w:abstractNumId w:val="11"/>
  </w:num>
  <w:num w:numId="34">
    <w:abstractNumId w:val="11"/>
  </w:num>
  <w:num w:numId="35">
    <w:abstractNumId w:val="11"/>
  </w:num>
  <w:num w:numId="36">
    <w:abstractNumId w:val="11"/>
  </w:num>
  <w:num w:numId="37">
    <w:abstractNumId w:val="11"/>
  </w:num>
  <w:num w:numId="38">
    <w:abstractNumId w:val="11"/>
  </w:num>
  <w:num w:numId="39">
    <w:abstractNumId w:val="11"/>
  </w:num>
  <w:num w:numId="40">
    <w:abstractNumId w:val="11"/>
    <w:lvlOverride w:ilvl="0">
      <w:startOverride w:val="1"/>
    </w:lvlOverride>
  </w:num>
  <w:num w:numId="41">
    <w:abstractNumId w:val="11"/>
    <w:lvlOverride w:ilvl="0">
      <w:startOverride w:val="1"/>
    </w:lvlOverride>
  </w:num>
  <w:num w:numId="42">
    <w:abstractNumId w:val="16"/>
    <w:lvlOverride w:ilvl="0">
      <w:startOverride w:val="1"/>
    </w:lvlOverride>
  </w:num>
  <w:num w:numId="43">
    <w:abstractNumId w:val="7"/>
    <w:lvlOverride w:ilvl="0">
      <w:startOverride w:val="1"/>
    </w:lvlOverride>
  </w:num>
  <w:num w:numId="44">
    <w:abstractNumId w:val="10"/>
    <w:lvlOverride w:ilvl="0">
      <w:startOverride w:val="1"/>
    </w:lvlOverride>
  </w:num>
  <w:num w:numId="45">
    <w:abstractNumId w:val="19"/>
    <w:lvlOverride w:ilvl="0">
      <w:startOverride w:val="1"/>
    </w:lvlOverride>
  </w:num>
  <w:num w:numId="46">
    <w:abstractNumId w:val="3"/>
  </w:num>
  <w:num w:numId="47">
    <w:abstractNumId w:val="0"/>
  </w:num>
  <w:num w:numId="48">
    <w:abstractNumId w:val="17"/>
  </w:num>
  <w:num w:numId="49">
    <w:abstractNumId w:val="17"/>
  </w:num>
  <w:num w:numId="50">
    <w:abstractNumId w:val="1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hideSpellingErrors/>
  <w:proofState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5E6"/>
    <w:rsid w:val="00005C4C"/>
    <w:rsid w:val="00006096"/>
    <w:rsid w:val="00020779"/>
    <w:rsid w:val="00043E42"/>
    <w:rsid w:val="00060988"/>
    <w:rsid w:val="000615E5"/>
    <w:rsid w:val="000A2AF4"/>
    <w:rsid w:val="000A52D9"/>
    <w:rsid w:val="000A6970"/>
    <w:rsid w:val="000C4375"/>
    <w:rsid w:val="000E2108"/>
    <w:rsid w:val="000F348B"/>
    <w:rsid w:val="000F7178"/>
    <w:rsid w:val="001022DB"/>
    <w:rsid w:val="00114F4D"/>
    <w:rsid w:val="001351E7"/>
    <w:rsid w:val="00146904"/>
    <w:rsid w:val="001D2B2E"/>
    <w:rsid w:val="001F124F"/>
    <w:rsid w:val="00202D6B"/>
    <w:rsid w:val="002408C2"/>
    <w:rsid w:val="00275D7F"/>
    <w:rsid w:val="00276BB5"/>
    <w:rsid w:val="00283007"/>
    <w:rsid w:val="00283B2B"/>
    <w:rsid w:val="00292049"/>
    <w:rsid w:val="002944F8"/>
    <w:rsid w:val="00297471"/>
    <w:rsid w:val="002B5667"/>
    <w:rsid w:val="002B6A3B"/>
    <w:rsid w:val="002B7D27"/>
    <w:rsid w:val="002D6DD3"/>
    <w:rsid w:val="002E5C30"/>
    <w:rsid w:val="002F307C"/>
    <w:rsid w:val="002F792B"/>
    <w:rsid w:val="00313BF0"/>
    <w:rsid w:val="00320131"/>
    <w:rsid w:val="003339FB"/>
    <w:rsid w:val="00344869"/>
    <w:rsid w:val="00357B8E"/>
    <w:rsid w:val="003608D7"/>
    <w:rsid w:val="003B248D"/>
    <w:rsid w:val="003C1A73"/>
    <w:rsid w:val="003D6EDC"/>
    <w:rsid w:val="003E7E9A"/>
    <w:rsid w:val="003F6F1B"/>
    <w:rsid w:val="00406FDB"/>
    <w:rsid w:val="00412078"/>
    <w:rsid w:val="004348CD"/>
    <w:rsid w:val="004666C0"/>
    <w:rsid w:val="004753E4"/>
    <w:rsid w:val="004867A6"/>
    <w:rsid w:val="004B14E9"/>
    <w:rsid w:val="004B2CDB"/>
    <w:rsid w:val="004B69B3"/>
    <w:rsid w:val="004F72C8"/>
    <w:rsid w:val="005047D4"/>
    <w:rsid w:val="005051B8"/>
    <w:rsid w:val="00511440"/>
    <w:rsid w:val="0051705D"/>
    <w:rsid w:val="00571DE0"/>
    <w:rsid w:val="00590671"/>
    <w:rsid w:val="005A6E57"/>
    <w:rsid w:val="006202E3"/>
    <w:rsid w:val="0062251B"/>
    <w:rsid w:val="006274D1"/>
    <w:rsid w:val="006436FA"/>
    <w:rsid w:val="00655E2E"/>
    <w:rsid w:val="006838D5"/>
    <w:rsid w:val="006B1DCB"/>
    <w:rsid w:val="006E458D"/>
    <w:rsid w:val="006F622F"/>
    <w:rsid w:val="007006C0"/>
    <w:rsid w:val="00726125"/>
    <w:rsid w:val="007353B5"/>
    <w:rsid w:val="007371A1"/>
    <w:rsid w:val="007432CC"/>
    <w:rsid w:val="007439D8"/>
    <w:rsid w:val="007A2645"/>
    <w:rsid w:val="007E5AF3"/>
    <w:rsid w:val="00805A2B"/>
    <w:rsid w:val="008373D4"/>
    <w:rsid w:val="00845F94"/>
    <w:rsid w:val="0085070A"/>
    <w:rsid w:val="00876ED7"/>
    <w:rsid w:val="00893466"/>
    <w:rsid w:val="008D43BC"/>
    <w:rsid w:val="00933657"/>
    <w:rsid w:val="00952B81"/>
    <w:rsid w:val="00952E53"/>
    <w:rsid w:val="00956A60"/>
    <w:rsid w:val="00960BBE"/>
    <w:rsid w:val="00963406"/>
    <w:rsid w:val="0097003C"/>
    <w:rsid w:val="009B0DBF"/>
    <w:rsid w:val="009E049F"/>
    <w:rsid w:val="009E0E4E"/>
    <w:rsid w:val="009F5AFB"/>
    <w:rsid w:val="009F64D6"/>
    <w:rsid w:val="00A02016"/>
    <w:rsid w:val="00A32672"/>
    <w:rsid w:val="00A413E2"/>
    <w:rsid w:val="00A53E74"/>
    <w:rsid w:val="00A947E3"/>
    <w:rsid w:val="00AA7F81"/>
    <w:rsid w:val="00AD5FAE"/>
    <w:rsid w:val="00B03AFF"/>
    <w:rsid w:val="00B14D01"/>
    <w:rsid w:val="00B22AA7"/>
    <w:rsid w:val="00B60B45"/>
    <w:rsid w:val="00B65649"/>
    <w:rsid w:val="00B7771B"/>
    <w:rsid w:val="00B82222"/>
    <w:rsid w:val="00B86B72"/>
    <w:rsid w:val="00BE3E25"/>
    <w:rsid w:val="00BF768E"/>
    <w:rsid w:val="00C06085"/>
    <w:rsid w:val="00C217AE"/>
    <w:rsid w:val="00C45A6A"/>
    <w:rsid w:val="00C568B3"/>
    <w:rsid w:val="00C93C43"/>
    <w:rsid w:val="00CA4A2B"/>
    <w:rsid w:val="00CB2493"/>
    <w:rsid w:val="00CB529D"/>
    <w:rsid w:val="00CC6C2E"/>
    <w:rsid w:val="00D00A07"/>
    <w:rsid w:val="00D20C9D"/>
    <w:rsid w:val="00D21684"/>
    <w:rsid w:val="00D24BCE"/>
    <w:rsid w:val="00D84516"/>
    <w:rsid w:val="00D91CE0"/>
    <w:rsid w:val="00D961EA"/>
    <w:rsid w:val="00DA75E6"/>
    <w:rsid w:val="00DC3A3F"/>
    <w:rsid w:val="00DF4236"/>
    <w:rsid w:val="00E02E48"/>
    <w:rsid w:val="00E16339"/>
    <w:rsid w:val="00E37E73"/>
    <w:rsid w:val="00E543E3"/>
    <w:rsid w:val="00E916F1"/>
    <w:rsid w:val="00E94E57"/>
    <w:rsid w:val="00EB7360"/>
    <w:rsid w:val="00EC6931"/>
    <w:rsid w:val="00ED1833"/>
    <w:rsid w:val="00EE679A"/>
    <w:rsid w:val="00F02E64"/>
    <w:rsid w:val="00F22467"/>
    <w:rsid w:val="00F24446"/>
    <w:rsid w:val="00FD150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4B88FA"/>
  <w15:docId w15:val="{A632B945-BC23-4610-A1F5-AEAE51535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6B2F"/>
    <w:pPr>
      <w:spacing w:after="120"/>
      <w:jc w:val="both"/>
    </w:pPr>
    <w:rPr>
      <w:rFonts w:cs="font379"/>
      <w:sz w:val="26"/>
      <w:lang w:val="vi-VN"/>
    </w:rPr>
  </w:style>
  <w:style w:type="paragraph" w:styleId="Heading1">
    <w:name w:val="heading 1"/>
    <w:basedOn w:val="Normal"/>
    <w:next w:val="Normal"/>
    <w:link w:val="Heading1Char"/>
    <w:autoRedefine/>
    <w:qFormat/>
    <w:rsid w:val="001A6B38"/>
    <w:pPr>
      <w:tabs>
        <w:tab w:val="left" w:pos="262"/>
      </w:tabs>
      <w:spacing w:line="276" w:lineRule="auto"/>
      <w:jc w:val="center"/>
      <w:outlineLvl w:val="0"/>
    </w:pPr>
    <w:rPr>
      <w:rFonts w:cs="Times New Roman"/>
      <w:b/>
      <w:kern w:val="2"/>
      <w:szCs w:val="26"/>
      <w:lang w:val="en-US" w:eastAsia="x-none"/>
    </w:rPr>
  </w:style>
  <w:style w:type="paragraph" w:styleId="Heading2">
    <w:name w:val="heading 2"/>
    <w:basedOn w:val="Normal"/>
    <w:link w:val="Heading2Char"/>
    <w:qFormat/>
    <w:rsid w:val="007E6B2F"/>
    <w:pPr>
      <w:spacing w:before="120"/>
      <w:ind w:left="680"/>
      <w:outlineLvl w:val="1"/>
    </w:pPr>
    <w:rPr>
      <w:rFonts w:eastAsia="font379" w:cs="Times New Roman"/>
      <w:b/>
      <w:szCs w:val="20"/>
      <w:lang w:eastAsia="x-none"/>
    </w:rPr>
  </w:style>
  <w:style w:type="paragraph" w:styleId="Heading3">
    <w:name w:val="heading 3"/>
    <w:basedOn w:val="Normal"/>
    <w:next w:val="Normal"/>
    <w:link w:val="Heading3Char"/>
    <w:uiPriority w:val="9"/>
    <w:unhideWhenUsed/>
    <w:qFormat/>
    <w:rsid w:val="007A28B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1A6B38"/>
    <w:rPr>
      <w:rFonts w:eastAsia="Calibri" w:cs="Times New Roman"/>
      <w:b/>
      <w:kern w:val="2"/>
      <w:sz w:val="26"/>
      <w:szCs w:val="26"/>
      <w:lang w:eastAsia="x-none"/>
    </w:rPr>
  </w:style>
  <w:style w:type="character" w:customStyle="1" w:styleId="Heading2Char">
    <w:name w:val="Heading 2 Char"/>
    <w:basedOn w:val="DefaultParagraphFont"/>
    <w:link w:val="Heading2"/>
    <w:qFormat/>
    <w:rsid w:val="007E6B2F"/>
    <w:rPr>
      <w:rFonts w:eastAsia="font379" w:cs="Times New Roman"/>
      <w:b/>
      <w:sz w:val="26"/>
      <w:szCs w:val="20"/>
      <w:lang w:val="vi-VN" w:eastAsia="x-none"/>
    </w:rPr>
  </w:style>
  <w:style w:type="character" w:customStyle="1" w:styleId="FooterChar">
    <w:name w:val="Footer Char"/>
    <w:basedOn w:val="DefaultParagraphFont"/>
    <w:link w:val="Footer"/>
    <w:uiPriority w:val="99"/>
    <w:qFormat/>
    <w:rsid w:val="007E6B2F"/>
    <w:rPr>
      <w:rFonts w:ascii="font379" w:eastAsia="Calibri" w:hAnsi="font379" w:cs="Times New Roman"/>
      <w:sz w:val="24"/>
      <w:szCs w:val="20"/>
      <w:lang w:val="x-none"/>
    </w:rPr>
  </w:style>
  <w:style w:type="character" w:customStyle="1" w:styleId="HeaderChar">
    <w:name w:val="Header Char"/>
    <w:basedOn w:val="DefaultParagraphFont"/>
    <w:link w:val="Header"/>
    <w:qFormat/>
    <w:rsid w:val="007E6B2F"/>
    <w:rPr>
      <w:rFonts w:eastAsia="Calibri" w:cs="Times New Roman"/>
      <w:sz w:val="26"/>
      <w:szCs w:val="20"/>
      <w:lang w:val="x-none"/>
    </w:rPr>
  </w:style>
  <w:style w:type="character" w:customStyle="1" w:styleId="ListParagraphChar">
    <w:name w:val="List Paragraph Char"/>
    <w:link w:val="ListParagraph"/>
    <w:uiPriority w:val="34"/>
    <w:qFormat/>
    <w:locked/>
    <w:rsid w:val="007E6B2F"/>
    <w:rPr>
      <w:rFonts w:eastAsia="Calibri" w:cs="Times New Roman"/>
      <w:sz w:val="26"/>
      <w:szCs w:val="20"/>
      <w:lang w:val="x-none"/>
    </w:rPr>
  </w:style>
  <w:style w:type="character" w:customStyle="1" w:styleId="Style1Char">
    <w:name w:val="Style1 Char"/>
    <w:link w:val="Style1"/>
    <w:qFormat/>
    <w:locked/>
    <w:rsid w:val="007E6B2F"/>
    <w:rPr>
      <w:rFonts w:cs="Times New Roman"/>
      <w:color w:val="000000"/>
      <w:sz w:val="26"/>
      <w:szCs w:val="28"/>
      <w:lang w:val="pt-BR" w:eastAsia="x-none"/>
    </w:rPr>
  </w:style>
  <w:style w:type="character" w:customStyle="1" w:styleId="BodyTextChar">
    <w:name w:val="Body Text Char"/>
    <w:basedOn w:val="DefaultParagraphFont"/>
    <w:link w:val="BodyText"/>
    <w:qFormat/>
    <w:rsid w:val="007E6B2F"/>
    <w:rPr>
      <w:rFonts w:eastAsia="Calibri" w:cs="Times New Roman"/>
      <w:sz w:val="26"/>
      <w:lang w:val="x-none"/>
    </w:rPr>
  </w:style>
  <w:style w:type="character" w:customStyle="1" w:styleId="onVBChuynChar">
    <w:name w:val="Đoạn VB.Chuyển Char"/>
    <w:link w:val="onVBChuyn"/>
    <w:qFormat/>
    <w:rsid w:val="007E6B2F"/>
    <w:rPr>
      <w:rFonts w:eastAsia="Times New Roman" w:cs="Times New Roman"/>
      <w:sz w:val="26"/>
      <w:szCs w:val="28"/>
      <w:lang w:val="x-none"/>
    </w:rPr>
  </w:style>
  <w:style w:type="character" w:customStyle="1" w:styleId="Heading3Char">
    <w:name w:val="Heading 3 Char"/>
    <w:basedOn w:val="DefaultParagraphFont"/>
    <w:link w:val="Heading3"/>
    <w:uiPriority w:val="9"/>
    <w:qFormat/>
    <w:rsid w:val="007A28B7"/>
    <w:rPr>
      <w:rFonts w:asciiTheme="majorHAnsi" w:eastAsiaTheme="majorEastAsia" w:hAnsiTheme="majorHAnsi" w:cstheme="majorBidi"/>
      <w:color w:val="1F4D78" w:themeColor="accent1" w:themeShade="7F"/>
      <w:sz w:val="24"/>
      <w:szCs w:val="24"/>
      <w:lang w:val="vi-VN"/>
    </w:rPr>
  </w:style>
  <w:style w:type="character" w:styleId="LineNumber">
    <w:name w:val="line number"/>
  </w:style>
  <w:style w:type="paragraph" w:customStyle="1" w:styleId="Heading">
    <w:name w:val="Heading"/>
    <w:basedOn w:val="Normal"/>
    <w:next w:val="BodyText"/>
    <w:qFormat/>
    <w:pPr>
      <w:keepNext/>
      <w:spacing w:before="240"/>
    </w:pPr>
    <w:rPr>
      <w:rFonts w:ascii="Liberation Sans" w:eastAsia="Noto Sans CJK SC" w:hAnsi="Liberation Sans" w:cs="FreeSans"/>
      <w:sz w:val="28"/>
      <w:szCs w:val="28"/>
    </w:rPr>
  </w:style>
  <w:style w:type="paragraph" w:styleId="BodyText">
    <w:name w:val="Body Text"/>
    <w:basedOn w:val="Normal"/>
    <w:link w:val="BodyTextChar"/>
    <w:rsid w:val="007E6B2F"/>
    <w:rPr>
      <w:rFonts w:cs="Times New Roman"/>
      <w:lang w:val="x-none"/>
    </w:rPr>
  </w:style>
  <w:style w:type="paragraph" w:styleId="List">
    <w:name w:val="List"/>
    <w:basedOn w:val="BodyText"/>
    <w:rPr>
      <w:rFonts w:cs="FreeSans"/>
    </w:rPr>
  </w:style>
  <w:style w:type="paragraph" w:styleId="Caption">
    <w:name w:val="caption"/>
    <w:basedOn w:val="Normal"/>
    <w:qFormat/>
    <w:pPr>
      <w:suppressLineNumbers/>
      <w:spacing w:before="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Footer">
    <w:name w:val="footer"/>
    <w:basedOn w:val="Normal"/>
    <w:link w:val="FooterChar"/>
    <w:uiPriority w:val="99"/>
    <w:rsid w:val="007E6B2F"/>
    <w:pPr>
      <w:tabs>
        <w:tab w:val="center" w:pos="4320"/>
        <w:tab w:val="right" w:pos="8640"/>
      </w:tabs>
      <w:spacing w:before="60" w:after="0"/>
    </w:pPr>
    <w:rPr>
      <w:rFonts w:ascii="font379" w:hAnsi="font379" w:cs="Times New Roman"/>
      <w:sz w:val="24"/>
      <w:szCs w:val="20"/>
      <w:lang w:val="x-none"/>
    </w:rPr>
  </w:style>
  <w:style w:type="paragraph" w:styleId="Header">
    <w:name w:val="header"/>
    <w:basedOn w:val="Normal"/>
    <w:link w:val="HeaderChar"/>
    <w:rsid w:val="007E6B2F"/>
    <w:pPr>
      <w:tabs>
        <w:tab w:val="center" w:pos="4680"/>
        <w:tab w:val="right" w:pos="9360"/>
      </w:tabs>
    </w:pPr>
    <w:rPr>
      <w:rFonts w:cs="Times New Roman"/>
      <w:szCs w:val="20"/>
      <w:lang w:val="x-none"/>
    </w:rPr>
  </w:style>
  <w:style w:type="paragraph" w:styleId="ListParagraph">
    <w:name w:val="List Paragraph"/>
    <w:basedOn w:val="Normal"/>
    <w:link w:val="ListParagraphChar"/>
    <w:uiPriority w:val="34"/>
    <w:qFormat/>
    <w:rsid w:val="007E6B2F"/>
    <w:pPr>
      <w:contextualSpacing/>
    </w:pPr>
    <w:rPr>
      <w:rFonts w:cs="Times New Roman"/>
      <w:szCs w:val="20"/>
      <w:lang w:val="x-none"/>
    </w:rPr>
  </w:style>
  <w:style w:type="paragraph" w:customStyle="1" w:styleId="Style1">
    <w:name w:val="Style1"/>
    <w:basedOn w:val="Normal"/>
    <w:link w:val="Style1Char"/>
    <w:autoRedefine/>
    <w:qFormat/>
    <w:rsid w:val="007E6B2F"/>
    <w:pPr>
      <w:widowControl w:val="0"/>
      <w:numPr>
        <w:numId w:val="17"/>
      </w:numPr>
      <w:spacing w:before="120" w:after="0" w:line="264" w:lineRule="auto"/>
      <w:ind w:left="709"/>
    </w:pPr>
    <w:rPr>
      <w:rFonts w:cs="Times New Roman"/>
      <w:color w:val="000000"/>
      <w:szCs w:val="28"/>
      <w:lang w:val="pt-BR" w:eastAsia="x-none"/>
    </w:rPr>
  </w:style>
  <w:style w:type="paragraph" w:customStyle="1" w:styleId="GchudngVBChuyen">
    <w:name w:val="Gạch đầu dòng VB.Chuyen"/>
    <w:basedOn w:val="Normal"/>
    <w:qFormat/>
    <w:rsid w:val="007E6B2F"/>
    <w:pPr>
      <w:numPr>
        <w:numId w:val="5"/>
      </w:numPr>
      <w:tabs>
        <w:tab w:val="clear" w:pos="-710"/>
        <w:tab w:val="num" w:pos="0"/>
      </w:tabs>
      <w:ind w:left="710"/>
    </w:pPr>
    <w:rPr>
      <w:rFonts w:eastAsia="Times New Roman" w:cs="Times New Roman"/>
      <w:szCs w:val="28"/>
      <w:lang w:val="en-US"/>
    </w:rPr>
  </w:style>
  <w:style w:type="paragraph" w:customStyle="1" w:styleId="onVBChuyn">
    <w:name w:val="Đoạn VB.Chuyển"/>
    <w:basedOn w:val="Normal"/>
    <w:link w:val="onVBChuynChar"/>
    <w:qFormat/>
    <w:rsid w:val="007E6B2F"/>
    <w:pPr>
      <w:ind w:left="720"/>
    </w:pPr>
    <w:rPr>
      <w:rFonts w:eastAsia="Times New Roman" w:cs="Times New Roman"/>
      <w:szCs w:val="28"/>
      <w:lang w:val="x-none"/>
    </w:rPr>
  </w:style>
  <w:style w:type="paragraph" w:customStyle="1" w:styleId="onVBChuyenluidong">
    <w:name w:val="Đoạn VB.Chuyen lui dong"/>
    <w:basedOn w:val="onVBChuyn"/>
    <w:qFormat/>
    <w:rsid w:val="007E6B2F"/>
    <w:pPr>
      <w:ind w:left="0" w:firstLine="720"/>
    </w:pPr>
  </w:style>
  <w:style w:type="paragraph" w:customStyle="1" w:styleId="DoanVBChucaitudong">
    <w:name w:val="Doan VB. Chu cai tu dong"/>
    <w:basedOn w:val="Normal"/>
    <w:qFormat/>
    <w:rsid w:val="007E6B2F"/>
    <w:pPr>
      <w:widowControl w:val="0"/>
      <w:numPr>
        <w:numId w:val="7"/>
      </w:numPr>
    </w:pPr>
    <w:rPr>
      <w:szCs w:val="26"/>
    </w:rPr>
  </w:style>
  <w:style w:type="paragraph" w:customStyle="1" w:styleId="DoanVBsotudong">
    <w:name w:val="Doan VB.so tu dong"/>
    <w:basedOn w:val="Normal"/>
    <w:qFormat/>
    <w:rsid w:val="007E6B2F"/>
    <w:pPr>
      <w:numPr>
        <w:ilvl w:val="1"/>
        <w:numId w:val="2"/>
      </w:numPr>
      <w:tabs>
        <w:tab w:val="left" w:pos="709"/>
      </w:tabs>
      <w:spacing w:line="264" w:lineRule="auto"/>
      <w:ind w:left="0"/>
      <w:outlineLvl w:val="1"/>
    </w:pPr>
  </w:style>
  <w:style w:type="paragraph" w:customStyle="1" w:styleId="DoanVBchutudongcap2">
    <w:name w:val="Doan VB.chu tu dong cap 2"/>
    <w:basedOn w:val="Normal"/>
    <w:qFormat/>
    <w:rsid w:val="007E6B2F"/>
    <w:pPr>
      <w:numPr>
        <w:ilvl w:val="1"/>
        <w:numId w:val="11"/>
      </w:numPr>
      <w:spacing w:line="264" w:lineRule="auto"/>
    </w:pPr>
  </w:style>
  <w:style w:type="paragraph" w:customStyle="1" w:styleId="Luidoancap2">
    <w:name w:val="Lui doan cap 2"/>
    <w:basedOn w:val="Normal"/>
    <w:qFormat/>
    <w:rsid w:val="007E6B2F"/>
    <w:pPr>
      <w:widowControl w:val="0"/>
      <w:numPr>
        <w:numId w:val="16"/>
      </w:numPr>
      <w:ind w:left="1134"/>
    </w:pPr>
    <w:rPr>
      <w:rFonts w:eastAsia="Courier New" w:cs="Times New Roman"/>
      <w:szCs w:val="26"/>
      <w:lang w:val="de-DE"/>
    </w:rPr>
  </w:style>
  <w:style w:type="paragraph" w:styleId="Revision">
    <w:name w:val="Revision"/>
    <w:uiPriority w:val="99"/>
    <w:semiHidden/>
    <w:qFormat/>
    <w:rsid w:val="002D33A8"/>
    <w:rPr>
      <w:rFonts w:cs="font379"/>
      <w:sz w:val="26"/>
      <w:lang w:val="vi-VN"/>
    </w:rPr>
  </w:style>
  <w:style w:type="paragraph" w:customStyle="1" w:styleId="StyleStyleHeading3VnArial11ptBold">
    <w:name w:val="Style Style Heading 3 + .VnArial 11 pt + Bold"/>
    <w:basedOn w:val="Normal"/>
    <w:qFormat/>
    <w:rsid w:val="00867202"/>
    <w:pPr>
      <w:spacing w:before="120" w:after="0" w:line="288" w:lineRule="auto"/>
      <w:ind w:left="397" w:hanging="397"/>
      <w:outlineLvl w:val="2"/>
    </w:pPr>
    <w:rPr>
      <w:rFonts w:ascii=".VnArial" w:eastAsia="Times New Roman" w:hAnsi=".VnArial" w:cs="Times New Roman"/>
      <w:b/>
      <w:bCs/>
      <w:sz w:val="22"/>
      <w:lang w:val="en-US"/>
    </w:rPr>
  </w:style>
  <w:style w:type="paragraph" w:customStyle="1" w:styleId="Style">
    <w:name w:val="Style"/>
    <w:qFormat/>
    <w:rsid w:val="001A6B38"/>
    <w:pPr>
      <w:widowControl w:val="0"/>
    </w:pPr>
    <w:rPr>
      <w:rFonts w:eastAsia="Times New Roman" w:cs="Times New Roman"/>
      <w:sz w:val="24"/>
      <w:szCs w:val="24"/>
    </w:rPr>
  </w:style>
  <w:style w:type="table" w:styleId="TableGrid">
    <w:name w:val="Table Grid"/>
    <w:basedOn w:val="TableNormal"/>
    <w:uiPriority w:val="39"/>
    <w:rsid w:val="00451D3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A32672"/>
    <w:pPr>
      <w:suppressAutoHyphens w:val="0"/>
      <w:spacing w:before="100" w:beforeAutospacing="1" w:after="100" w:afterAutospacing="1"/>
      <w:jc w:val="left"/>
    </w:pPr>
    <w:rPr>
      <w:rFonts w:eastAsia="Times New Roman" w:cs="Times New Roman"/>
      <w:sz w:val="24"/>
      <w:szCs w:val="24"/>
      <w:lang w:val="en-US"/>
    </w:rPr>
  </w:style>
  <w:style w:type="paragraph" w:styleId="BalloonText">
    <w:name w:val="Balloon Text"/>
    <w:basedOn w:val="Normal"/>
    <w:link w:val="BalloonTextChar"/>
    <w:uiPriority w:val="99"/>
    <w:semiHidden/>
    <w:unhideWhenUsed/>
    <w:rsid w:val="007A264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645"/>
    <w:rPr>
      <w:rFonts w:ascii="Segoe UI" w:hAnsi="Segoe UI" w:cs="Segoe UI"/>
      <w:sz w:val="18"/>
      <w:szCs w:val="18"/>
      <w:lang w:val="vi-VN"/>
    </w:rPr>
  </w:style>
  <w:style w:type="paragraph" w:customStyle="1" w:styleId="DoanVBChucaitudong0">
    <w:name w:val="Doan VB.Chu cai tu dong"/>
    <w:basedOn w:val="Normal"/>
    <w:qFormat/>
    <w:rsid w:val="006B1DCB"/>
    <w:pPr>
      <w:widowControl w:val="0"/>
      <w:tabs>
        <w:tab w:val="num" w:pos="-284"/>
      </w:tabs>
    </w:pPr>
    <w:rPr>
      <w:szCs w:val="26"/>
    </w:rPr>
  </w:style>
  <w:style w:type="character" w:styleId="Emphasis">
    <w:name w:val="Emphasis"/>
    <w:qFormat/>
    <w:rsid w:val="006B1D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0875151">
      <w:bodyDiv w:val="1"/>
      <w:marLeft w:val="0"/>
      <w:marRight w:val="0"/>
      <w:marTop w:val="0"/>
      <w:marBottom w:val="0"/>
      <w:divBdr>
        <w:top w:val="none" w:sz="0" w:space="0" w:color="auto"/>
        <w:left w:val="none" w:sz="0" w:space="0" w:color="auto"/>
        <w:bottom w:val="none" w:sz="0" w:space="0" w:color="auto"/>
        <w:right w:val="none" w:sz="0" w:space="0" w:color="auto"/>
      </w:divBdr>
    </w:div>
    <w:div w:id="1707026118">
      <w:bodyDiv w:val="1"/>
      <w:marLeft w:val="0"/>
      <w:marRight w:val="0"/>
      <w:marTop w:val="0"/>
      <w:marBottom w:val="0"/>
      <w:divBdr>
        <w:top w:val="none" w:sz="0" w:space="0" w:color="auto"/>
        <w:left w:val="none" w:sz="0" w:space="0" w:color="auto"/>
        <w:bottom w:val="none" w:sz="0" w:space="0" w:color="auto"/>
        <w:right w:val="none" w:sz="0" w:space="0" w:color="auto"/>
      </w:divBdr>
    </w:div>
    <w:div w:id="19400228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B2AA2-1B21-4CCB-BC3C-AEA17E4E4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11939</Words>
  <Characters>68055</Characters>
  <Application>Microsoft Office Word</Application>
  <DocSecurity>0</DocSecurity>
  <Lines>567</Lines>
  <Paragraphs>159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79835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Admin</cp:lastModifiedBy>
  <cp:revision>2</cp:revision>
  <cp:lastPrinted>2026-10-11T00:20:00Z</cp:lastPrinted>
  <dcterms:created xsi:type="dcterms:W3CDTF">2026-10-11T08:15:00Z</dcterms:created>
  <dcterms:modified xsi:type="dcterms:W3CDTF">2026-10-11T08:15:00Z</dcterms:modified>
  <dc:language>en-US</dc:language>
</cp:coreProperties>
</file>