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9287A" w14:textId="77777777" w:rsidR="00D94D6D" w:rsidRPr="00302315" w:rsidRDefault="00D94D6D" w:rsidP="007A44B1">
      <w:pPr>
        <w:pageBreakBefore/>
        <w:spacing w:after="120" w:line="276" w:lineRule="auto"/>
        <w:jc w:val="center"/>
        <w:rPr>
          <w:rFonts w:ascii="Times New Roman" w:hAnsi="Times New Roman"/>
          <w:b/>
          <w:sz w:val="26"/>
          <w:szCs w:val="26"/>
          <w:lang w:val="pt-BR"/>
        </w:rPr>
      </w:pPr>
      <w:r>
        <w:rPr>
          <w:rFonts w:ascii="Times New Roman" w:hAnsi="Times New Roman"/>
          <w:b/>
          <w:sz w:val="26"/>
          <w:szCs w:val="26"/>
          <w:lang w:val="pt-BR"/>
        </w:rPr>
        <w:t>CỘNG HÒA XÃ HỘI CHỦ NGHĨA VIỆT NAM</w:t>
      </w:r>
    </w:p>
    <w:p w14:paraId="0602B434" w14:textId="75C7764C" w:rsidR="00D94D6D" w:rsidRPr="00302315" w:rsidRDefault="00D107CC" w:rsidP="007A44B1">
      <w:pPr>
        <w:spacing w:after="120" w:line="276" w:lineRule="auto"/>
        <w:jc w:val="center"/>
        <w:rPr>
          <w:rFonts w:ascii="Times New Roman" w:hAnsi="Times New Roman"/>
          <w:b/>
          <w:sz w:val="26"/>
          <w:szCs w:val="26"/>
          <w:lang w:val="pt-BR"/>
        </w:rPr>
      </w:pPr>
      <w:r>
        <w:rPr>
          <w:rFonts w:ascii="Times New Roman" w:hAnsi="Times New Roman"/>
          <w:sz w:val="26"/>
          <w:szCs w:val="26"/>
          <w:u w:val="single"/>
        </w:rPr>
        <mc:AlternateContent>
          <mc:Choice Requires="wps">
            <w:drawing>
              <wp:anchor distT="4294967295" distB="4294967295" distL="114300" distR="114300" simplePos="0" relativeHeight="251661312" behindDoc="0" locked="0" layoutInCell="1" allowOverlap="1" wp14:anchorId="322ECFD4" wp14:editId="69DB6870">
                <wp:simplePos x="0" y="0"/>
                <wp:positionH relativeFrom="margin">
                  <wp:align>center</wp:align>
                </wp:positionH>
                <wp:positionV relativeFrom="paragraph">
                  <wp:posOffset>194310</wp:posOffset>
                </wp:positionV>
                <wp:extent cx="1955800" cy="0"/>
                <wp:effectExtent l="0" t="0" r="0" b="0"/>
                <wp:wrapNone/>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4488C6" id="Line 4" o:spid="_x0000_s1026" style="position:absolute;z-index:25166131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3pt" to="154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">
                <w10:wrap anchorx="margin"/>
              </v:line>
            </w:pict>
          </mc:Fallback>
        </mc:AlternateContent>
      </w:r>
      <w:r>
        <w:rPr>
          <w:rFonts w:ascii="Times New Roman" w:hAnsi="Times New Roman"/>
          <w:b/>
          <w:sz w:val="26"/>
          <w:szCs w:val="26"/>
          <w:lang w:val="pt-BR"/>
        </w:rPr>
        <w:t>Độc lập – Tự do – Hạnh phúc</w:t>
      </w:r>
    </w:p>
    <w:p w14:paraId="30C7E73D" w14:textId="60612F1A" w:rsidR="00D94D6D" w:rsidRPr="00302315" w:rsidRDefault="00D94D6D" w:rsidP="007A44B1">
      <w:pPr>
        <w:spacing w:after="120" w:line="276" w:lineRule="auto"/>
        <w:jc w:val="right"/>
        <w:rPr>
          <w:rFonts w:ascii="Times New Roman" w:hAnsi="Times New Roman"/>
          <w:b/>
          <w:sz w:val="26"/>
          <w:szCs w:val="26"/>
          <w:lang w:val="pt-BR"/>
        </w:rPr>
      </w:pPr>
      <w:r>
        <w:rPr>
          <w:rFonts w:ascii="Times New Roman" w:hAnsi="Times New Roman"/>
          <w:i/>
          <w:sz w:val="26"/>
          <w:szCs w:val="26"/>
          <w:lang w:val="pt-BR"/>
        </w:rPr>
        <w:t xml:space="preserve">Hà Nội, </w:t>
      </w:r>
      <w:r>
        <w:rPr>
          <w:rFonts w:ascii="Times New Roman" w:hAnsi="Times New Roman"/>
          <w:i/>
          <w:sz w:val="26"/>
          <w:szCs w:val="26"/>
          <w:lang w:val="pt-BR"/>
          <w:rPrChange w:id="7384" w:author="Claude" w:date="2026-10-12T09:00:00Z">
            <w:rPr>
              <w:rFonts w:ascii="Times New Roman" w:hAnsi="Times New Roman"/>
              <w:i/>
              <w:sz w:val="26"/>
              <w:szCs w:val="26"/>
              <w:highlight w:val="yellow"/>
              <w:lang w:val="pt-BR"/>
            </w:rPr>
          </w:rPrChange>
        </w:rPr>
        <w:t>ngày .... tháng ...</w:t>
      </w:r>
      <w:r>
        <w:rPr>
          <w:rFonts w:ascii="Times New Roman" w:hAnsi="Times New Roman"/>
          <w:i/>
          <w:sz w:val="26"/>
          <w:szCs w:val="26"/>
          <w:lang w:val="pt-BR"/>
        </w:rPr>
        <w:t xml:space="preserve"> năm 2026</w:t>
      </w:r>
    </w:p>
    <w:p w14:paraId="7FFED969" w14:textId="77777777" w:rsidR="00D94D6D" w:rsidRPr="00302315" w:rsidRDefault="00D94D6D" w:rsidP="007A44B1">
      <w:pPr>
        <w:spacing w:after="120" w:line="276" w:lineRule="auto"/>
        <w:rPr>
          <w:rFonts w:ascii="Times New Roman" w:hAnsi="Times New Roman"/>
          <w:sz w:val="26"/>
          <w:szCs w:val="26"/>
          <w:u w:val="single"/>
          <w:lang w:val="pt-BR"/>
        </w:rPr>
      </w:pPr>
    </w:p>
    <w:p w14:paraId="6EE79192" w14:textId="77777777" w:rsidR="00D94D6D" w:rsidRPr="00302315" w:rsidRDefault="00D94D6D" w:rsidP="007A44B1">
      <w:pPr>
        <w:spacing w:after="120" w:line="276" w:lineRule="auto"/>
        <w:rPr>
          <w:rFonts w:ascii="Times New Roman" w:hAnsi="Times New Roman"/>
          <w:sz w:val="26"/>
          <w:szCs w:val="26"/>
          <w:u w:val="single"/>
          <w:lang w:val="pt-BR"/>
        </w:rPr>
      </w:pPr>
    </w:p>
    <w:p w14:paraId="44C874C4" w14:textId="77777777" w:rsidR="00D94D6D" w:rsidRPr="00302315" w:rsidRDefault="00D94D6D" w:rsidP="007A44B1">
      <w:pPr>
        <w:spacing w:after="120" w:line="276" w:lineRule="auto"/>
        <w:jc w:val="center"/>
        <w:rPr>
          <w:rFonts w:ascii="Times New Roman" w:hAnsi="Times New Roman"/>
          <w:b/>
          <w:sz w:val="30"/>
          <w:szCs w:val="30"/>
          <w:lang w:val="pt-BR"/>
        </w:rPr>
      </w:pPr>
      <w:r>
        <w:rPr>
          <w:rFonts w:ascii="Times New Roman" w:hAnsi="Times New Roman"/>
          <w:b/>
          <w:sz w:val="30"/>
          <w:szCs w:val="30"/>
          <w:lang w:val="pt-BR"/>
        </w:rPr>
        <w:t>HỢP ĐỒNG THI CÔNG XÂY DỰNG CÔNG TRÌNH</w:t>
      </w:r>
    </w:p>
    <w:p w14:paraId="59345E3D" w14:textId="00123B13" w:rsidR="00D94D6D" w:rsidRPr="00302315" w:rsidRDefault="00D94D6D" w:rsidP="007A44B1">
      <w:pPr>
        <w:spacing w:after="120" w:line="276" w:lineRule="auto"/>
        <w:jc w:val="center"/>
        <w:rPr>
          <w:rFonts w:ascii="Times New Roman" w:hAnsi="Times New Roman"/>
          <w:i/>
          <w:sz w:val="26"/>
          <w:szCs w:val="26"/>
          <w:lang w:val="pt-BR"/>
        </w:rPr>
      </w:pPr>
      <w:r>
        <w:rPr>
          <w:rFonts w:ascii="Times New Roman" w:hAnsi="Times New Roman"/>
          <w:i/>
          <w:sz w:val="26"/>
          <w:szCs w:val="26"/>
          <w:lang w:val="pt-BR"/>
        </w:rPr>
        <w:t xml:space="preserve">Số:     </w:t>
      </w:r>
      <w:r>
        <w:rPr>
          <w:rFonts w:ascii="Times New Roman" w:hAnsi="Times New Roman"/>
          <w:i/>
          <w:sz w:val="26"/>
          <w:szCs w:val="26"/>
          <w:highlight w:val="yellow"/>
          <w:lang w:val="pt-BR"/>
        </w:rPr>
        <w:t>......</w:t>
      </w:r>
      <w:r>
        <w:rPr>
          <w:rFonts w:ascii="Times New Roman" w:hAnsi="Times New Roman"/>
          <w:i/>
          <w:sz w:val="26"/>
          <w:szCs w:val="26"/>
          <w:lang w:val="pt-BR"/>
        </w:rPr>
        <w:t xml:space="preserve">   /2026-HĐXD/</w:t>
      </w:r>
      <w:r>
        <w:rPr>
          <w:rFonts w:ascii="Times New Roman" w:hAnsi="Times New Roman"/>
          <w:i/>
          <w:sz w:val="26"/>
          <w:szCs w:val="26"/>
          <w:lang w:val="pt-BR"/>
          <w:rPrChange w:id="7385" w:author="Claude" w:date="2026-10-12T09:00:00Z">
            <w:rPr>
              <w:rFonts w:ascii="Times New Roman" w:hAnsi="Times New Roman"/>
              <w:i/>
              <w:sz w:val="26"/>
              <w:szCs w:val="26"/>
              <w:highlight w:val="yellow"/>
              <w:lang w:val="pt-BR"/>
            </w:rPr>
          </w:rPrChange>
        </w:rPr>
        <w:t>VNCNEC</w:t>
      </w:r>
      <w:r>
        <w:rPr>
          <w:rFonts w:ascii="Times New Roman" w:hAnsi="Times New Roman"/>
          <w:i/>
          <w:sz w:val="26"/>
          <w:szCs w:val="26"/>
          <w:lang w:val="pt-BR"/>
        </w:rPr>
        <w:t>-......</w:t>
      </w:r>
    </w:p>
    <w:p w14:paraId="49103E99" w14:textId="77777777" w:rsidR="00D94D6D" w:rsidRPr="00302315" w:rsidRDefault="00D94D6D" w:rsidP="007A44B1">
      <w:pPr>
        <w:spacing w:after="120" w:line="276" w:lineRule="auto"/>
        <w:jc w:val="center"/>
        <w:rPr>
          <w:rFonts w:ascii="Times New Roman" w:hAnsi="Times New Roman"/>
          <w:i/>
          <w:sz w:val="26"/>
          <w:szCs w:val="26"/>
          <w:lang w:val="pt-BR"/>
        </w:rPr>
      </w:pPr>
    </w:p>
    <w:p w14:paraId="0F3E57C4" w14:textId="77777777" w:rsidR="00D94D6D" w:rsidRPr="00302315" w:rsidRDefault="00D94D6D" w:rsidP="007A44B1">
      <w:pPr>
        <w:spacing w:after="120" w:line="276" w:lineRule="auto"/>
        <w:rPr>
          <w:rFonts w:ascii="Times New Roman" w:hAnsi="Times New Roman"/>
          <w:sz w:val="26"/>
          <w:szCs w:val="26"/>
          <w:lang w:val="pt-BR"/>
        </w:rPr>
      </w:pPr>
    </w:p>
    <w:p w14:paraId="65B9A80F" w14:textId="77777777" w:rsidR="00D94D6D" w:rsidRPr="00302315" w:rsidRDefault="00D94D6D" w:rsidP="007A44B1">
      <w:pPr>
        <w:pStyle w:val="Style"/>
        <w:spacing w:after="120" w:line="276" w:lineRule="auto"/>
        <w:jc w:val="both"/>
        <w:rPr>
          <w:sz w:val="26"/>
          <w:szCs w:val="26"/>
          <w:lang w:val="pt-BR"/>
        </w:rPr>
      </w:pPr>
    </w:p>
    <w:p w14:paraId="1E712796" w14:textId="5670E5F3" w:rsidR="00D94D6D" w:rsidRPr="00302315" w:rsidRDefault="00D94D6D" w:rsidP="007A44B1">
      <w:pPr>
        <w:tabs>
          <w:tab w:val="left" w:pos="1843"/>
        </w:tabs>
        <w:spacing w:after="120" w:line="276" w:lineRule="auto"/>
        <w:rPr>
          <w:rFonts w:ascii="Times New Roman" w:hAnsi="Times New Roman"/>
          <w:b/>
          <w:bCs/>
          <w:sz w:val="26"/>
          <w:szCs w:val="26"/>
          <w:lang w:val="pt-BR"/>
        </w:rPr>
      </w:pPr>
      <w:commentRangeStart w:id="0"/>
      <w:r>
        <w:rPr>
          <w:rFonts w:ascii="Times New Roman" w:hAnsi="Times New Roman"/>
          <w:b/>
          <w:bCs/>
          <w:sz w:val="26"/>
          <w:szCs w:val="26"/>
          <w:lang w:val="pt-BR"/>
        </w:rPr>
        <w:t xml:space="preserve">Gói thầu P</w:t>
      </w:r>
      <w:r>
        <w:rPr>
          <w:rFonts w:ascii="Times New Roman" w:hAnsi="Times New Roman"/>
          <w:b/>
          <w:bCs/>
          <w:sz w:val="26"/>
          <w:szCs w:val="26"/>
          <w:lang w:val="vi-VN"/>
        </w:rPr>
        <w:t xml:space="preserve">.001</w:t>
      </w:r>
      <w:r>
        <w:rPr>
          <w:rFonts w:ascii="Times New Roman" w:hAnsi="Times New Roman"/>
          <w:b/>
          <w:bCs/>
          <w:sz w:val="26"/>
          <w:szCs w:val="26"/>
          <w:lang w:val="pt-BR"/>
        </w:rPr>
        <w:t xml:space="preserve">:</w:t>
      </w:r>
      <w:del w:id="5001" w:author="Claude" w:date="2026-10-12T09:00:00Z">
        <w:r>
          <w:rPr>
            <w:rFonts w:ascii="Times New Roman" w:hAnsi="Times New Roman"/>
            <w:b/>
            <w:bCs/>
            <w:sz w:val="26"/>
            <w:szCs w:val="26"/>
            <w:lang w:val="pt-BR"/>
          </w:rPr>
          <w:delText xml:space="preserve"> </w:delText>
          <w:tab/>
          <w:tab/>
        </w:r>
      </w:del>
      <w:ins w:id="5002" w:author="Claude" w:date="2026-10-12T09:00:00Z">
        <w:r>
          <w:rPr>
            <w:rFonts w:ascii="Times New Roman" w:hAnsi="Times New Roman"/>
            <w:b/>
            <w:bCs/>
            <w:sz w:val="26"/>
            <w:szCs w:val="26"/>
            <w:lang w:val="pt-BR"/>
          </w:rPr>
          <w:t xml:space="preserve"> </w:t>
        </w:r>
      </w:ins>
      <w:r>
        <w:rPr>
          <w:rFonts w:ascii="Times New Roman" w:hAnsi="Times New Roman"/>
          <w:b/>
          <w:bCs/>
          <w:sz w:val="26"/>
          <w:szCs w:val="26"/>
          <w:lang w:val="pt-BR"/>
        </w:rPr>
        <w:t xml:space="preserve">Thi công </w:t>
      </w:r>
      <w:del w:id="5003" w:author="Claude" w:date="2026-10-12T09:00:00Z">
        <w:r>
          <w:rPr>
            <w:rFonts w:ascii="Times New Roman" w:hAnsi="Times New Roman"/>
            <w:b/>
            <w:bCs/>
            <w:sz w:val="26"/>
            <w:szCs w:val="26"/>
            <w:lang w:val="pt-BR"/>
          </w:rPr>
          <w:delText xml:space="preserve">công tác đất,</w:delText>
        </w:r>
      </w:del>
      <w:ins w:id="5004" w:author="Claude" w:date="2026-10-12T09:00:00Z">
        <w:r>
          <w:rPr>
            <w:rFonts w:ascii="Times New Roman" w:hAnsi="Times New Roman"/>
            <w:b/>
            <w:bCs/>
            <w:sz w:val="26"/>
            <w:szCs w:val="26"/>
            <w:lang w:val="pt-BR"/>
          </w:rPr>
          <w:t xml:space="preserve">hệ</w:t>
        </w:r>
      </w:ins>
      <w:r>
        <w:rPr>
          <w:rFonts w:ascii="Times New Roman" w:hAnsi="Times New Roman"/>
          <w:b/>
          <w:bCs/>
          <w:sz w:val="26"/>
          <w:szCs w:val="26"/>
          <w:lang w:val="pt-BR"/>
        </w:rPr>
        <w:t xml:space="preserve"> cừ, văng chống, </w:t>
      </w:r>
      <w:del w:id="5005" w:author="Claude" w:date="2026-10-12T09:00:00Z">
        <w:r>
          <w:rPr>
            <w:rFonts w:ascii="Times New Roman" w:hAnsi="Times New Roman"/>
            <w:b/>
            <w:bCs/>
            <w:sz w:val="26"/>
            <w:szCs w:val="26"/>
            <w:lang w:val="pt-BR"/>
          </w:rPr>
          <w:delText xml:space="preserve">thi công </w:delText>
        </w:r>
      </w:del>
      <w:r>
        <w:rPr>
          <w:rFonts w:ascii="Times New Roman" w:hAnsi="Times New Roman"/>
          <w:b/>
          <w:bCs/>
          <w:sz w:val="26"/>
          <w:szCs w:val="26"/>
          <w:lang w:val="pt-BR"/>
        </w:rPr>
        <w:t xml:space="preserve">kết cấu phần ngầm</w:t>
      </w:r>
      <w:del w:id="5006" w:author="Claude" w:date="2026-10-12T09:00:00Z">
        <w:r>
          <w:rPr>
            <w:rFonts w:ascii="Times New Roman" w:hAnsi="Times New Roman"/>
            <w:b/>
            <w:bCs/>
            <w:sz w:val="26"/>
            <w:szCs w:val="26"/>
            <w:lang w:val="pt-BR"/>
          </w:rPr>
          <w:delText xml:space="preserve">, hoàn thiện ướt</w:delText>
        </w:r>
      </w:del>
      <w:ins w:id="5007" w:author="Claude" w:date="2026-10-12T09:00:00Z">
        <w:r>
          <w:rPr>
            <w:rFonts w:ascii="Times New Roman" w:hAnsi="Times New Roman"/>
            <w:b/>
            <w:bCs/>
            <w:sz w:val="26"/>
            <w:szCs w:val="26"/>
            <w:lang w:val="pt-BR"/>
          </w:rPr>
          <w:t xml:space="preserve"> và chống thấm</w:t>
        </w:r>
      </w:ins>
      <w:r>
        <w:rPr>
          <w:rFonts w:ascii="Times New Roman" w:hAnsi="Times New Roman"/>
          <w:b/>
          <w:bCs/>
          <w:sz w:val="26"/>
          <w:szCs w:val="26"/>
          <w:lang w:val="pt-BR"/>
        </w:rPr>
        <w:t xml:space="preserve"> phần ngầm</w:t>
      </w:r>
      <w:del w:id="5008" w:author="Claude" w:date="2026-10-12T09:00:00Z">
        <w:r>
          <w:rPr>
            <w:rFonts w:ascii="Times New Roman" w:hAnsi="Times New Roman"/>
            <w:b/>
            <w:bCs/>
            <w:sz w:val="26"/>
            <w:szCs w:val="26"/>
            <w:lang w:val="pt-BR"/>
          </w:rPr>
          <w:delText xml:space="preserve"> (chống mối, chống thấm, xây, trát, ốp, lát, sơn, bả,..)</w:delText>
        </w:r>
      </w:del>
      <w:r>
        <w:rPr>
          <w:rFonts w:ascii="Times New Roman" w:hAnsi="Times New Roman"/>
          <w:b/>
          <w:bCs/>
          <w:sz w:val="26"/>
          <w:szCs w:val="26"/>
          <w:lang w:val="pt-BR"/>
        </w:rPr>
        <w:t xml:space="preserve"> cho khối nhà ở xã hội CT1.2 và CT2 (CT2.1, CT2.2, CT2.3)</w:t>
      </w:r>
      <w:del w:id="5009" w:author="Claude" w:date="2026-10-12T09:00:00Z">
        <w:r>
          <w:rPr>
            <w:rFonts w:ascii="Times New Roman" w:hAnsi="Times New Roman"/>
            <w:b/>
            <w:bCs/>
            <w:sz w:val="26"/>
            <w:szCs w:val="26"/>
            <w:lang w:val="pt-BR"/>
          </w:rPr>
          <w:delText xml:space="preserve"> </w:delText>
        </w:r>
      </w:del>
      <w:commentRangeEnd w:id="0"/>
      <w:r>
        <w:rPr>
          <w:rStyle w:val="CommentReference"/>
        </w:rPr>
        <w:commentReference w:id="0"/>
      </w:r>
    </w:p>
    <w:p w14:paraId="76085AB0" w14:textId="77777777" w:rsidR="00D94D6D" w:rsidRPr="00302315" w:rsidRDefault="00D94D6D" w:rsidP="007A44B1">
      <w:pPr>
        <w:tabs>
          <w:tab w:val="left" w:pos="1843"/>
        </w:tabs>
        <w:spacing w:after="120" w:line="276" w:lineRule="auto"/>
        <w:rPr>
          <w:rFonts w:ascii="Times New Roman" w:hAnsi="Times New Roman"/>
          <w:b/>
          <w:bCs/>
          <w:sz w:val="26"/>
          <w:szCs w:val="26"/>
          <w:lang w:val="vi-VN"/>
        </w:rPr>
      </w:pPr>
      <w:r>
        <w:rPr>
          <w:rFonts w:ascii="Times New Roman" w:hAnsi="Times New Roman"/>
          <w:b/>
          <w:bCs/>
          <w:sz w:val="26"/>
          <w:szCs w:val="26"/>
        </w:rPr>
        <w:t xml:space="preserve">Dự án: </w:t>
        <w:tab/>
        <w:tab/>
        <w:t>Xây</w:t>
      </w:r>
      <w:r>
        <w:rPr>
          <w:rFonts w:ascii="Times New Roman" w:hAnsi="Times New Roman"/>
          <w:b/>
          <w:bCs/>
          <w:sz w:val="26"/>
          <w:szCs w:val="26"/>
          <w:lang w:val="vi-VN"/>
        </w:rPr>
        <w:t xml:space="preserve"> dựng nhà ở cho lực lượng vũ trang Công an nhân dân</w:t>
      </w:r>
    </w:p>
    <w:p w14:paraId="398C10CB" w14:textId="77777777" w:rsidR="00D94D6D" w:rsidRPr="00302315" w:rsidRDefault="00D94D6D" w:rsidP="007A44B1">
      <w:pPr>
        <w:spacing w:after="120" w:line="276" w:lineRule="auto"/>
        <w:rPr>
          <w:rFonts w:ascii="Times New Roman" w:hAnsi="Times New Roman"/>
          <w:b/>
          <w:bCs/>
          <w:sz w:val="26"/>
          <w:szCs w:val="26"/>
          <w:lang w:val="pt-BR"/>
        </w:rPr>
      </w:pPr>
      <w:r>
        <w:rPr>
          <w:rFonts w:ascii="Times New Roman" w:hAnsi="Times New Roman"/>
          <w:b/>
          <w:bCs/>
          <w:sz w:val="26"/>
          <w:szCs w:val="26"/>
          <w:lang w:val="es-ES"/>
        </w:rPr>
        <w:t>Địa điểm:</w:t>
        <w:tab/>
        <w:tab/>
        <w:t>Tại ô đất C3-ODK3 và C3-ODK4 thuộc phân khu đô thị H2-4, Phường Yên Sở, Thành phố Hà Nội</w:t>
      </w:r>
    </w:p>
    <w:p w14:paraId="4D6D0327" w14:textId="77777777" w:rsidR="00D94D6D" w:rsidRPr="00302315" w:rsidRDefault="00D94D6D" w:rsidP="007A44B1">
      <w:pPr>
        <w:spacing w:after="120" w:line="276" w:lineRule="auto"/>
        <w:rPr>
          <w:rFonts w:ascii="Times New Roman" w:hAnsi="Times New Roman"/>
          <w:b/>
          <w:bCs/>
          <w:sz w:val="26"/>
          <w:szCs w:val="26"/>
          <w:lang w:val="es-ES"/>
        </w:rPr>
      </w:pPr>
    </w:p>
    <w:p w14:paraId="6A1ECCFA" w14:textId="77777777" w:rsidR="00D94D6D" w:rsidRPr="00302315" w:rsidRDefault="00D94D6D" w:rsidP="007A44B1">
      <w:pPr>
        <w:spacing w:after="120" w:line="276" w:lineRule="auto"/>
        <w:jc w:val="center"/>
        <w:rPr>
          <w:rFonts w:ascii="Times New Roman" w:hAnsi="Times New Roman"/>
          <w:sz w:val="26"/>
          <w:szCs w:val="26"/>
          <w:lang w:val="pt-BR"/>
        </w:rPr>
      </w:pPr>
    </w:p>
    <w:p w14:paraId="3AAA7C8B" w14:textId="77777777" w:rsidR="00D94D6D" w:rsidRPr="00302315" w:rsidRDefault="00D94D6D" w:rsidP="007A44B1">
      <w:pPr>
        <w:spacing w:after="120" w:line="276" w:lineRule="auto"/>
        <w:jc w:val="center"/>
        <w:rPr>
          <w:rFonts w:ascii="Times New Roman" w:hAnsi="Times New Roman"/>
          <w:sz w:val="26"/>
          <w:szCs w:val="26"/>
          <w:lang w:val="pt-BR"/>
        </w:rPr>
      </w:pPr>
    </w:p>
    <w:p w14:paraId="3978C5A6" w14:textId="77777777" w:rsidR="00D94D6D" w:rsidRPr="00302315" w:rsidRDefault="00D94D6D" w:rsidP="007A44B1">
      <w:pPr>
        <w:spacing w:after="120" w:line="276" w:lineRule="auto"/>
        <w:jc w:val="center"/>
        <w:rPr>
          <w:rFonts w:ascii="Times New Roman" w:hAnsi="Times New Roman"/>
          <w:sz w:val="26"/>
          <w:szCs w:val="26"/>
          <w:lang w:val="pt-BR"/>
        </w:rPr>
      </w:pPr>
      <w:r>
        <w:rPr>
          <w:rFonts w:ascii="Times New Roman" w:hAnsi="Times New Roman"/>
          <w:sz w:val="26"/>
          <w:szCs w:val="26"/>
          <w:lang w:val="pt-BR"/>
        </w:rPr>
        <w:t>GIỮA</w:t>
      </w:r>
    </w:p>
    <w:p w14:paraId="69435362" w14:textId="77777777" w:rsidR="00D94D6D" w:rsidRPr="00302315" w:rsidRDefault="00D94D6D" w:rsidP="007A44B1">
      <w:pPr>
        <w:spacing w:after="120" w:line="276" w:lineRule="auto"/>
        <w:rPr>
          <w:rFonts w:ascii="Times New Roman" w:hAnsi="Times New Roman"/>
          <w:sz w:val="26"/>
          <w:szCs w:val="26"/>
          <w:lang w:val="pt-BR"/>
        </w:rPr>
      </w:pPr>
    </w:p>
    <w:p w14:paraId="56E2CDE3" w14:textId="77777777" w:rsidR="00D94D6D" w:rsidRPr="00302315" w:rsidRDefault="00D94D6D" w:rsidP="007A44B1">
      <w:pPr>
        <w:spacing w:after="120" w:line="276" w:lineRule="auto"/>
        <w:jc w:val="center"/>
        <w:rPr>
          <w:rFonts w:ascii="Times New Roman" w:hAnsi="Times New Roman"/>
          <w:sz w:val="26"/>
          <w:szCs w:val="26"/>
          <w:lang w:val="pt-BR"/>
        </w:rPr>
      </w:pPr>
      <w:r>
        <w:rPr>
          <w:rFonts w:ascii="Times New Roman" w:hAnsi="Times New Roman"/>
          <w:b/>
          <w:sz w:val="26"/>
          <w:szCs w:val="26"/>
          <w:lang w:val="pt-BR"/>
        </w:rPr>
        <w:t>CÔNG TY CỔ PHẦN ĐẦU TƯ XÂY DỰNG VÀ KỸ THUẬT VNCN E&amp;C</w:t>
      </w:r>
    </w:p>
    <w:p w14:paraId="56015DE6" w14:textId="77777777" w:rsidR="00D94D6D" w:rsidRPr="00302315" w:rsidRDefault="00D94D6D" w:rsidP="007A44B1">
      <w:pPr>
        <w:spacing w:after="120" w:line="276" w:lineRule="auto"/>
        <w:jc w:val="center"/>
        <w:rPr>
          <w:rFonts w:ascii="Times New Roman" w:hAnsi="Times New Roman"/>
          <w:sz w:val="26"/>
          <w:szCs w:val="26"/>
          <w:lang w:val="pt-BR"/>
        </w:rPr>
      </w:pPr>
    </w:p>
    <w:p w14:paraId="0D7C11A1" w14:textId="77777777" w:rsidR="00D94D6D" w:rsidRPr="00302315" w:rsidRDefault="00D94D6D" w:rsidP="007A44B1">
      <w:pPr>
        <w:spacing w:after="120" w:line="276" w:lineRule="auto"/>
        <w:jc w:val="center"/>
        <w:rPr>
          <w:rFonts w:ascii="Times New Roman" w:hAnsi="Times New Roman"/>
          <w:sz w:val="26"/>
          <w:szCs w:val="26"/>
          <w:lang w:val="pt-BR"/>
        </w:rPr>
      </w:pPr>
      <w:r>
        <w:rPr>
          <w:rFonts w:ascii="Times New Roman" w:hAnsi="Times New Roman"/>
          <w:sz w:val="26"/>
          <w:szCs w:val="26"/>
          <w:lang w:val="pt-BR"/>
        </w:rPr>
        <w:t>VÀ</w:t>
      </w:r>
    </w:p>
    <w:p w14:paraId="0996FFDA" w14:textId="77777777" w:rsidR="00D94D6D" w:rsidRPr="00302315" w:rsidRDefault="00D94D6D" w:rsidP="007A44B1">
      <w:pPr>
        <w:spacing w:after="120" w:line="276" w:lineRule="auto"/>
        <w:jc w:val="center"/>
        <w:rPr>
          <w:rFonts w:ascii="Times New Roman" w:hAnsi="Times New Roman"/>
          <w:sz w:val="26"/>
          <w:szCs w:val="26"/>
          <w:lang w:val="vi-VN"/>
        </w:rPr>
      </w:pPr>
      <w:r>
        <w:rPr>
          <w:rFonts w:ascii="Times New Roman" w:hAnsi="Times New Roman"/>
          <w:b/>
          <w:sz w:val="26"/>
          <w:szCs w:val="26"/>
          <w:lang w:val="pt-BR"/>
          <w:rPrChange w:id="7386" w:author="Claude" w:date="2026-10-12T09:00:00Z">
            <w:rPr>
              <w:rFonts w:ascii="Times New Roman" w:hAnsi="Times New Roman"/>
              <w:b/>
              <w:sz w:val="26"/>
              <w:szCs w:val="26"/>
              <w:highlight w:val="yellow"/>
              <w:lang w:val="pt-BR"/>
            </w:rPr>
          </w:rPrChange>
        </w:rPr>
        <w:t xml:space="preserve">CÔNG TY </w:t>
      </w:r>
      <w:r>
        <w:rPr>
          <w:rFonts w:ascii="Times New Roman" w:hAnsi="Times New Roman"/>
          <w:b/>
          <w:sz w:val="26"/>
          <w:szCs w:val="26"/>
          <w:highlight w:val="yellow"/>
          <w:lang w:val="vi-VN"/>
        </w:rPr>
        <w:t>......</w:t>
      </w:r>
    </w:p>
    <w:p w14:paraId="00E20FFD" w14:textId="77777777" w:rsidR="00D94D6D" w:rsidRPr="00302315" w:rsidRDefault="00D94D6D" w:rsidP="007A44B1">
      <w:pPr>
        <w:spacing w:after="120" w:line="276" w:lineRule="auto"/>
        <w:jc w:val="center"/>
        <w:rPr>
          <w:sz w:val="26"/>
          <w:szCs w:val="26"/>
          <w:lang w:val="es-ES"/>
        </w:rPr>
      </w:pPr>
    </w:p>
    <w:p w14:paraId="1F5F56EF" w14:textId="77777777" w:rsidR="00BB3CBC" w:rsidRPr="00302315" w:rsidRDefault="00BB3CBC" w:rsidP="007A44B1">
      <w:pPr>
        <w:spacing w:after="120" w:line="276" w:lineRule="auto"/>
        <w:jc w:val="center"/>
        <w:rPr>
          <w:sz w:val="26"/>
          <w:szCs w:val="26"/>
          <w:lang w:val="es-ES"/>
        </w:rPr>
      </w:pPr>
    </w:p>
    <w:p w14:paraId="5DF39248" w14:textId="77777777" w:rsidR="00BB3CBC" w:rsidRPr="00302315" w:rsidRDefault="00BB3CBC" w:rsidP="007A44B1">
      <w:pPr>
        <w:spacing w:after="120" w:line="276" w:lineRule="auto"/>
        <w:jc w:val="center"/>
        <w:rPr>
          <w:sz w:val="26"/>
          <w:szCs w:val="26"/>
          <w:lang w:val="es-ES"/>
        </w:rPr>
      </w:pPr>
    </w:p>
    <w:p w14:paraId="7B22545F" w14:textId="77777777" w:rsidR="00BB3CBC" w:rsidRPr="00302315" w:rsidRDefault="00BB3CBC" w:rsidP="007A44B1">
      <w:pPr>
        <w:spacing w:after="120" w:line="276" w:lineRule="auto"/>
        <w:jc w:val="center"/>
        <w:rPr>
          <w:sz w:val="26"/>
          <w:szCs w:val="26"/>
          <w:lang w:val="es-ES"/>
        </w:rPr>
      </w:pPr>
    </w:p>
    <w:p w14:paraId="32572DEF" w14:textId="77777777" w:rsidR="00BB3CBC" w:rsidRPr="00302315" w:rsidRDefault="00BB3CBC" w:rsidP="007A44B1">
      <w:pPr>
        <w:spacing w:after="120" w:line="276" w:lineRule="auto"/>
        <w:jc w:val="center"/>
        <w:rPr>
          <w:sz w:val="26"/>
          <w:szCs w:val="26"/>
          <w:lang w:val="es-ES"/>
        </w:rPr>
      </w:pPr>
    </w:p>
    <w:p w14:paraId="28A4BA7C" w14:textId="77777777" w:rsidR="00BB3CBC" w:rsidRPr="00302315" w:rsidRDefault="00BB3CBC" w:rsidP="007A44B1">
      <w:pPr>
        <w:spacing w:after="120" w:line="276" w:lineRule="auto"/>
        <w:jc w:val="center"/>
        <w:rPr>
          <w:sz w:val="26"/>
          <w:szCs w:val="26"/>
          <w:lang w:val="es-ES"/>
        </w:rPr>
      </w:pPr>
    </w:p>
    <w:p w14:paraId="761194DD" w14:textId="77777777" w:rsidR="00BB3CBC" w:rsidRPr="00302315" w:rsidRDefault="00BB3CBC" w:rsidP="007A44B1">
      <w:pPr>
        <w:spacing w:after="120" w:line="276" w:lineRule="auto"/>
        <w:jc w:val="center"/>
        <w:rPr>
          <w:sz w:val="26"/>
          <w:szCs w:val="26"/>
          <w:lang w:val="es-ES"/>
        </w:rPr>
      </w:pPr>
    </w:p>
    <w:p w14:paraId="4460DA0A" w14:textId="78F123E8" w:rsidR="00096978" w:rsidRPr="00302315" w:rsidRDefault="00096978" w:rsidP="007A44B1">
      <w:pPr>
        <w:spacing w:after="120" w:line="276" w:lineRule="auto"/>
        <w:jc w:val="center"/>
        <w:rPr>
          <w:b/>
          <w:sz w:val="26"/>
          <w:szCs w:val="26"/>
          <w:lang w:val="pt-BR"/>
        </w:rPr>
      </w:pPr>
      <w:r>
        <w:rPr>
          <w:rFonts w:ascii="Times New Roman" w:hAnsi="Times New Roman"/>
          <w:b/>
          <w:bCs/>
          <w:sz w:val="26"/>
          <w:szCs w:val="26"/>
        </w:rPr>
        <w:lastRenderedPageBreak/>
        <w:t>CỘNG HOÀ XÃ HỘI CHỦ NGHĨA VIỆT NAM</w:t>
      </w:r>
    </w:p>
    <w:p w14:paraId="5299863A" w14:textId="4A67A099" w:rsidR="00096978" w:rsidRPr="00302315" w:rsidRDefault="00D107CC" w:rsidP="007A44B1">
      <w:pPr>
        <w:widowControl w:val="0"/>
        <w:spacing w:after="120" w:line="276" w:lineRule="auto"/>
        <w:jc w:val="center"/>
        <w:rPr>
          <w:rFonts w:ascii="Times New Roman" w:hAnsi="Times New Roman"/>
          <w:b/>
          <w:sz w:val="26"/>
          <w:szCs w:val="26"/>
        </w:rPr>
      </w:pPr>
      <w:r>
        <w:rPr>
          <w:rFonts w:ascii="Times New Roman" w:hAnsi="Times New Roman"/>
          <w:sz w:val="26"/>
          <w:szCs w:val="26"/>
        </w:rPr>
        <mc:AlternateContent>
          <mc:Choice Requires="wps">
            <w:drawing>
              <wp:anchor distT="4294967295" distB="4294967295" distL="114300" distR="114300" simplePos="0" relativeHeight="251659264" behindDoc="0" locked="0" layoutInCell="1" allowOverlap="1" wp14:anchorId="472E5CBD" wp14:editId="0488FC54">
                <wp:simplePos x="0" y="0"/>
                <wp:positionH relativeFrom="margin">
                  <wp:align>center</wp:align>
                </wp:positionH>
                <wp:positionV relativeFrom="paragraph">
                  <wp:posOffset>199390</wp:posOffset>
                </wp:positionV>
                <wp:extent cx="216027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863126" id="_x0000_t32" coordsize="21600,21600" o:spt="32" o:oned="t" path="m,l21600,21600e" filled="f">
                <v:path arrowok="t" fillok="f" o:connecttype="none"/>
                <o:lock v:ext="edit" shapetype="t"/>
              </v:shapetype>
              <v:shape id="Straight Arrow Connector 1" o:spid="_x0000_s1026" type="#_x0000_t32" style="position:absolute;margin-left:0;margin-top:15.7pt;width:170.1pt;height:0;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SLWuAEAAFYDAAAOAAAAZHJzL2Uyb0RvYy54bWysU01v2zAMvQ/YfxB0X/wBtNuMOD2k6y7d&#10;FqDdD2Bk2RYmiwKpxM6/n6QmabHdhvkgUCL5+PhIr++WyYqjJjboWlmtSim0U9gZN7Ty5/PDh0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">
                <w10:wrap anchorx="margin"/>
              </v:shape>
            </w:pict>
          </mc:Fallback>
        </mc:AlternateContent>
      </w:r>
      <w:r>
        <w:rPr>
          <w:rFonts w:ascii="Times New Roman" w:hAnsi="Times New Roman"/>
          <w:b/>
          <w:sz w:val="26"/>
          <w:szCs w:val="26"/>
        </w:rPr>
        <w:t xml:space="preserve">Độc lập </w:t>
      </w:r>
      <w:r>
        <w:rPr>
          <w:rFonts w:ascii="Times New Roman" w:hAnsi="Times New Roman"/>
          <w:sz w:val="26"/>
          <w:szCs w:val="26"/>
        </w:rPr>
        <w:t>-</w:t>
      </w:r>
      <w:r>
        <w:rPr>
          <w:rFonts w:ascii="Times New Roman" w:hAnsi="Times New Roman"/>
          <w:b/>
          <w:sz w:val="26"/>
          <w:szCs w:val="26"/>
        </w:rPr>
        <w:t xml:space="preserve"> Tự do </w:t>
      </w:r>
      <w:r>
        <w:rPr>
          <w:rFonts w:ascii="Times New Roman" w:hAnsi="Times New Roman"/>
          <w:sz w:val="26"/>
          <w:szCs w:val="26"/>
        </w:rPr>
        <w:t>-</w:t>
      </w:r>
      <w:r>
        <w:rPr>
          <w:rFonts w:ascii="Times New Roman" w:hAnsi="Times New Roman"/>
          <w:b/>
          <w:sz w:val="26"/>
          <w:szCs w:val="26"/>
        </w:rPr>
        <w:t xml:space="preserve"> Hạnh phúc</w:t>
      </w:r>
    </w:p>
    <w:p w14:paraId="28E416DF" w14:textId="77777777" w:rsidR="00302315" w:rsidRPr="00302315" w:rsidRDefault="00302315" w:rsidP="007A44B1">
      <w:pPr>
        <w:pStyle w:val="Heading1"/>
        <w:spacing w:after="120" w:line="276" w:lineRule="auto"/>
        <w:rPr>
          <w:rFonts w:ascii="Times New Roman" w:hAnsi="Times New Roman"/>
          <w:sz w:val="30"/>
          <w:szCs w:val="30"/>
        </w:rPr>
      </w:pPr>
    </w:p>
    <w:p w14:paraId="66BF3BAE" w14:textId="40F2423E" w:rsidR="00096978" w:rsidRPr="00302315" w:rsidRDefault="00096978" w:rsidP="007A44B1">
      <w:pPr>
        <w:pStyle w:val="Heading1"/>
        <w:spacing w:after="120" w:line="276" w:lineRule="auto"/>
        <w:rPr>
          <w:rFonts w:ascii="Times New Roman" w:hAnsi="Times New Roman"/>
          <w:sz w:val="30"/>
          <w:szCs w:val="30"/>
        </w:rPr>
      </w:pPr>
      <w:r>
        <w:rPr>
          <w:rFonts w:ascii="Times New Roman" w:hAnsi="Times New Roman"/>
          <w:sz w:val="30"/>
          <w:szCs w:val="30"/>
        </w:rPr>
        <w:t>HỢP ĐỒNG THI CÔNG XÂY DỰNG</w:t>
      </w:r>
    </w:p>
    <w:p w14:paraId="51616F88" w14:textId="77777777" w:rsidR="00096978" w:rsidRPr="00302315" w:rsidRDefault="00096978" w:rsidP="007A44B1">
      <w:pPr>
        <w:widowControl w:val="0"/>
        <w:spacing w:after="120" w:line="276" w:lineRule="auto"/>
        <w:jc w:val="center"/>
        <w:rPr>
          <w:rFonts w:ascii="Times New Roman" w:hAnsi="Times New Roman"/>
          <w:b/>
          <w:sz w:val="26"/>
          <w:szCs w:val="26"/>
          <w:lang w:val="vi-VN"/>
        </w:rPr>
      </w:pPr>
      <w:r>
        <w:rPr>
          <w:rFonts w:ascii="Times New Roman" w:hAnsi="Times New Roman"/>
          <w:b/>
          <w:sz w:val="26"/>
          <w:szCs w:val="26"/>
          <w:rPrChange w:id="7387" w:author="Claude" w:date="2026-10-12T09:00:00Z">
            <w:rPr>
              <w:rFonts w:ascii="Times New Roman" w:hAnsi="Times New Roman"/>
              <w:b/>
              <w:sz w:val="26"/>
              <w:szCs w:val="26"/>
              <w:highlight w:val="yellow"/>
            </w:rPr>
          </w:rPrChange>
        </w:rPr>
        <w:t>Số:            /2026/HĐ/VNCNEC</w:t>
      </w:r>
      <w:r>
        <w:rPr>
          <w:rFonts w:ascii="Times New Roman" w:hAnsi="Times New Roman"/>
          <w:b/>
          <w:sz w:val="26"/>
          <w:szCs w:val="26"/>
          <w:highlight w:val="yellow"/>
          <w:lang w:val="vi-VN"/>
        </w:rPr>
        <w:t>-</w:t>
      </w:r>
    </w:p>
    <w:p w14:paraId="33AE4DFA" w14:textId="77777777" w:rsidR="00302315" w:rsidRPr="00302315" w:rsidRDefault="00302315" w:rsidP="007A44B1">
      <w:pPr>
        <w:widowControl w:val="0"/>
        <w:spacing w:after="120" w:line="276" w:lineRule="auto"/>
        <w:rPr>
          <w:rFonts w:ascii="Times New Roman" w:hAnsi="Times New Roman"/>
          <w:b/>
          <w:sz w:val="26"/>
          <w:szCs w:val="26"/>
          <w:u w:val="single"/>
        </w:rPr>
      </w:pPr>
    </w:p>
    <w:p w14:paraId="22008EC6" w14:textId="3F2CC5D5" w:rsidR="00096978" w:rsidRPr="00302315" w:rsidRDefault="00096978" w:rsidP="007A44B1">
      <w:pPr>
        <w:widowControl w:val="0"/>
        <w:spacing w:after="120" w:line="276" w:lineRule="auto"/>
        <w:rPr>
          <w:rFonts w:ascii="Times New Roman" w:hAnsi="Times New Roman"/>
          <w:b/>
          <w:sz w:val="26"/>
          <w:szCs w:val="26"/>
        </w:rPr>
      </w:pPr>
      <w:r>
        <w:rPr>
          <w:rFonts w:ascii="Times New Roman" w:hAnsi="Times New Roman"/>
          <w:b/>
          <w:sz w:val="26"/>
          <w:szCs w:val="26"/>
          <w:u w:val="single"/>
        </w:rPr>
        <w:t xml:space="preserve">Về việc:</w:t>
      </w:r>
      <w:r>
        <w:rPr>
          <w:rFonts w:ascii="Times New Roman" w:hAnsi="Times New Roman"/>
          <w:b/>
          <w:sz w:val="26"/>
          <w:szCs w:val="26"/>
        </w:rPr>
        <w:t xml:space="preserve"> Thi công</w:t>
      </w:r>
      <w:r>
        <w:rPr>
          <w:rFonts w:ascii="Times New Roman" w:hAnsi="Times New Roman"/>
          <w:b/>
          <w:sz w:val="26"/>
          <w:szCs w:val="26"/>
          <w:lang w:val="vi-VN"/>
        </w:rPr>
        <w:t xml:space="preserve"> Gói thầu P.001</w:t>
      </w:r>
      <w:ins w:id="5010" w:author="Claude" w:date="2026-10-12T09:00:00Z">
        <w:r>
          <w:rPr>
            <w:rFonts w:ascii="Times New Roman" w:hAnsi="Times New Roman"/>
            <w:b/>
            <w:sz w:val="26"/>
            <w:szCs w:val="26"/>
            <w:lang w:val="vi-VN"/>
          </w:rPr>
          <w:t xml:space="preserve">:</w:t>
        </w:r>
      </w:ins>
      <w:r>
        <w:rPr>
          <w:rFonts w:ascii="Times New Roman" w:hAnsi="Times New Roman"/>
          <w:b/>
          <w:sz w:val="26"/>
          <w:szCs w:val="26"/>
        </w:rPr>
        <w:t xml:space="preserve"> Thi công </w:t>
      </w:r>
      <w:del w:id="5011" w:author="Claude" w:date="2026-10-12T09:00:00Z">
        <w:r>
          <w:rPr>
            <w:rFonts w:ascii="Times New Roman" w:hAnsi="Times New Roman"/>
            <w:b/>
            <w:sz w:val="26"/>
            <w:szCs w:val="26"/>
          </w:rPr>
          <w:delText xml:space="preserve">công tác đất,</w:delText>
        </w:r>
      </w:del>
      <w:ins w:id="5012" w:author="Claude" w:date="2026-10-12T09:00:00Z">
        <w:r>
          <w:rPr>
            <w:rFonts w:ascii="Times New Roman" w:hAnsi="Times New Roman"/>
            <w:b/>
            <w:sz w:val="26"/>
            <w:szCs w:val="26"/>
          </w:rPr>
          <w:t xml:space="preserve">hệ</w:t>
        </w:r>
      </w:ins>
      <w:r>
        <w:rPr>
          <w:rFonts w:ascii="Times New Roman" w:hAnsi="Times New Roman"/>
          <w:b/>
          <w:sz w:val="26"/>
          <w:szCs w:val="26"/>
        </w:rPr>
        <w:t xml:space="preserve"> cừ, văng chống, </w:t>
      </w:r>
      <w:del w:id="5013" w:author="Claude" w:date="2026-10-12T09:00:00Z">
        <w:r>
          <w:rPr>
            <w:rFonts w:ascii="Times New Roman" w:hAnsi="Times New Roman"/>
            <w:b/>
            <w:sz w:val="26"/>
            <w:szCs w:val="26"/>
          </w:rPr>
          <w:delText xml:space="preserve">thi công </w:delText>
        </w:r>
      </w:del>
      <w:r>
        <w:rPr>
          <w:rFonts w:ascii="Times New Roman" w:hAnsi="Times New Roman"/>
          <w:b/>
          <w:sz w:val="26"/>
          <w:szCs w:val="26"/>
        </w:rPr>
        <w:t xml:space="preserve">kết cấu phần ngầm</w:t>
      </w:r>
      <w:del w:id="5014" w:author="Claude" w:date="2026-10-12T09:00:00Z">
        <w:r>
          <w:rPr>
            <w:rFonts w:ascii="Times New Roman" w:hAnsi="Times New Roman"/>
            <w:b/>
            <w:sz w:val="26"/>
            <w:szCs w:val="26"/>
          </w:rPr>
          <w:delText xml:space="preserve">, hoàn thiện ướt</w:delText>
        </w:r>
      </w:del>
      <w:ins w:id="5015" w:author="Claude" w:date="2026-10-12T09:00:00Z">
        <w:r>
          <w:rPr>
            <w:rFonts w:ascii="Times New Roman" w:hAnsi="Times New Roman"/>
            <w:b/>
            <w:sz w:val="26"/>
            <w:szCs w:val="26"/>
          </w:rPr>
          <w:t xml:space="preserve"> và chống thấm</w:t>
        </w:r>
      </w:ins>
      <w:r>
        <w:rPr>
          <w:rFonts w:ascii="Times New Roman" w:hAnsi="Times New Roman"/>
          <w:b/>
          <w:sz w:val="26"/>
          <w:szCs w:val="26"/>
        </w:rPr>
        <w:t xml:space="preserve"> phần ngầm</w:t>
      </w:r>
      <w:del w:id="5016" w:author="Claude" w:date="2026-10-12T09:00:00Z">
        <w:r>
          <w:rPr>
            <w:rFonts w:ascii="Times New Roman" w:hAnsi="Times New Roman"/>
            <w:b/>
            <w:sz w:val="26"/>
            <w:szCs w:val="26"/>
          </w:rPr>
          <w:delText xml:space="preserve"> (</w:delText>
        </w:r>
        <w:r>
          <w:rPr>
            <w:rFonts w:ascii="Times New Roman" w:hAnsi="Times New Roman"/>
            <w:b/>
            <w:bCs/>
            <w:sz w:val="26"/>
            <w:szCs w:val="26"/>
            <w:lang w:val="nl-NL"/>
          </w:rPr>
          <w:delText xml:space="preserve">chống mối, chống thấm</w:delText>
        </w:r>
        <w:r>
          <w:rPr>
            <w:rFonts w:ascii="Times New Roman" w:hAnsi="Times New Roman"/>
            <w:b/>
            <w:sz w:val="26"/>
            <w:szCs w:val="26"/>
          </w:rPr>
          <w:delText xml:space="preserve">, xây, trát, ốp, lát, sơn, bả,..)</w:delText>
        </w:r>
      </w:del>
      <w:r>
        <w:rPr>
          <w:rFonts w:ascii="Times New Roman" w:hAnsi="Times New Roman"/>
          <w:b/>
          <w:sz w:val="26"/>
          <w:szCs w:val="26"/>
        </w:rPr>
        <w:t xml:space="preserve"> cho khối nhà ở xã hội CT1.2 và CT2 (CT2.1, CT2.2</w:t>
      </w:r>
      <w:r>
        <w:rPr>
          <w:rFonts w:ascii="Times New Roman" w:hAnsi="Times New Roman"/>
          <w:b/>
          <w:sz w:val="26"/>
          <w:szCs w:val="26"/>
          <w:lang w:val="vi-VN"/>
        </w:rPr>
        <w:t xml:space="preserve"> và</w:t>
      </w:r>
      <w:r>
        <w:rPr>
          <w:rFonts w:ascii="Times New Roman" w:hAnsi="Times New Roman"/>
          <w:b/>
          <w:sz w:val="26"/>
          <w:szCs w:val="26"/>
        </w:rPr>
        <w:t xml:space="preserve"> CT2.3)</w:t>
      </w:r>
      <w:del w:id="5017" w:author="Claude" w:date="2026-10-12T09:00:00Z">
        <w:r>
          <w:rPr>
            <w:rFonts w:ascii="Times New Roman" w:hAnsi="Times New Roman"/>
            <w:b/>
            <w:sz w:val="26"/>
            <w:szCs w:val="26"/>
          </w:rPr>
          <w:delText xml:space="preserve"> </w:delText>
        </w:r>
      </w:del>
    </w:p>
    <w:p w14:paraId="0A71F7A8" w14:textId="77777777" w:rsidR="00BC1678" w:rsidRPr="00302315" w:rsidRDefault="00BC1678" w:rsidP="007A44B1">
      <w:pPr>
        <w:spacing w:after="120" w:line="276" w:lineRule="auto"/>
        <w:jc w:val="both"/>
        <w:rPr>
          <w:rFonts w:ascii="Times New Roman" w:hAnsi="Times New Roman"/>
          <w:b/>
          <w:sz w:val="26"/>
          <w:szCs w:val="26"/>
          <w:lang w:val="nl-NL"/>
        </w:rPr>
      </w:pPr>
      <w:r>
        <w:rPr>
          <w:rFonts w:ascii="Times New Roman" w:hAnsi="Times New Roman"/>
          <w:b/>
          <w:sz w:val="26"/>
          <w:szCs w:val="26"/>
          <w:lang w:val="nl-NL"/>
        </w:rPr>
        <w:t>Dự án: Xây dựng nhà ở cho lực lượng vũ trang Công an nhân dân tại ô đất C3-ODK3 và C3-ODK4 thuộc phân khu đô thị H2-4, Phường Yên Sở, Thành phố Hà Nội.</w:t>
      </w:r>
    </w:p>
    <w:p w14:paraId="5136A493" w14:textId="2002071C" w:rsidR="00676424" w:rsidRPr="00302315" w:rsidRDefault="00676424" w:rsidP="007A44B1">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xml:space="preserve">- C</w:t>
      </w:r>
      <w:r>
        <w:rPr>
          <w:rFonts w:ascii="Times New Roman" w:hAnsi="Times New Roman" w:hint="eastAsia"/>
          <w:i/>
          <w:sz w:val="26"/>
          <w:szCs w:val="26"/>
          <w:lang w:val="nl-NL"/>
        </w:rPr>
        <w:t>ă</w:t>
      </w:r>
      <w:r>
        <w:rPr>
          <w:rFonts w:ascii="Times New Roman" w:hAnsi="Times New Roman"/>
          <w:i/>
          <w:sz w:val="26"/>
          <w:szCs w:val="26"/>
          <w:lang w:val="nl-NL"/>
        </w:rPr>
        <w:t>n cứ Bộ luật Dân sự số 91/2015/QH13 ngày 24/11/2015 của Quốc hội n</w:t>
      </w:r>
      <w:r>
        <w:rPr>
          <w:rFonts w:ascii="Times New Roman" w:hAnsi="Times New Roman" w:hint="eastAsia"/>
          <w:i/>
          <w:sz w:val="26"/>
          <w:szCs w:val="26"/>
          <w:lang w:val="nl-NL"/>
        </w:rPr>
        <w:t>ư</w:t>
      </w:r>
      <w:r>
        <w:rPr>
          <w:rFonts w:ascii="Times New Roman" w:hAnsi="Times New Roman"/>
          <w:i/>
          <w:sz w:val="26"/>
          <w:szCs w:val="26"/>
          <w:lang w:val="nl-NL"/>
        </w:rPr>
        <w:t>ớc Cộng hòa xã hội chủ nghĩa Việt Nam;</w:t>
      </w:r>
    </w:p>
    <w:p w14:paraId="38546C40" w14:textId="4F6D7AEB" w:rsidR="00676424" w:rsidRPr="00302315" w:rsidRDefault="00676424" w:rsidP="007A44B1">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xml:space="preserve">- Căn cứ Luật Xây dựng số 135/2025/QH15 ngày 10/12/2025 của Quốc hội nước Cộng hòa xã hội chủ nghĩa Việt Nam;</w:t>
      </w:r>
    </w:p>
    <w:p w14:paraId="19C9ACB8" w14:textId="77777777" w:rsidR="00CD1550" w:rsidRPr="00302315" w:rsidRDefault="00000000" w:rsidP="007A44B1">
      <w:pPr>
        <w:spacing w:after="120" w:line="276" w:lineRule="auto"/>
        <w:contextualSpacing/>
        <w:jc w:val="both"/>
        <w:rPr>
          <w:rFonts w:ascii="Times New Roman" w:hAnsi="Times New Roman"/>
          <w:i/>
          <w:sz w:val="26"/>
          <w:szCs w:val="26"/>
          <w:lang w:val="nl-NL"/>
        </w:rPr>
      </w:pPr>
      <w:ins w:id="5018" w:author="Claude" w:date="2026-10-12T09:00:00Z">
        <w:r>
          <w:rPr>
            <w:rFonts w:ascii="Times New Roman" w:hAnsi="Times New Roman"/>
            <w:i/>
            <w:sz w:val="26"/>
            <w:szCs w:val="26"/>
            <w:lang w:val="nl-NL"/>
          </w:rPr>
          <w:t xml:space="preserve">- </w:t>
        </w:r>
      </w:ins>
      <w:r>
        <w:rPr>
          <w:rFonts w:ascii="Times New Roman" w:hAnsi="Times New Roman"/>
          <w:i/>
          <w:sz w:val="26"/>
          <w:szCs w:val="26"/>
          <w:lang w:val="nl-NL"/>
        </w:rPr>
        <w:t xml:space="preserve">Căn cứ Luật Thương mại số 36/2005/QH11 ngày 14/6/2005 và các văn bản sửa đổi, bổ sung;</w:t>
      </w:r>
    </w:p>
    <w:p w14:paraId="68F3BDAC" w14:textId="573CBC14" w:rsidR="00676424" w:rsidRPr="00302315" w:rsidRDefault="00676424" w:rsidP="007A44B1">
      <w:pPr>
        <w:spacing w:after="120" w:line="276" w:lineRule="auto"/>
        <w:contextualSpacing/>
        <w:jc w:val="both"/>
        <w:rPr>
          <w:rFonts w:ascii="Times New Roman" w:hAnsi="Times New Roman"/>
          <w:i/>
          <w:sz w:val="26"/>
          <w:szCs w:val="26"/>
          <w:lang w:val="nl-NL"/>
        </w:rPr>
      </w:pPr>
      <w:commentRangeStart w:id="1"/>
      <w:r>
        <w:rPr>
          <w:rFonts w:ascii="Times New Roman" w:hAnsi="Times New Roman"/>
          <w:i/>
          <w:sz w:val="26"/>
          <w:szCs w:val="26"/>
          <w:lang w:val="nl-NL"/>
        </w:rPr>
        <w:t xml:space="preserve">- Căn cứ Nghị định số 207/2026/NĐ-CP ngày 15/6/2026 của Chính phủ quy định chi tiết một số nội dung về quản lý chất lượng, thi công xây dựng và bảo trì công trình xây dựng;</w:t>
      </w:r>
      <w:commentRangeEnd w:id="1"/>
      <w:r>
        <w:rPr>
          <w:rStyle w:val="CommentReference"/>
        </w:rPr>
        <w:commentReference w:id="1"/>
      </w:r>
    </w:p>
    <w:p w14:paraId="69C05D7A" w14:textId="6300146D" w:rsidR="00676424" w:rsidRPr="00302315" w:rsidRDefault="00676424" w:rsidP="007A44B1">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xml:space="preserve">- Căn cứ Nghị định số 210/2026/NĐ-CP ngày 15/6/2026 của Chính phủ quy định chi tiết và hướng dẫn thi hành một số điều của Luật Xây dựng về hợp đồng xây dựng;</w:t>
      </w:r>
    </w:p>
    <w:p w14:paraId="13CF040A" w14:textId="04DDA3CE" w:rsidR="00676424" w:rsidRPr="00302315" w:rsidRDefault="00676424" w:rsidP="007A44B1">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xml:space="preserve">- C</w:t>
      </w:r>
      <w:r>
        <w:rPr>
          <w:rFonts w:ascii="Times New Roman" w:hAnsi="Times New Roman" w:hint="eastAsia"/>
          <w:i/>
          <w:sz w:val="26"/>
          <w:szCs w:val="26"/>
          <w:lang w:val="nl-NL"/>
        </w:rPr>
        <w:t>ă</w:t>
      </w:r>
      <w:r>
        <w:rPr>
          <w:rFonts w:ascii="Times New Roman" w:hAnsi="Times New Roman"/>
          <w:i/>
          <w:sz w:val="26"/>
          <w:szCs w:val="26"/>
          <w:lang w:val="nl-NL"/>
        </w:rPr>
        <w:t>n cứ Thông báo giao thầu số 0608/CV/2025/IFT-TP ngày 06/08/2025 V/v thực hiện gói thầu “Tổng thầu thiết kế và thi công” Dự án Xây dựng nhà ở cho lực l</w:t>
      </w:r>
      <w:r>
        <w:rPr>
          <w:rFonts w:ascii="Times New Roman" w:hAnsi="Times New Roman" w:hint="eastAsia"/>
          <w:i/>
          <w:sz w:val="26"/>
          <w:szCs w:val="26"/>
          <w:lang w:val="nl-NL"/>
        </w:rPr>
        <w:t>ư</w:t>
      </w:r>
      <w:r>
        <w:rPr>
          <w:rFonts w:ascii="Times New Roman" w:hAnsi="Times New Roman"/>
          <w:i/>
          <w:sz w:val="26"/>
          <w:szCs w:val="26"/>
          <w:lang w:val="nl-NL"/>
        </w:rPr>
        <w:t xml:space="preserve">ợng vũ trang Công an nhân dân tại ô </w:t>
      </w:r>
      <w:r>
        <w:rPr>
          <w:rFonts w:ascii="Times New Roman" w:hAnsi="Times New Roman" w:hint="eastAsia"/>
          <w:i/>
          <w:sz w:val="26"/>
          <w:szCs w:val="26"/>
          <w:lang w:val="nl-NL"/>
        </w:rPr>
        <w:t>đ</w:t>
      </w:r>
      <w:r>
        <w:rPr>
          <w:rFonts w:ascii="Times New Roman" w:hAnsi="Times New Roman"/>
          <w:i/>
          <w:sz w:val="26"/>
          <w:szCs w:val="26"/>
          <w:lang w:val="nl-NL"/>
        </w:rPr>
        <w:t xml:space="preserve">ất C3-ODK3 và C3-ODK4 thuộc phân khu </w:t>
      </w:r>
      <w:r>
        <w:rPr>
          <w:rFonts w:ascii="Times New Roman" w:hAnsi="Times New Roman" w:hint="eastAsia"/>
          <w:i/>
          <w:sz w:val="26"/>
          <w:szCs w:val="26"/>
          <w:lang w:val="nl-NL"/>
        </w:rPr>
        <w:t>đô</w:t>
      </w:r>
      <w:r>
        <w:rPr>
          <w:rFonts w:ascii="Times New Roman" w:hAnsi="Times New Roman"/>
          <w:i/>
          <w:sz w:val="26"/>
          <w:szCs w:val="26"/>
          <w:lang w:val="nl-NL"/>
        </w:rPr>
        <w:t xml:space="preserve"> thị H2- 4, P. Yên Sở, TP. Hà Nội.</w:t>
      </w:r>
    </w:p>
    <w:p w14:paraId="07DAAAA2" w14:textId="58AD9DC3" w:rsidR="00CD1550" w:rsidRPr="00302315" w:rsidRDefault="00302315" w:rsidP="007A44B1">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xml:space="preserve">- Căn cứ Hợp đồng thầu chính số </w:t>
      </w:r>
      <w:del w:id="5019" w:author="Claude" w:date="2026-10-12T09:00:00Z">
        <w:r>
          <w:rPr>
            <w:rFonts w:ascii="Times New Roman" w:hAnsi="Times New Roman"/>
            <w:i/>
            <w:sz w:val="26"/>
            <w:szCs w:val="26"/>
            <w:highlight w:val="yellow"/>
            <w:lang w:val="nl-NL"/>
          </w:rPr>
          <w:delText xml:space="preserve">………</w:delText>
        </w:r>
      </w:del>
      <w:r>
        <w:rPr>
          <w:rFonts w:ascii="Times New Roman" w:hAnsi="Times New Roman"/>
          <w:i/>
          <w:sz w:val="26"/>
          <w:szCs w:val="26"/>
          <w:highlight w:val="yellow"/>
          <w:lang w:val="nl-NL"/>
        </w:rPr>
        <w:t xml:space="preserve">……</w:t>
      </w:r>
      <w:r>
        <w:rPr>
          <w:rFonts w:ascii="Times New Roman" w:hAnsi="Times New Roman"/>
          <w:i/>
          <w:sz w:val="26"/>
          <w:szCs w:val="26"/>
          <w:lang w:val="nl-NL"/>
        </w:rPr>
        <w:t xml:space="preserve"> ngày </w:t>
      </w:r>
      <w:r>
        <w:rPr>
          <w:rFonts w:ascii="Times New Roman" w:hAnsi="Times New Roman"/>
          <w:i/>
          <w:sz w:val="26"/>
          <w:szCs w:val="26"/>
          <w:highlight w:val="yellow"/>
          <w:lang w:val="nl-NL"/>
        </w:rPr>
        <w:t xml:space="preserve">……/……/……</w:t>
      </w:r>
      <w:r>
        <w:rPr>
          <w:rFonts w:ascii="Times New Roman" w:hAnsi="Times New Roman"/>
          <w:i/>
          <w:sz w:val="26"/>
          <w:szCs w:val="26"/>
          <w:lang w:val="nl-NL"/>
        </w:rPr>
        <w:t xml:space="preserve"> giữa Chủ đầu tư và Bên A;</w:t>
      </w:r>
    </w:p>
    <w:p w14:paraId="6AD0C8C3" w14:textId="01201D4F" w:rsidR="00676424" w:rsidRPr="00302315" w:rsidRDefault="00676424" w:rsidP="007A44B1">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xml:space="preserve">- C</w:t>
      </w:r>
      <w:r>
        <w:rPr>
          <w:rFonts w:ascii="Times New Roman" w:hAnsi="Times New Roman" w:hint="eastAsia"/>
          <w:i/>
          <w:sz w:val="26"/>
          <w:szCs w:val="26"/>
          <w:lang w:val="nl-NL"/>
        </w:rPr>
        <w:t>ă</w:t>
      </w:r>
      <w:r>
        <w:rPr>
          <w:rFonts w:ascii="Times New Roman" w:hAnsi="Times New Roman"/>
          <w:i/>
          <w:sz w:val="26"/>
          <w:szCs w:val="26"/>
          <w:lang w:val="nl-NL"/>
        </w:rPr>
        <w:t>n cứ hồ s</w:t>
      </w:r>
      <w:r>
        <w:rPr>
          <w:rFonts w:ascii="Times New Roman" w:hAnsi="Times New Roman" w:hint="eastAsia"/>
          <w:i/>
          <w:sz w:val="26"/>
          <w:szCs w:val="26"/>
          <w:lang w:val="nl-NL"/>
        </w:rPr>
        <w:t>ơ</w:t>
      </w:r>
      <w:r>
        <w:rPr>
          <w:rFonts w:ascii="Times New Roman" w:hAnsi="Times New Roman"/>
          <w:i/>
          <w:sz w:val="26"/>
          <w:szCs w:val="26"/>
          <w:lang w:val="nl-NL"/>
        </w:rPr>
        <w:t xml:space="preserve"> thiết kế, hồ s</w:t>
      </w:r>
      <w:r>
        <w:rPr>
          <w:rFonts w:ascii="Times New Roman" w:hAnsi="Times New Roman" w:hint="eastAsia"/>
          <w:i/>
          <w:sz w:val="26"/>
          <w:szCs w:val="26"/>
          <w:lang w:val="nl-NL"/>
        </w:rPr>
        <w:t>ơ</w:t>
      </w:r>
      <w:r>
        <w:rPr>
          <w:rFonts w:ascii="Times New Roman" w:hAnsi="Times New Roman"/>
          <w:i/>
          <w:sz w:val="26"/>
          <w:szCs w:val="26"/>
          <w:lang w:val="nl-NL"/>
        </w:rPr>
        <w:t xml:space="preserve"> mời thầu (hoặc hồ s</w:t>
      </w:r>
      <w:r>
        <w:rPr>
          <w:rFonts w:ascii="Times New Roman" w:hAnsi="Times New Roman" w:hint="eastAsia"/>
          <w:i/>
          <w:sz w:val="26"/>
          <w:szCs w:val="26"/>
          <w:lang w:val="nl-NL"/>
        </w:rPr>
        <w:t>ơ</w:t>
      </w:r>
      <w:r>
        <w:rPr>
          <w:rFonts w:ascii="Times New Roman" w:hAnsi="Times New Roman"/>
          <w:i/>
          <w:sz w:val="26"/>
          <w:szCs w:val="26"/>
          <w:lang w:val="nl-NL"/>
        </w:rPr>
        <w:t xml:space="preserve"> yêu cầu), hồ s</w:t>
      </w:r>
      <w:r>
        <w:rPr>
          <w:rFonts w:ascii="Times New Roman" w:hAnsi="Times New Roman" w:hint="eastAsia"/>
          <w:i/>
          <w:sz w:val="26"/>
          <w:szCs w:val="26"/>
          <w:lang w:val="nl-NL"/>
        </w:rPr>
        <w:t>ơ</w:t>
      </w:r>
      <w:r>
        <w:rPr>
          <w:rFonts w:ascii="Times New Roman" w:hAnsi="Times New Roman"/>
          <w:i/>
          <w:sz w:val="26"/>
          <w:szCs w:val="26"/>
          <w:lang w:val="nl-NL"/>
        </w:rPr>
        <w:t xml:space="preserve"> dự thầu (hoặc hồ s</w:t>
      </w:r>
      <w:r>
        <w:rPr>
          <w:rFonts w:ascii="Times New Roman" w:hAnsi="Times New Roman" w:hint="eastAsia"/>
          <w:i/>
          <w:sz w:val="26"/>
          <w:szCs w:val="26"/>
          <w:lang w:val="nl-NL"/>
        </w:rPr>
        <w:t>ơ</w:t>
      </w:r>
      <w:r>
        <w:rPr>
          <w:rFonts w:ascii="Times New Roman" w:hAnsi="Times New Roman"/>
          <w:i/>
          <w:sz w:val="26"/>
          <w:szCs w:val="26"/>
          <w:lang w:val="nl-NL"/>
        </w:rPr>
        <w:t xml:space="preserve"> </w:t>
      </w:r>
      <w:r>
        <w:rPr>
          <w:rFonts w:ascii="Times New Roman" w:hAnsi="Times New Roman" w:hint="eastAsia"/>
          <w:i/>
          <w:sz w:val="26"/>
          <w:szCs w:val="26"/>
          <w:lang w:val="nl-NL"/>
        </w:rPr>
        <w:t>đ</w:t>
      </w:r>
      <w:r>
        <w:rPr>
          <w:rFonts w:ascii="Times New Roman" w:hAnsi="Times New Roman"/>
          <w:i/>
          <w:sz w:val="26"/>
          <w:szCs w:val="26"/>
          <w:lang w:val="nl-NL"/>
        </w:rPr>
        <w:t>ề xuất) và kết quả lựa chọn nhà thầu (nếu có);</w:t>
      </w:r>
    </w:p>
    <w:p w14:paraId="66B2DEB8" w14:textId="00AC338F" w:rsidR="00096978" w:rsidRPr="00302315" w:rsidRDefault="00676424" w:rsidP="007A44B1">
      <w:pPr>
        <w:spacing w:after="120" w:line="276" w:lineRule="auto"/>
        <w:contextualSpacing/>
        <w:jc w:val="both"/>
        <w:rPr>
          <w:rFonts w:ascii="Times New Roman" w:hAnsi="Times New Roman"/>
          <w:i/>
          <w:sz w:val="26"/>
          <w:szCs w:val="26"/>
          <w:lang w:val="nl-NL"/>
        </w:rPr>
      </w:pPr>
      <w:r>
        <w:rPr>
          <w:rFonts w:ascii="Times New Roman" w:hAnsi="Times New Roman"/>
          <w:i/>
          <w:sz w:val="26"/>
          <w:szCs w:val="26"/>
          <w:lang w:val="nl-NL"/>
        </w:rPr>
        <w:t xml:space="preserve">- C</w:t>
      </w:r>
      <w:r>
        <w:rPr>
          <w:rFonts w:ascii="Times New Roman" w:hAnsi="Times New Roman" w:hint="eastAsia"/>
          <w:i/>
          <w:sz w:val="26"/>
          <w:szCs w:val="26"/>
          <w:lang w:val="nl-NL"/>
        </w:rPr>
        <w:t>ă</w:t>
      </w:r>
      <w:r>
        <w:rPr>
          <w:rFonts w:ascii="Times New Roman" w:hAnsi="Times New Roman"/>
          <w:i/>
          <w:sz w:val="26"/>
          <w:szCs w:val="26"/>
          <w:lang w:val="nl-NL"/>
        </w:rPr>
        <w:t>n cứ nhu cầu của Bên A và n</w:t>
      </w:r>
      <w:r>
        <w:rPr>
          <w:rFonts w:ascii="Times New Roman" w:hAnsi="Times New Roman" w:hint="eastAsia"/>
          <w:i/>
          <w:sz w:val="26"/>
          <w:szCs w:val="26"/>
          <w:lang w:val="nl-NL"/>
        </w:rPr>
        <w:t>ă</w:t>
      </w:r>
      <w:r>
        <w:rPr>
          <w:rFonts w:ascii="Times New Roman" w:hAnsi="Times New Roman"/>
          <w:i/>
          <w:sz w:val="26"/>
          <w:szCs w:val="26"/>
          <w:lang w:val="nl-NL"/>
        </w:rPr>
        <w:t>ng lực của Bên B.</w:t>
      </w:r>
    </w:p>
    <w:p w14:paraId="3A365273" w14:textId="77777777" w:rsidR="00302315" w:rsidRPr="00302315" w:rsidRDefault="00302315" w:rsidP="007A44B1">
      <w:pPr>
        <w:spacing w:after="120" w:line="276" w:lineRule="auto"/>
        <w:contextualSpacing/>
        <w:jc w:val="both"/>
        <w:rPr>
          <w:rFonts w:ascii="Times New Roman" w:hAnsi="Times New Roman"/>
          <w:i/>
          <w:sz w:val="26"/>
          <w:szCs w:val="26"/>
          <w:lang w:val="nl-NL"/>
        </w:rPr>
      </w:pPr>
    </w:p>
    <w:p w14:paraId="668942CA" w14:textId="77777777" w:rsidR="00302315" w:rsidRPr="00302315" w:rsidRDefault="00302315" w:rsidP="007A44B1">
      <w:pPr>
        <w:spacing w:after="120" w:line="276" w:lineRule="auto"/>
        <w:contextualSpacing/>
        <w:jc w:val="both"/>
        <w:rPr>
          <w:rFonts w:ascii="Times New Roman" w:hAnsi="Times New Roman"/>
          <w:i/>
          <w:sz w:val="26"/>
          <w:szCs w:val="26"/>
          <w:lang w:val="nl-NL"/>
        </w:rPr>
      </w:pPr>
    </w:p>
    <w:p w14:paraId="76CCC662" w14:textId="77777777" w:rsidR="00302315" w:rsidRPr="00302315" w:rsidRDefault="00302315" w:rsidP="007A44B1">
      <w:pPr>
        <w:spacing w:after="120" w:line="276" w:lineRule="auto"/>
        <w:contextualSpacing/>
        <w:jc w:val="both"/>
        <w:rPr>
          <w:rFonts w:ascii="Times New Roman" w:hAnsi="Times New Roman"/>
          <w:i/>
          <w:sz w:val="26"/>
          <w:szCs w:val="26"/>
          <w:lang w:val="nl-NL"/>
        </w:rPr>
      </w:pPr>
    </w:p>
    <w:p w14:paraId="3E57E319" w14:textId="77777777" w:rsidR="00302315" w:rsidRPr="00302315" w:rsidRDefault="00302315" w:rsidP="007A44B1">
      <w:pPr>
        <w:spacing w:after="120" w:line="276" w:lineRule="auto"/>
        <w:contextualSpacing/>
        <w:jc w:val="both"/>
        <w:rPr>
          <w:rFonts w:ascii="Times New Roman" w:hAnsi="Times New Roman"/>
          <w:i/>
          <w:sz w:val="26"/>
          <w:szCs w:val="26"/>
          <w:lang w:val="nl-NL"/>
        </w:rPr>
      </w:pPr>
    </w:p>
    <w:p w14:paraId="1A7C359B" w14:textId="77777777" w:rsidR="00302315" w:rsidRPr="00302315" w:rsidRDefault="00302315" w:rsidP="007A44B1">
      <w:pPr>
        <w:spacing w:after="120" w:line="276" w:lineRule="auto"/>
        <w:contextualSpacing/>
        <w:jc w:val="both"/>
        <w:rPr>
          <w:rFonts w:ascii="Times New Roman" w:hAnsi="Times New Roman"/>
          <w:i/>
          <w:sz w:val="26"/>
          <w:szCs w:val="26"/>
          <w:lang w:val="nl-NL"/>
        </w:rPr>
      </w:pPr>
    </w:p>
    <w:p w14:paraId="5814EF48" w14:textId="77777777" w:rsidR="00302315" w:rsidRPr="00302315" w:rsidRDefault="00302315" w:rsidP="007A44B1">
      <w:pPr>
        <w:spacing w:after="120" w:line="276" w:lineRule="auto"/>
        <w:contextualSpacing/>
        <w:jc w:val="both"/>
        <w:rPr>
          <w:rFonts w:ascii="Times New Roman" w:hAnsi="Times New Roman"/>
          <w:i/>
          <w:sz w:val="26"/>
          <w:szCs w:val="26"/>
          <w:lang w:val="nl-NL"/>
        </w:rPr>
      </w:pPr>
    </w:p>
    <w:p w14:paraId="65FFE23A" w14:textId="77777777" w:rsidR="00302315" w:rsidRPr="00302315" w:rsidRDefault="00302315" w:rsidP="007A44B1">
      <w:pPr>
        <w:spacing w:after="120" w:line="276" w:lineRule="auto"/>
        <w:contextualSpacing/>
        <w:jc w:val="both"/>
        <w:rPr>
          <w:rFonts w:ascii="Times New Roman" w:hAnsi="Times New Roman"/>
          <w:i/>
          <w:sz w:val="26"/>
          <w:szCs w:val="26"/>
          <w:lang w:val="nl-NL"/>
        </w:rPr>
      </w:pPr>
    </w:p>
    <w:p w14:paraId="425B2F27" w14:textId="77777777" w:rsidR="00302315" w:rsidRPr="00302315" w:rsidRDefault="00302315" w:rsidP="007A44B1">
      <w:pPr>
        <w:spacing w:after="120" w:line="276" w:lineRule="auto"/>
        <w:contextualSpacing/>
        <w:jc w:val="both"/>
        <w:rPr>
          <w:rFonts w:ascii="Times New Roman" w:hAnsi="Times New Roman"/>
          <w:i/>
          <w:sz w:val="26"/>
          <w:szCs w:val="26"/>
          <w:lang w:val="nl-NL"/>
        </w:rPr>
      </w:pPr>
    </w:p>
    <w:p w14:paraId="771718AD" w14:textId="77777777" w:rsidR="00D94D6D" w:rsidRPr="00302315" w:rsidRDefault="00D94D6D" w:rsidP="007A44B1">
      <w:pPr>
        <w:spacing w:after="120" w:line="276" w:lineRule="auto"/>
        <w:contextualSpacing/>
        <w:jc w:val="both"/>
        <w:rPr>
          <w:rFonts w:ascii="Times New Roman" w:hAnsi="Times New Roman"/>
          <w:i/>
          <w:sz w:val="26"/>
          <w:szCs w:val="26"/>
          <w:lang w:val="nl-NL"/>
        </w:rPr>
      </w:pPr>
    </w:p>
    <w:p w14:paraId="4C1A8AE6" w14:textId="77777777" w:rsidR="00096978" w:rsidRPr="00302315" w:rsidRDefault="00096978" w:rsidP="007A44B1">
      <w:pPr>
        <w:spacing w:after="120" w:line="276" w:lineRule="auto"/>
        <w:jc w:val="both"/>
        <w:rPr>
          <w:rFonts w:ascii="Times New Roman" w:hAnsi="Times New Roman"/>
          <w:sz w:val="26"/>
          <w:szCs w:val="26"/>
          <w:lang w:val="nl-NL"/>
        </w:rPr>
      </w:pPr>
      <w:r>
        <w:rPr>
          <w:rFonts w:ascii="Times New Roman" w:hAnsi="Times New Roman"/>
          <w:sz w:val="26"/>
          <w:szCs w:val="26"/>
          <w:lang w:val="nl-NL"/>
        </w:rPr>
        <w:t xml:space="preserve">Hôm nay, </w:t>
      </w:r>
      <w:r>
        <w:rPr>
          <w:rFonts w:ascii="Times New Roman" w:hAnsi="Times New Roman"/>
          <w:sz w:val="26"/>
          <w:szCs w:val="26"/>
          <w:lang w:val="nl-NL"/>
          <w:rPrChange w:id="7388" w:author="Claude" w:date="2026-10-12T09:00:00Z">
            <w:rPr>
              <w:rFonts w:ascii="Times New Roman" w:hAnsi="Times New Roman"/>
              <w:sz w:val="26"/>
              <w:szCs w:val="26"/>
              <w:highlight w:val="yellow"/>
              <w:lang w:val="nl-NL"/>
            </w:rPr>
          </w:rPrChange>
        </w:rPr>
        <w:t>ngày        tháng</w:t>
      </w:r>
      <w:r>
        <w:rPr>
          <w:rFonts w:ascii="Times New Roman" w:hAnsi="Times New Roman"/>
          <w:sz w:val="26"/>
          <w:szCs w:val="26"/>
          <w:lang w:val="nl-NL"/>
        </w:rPr>
        <w:t xml:space="preserve">       năm 2026 tại Công ty cổ phần Đầu tư xây dựng và kỹ thuật VNCN E&amp;C, chúng tôi gồm các bên dưới đây:</w:t>
      </w: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4"/>
        <w:gridCol w:w="289"/>
        <w:gridCol w:w="7650"/>
      </w:tblGrid>
      <w:tr w:rsidR="00D107CC" w:rsidRPr="00302315" w14:paraId="5B366982" w14:textId="77777777" w:rsidTr="00D107CC">
        <w:trPr>
          <w:trHeight w:val="3235"/>
        </w:trPr>
        <w:tc>
          <w:tcPr>
            <w:tcW w:w="1554" w:type="dxa"/>
          </w:tcPr>
          <w:p w14:paraId="24CBFFE8" w14:textId="77777777" w:rsidR="00D107CC" w:rsidRPr="00302315" w:rsidRDefault="00D107CC" w:rsidP="007A44B1">
            <w:pPr>
              <w:spacing w:after="120" w:line="276" w:lineRule="auto"/>
              <w:jc w:val="both"/>
              <w:rPr>
                <w:rFonts w:ascii="Times New Roman" w:hAnsi="Times New Roman"/>
                <w:b/>
                <w:bCs/>
                <w:sz w:val="26"/>
                <w:szCs w:val="26"/>
              </w:rPr>
            </w:pPr>
            <w:r>
              <w:rPr>
                <w:rFonts w:ascii="Times New Roman" w:hAnsi="Times New Roman"/>
                <w:b/>
                <w:bCs/>
                <w:sz w:val="26"/>
                <w:szCs w:val="26"/>
              </w:rPr>
              <w:t>BÊN A</w:t>
            </w:r>
          </w:p>
          <w:p w14:paraId="50BDBCD8" w14:textId="77777777" w:rsidR="00D107CC"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Địa chỉ</w:t>
            </w:r>
          </w:p>
          <w:p w14:paraId="6E811254" w14:textId="77777777" w:rsidR="00D107CC"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Điện thoại</w:t>
            </w:r>
          </w:p>
          <w:p w14:paraId="16CB1BD9" w14:textId="77777777" w:rsidR="00D107CC"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Mã số thuế</w:t>
            </w:r>
          </w:p>
          <w:p w14:paraId="6D9DE4FF" w14:textId="77777777" w:rsidR="00D107CC"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Số tài khoản</w:t>
            </w:r>
          </w:p>
          <w:p w14:paraId="65D4201B" w14:textId="7C2BCAA5" w:rsidR="00D107CC"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Đại diện</w:t>
            </w:r>
          </w:p>
        </w:tc>
        <w:tc>
          <w:tcPr>
            <w:tcW w:w="289" w:type="dxa"/>
          </w:tcPr>
          <w:p w14:paraId="20D6FD0C" w14:textId="77777777" w:rsidR="00D107CC"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w:t>
            </w:r>
          </w:p>
          <w:p w14:paraId="5CC4CBB4" w14:textId="77777777" w:rsidR="00D107CC"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w:t>
              <w:br/>
              <w:t>:</w:t>
            </w:r>
          </w:p>
          <w:p w14:paraId="65181E29" w14:textId="77777777" w:rsidR="00D107CC"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w:t>
            </w:r>
          </w:p>
          <w:p w14:paraId="723310FE" w14:textId="77777777" w:rsidR="00D107CC"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w:t>
            </w:r>
          </w:p>
          <w:p w14:paraId="15E0A9C4" w14:textId="1AE74B17" w:rsidR="00D107CC"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w:t>
            </w:r>
          </w:p>
        </w:tc>
        <w:tc>
          <w:tcPr>
            <w:tcW w:w="7650" w:type="dxa"/>
          </w:tcPr>
          <w:p w14:paraId="630FD923" w14:textId="77777777" w:rsidR="00D107CC" w:rsidRPr="00302315" w:rsidRDefault="00D107CC" w:rsidP="007A44B1">
            <w:pPr>
              <w:spacing w:after="120" w:line="276" w:lineRule="auto"/>
              <w:jc w:val="both"/>
              <w:rPr>
                <w:rFonts w:ascii="Times New Roman" w:hAnsi="Times New Roman"/>
                <w:b/>
                <w:bCs/>
                <w:sz w:val="26"/>
                <w:szCs w:val="26"/>
                <w:lang w:val="vi-VN"/>
              </w:rPr>
            </w:pPr>
            <w:r>
              <w:rPr>
                <w:rFonts w:ascii="Times New Roman" w:hAnsi="Times New Roman"/>
                <w:b/>
                <w:bCs/>
                <w:sz w:val="26"/>
                <w:szCs w:val="26"/>
                <w:lang w:val="vi-VN"/>
              </w:rPr>
              <w:t xml:space="preserve">CÔNG TY CP </w:t>
            </w:r>
            <w:r>
              <w:rPr>
                <w:rFonts w:ascii="Times New Roman" w:hAnsi="Times New Roman" w:hint="eastAsia"/>
                <w:b/>
                <w:bCs/>
                <w:sz w:val="26"/>
                <w:szCs w:val="26"/>
                <w:lang w:val="vi-VN"/>
              </w:rPr>
              <w:t>Đ</w:t>
            </w:r>
            <w:r>
              <w:rPr>
                <w:rFonts w:ascii="Times New Roman" w:hAnsi="Times New Roman"/>
                <w:b/>
                <w:bCs/>
                <w:sz w:val="26"/>
                <w:szCs w:val="26"/>
                <w:lang w:val="vi-VN"/>
              </w:rPr>
              <w:t>ẦU T</w:t>
            </w:r>
            <w:r>
              <w:rPr>
                <w:rFonts w:ascii="Times New Roman" w:hAnsi="Times New Roman" w:hint="eastAsia"/>
                <w:b/>
                <w:bCs/>
                <w:sz w:val="26"/>
                <w:szCs w:val="26"/>
                <w:lang w:val="vi-VN"/>
              </w:rPr>
              <w:t>Ư</w:t>
            </w:r>
            <w:r>
              <w:rPr>
                <w:rFonts w:ascii="Times New Roman" w:hAnsi="Times New Roman"/>
                <w:b/>
                <w:bCs/>
                <w:sz w:val="26"/>
                <w:szCs w:val="26"/>
                <w:lang w:val="vi-VN"/>
              </w:rPr>
              <w:t xml:space="preserve"> XÂY DỰNG VÀ KỸ THUẬT VNCN E&amp;C</w:t>
            </w:r>
          </w:p>
          <w:p w14:paraId="768BB530" w14:textId="77777777" w:rsidR="00D107CC"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lang w:val="vi-VN"/>
              </w:rPr>
              <w:t>Tầng 18, tòa nhà Vinaconex, số 34 Láng Hạ, ph</w:t>
            </w:r>
            <w:r>
              <w:rPr>
                <w:rFonts w:ascii="Times New Roman" w:hAnsi="Times New Roman" w:hint="eastAsia"/>
                <w:sz w:val="26"/>
                <w:szCs w:val="26"/>
                <w:lang w:val="vi-VN"/>
              </w:rPr>
              <w:t>ư</w:t>
            </w:r>
            <w:r>
              <w:rPr>
                <w:rFonts w:ascii="Times New Roman" w:hAnsi="Times New Roman"/>
                <w:sz w:val="26"/>
                <w:szCs w:val="26"/>
                <w:lang w:val="vi-VN"/>
              </w:rPr>
              <w:t>ờng Láng, Hà Nội.</w:t>
            </w:r>
          </w:p>
          <w:p w14:paraId="24E5AABC" w14:textId="77777777" w:rsidR="00D107CC"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lang w:val="vi-VN"/>
              </w:rPr>
              <w:t>024 37765888                                               Fax: 024 37765999</w:t>
            </w:r>
          </w:p>
          <w:p w14:paraId="3657EF01" w14:textId="77777777" w:rsidR="00D107CC"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lang w:val="vi-VN"/>
              </w:rPr>
              <w:t>0102261441</w:t>
            </w:r>
          </w:p>
          <w:p w14:paraId="6678D586" w14:textId="77777777" w:rsidR="00D107CC"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lang w:val="vi-VN"/>
              </w:rPr>
              <w:t>0491001572401 tại ngân hàng Vietcombank - Chi nhánh Th</w:t>
            </w:r>
            <w:r>
              <w:rPr>
                <w:rFonts w:ascii="Times New Roman" w:hAnsi="Times New Roman" w:hint="eastAsia"/>
                <w:sz w:val="26"/>
                <w:szCs w:val="26"/>
                <w:lang w:val="vi-VN"/>
              </w:rPr>
              <w:t>ă</w:t>
            </w:r>
            <w:r>
              <w:rPr>
                <w:rFonts w:ascii="Times New Roman" w:hAnsi="Times New Roman"/>
                <w:sz w:val="26"/>
                <w:szCs w:val="26"/>
                <w:lang w:val="vi-VN"/>
              </w:rPr>
              <w:t>ng Long</w:t>
            </w:r>
          </w:p>
          <w:p w14:paraId="66DD84A4" w14:textId="4CAAFD06" w:rsidR="00D107CC"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lang w:val="vi-VN"/>
              </w:rPr>
              <w:t>Ông</w:t>
              <w:tab/>
            </w:r>
            <w:r>
              <w:rPr>
                <w:rFonts w:ascii="Times New Roman" w:hAnsi="Times New Roman"/>
                <w:b/>
                <w:bCs/>
                <w:sz w:val="26"/>
                <w:szCs w:val="26"/>
                <w:lang w:val="vi-VN"/>
              </w:rPr>
              <w:t>Nguyễn Duy Quang</w:t>
            </w:r>
            <w:r>
              <w:rPr>
                <w:rFonts w:ascii="Times New Roman" w:hAnsi="Times New Roman"/>
                <w:sz w:val="26"/>
                <w:szCs w:val="26"/>
                <w:lang w:val="vi-VN"/>
              </w:rPr>
              <w:t xml:space="preserve">             Chức vụ: </w:t>
            </w:r>
            <w:r>
              <w:rPr>
                <w:rFonts w:ascii="Times New Roman" w:hAnsi="Times New Roman"/>
                <w:b/>
                <w:bCs/>
                <w:sz w:val="26"/>
                <w:szCs w:val="26"/>
                <w:lang w:val="vi-VN"/>
              </w:rPr>
              <w:t xml:space="preserve">Tổng Giám </w:t>
            </w:r>
            <w:r>
              <w:rPr>
                <w:rFonts w:ascii="Times New Roman" w:hAnsi="Times New Roman" w:hint="eastAsia"/>
                <w:b/>
                <w:bCs/>
                <w:sz w:val="26"/>
                <w:szCs w:val="26"/>
                <w:lang w:val="vi-VN"/>
              </w:rPr>
              <w:t>Đ</w:t>
            </w:r>
            <w:r>
              <w:rPr>
                <w:rFonts w:ascii="Times New Roman" w:hAnsi="Times New Roman"/>
                <w:b/>
                <w:bCs/>
                <w:sz w:val="26"/>
                <w:szCs w:val="26"/>
                <w:lang w:val="vi-VN"/>
              </w:rPr>
              <w:t>ốc</w:t>
            </w:r>
          </w:p>
        </w:tc>
      </w:tr>
      <w:tr w:rsidR="00D107CC" w:rsidRPr="00302315" w14:paraId="2FA6BFE8" w14:textId="77777777" w:rsidTr="00D107CC">
        <w:tc>
          <w:tcPr>
            <w:tcW w:w="1554" w:type="dxa"/>
          </w:tcPr>
          <w:p w14:paraId="7001018B" w14:textId="69D1EFC8" w:rsidR="00D107CC" w:rsidRPr="00302315" w:rsidRDefault="00D107CC" w:rsidP="007A44B1">
            <w:pPr>
              <w:spacing w:after="120" w:line="276" w:lineRule="auto"/>
              <w:jc w:val="both"/>
              <w:rPr>
                <w:rFonts w:ascii="Times New Roman" w:hAnsi="Times New Roman"/>
                <w:sz w:val="26"/>
                <w:szCs w:val="26"/>
                <w:highlight w:val="yellow"/>
              </w:rPr>
            </w:pPr>
            <w:r>
              <w:rPr>
                <w:rFonts w:ascii="Times New Roman" w:hAnsi="Times New Roman"/>
                <w:sz w:val="26"/>
                <w:szCs w:val="26"/>
                <w:rPrChange w:id="7389" w:author="Claude" w:date="2026-10-12T09:00:00Z">
                  <w:rPr>
                    <w:rFonts w:ascii="Times New Roman" w:hAnsi="Times New Roman"/>
                    <w:sz w:val="26"/>
                    <w:szCs w:val="26"/>
                    <w:highlight w:val="yellow"/>
                  </w:rPr>
                </w:rPrChange>
              </w:rPr>
              <w:t>BÊN B</w:t>
            </w:r>
          </w:p>
          <w:p w14:paraId="71A5330B" w14:textId="77777777" w:rsidR="00D107CC" w:rsidRPr="00302315" w:rsidRDefault="00D107CC" w:rsidP="007A44B1">
            <w:pPr>
              <w:spacing w:after="120" w:line="276" w:lineRule="auto"/>
              <w:jc w:val="both"/>
              <w:rPr>
                <w:rFonts w:ascii="Times New Roman" w:hAnsi="Times New Roman"/>
                <w:sz w:val="26"/>
                <w:szCs w:val="26"/>
                <w:highlight w:val="yellow"/>
              </w:rPr>
            </w:pPr>
            <w:r>
              <w:rPr>
                <w:rFonts w:ascii="Times New Roman" w:hAnsi="Times New Roman"/>
                <w:sz w:val="26"/>
                <w:szCs w:val="26"/>
                <w:rPrChange w:id="7390" w:author="Claude" w:date="2026-10-12T09:00:00Z">
                  <w:rPr>
                    <w:rFonts w:ascii="Times New Roman" w:hAnsi="Times New Roman"/>
                    <w:sz w:val="26"/>
                    <w:szCs w:val="26"/>
                    <w:highlight w:val="yellow"/>
                  </w:rPr>
                </w:rPrChange>
              </w:rPr>
              <w:t>Địa chỉ</w:t>
            </w:r>
          </w:p>
          <w:p w14:paraId="69A42F72" w14:textId="77777777" w:rsidR="00D107CC" w:rsidRPr="00302315" w:rsidRDefault="00D107CC" w:rsidP="007A44B1">
            <w:pPr>
              <w:spacing w:after="120" w:line="276" w:lineRule="auto"/>
              <w:jc w:val="both"/>
              <w:rPr>
                <w:rFonts w:ascii="Times New Roman" w:hAnsi="Times New Roman"/>
                <w:sz w:val="26"/>
                <w:szCs w:val="26"/>
                <w:highlight w:val="yellow"/>
              </w:rPr>
            </w:pPr>
            <w:r>
              <w:rPr>
                <w:rFonts w:ascii="Times New Roman" w:hAnsi="Times New Roman"/>
                <w:sz w:val="26"/>
                <w:szCs w:val="26"/>
                <w:rPrChange w:id="7391" w:author="Claude" w:date="2026-10-12T09:00:00Z">
                  <w:rPr>
                    <w:rFonts w:ascii="Times New Roman" w:hAnsi="Times New Roman"/>
                    <w:sz w:val="26"/>
                    <w:szCs w:val="26"/>
                    <w:highlight w:val="yellow"/>
                  </w:rPr>
                </w:rPrChange>
              </w:rPr>
              <w:t>Điện thoại</w:t>
            </w:r>
          </w:p>
          <w:p w14:paraId="5ABD0B65" w14:textId="77777777" w:rsidR="00D107CC" w:rsidRPr="00302315" w:rsidRDefault="00D107CC" w:rsidP="007A44B1">
            <w:pPr>
              <w:spacing w:after="120" w:line="276" w:lineRule="auto"/>
              <w:jc w:val="both"/>
              <w:rPr>
                <w:rFonts w:ascii="Times New Roman" w:hAnsi="Times New Roman"/>
                <w:sz w:val="26"/>
                <w:szCs w:val="26"/>
                <w:highlight w:val="yellow"/>
              </w:rPr>
            </w:pPr>
            <w:r>
              <w:rPr>
                <w:rFonts w:ascii="Times New Roman" w:hAnsi="Times New Roman"/>
                <w:sz w:val="26"/>
                <w:szCs w:val="26"/>
                <w:rPrChange w:id="7392" w:author="Claude" w:date="2026-10-12T09:00:00Z">
                  <w:rPr>
                    <w:rFonts w:ascii="Times New Roman" w:hAnsi="Times New Roman"/>
                    <w:sz w:val="26"/>
                    <w:szCs w:val="26"/>
                    <w:highlight w:val="yellow"/>
                  </w:rPr>
                </w:rPrChange>
              </w:rPr>
              <w:t>Mã số thuế</w:t>
            </w:r>
          </w:p>
          <w:p w14:paraId="216AF982" w14:textId="77777777" w:rsidR="00D107CC" w:rsidRPr="00302315" w:rsidRDefault="00D107CC" w:rsidP="007A44B1">
            <w:pPr>
              <w:spacing w:after="120" w:line="276" w:lineRule="auto"/>
              <w:jc w:val="both"/>
              <w:rPr>
                <w:rFonts w:ascii="Times New Roman" w:hAnsi="Times New Roman"/>
                <w:sz w:val="26"/>
                <w:szCs w:val="26"/>
                <w:highlight w:val="yellow"/>
              </w:rPr>
            </w:pPr>
            <w:r>
              <w:rPr>
                <w:rFonts w:ascii="Times New Roman" w:hAnsi="Times New Roman"/>
                <w:sz w:val="26"/>
                <w:szCs w:val="26"/>
                <w:rPrChange w:id="7393" w:author="Claude" w:date="2026-10-12T09:00:00Z">
                  <w:rPr>
                    <w:rFonts w:ascii="Times New Roman" w:hAnsi="Times New Roman"/>
                    <w:sz w:val="26"/>
                    <w:szCs w:val="26"/>
                    <w:highlight w:val="yellow"/>
                  </w:rPr>
                </w:rPrChange>
              </w:rPr>
              <w:t>Số tài khoản</w:t>
            </w:r>
          </w:p>
          <w:p w14:paraId="517A8993" w14:textId="1FF2C592" w:rsidR="00D107CC" w:rsidRPr="00302315" w:rsidRDefault="00D107CC" w:rsidP="007A44B1">
            <w:pPr>
              <w:spacing w:after="120" w:line="276" w:lineRule="auto"/>
              <w:jc w:val="both"/>
              <w:rPr>
                <w:rFonts w:ascii="Times New Roman" w:hAnsi="Times New Roman"/>
                <w:sz w:val="26"/>
                <w:szCs w:val="26"/>
                <w:highlight w:val="yellow"/>
              </w:rPr>
            </w:pPr>
            <w:r>
              <w:rPr>
                <w:rFonts w:ascii="Times New Roman" w:hAnsi="Times New Roman"/>
                <w:sz w:val="26"/>
                <w:szCs w:val="26"/>
                <w:rPrChange w:id="7394" w:author="Claude" w:date="2026-10-12T09:00:00Z">
                  <w:rPr>
                    <w:rFonts w:ascii="Times New Roman" w:hAnsi="Times New Roman"/>
                    <w:sz w:val="26"/>
                    <w:szCs w:val="26"/>
                    <w:highlight w:val="yellow"/>
                  </w:rPr>
                </w:rPrChange>
              </w:rPr>
              <w:t>Đại diện</w:t>
            </w:r>
          </w:p>
        </w:tc>
        <w:tc>
          <w:tcPr>
            <w:tcW w:w="289" w:type="dxa"/>
          </w:tcPr>
          <w:p w14:paraId="0DB442AA" w14:textId="77777777" w:rsidR="00D107CC" w:rsidRPr="00302315" w:rsidRDefault="00D107CC" w:rsidP="007A44B1">
            <w:pPr>
              <w:spacing w:after="120" w:line="276" w:lineRule="auto"/>
              <w:jc w:val="both"/>
              <w:rPr>
                <w:rFonts w:ascii="Times New Roman" w:hAnsi="Times New Roman"/>
                <w:sz w:val="26"/>
                <w:szCs w:val="26"/>
                <w:highlight w:val="yellow"/>
              </w:rPr>
            </w:pPr>
            <w:r>
              <w:rPr>
                <w:rFonts w:ascii="Times New Roman" w:hAnsi="Times New Roman"/>
                <w:sz w:val="26"/>
                <w:szCs w:val="26"/>
                <w:highlight w:val="yellow"/>
              </w:rPr>
              <w:t>:</w:t>
            </w:r>
          </w:p>
          <w:p w14:paraId="576E3CBD" w14:textId="77777777" w:rsidR="00D107CC" w:rsidRPr="00302315" w:rsidRDefault="00D107CC" w:rsidP="007A44B1">
            <w:pPr>
              <w:spacing w:after="120" w:line="276" w:lineRule="auto"/>
              <w:jc w:val="both"/>
              <w:rPr>
                <w:rFonts w:ascii="Times New Roman" w:hAnsi="Times New Roman"/>
                <w:sz w:val="26"/>
                <w:szCs w:val="26"/>
                <w:highlight w:val="yellow"/>
              </w:rPr>
            </w:pPr>
            <w:r>
              <w:rPr>
                <w:rFonts w:ascii="Times New Roman" w:hAnsi="Times New Roman"/>
                <w:sz w:val="26"/>
                <w:szCs w:val="26"/>
                <w:highlight w:val="yellow"/>
              </w:rPr>
              <w:t>:</w:t>
              <w:br/>
              <w:t>:</w:t>
            </w:r>
          </w:p>
          <w:p w14:paraId="3B1CF55A" w14:textId="77777777" w:rsidR="00D107CC" w:rsidRPr="00302315" w:rsidRDefault="00D107CC" w:rsidP="007A44B1">
            <w:pPr>
              <w:spacing w:after="120" w:line="276" w:lineRule="auto"/>
              <w:jc w:val="both"/>
              <w:rPr>
                <w:rFonts w:ascii="Times New Roman" w:hAnsi="Times New Roman"/>
                <w:sz w:val="26"/>
                <w:szCs w:val="26"/>
                <w:highlight w:val="yellow"/>
              </w:rPr>
            </w:pPr>
            <w:r>
              <w:rPr>
                <w:rFonts w:ascii="Times New Roman" w:hAnsi="Times New Roman"/>
                <w:sz w:val="26"/>
                <w:szCs w:val="26"/>
                <w:highlight w:val="yellow"/>
              </w:rPr>
              <w:t>:</w:t>
            </w:r>
          </w:p>
          <w:p w14:paraId="60FD5D9A" w14:textId="77777777" w:rsidR="00D107CC" w:rsidRPr="00302315" w:rsidRDefault="00D107CC" w:rsidP="007A44B1">
            <w:pPr>
              <w:spacing w:after="120" w:line="276" w:lineRule="auto"/>
              <w:jc w:val="both"/>
              <w:rPr>
                <w:rFonts w:ascii="Times New Roman" w:hAnsi="Times New Roman"/>
                <w:sz w:val="26"/>
                <w:szCs w:val="26"/>
                <w:highlight w:val="yellow"/>
              </w:rPr>
            </w:pPr>
            <w:r>
              <w:rPr>
                <w:rFonts w:ascii="Times New Roman" w:hAnsi="Times New Roman"/>
                <w:sz w:val="26"/>
                <w:szCs w:val="26"/>
                <w:highlight w:val="yellow"/>
              </w:rPr>
              <w:t>:</w:t>
            </w:r>
          </w:p>
          <w:p w14:paraId="64FCB513" w14:textId="72FCC9F7" w:rsidR="00D107CC"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highlight w:val="yellow"/>
              </w:rPr>
              <w:t>:</w:t>
            </w:r>
          </w:p>
        </w:tc>
        <w:tc>
          <w:tcPr>
            <w:tcW w:w="7650" w:type="dxa"/>
          </w:tcPr>
          <w:p w14:paraId="4DBB9097" w14:textId="77777777" w:rsidR="00D107CC" w:rsidRPr="00302315" w:rsidRDefault="00D107CC" w:rsidP="007A44B1">
            <w:pPr>
              <w:spacing w:after="120" w:line="276" w:lineRule="auto"/>
              <w:jc w:val="both"/>
              <w:rPr>
                <w:rFonts w:ascii="Times New Roman" w:hAnsi="Times New Roman"/>
                <w:sz w:val="26"/>
                <w:szCs w:val="26"/>
                <w:lang w:val="vi-VN"/>
              </w:rPr>
            </w:pPr>
            <w:ins w:id="5020" w:author="Claude" w:date="2026-10-12T09:00:00Z">
              <w:r>
                <w:rPr>
                  <w:rFonts w:ascii="Times New Roman" w:hAnsi="Times New Roman"/>
                  <w:sz w:val="26"/>
                  <w:szCs w:val="26"/>
                  <w:highlight w:val="yellow"/>
                  <w:lang w:val="vi-VN"/>
                </w:rPr>
                <w:t xml:space="preserve">CÔNG TY ……</w:t>
              </w:r>
            </w:ins>
          </w:p>
          <w:p>
            <w:pPr>
              <w:spacing w:after="120" w:line="276" w:lineRule="auto"/>
              <w:jc w:val="both"/>
              <w:rPr>
                <w:ins w:id="7340" w:author="Claude" w:date="2026-10-12T09:00:00Z"/>
                <w:rFonts w:ascii="Times New Roman" w:hAnsi="Times New Roman"/>
                <w:sz w:val="26"/>
                <w:szCs w:val="26"/>
                <w:lang w:val="vi-VN"/>
              </w:rPr>
            </w:pPr>
            <w:ins w:id="7341" w:author="Claude" w:date="2026-10-12T09:00:00Z">
              <w:r>
                <w:rPr>
                  <w:rFonts w:ascii="Times New Roman" w:hAnsi="Times New Roman"/>
                  <w:sz w:val="26"/>
                  <w:szCs w:val="26"/>
                  <w:highlight w:val="yellow"/>
                  <w:lang w:val="vi-VN"/>
                </w:rPr>
                <w:t xml:space="preserve">……</w:t>
              </w:r>
            </w:ins>
          </w:p>
          <w:p>
            <w:pPr>
              <w:spacing w:after="120" w:line="276" w:lineRule="auto"/>
              <w:jc w:val="both"/>
              <w:rPr>
                <w:ins w:id="7342" w:author="Claude" w:date="2026-10-12T09:00:00Z"/>
                <w:rFonts w:ascii="Times New Roman" w:hAnsi="Times New Roman"/>
                <w:sz w:val="26"/>
                <w:szCs w:val="26"/>
                <w:lang w:val="vi-VN"/>
              </w:rPr>
            </w:pPr>
            <w:ins w:id="7343" w:author="Claude" w:date="2026-10-12T09:00:00Z">
              <w:r>
                <w:rPr>
                  <w:rFonts w:ascii="Times New Roman" w:hAnsi="Times New Roman"/>
                  <w:sz w:val="26"/>
                  <w:szCs w:val="26"/>
                  <w:highlight w:val="yellow"/>
                  <w:lang w:val="vi-VN"/>
                </w:rPr>
                <w:t xml:space="preserve">……</w:t>
              </w:r>
            </w:ins>
          </w:p>
          <w:p>
            <w:pPr>
              <w:spacing w:after="120" w:line="276" w:lineRule="auto"/>
              <w:jc w:val="both"/>
              <w:rPr>
                <w:ins w:id="7344" w:author="Claude" w:date="2026-10-12T09:00:00Z"/>
                <w:rFonts w:ascii="Times New Roman" w:hAnsi="Times New Roman"/>
                <w:sz w:val="26"/>
                <w:szCs w:val="26"/>
                <w:lang w:val="vi-VN"/>
              </w:rPr>
            </w:pPr>
            <w:ins w:id="7345" w:author="Claude" w:date="2026-10-12T09:00:00Z">
              <w:r>
                <w:rPr>
                  <w:rFonts w:ascii="Times New Roman" w:hAnsi="Times New Roman"/>
                  <w:sz w:val="26"/>
                  <w:szCs w:val="26"/>
                  <w:highlight w:val="yellow"/>
                  <w:lang w:val="vi-VN"/>
                </w:rPr>
                <w:t xml:space="preserve">……</w:t>
              </w:r>
            </w:ins>
          </w:p>
          <w:p>
            <w:pPr>
              <w:spacing w:after="120" w:line="276" w:lineRule="auto"/>
              <w:jc w:val="both"/>
              <w:rPr>
                <w:ins w:id="7346" w:author="Claude" w:date="2026-10-12T09:00:00Z"/>
                <w:rFonts w:ascii="Times New Roman" w:hAnsi="Times New Roman"/>
                <w:sz w:val="26"/>
                <w:szCs w:val="26"/>
                <w:lang w:val="vi-VN"/>
              </w:rPr>
            </w:pPr>
            <w:ins w:id="7347" w:author="Claude" w:date="2026-10-12T09:00:00Z">
              <w:r>
                <w:rPr>
                  <w:rFonts w:ascii="Times New Roman" w:hAnsi="Times New Roman"/>
                  <w:sz w:val="26"/>
                  <w:szCs w:val="26"/>
                  <w:highlight w:val="yellow"/>
                  <w:lang w:val="vi-VN"/>
                </w:rPr>
                <w:t xml:space="preserve">……</w:t>
              </w:r>
            </w:ins>
          </w:p>
          <w:p>
            <w:pPr>
              <w:spacing w:after="120" w:line="276" w:lineRule="auto"/>
              <w:jc w:val="both"/>
              <w:rPr>
                <w:ins w:id="7348" w:author="Claude" w:date="2026-10-12T09:00:00Z"/>
                <w:rFonts w:ascii="Times New Roman" w:hAnsi="Times New Roman"/>
                <w:sz w:val="26"/>
                <w:szCs w:val="26"/>
                <w:lang w:val="vi-VN"/>
              </w:rPr>
            </w:pPr>
            <w:ins w:id="7349" w:author="Claude" w:date="2026-10-12T09:00:00Z">
              <w:r>
                <w:rPr>
                  <w:rFonts w:ascii="Times New Roman" w:hAnsi="Times New Roman"/>
                  <w:sz w:val="26"/>
                  <w:szCs w:val="26"/>
                  <w:highlight w:val="yellow"/>
                  <w:lang w:val="vi-VN"/>
                </w:rPr>
                <w:t xml:space="preserve">Ông/Bà ……</w:t>
              </w:r>
              <w:r>
                <w:rPr>
                  <w:rFonts w:ascii="Times New Roman" w:hAnsi="Times New Roman"/>
                  <w:sz w:val="26"/>
                  <w:szCs w:val="26"/>
                  <w:lang w:val="vi-VN"/>
                </w:rPr>
                <w:t xml:space="preserve">          Chức vụ: </w:t>
              </w:r>
              <w:r>
                <w:rPr>
                  <w:rFonts w:ascii="Times New Roman" w:hAnsi="Times New Roman"/>
                  <w:sz w:val="26"/>
                  <w:szCs w:val="26"/>
                  <w:highlight w:val="yellow"/>
                  <w:lang w:val="vi-VN"/>
                </w:rPr>
                <w:t xml:space="preserve">……</w:t>
              </w:r>
            </w:ins>
          </w:p>
        </w:tc>
      </w:tr>
    </w:tbl>
    <w:p w14:paraId="1DB74655" w14:textId="77777777" w:rsidR="00D107CC" w:rsidRPr="00302315" w:rsidRDefault="00D107CC" w:rsidP="007A44B1">
      <w:pPr>
        <w:pStyle w:val="BodyText2"/>
        <w:widowControl w:val="0"/>
        <w:spacing w:line="276" w:lineRule="auto"/>
        <w:jc w:val="both"/>
        <w:rPr>
          <w:rFonts w:ascii="Times New Roman" w:hAnsi="Times New Roman"/>
          <w:b/>
          <w:sz w:val="26"/>
          <w:szCs w:val="26"/>
        </w:rPr>
      </w:pPr>
    </w:p>
    <w:p w14:paraId="5830847A" w14:textId="6BB87040" w:rsidR="00096978" w:rsidRPr="00302315" w:rsidRDefault="00096978" w:rsidP="007A44B1">
      <w:pPr>
        <w:pStyle w:val="BodyText2"/>
        <w:widowControl w:val="0"/>
        <w:spacing w:line="276" w:lineRule="auto"/>
        <w:jc w:val="both"/>
        <w:rPr>
          <w:rFonts w:ascii="Times New Roman" w:hAnsi="Times New Roman"/>
          <w:b/>
          <w:sz w:val="26"/>
          <w:szCs w:val="26"/>
        </w:rPr>
      </w:pPr>
      <w:r>
        <w:rPr>
          <w:rFonts w:ascii="Times New Roman" w:hAnsi="Times New Roman"/>
          <w:b/>
          <w:sz w:val="26"/>
          <w:szCs w:val="26"/>
        </w:rPr>
        <w:t xml:space="preserve">HAI BÊN THOẢ THUẬN </w:t>
      </w:r>
      <w:r>
        <w:rPr>
          <w:rFonts w:ascii="Times New Roman" w:hAnsi="Times New Roman"/>
          <w:b/>
          <w:sz w:val="26"/>
          <w:szCs w:val="26"/>
          <w:lang w:val="en-US"/>
        </w:rPr>
        <w:t>KÝ KẾT HỢP ĐỒNG VỚI</w:t>
      </w:r>
      <w:r>
        <w:rPr>
          <w:rFonts w:ascii="Times New Roman" w:hAnsi="Times New Roman"/>
          <w:b/>
          <w:sz w:val="26"/>
          <w:szCs w:val="26"/>
        </w:rPr>
        <w:t xml:space="preserve"> </w:t>
      </w:r>
      <w:r>
        <w:rPr>
          <w:rFonts w:ascii="Times New Roman" w:hAnsi="Times New Roman"/>
          <w:b/>
          <w:sz w:val="26"/>
          <w:szCs w:val="26"/>
          <w:lang w:val="en-US"/>
        </w:rPr>
        <w:t>N</w:t>
      </w:r>
      <w:r>
        <w:rPr>
          <w:rFonts w:ascii="Times New Roman" w:hAnsi="Times New Roman"/>
          <w:b/>
          <w:sz w:val="26"/>
          <w:szCs w:val="26"/>
        </w:rPr>
        <w:t>HỮNG ĐIỀU KHOẢN SAU:</w:t>
      </w:r>
    </w:p>
    <w:p w14:paraId="58571509" w14:textId="77777777" w:rsidR="00096978" w:rsidRPr="00302315" w:rsidRDefault="00096978" w:rsidP="007A44B1">
      <w:pPr>
        <w:pStyle w:val="Heading2"/>
        <w:spacing w:after="120" w:line="276" w:lineRule="auto"/>
        <w:jc w:val="left"/>
        <w:rPr>
          <w:rFonts w:ascii="Times New Roman" w:hAnsi="Times New Roman"/>
          <w:w w:val="90"/>
          <w:sz w:val="26"/>
          <w:szCs w:val="26"/>
        </w:rPr>
      </w:pPr>
      <w:bookmarkStart w:id="0" w:name="_Toc179249784"/>
      <w:bookmarkStart w:id="1" w:name="_Toc180807089"/>
      <w:bookmarkStart w:id="2" w:name="_Toc181075467"/>
      <w:bookmarkStart w:id="3" w:name="_Toc183486577"/>
      <w:bookmarkStart w:id="4" w:name="_Toc181075441"/>
      <w:bookmarkStart w:id="5" w:name="_Toc183486575"/>
      <w:bookmarkStart w:id="6" w:name="_Toc269221361"/>
      <w:bookmarkStart w:id="7" w:name="_Toc269221776"/>
      <w:bookmarkStart w:id="8" w:name="_Toc272318672"/>
      <w:bookmarkStart w:id="9" w:name="_Toc272842163"/>
      <w:bookmarkStart w:id="10" w:name="_Toc273003007"/>
      <w:bookmarkStart w:id="11" w:name="_Toc273427126"/>
      <w:bookmarkStart w:id="12" w:name="_Toc283298425"/>
      <w:bookmarkStart w:id="13" w:name="_Toc283735875"/>
      <w:bookmarkStart w:id="14" w:name="_Toc283736554"/>
      <w:bookmarkStart w:id="15" w:name="_Toc283736673"/>
      <w:r>
        <w:rPr>
          <w:rFonts w:ascii="Times New Roman" w:hAnsi="Times New Roman"/>
          <w:sz w:val="26"/>
          <w:szCs w:val="26"/>
        </w:rPr>
        <w:t xml:space="preserve">Điều 1. </w:t>
      </w:r>
      <w:r>
        <w:rPr>
          <w:rFonts w:ascii="Times New Roman" w:hAnsi="Times New Roman"/>
          <w:w w:val="90"/>
          <w:sz w:val="26"/>
          <w:szCs w:val="26"/>
        </w:rPr>
        <w:t>GIẢI THÍCH TỪ NGỮ</w:t>
      </w:r>
    </w:p>
    <w:p w14:paraId="1FCED682" w14:textId="77777777" w:rsidR="00096978" w:rsidRPr="00302315" w:rsidRDefault="00096978" w:rsidP="007A44B1">
      <w:pPr>
        <w:spacing w:after="120" w:line="276" w:lineRule="auto"/>
        <w:rPr>
          <w:rFonts w:ascii="Times New Roman" w:hAnsi="Times New Roman"/>
          <w:sz w:val="26"/>
          <w:szCs w:val="26"/>
          <w:lang w:val="nl-NL"/>
        </w:rPr>
      </w:pPr>
      <w:r>
        <w:rPr>
          <w:rFonts w:ascii="Times New Roman" w:eastAsia=".VnTime" w:hAnsi="Times New Roman"/>
          <w:sz w:val="26"/>
          <w:szCs w:val="26"/>
          <w:lang w:val="nl-NL"/>
        </w:rPr>
        <w:t>Trong hợp đồng này các từ và cụm từ được hiểu như sau:</w:t>
      </w:r>
    </w:p>
    <w:p w14:paraId="5D0803B4" w14:textId="5D115BFA" w:rsidR="00096978" w:rsidRPr="00302315" w:rsidRDefault="00F12103" w:rsidP="007A44B1">
      <w:pPr>
        <w:spacing w:after="120" w:line="276" w:lineRule="auto"/>
        <w:rPr>
          <w:rFonts w:ascii="Times New Roman" w:hAnsi="Times New Roman"/>
          <w:b/>
          <w:sz w:val="26"/>
          <w:szCs w:val="26"/>
          <w:lang w:val="nl-NL"/>
        </w:rPr>
      </w:pPr>
      <w:bookmarkStart w:id="16" w:name="_Toc179249741"/>
      <w:bookmarkStart w:id="17" w:name="_Toc180807067"/>
      <w:bookmarkStart w:id="18" w:name="_Toc179249742"/>
      <w:bookmarkStart w:id="19" w:name="_Toc180807068"/>
      <w:bookmarkStart w:id="20" w:name="_Toc181075446"/>
      <w:bookmarkStart w:id="21" w:name="_Toc273427102"/>
      <w:bookmarkStart w:id="22" w:name="_Toc179249737"/>
      <w:r>
        <w:rPr>
          <w:rStyle w:val="StyleHeading3BoldCharCharCharCharCharCharCharCharCharCharCharCharCharCharChar"/>
          <w:rFonts w:ascii="Times New Roman" w:hAnsi="Times New Roman"/>
          <w:sz w:val="26"/>
          <w:szCs w:val="26"/>
          <w:lang w:val="nl-NL"/>
        </w:rPr>
        <w:t xml:space="preserve">1.1. Chủ đầu tư</w:t>
      </w:r>
      <w:bookmarkEnd w:id="16"/>
      <w:bookmarkEnd w:id="17"/>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Liên danh Công ty CP Đầu tư Tài chính và An ninh Công nghệ IFT và Công ty TNHH Phát triển Tiền Phong, sau đây gọi tắt là Chủ đầu tư.</w:t>
      </w:r>
    </w:p>
    <w:p w14:paraId="1782FF5D" w14:textId="7E0FFF36" w:rsidR="00096978" w:rsidRPr="00302315" w:rsidRDefault="00F12103" w:rsidP="007A44B1">
      <w:pPr>
        <w:spacing w:after="120" w:line="276" w:lineRule="auto"/>
        <w:rPr>
          <w:rFonts w:ascii="Times New Roman" w:hAnsi="Times New Roman"/>
          <w:b/>
          <w:bCs/>
          <w:sz w:val="26"/>
          <w:szCs w:val="26"/>
          <w:lang w:val="nl-NL"/>
        </w:rPr>
      </w:pPr>
      <w:r>
        <w:rPr>
          <w:rStyle w:val="StyleHeading3BoldCharCharCharCharCharCharCharCharCharCharCharCharCharCharChar"/>
          <w:rFonts w:ascii="Times New Roman" w:hAnsi="Times New Roman"/>
          <w:sz w:val="26"/>
          <w:szCs w:val="26"/>
          <w:lang w:val="nl-NL"/>
        </w:rPr>
        <w:t xml:space="preserve">1.2. Bên A</w:t>
      </w:r>
      <w:bookmarkEnd w:id="18"/>
      <w:bookmarkEnd w:id="19"/>
      <w:r>
        <w:rPr>
          <w:rStyle w:val="StyleHeading3BoldCharCharCharCharCharCharCharCharCharCharCharCharCharCharChar"/>
          <w:rFonts w:ascii="Times New Roman" w:hAnsi="Times New Roman"/>
          <w:sz w:val="26"/>
          <w:szCs w:val="26"/>
          <w:lang w:val="nl-NL"/>
        </w:rPr>
        <w:t xml:space="preserve"> </w:t>
      </w:r>
      <w:bookmarkStart w:id="23" w:name="_Toc179249743"/>
      <w:bookmarkStart w:id="24" w:name="_Toc180807069"/>
      <w:bookmarkStart w:id="25" w:name="_Toc181075447"/>
      <w:bookmarkStart w:id="26" w:name="_Toc273427103"/>
      <w:bookmarkEnd w:id="20"/>
      <w:bookmarkEnd w:id="21"/>
      <w:r>
        <w:rPr>
          <w:rFonts w:ascii="Times New Roman" w:hAnsi="Times New Roman"/>
          <w:sz w:val="26"/>
          <w:szCs w:val="26"/>
          <w:lang w:val="nl-NL"/>
        </w:rPr>
        <w:t>là Công ty Cổ phần Đầu tư Xây dựng và Kỹ thuật VNCN E&amp;C.</w:t>
      </w:r>
    </w:p>
    <w:p w14:paraId="178B46A3" w14:textId="23741C7D" w:rsidR="00096978" w:rsidRPr="00302315" w:rsidRDefault="00F12103" w:rsidP="007A44B1">
      <w:pPr>
        <w:spacing w:after="120" w:line="276" w:lineRule="auto"/>
        <w:rPr>
          <w:rStyle w:val="StyleHeading3BoldCharCharCharCharCharCharCharCharCharCharCharCharCharCharChar"/>
          <w:rFonts w:ascii="Times New Roman" w:hAnsi="Times New Roman"/>
          <w:sz w:val="26"/>
          <w:szCs w:val="26"/>
        </w:rPr>
      </w:pPr>
      <w:del w:id="5021" w:author="Claude" w:date="2026-10-12T09:00:00Z">
        <w:r>
          <w:rPr>
            <w:rStyle w:val="StyleHeading3BoldCharCharCharCharCharCharCharCharCharCharCharCharCharCharChar"/>
            <w:rFonts w:ascii="Times New Roman" w:hAnsi="Times New Roman"/>
            <w:sz w:val="26"/>
            <w:szCs w:val="26"/>
            <w:highlight w:val="yellow"/>
            <w:lang w:val="nl-NL"/>
          </w:rPr>
          <w:delText xml:space="preserve">1.3. Bên B là</w:delText>
        </w:r>
        <w:r>
          <w:rPr>
            <w:rStyle w:val="StyleHeading3BoldCharCharCharCharCharCharCharCharCharCharCharCharCharCharChar"/>
            <w:rFonts w:ascii="Times New Roman" w:hAnsi="Times New Roman"/>
            <w:sz w:val="26"/>
            <w:szCs w:val="26"/>
            <w:highlight w:val="yellow"/>
          </w:rPr>
          <w:delText xml:space="preserve"> </w:delText>
        </w:r>
        <w:r>
          <w:rPr>
            <w:rStyle w:val="StyleHeading3BoldCharCharCharCharCharCharCharCharCharCharCharCharCharCharChar"/>
            <w:rFonts w:ascii="Times New Roman" w:hAnsi="Times New Roman"/>
            <w:sz w:val="26"/>
            <w:szCs w:val="26"/>
            <w:highlight w:val="yellow"/>
            <w:lang w:val="nl-NL"/>
          </w:rPr>
          <w:delText xml:space="preserve">Công ty </w:delText>
        </w:r>
        <w:r>
          <w:rPr>
            <w:rStyle w:val="StyleHeading3BoldCharCharCharCharCharCharCharCharCharCharCharCharCharCharChar"/>
            <w:rFonts w:ascii="Times New Roman" w:hAnsi="Times New Roman"/>
            <w:sz w:val="26"/>
            <w:szCs w:val="26"/>
            <w:highlight w:val="yellow"/>
            <w:lang w:val="vi-VN"/>
          </w:rPr>
          <w:delText xml:space="preserve">........................................</w:delText>
        </w:r>
        <w:r>
          <w:rPr>
            <w:rStyle w:val="StyleHeading3BoldCharCharCharCharCharCharCharCharCharCharCharCharCharCharChar"/>
            <w:rFonts w:ascii="Times New Roman" w:hAnsi="Times New Roman"/>
            <w:sz w:val="26"/>
            <w:szCs w:val="26"/>
            <w:highlight w:val="yellow"/>
            <w:lang w:val="nl-NL"/>
          </w:rPr>
          <w:delText xml:space="preserve">.</w:delText>
        </w:r>
      </w:del>
      <w:ins w:id="5022" w:author="Claude" w:date="2026-10-12T09:00:00Z">
        <w:r>
          <w:rPr>
            <w:rStyle w:val="StyleHeading3BoldCharCharCharCharCharCharCharCharCharCharCharCharCharCharChar"/>
            <w:rFonts w:ascii="Times New Roman" w:hAnsi="Times New Roman"/>
            <w:sz w:val="26"/>
            <w:szCs w:val="26"/>
            <w:lang w:val="nl-NL"/>
          </w:rPr>
          <w:t xml:space="preserve">1.3. Bên B: là Công ty </w:t>
        </w:r>
        <w:r>
          <w:rPr>
            <w:rStyle w:val="StyleHeading3BoldCharCharCharCharCharCharCharCharCharCharCharCharCharCharChar"/>
            <w:rFonts w:ascii="Times New Roman" w:hAnsi="Times New Roman"/>
            <w:sz w:val="26"/>
            <w:szCs w:val="26"/>
            <w:highlight w:val="yellow"/>
            <w:lang w:val="nl-NL"/>
          </w:rPr>
          <w:t xml:space="preserve">……</w:t>
        </w:r>
        <w:r>
          <w:rPr>
            <w:rStyle w:val="StyleHeading3BoldCharCharCharCharCharCharCharCharCharCharCharCharCharCharChar"/>
            <w:rFonts w:ascii="Times New Roman" w:hAnsi="Times New Roman"/>
            <w:sz w:val="26"/>
            <w:szCs w:val="26"/>
            <w:lang w:val="nl-NL"/>
          </w:rPr>
          <w:t xml:space="preserve">.</w:t>
        </w:r>
      </w:ins>
    </w:p>
    <w:p w14:paraId="5521A95D" w14:textId="5E930F89" w:rsidR="00096978" w:rsidRPr="00302315" w:rsidRDefault="00F12103" w:rsidP="007A44B1">
      <w:pPr>
        <w:spacing w:after="120" w:line="276" w:lineRule="auto"/>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rPr>
        <w:t xml:space="preserve">1.4. Đại diện Chủ đầu tư</w:t>
      </w:r>
      <w:bookmarkEnd w:id="23"/>
      <w:bookmarkEnd w:id="24"/>
      <w:bookmarkEnd w:id="25"/>
      <w:bookmarkEnd w:id="26"/>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người được</w:t>
      </w:r>
      <w:r>
        <w:rPr>
          <w:rStyle w:val="StyleHeading3BoldCharCharCharCharCharCharCharCharCharCharCharCharCharCharChar"/>
          <w:rFonts w:ascii="Times New Roman" w:hAnsi="Times New Roman"/>
          <w:sz w:val="26"/>
          <w:szCs w:val="26"/>
          <w:lang w:val="nl-NL"/>
        </w:rPr>
        <w:t xml:space="preserve"> Chủ đầu tư </w:t>
      </w:r>
      <w:r>
        <w:rPr>
          <w:rFonts w:ascii="Times New Roman" w:hAnsi="Times New Roman"/>
          <w:sz w:val="26"/>
          <w:szCs w:val="26"/>
          <w:lang w:val="nl-NL"/>
        </w:rPr>
        <w:t xml:space="preserve">nêu ra trong hợp đồng hoặc được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theo từng thời gian và điều hành công việc thay mặt cho</w:t>
      </w:r>
      <w:r>
        <w:rPr>
          <w:rStyle w:val="StyleHeading3BoldCharCharCharCharCharCharCharCharCharCharCharCharCharCharChar"/>
          <w:rFonts w:ascii="Times New Roman" w:hAnsi="Times New Roman"/>
          <w:sz w:val="26"/>
          <w:szCs w:val="26"/>
          <w:lang w:val="nl-NL"/>
        </w:rPr>
        <w:t xml:space="preserve"> Chủ đầu tư.</w:t>
      </w:r>
    </w:p>
    <w:p w14:paraId="076B3FF0" w14:textId="6951BB7B" w:rsidR="00096978" w:rsidRPr="00302315" w:rsidRDefault="00F12103" w:rsidP="007A44B1">
      <w:pPr>
        <w:spacing w:after="120" w:line="276" w:lineRule="auto"/>
        <w:rPr>
          <w:rFonts w:ascii="Times New Roman" w:hAnsi="Times New Roman"/>
          <w:b/>
          <w:sz w:val="26"/>
          <w:szCs w:val="26"/>
          <w:lang w:val="nl-NL"/>
        </w:rPr>
      </w:pPr>
      <w:bookmarkStart w:id="27" w:name="_Toc180807072"/>
      <w:bookmarkStart w:id="28" w:name="_Toc181075450"/>
      <w:bookmarkStart w:id="29" w:name="_Toc273427104"/>
      <w:r>
        <w:rPr>
          <w:rStyle w:val="StyleHeading3BoldCharCharCharCharCharCharCharCharCharCharCharCharCharCharChar"/>
          <w:rFonts w:ascii="Times New Roman" w:hAnsi="Times New Roman"/>
          <w:sz w:val="26"/>
          <w:szCs w:val="26"/>
          <w:lang w:val="nl-NL" w:eastAsia="en-US"/>
        </w:rPr>
        <w:t xml:space="preserve">1.5. Đại diện Bên A</w:t>
      </w:r>
      <w:bookmarkEnd w:id="27"/>
      <w:bookmarkEnd w:id="28"/>
      <w:bookmarkEnd w:id="29"/>
      <w:r>
        <w:rPr>
          <w:rStyle w:val="StyleHeading3BoldCharCharCharCharCharCharCharCharCharCharCharCharCharCharChar"/>
          <w:rFonts w:ascii="Times New Roman" w:hAnsi="Times New Roman"/>
          <w:sz w:val="26"/>
          <w:szCs w:val="26"/>
          <w:lang w:val="nl-NL"/>
        </w:rPr>
        <w:t xml:space="preserve"> </w:t>
      </w:r>
      <w:r>
        <w:rPr>
          <w:rFonts w:ascii="Times New Roman" w:hAnsi="Times New Roman"/>
          <w:sz w:val="26"/>
          <w:szCs w:val="26"/>
          <w:lang w:val="nl-NL"/>
        </w:rPr>
        <w:t xml:space="preserve">là người được Bên A nêu ra trong hợp đồng hoặc được Bên A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bằng văn bản và điều hành công việc thay mặt Bên A.</w:t>
      </w:r>
    </w:p>
    <w:p w14:paraId="388083EC" w14:textId="4F9CCF8A" w:rsidR="00096978" w:rsidRPr="00302315" w:rsidRDefault="00F12103" w:rsidP="007A44B1">
      <w:pPr>
        <w:spacing w:after="120" w:line="276" w:lineRule="auto"/>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 xml:space="preserve">1.6. Đại diện Bên B</w:t>
      </w:r>
      <w:r>
        <w:rPr>
          <w:rStyle w:val="StyleHeading3BoldCharCharCharCharCharCharCharCharCharCharCharCharCharCharChar"/>
          <w:rFonts w:ascii="Times New Roman" w:hAnsi="Times New Roman"/>
          <w:sz w:val="26"/>
          <w:szCs w:val="26"/>
          <w:lang w:val="nl-NL"/>
        </w:rPr>
        <w:t xml:space="preserve"> </w:t>
      </w:r>
      <w:r>
        <w:rPr>
          <w:rFonts w:ascii="Times New Roman" w:hAnsi="Times New Roman"/>
          <w:sz w:val="26"/>
          <w:szCs w:val="26"/>
          <w:lang w:val="nl-NL"/>
        </w:rPr>
        <w:t xml:space="preserve">là người được Bên B nêu ra trong hợp đồng hoặc được Bên B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bằng văn bản và điều hành công việc thay mặt Bên B.</w:t>
      </w:r>
    </w:p>
    <w:p w14:paraId="3551D53E" w14:textId="616FE9E7" w:rsidR="00096978" w:rsidRPr="00302315" w:rsidRDefault="00F12103" w:rsidP="007A44B1">
      <w:pPr>
        <w:spacing w:after="120" w:line="276" w:lineRule="auto"/>
        <w:rPr>
          <w:rStyle w:val="StyleHeading3BoldCharCharCharCharCharCharCharCharCharCharCharCharCharCharChar"/>
          <w:rFonts w:ascii="Times New Roman" w:hAnsi="Times New Roman"/>
          <w:bCs w:val="0"/>
          <w:sz w:val="26"/>
          <w:szCs w:val="26"/>
          <w:lang w:val="nl-NL"/>
        </w:rPr>
      </w:pPr>
      <w:bookmarkStart w:id="30" w:name="_Toc273427107"/>
      <w:bookmarkStart w:id="31" w:name="_Toc179249744"/>
      <w:r>
        <w:rPr>
          <w:rStyle w:val="StyleHeading3BoldCharCharCharCharCharCharCharCharCharCharCharCharCharCharChar"/>
          <w:rFonts w:ascii="Times New Roman" w:hAnsi="Times New Roman"/>
          <w:sz w:val="26"/>
          <w:szCs w:val="26"/>
          <w:lang w:val="nl-NL" w:eastAsia="en-US"/>
        </w:rPr>
        <w:t xml:space="preserve">1.7. Tư vấn thiết kế:</w:t>
      </w:r>
      <w:r>
        <w:rPr>
          <w:rStyle w:val="StyleHeading3BoldCharCharCharCharCharCharCharCharCharCharCharCharCharCharChar"/>
          <w:rFonts w:ascii="Times New Roman" w:hAnsi="Times New Roman"/>
          <w:b w:val="0"/>
          <w:bCs w:val="0"/>
          <w:sz w:val="26"/>
          <w:szCs w:val="26"/>
          <w:lang w:val="nl-NL" w:eastAsia="en-US"/>
        </w:rPr>
        <w:t xml:space="preserve"> là</w:t>
      </w:r>
      <w:r>
        <w:rPr>
          <w:rStyle w:val="StyleHeading3BoldCharCharCharCharCharCharCharCharCharCharCharCharCharCharChar"/>
          <w:rFonts w:ascii="Times New Roman" w:hAnsi="Times New Roman"/>
          <w:b w:val="0"/>
          <w:bCs w:val="0"/>
          <w:sz w:val="26"/>
          <w:szCs w:val="26"/>
          <w:lang w:val="nl-NL"/>
        </w:rPr>
        <w:t xml:space="preserve"> </w:t>
      </w:r>
      <w:ins w:id="5023" w:author="Claude" w:date="2026-10-12T09:00:00Z">
        <w:r>
          <w:rPr>
            <w:rStyle w:val="StyleHeading3BoldCharCharCharCharCharCharCharCharCharCharCharCharCharCharChar"/>
            <w:rFonts w:ascii="Times New Roman" w:hAnsi="Times New Roman"/>
            <w:b w:val="0"/>
            <w:bCs w:val="0"/>
            <w:sz w:val="26"/>
            <w:szCs w:val="26"/>
            <w:lang w:val="nl-NL"/>
          </w:rPr>
          <w:t xml:space="preserve">tổ chức </w:t>
        </w:r>
      </w:ins>
      <w:r>
        <w:rPr>
          <w:rFonts w:ascii="Times New Roman" w:hAnsi="Times New Roman"/>
          <w:sz w:val="26"/>
          <w:szCs w:val="26"/>
          <w:lang w:val="nl-NL"/>
        </w:rPr>
        <w:t xml:space="preserve">tư vấn</w:t>
      </w:r>
      <w:r>
        <w:rPr>
          <w:rStyle w:val="StyleHeading3BoldCharCharCharCharCharCharCharCharCharCharCharCharCharCharChar"/>
          <w:rFonts w:ascii="Times New Roman" w:hAnsi="Times New Roman"/>
          <w:b w:val="0"/>
          <w:bCs w:val="0"/>
          <w:sz w:val="26"/>
          <w:szCs w:val="26"/>
          <w:lang w:val="nl-NL"/>
        </w:rPr>
        <w:t xml:space="preserve"> thực hiện</w:t>
      </w:r>
      <w:del w:id="5024" w:author="Claude" w:date="2026-10-12T09:00:00Z">
        <w:r>
          <w:rPr>
            <w:rStyle w:val="StyleHeading3BoldCharCharCharCharCharCharCharCharCharCharCharCharCharCharChar"/>
            <w:rFonts w:ascii="Times New Roman" w:hAnsi="Times New Roman"/>
            <w:b w:val="0"/>
            <w:bCs w:val="0"/>
            <w:sz w:val="26"/>
            <w:szCs w:val="26"/>
            <w:lang w:val="nl-NL"/>
          </w:rPr>
          <w:delText xml:space="preserve"> việc</w:delText>
        </w:r>
      </w:del>
      <w:r>
        <w:rPr>
          <w:rStyle w:val="StyleHeading3BoldCharCharCharCharCharCharCharCharCharCharCharCharCharCharChar"/>
          <w:rFonts w:ascii="Times New Roman" w:hAnsi="Times New Roman"/>
          <w:b w:val="0"/>
          <w:bCs w:val="0"/>
          <w:sz w:val="26"/>
          <w:szCs w:val="26"/>
          <w:lang w:val="nl-NL"/>
        </w:rPr>
        <w:t xml:space="preserve"> thiết kế xây dựng công trình.</w:t>
      </w:r>
      <w:bookmarkEnd w:id="30"/>
    </w:p>
    <w:p>
      <w:pPr>
        <w:spacing w:after="120" w:line="276" w:lineRule="auto"/>
        <w:rPr>
          <w:ins w:id="7350" w:author="Claude" w:date="2026-10-12T09:00:00Z"/>
          <w:rStyle w:val="StyleHeading3BoldCharCharCharCharCharCharCharCharCharCharCharCharCharCharChar"/>
          <w:rFonts w:ascii="Times New Roman" w:hAnsi="Times New Roman"/>
          <w:bCs w:val="0"/>
          <w:sz w:val="26"/>
          <w:szCs w:val="26"/>
          <w:lang w:val="nl-NL"/>
        </w:rPr>
      </w:pPr>
      <w:ins w:id="7351" w:author="Claude" w:date="2026-10-12T09:00:00Z">
        <w:r>
          <w:rPr>
            <w:rStyle w:val="StyleHeading3BoldCharCharCharCharCharCharCharCharCharCharCharCharCharCharChar"/>
            <w:rFonts w:ascii="Times New Roman" w:hAnsi="Times New Roman"/>
            <w:sz w:val="26"/>
            <w:szCs w:val="26"/>
            <w:lang w:val="nl-NL" w:eastAsia="en-US"/>
          </w:rPr>
          <w:t xml:space="preserve">1.7a. Tư vấn giám sát: là tổ chức tư vấn do Chủ đầu tư lựa chọn để giám sát thi công xây dựng công trình.</w:t>
        </w:r>
      </w:ins>
    </w:p>
    <w:p w14:paraId="1F6E8391" w14:textId="246B34D6" w:rsidR="00096978" w:rsidRPr="00302315" w:rsidRDefault="00F12103" w:rsidP="007A44B1">
      <w:pPr>
        <w:spacing w:after="120" w:line="276" w:lineRule="auto"/>
        <w:rPr>
          <w:rFonts w:ascii="Times New Roman" w:hAnsi="Times New Roman"/>
          <w:b/>
          <w:sz w:val="26"/>
          <w:szCs w:val="26"/>
          <w:lang w:val="nl-NL"/>
        </w:rPr>
      </w:pPr>
      <w:bookmarkStart w:id="32" w:name="_Toc273427109"/>
      <w:bookmarkEnd w:id="31"/>
      <w:r>
        <w:rPr>
          <w:rStyle w:val="StyleHeading3BoldCharCharCharCharCharCharCharCharCharCharCharCharCharCharChar"/>
          <w:rFonts w:ascii="Times New Roman" w:hAnsi="Times New Roman"/>
          <w:sz w:val="26"/>
          <w:szCs w:val="26"/>
          <w:lang w:val="nl-NL" w:eastAsia="en-US"/>
        </w:rPr>
        <w:lastRenderedPageBreak/>
        <w:t xml:space="preserve">1.8. Dự án: </w:t>
      </w:r>
      <w:bookmarkEnd w:id="32"/>
      <w:r>
        <w:rPr>
          <w:rStyle w:val="StyleHeading3BoldCharCharCharCharCharCharCharCharCharCharCharCharCharCharChar"/>
          <w:rFonts w:ascii="Times New Roman" w:hAnsi="Times New Roman"/>
          <w:sz w:val="26"/>
          <w:szCs w:val="26"/>
          <w:lang w:val="nl-NL" w:eastAsia="en-US"/>
        </w:rPr>
        <w:t>là</w:t>
      </w:r>
      <w:r>
        <w:rPr>
          <w:rStyle w:val="StyleHeading3BoldCharCharCharCharCharCharCharCharCharCharCharCharCharCharChar"/>
          <w:rFonts w:ascii="Times New Roman" w:hAnsi="Times New Roman"/>
          <w:sz w:val="26"/>
          <w:szCs w:val="26"/>
          <w:lang w:val="vi-VN" w:eastAsia="en-US"/>
        </w:rPr>
        <w:t xml:space="preserve"> Dự án </w:t>
      </w:r>
      <w:r>
        <w:rPr>
          <w:rFonts w:ascii="Times New Roman" w:hAnsi="Times New Roman"/>
          <w:sz w:val="26"/>
          <w:szCs w:val="26"/>
          <w:lang w:val="nl-NL"/>
        </w:rPr>
        <w:t>Xây dựng nhà ở cho lực lượng vũ trang Công an nhân dân tại ô đất C3-ODK3 và C3-ODK4 thuộc phân khu đô thị H2-4, Phường Yên Sở, Thành phố Hà Nội (Tên viết tắt là Dự án</w:t>
      </w:r>
      <w:r>
        <w:rPr>
          <w:rFonts w:ascii="Times New Roman" w:hAnsi="Times New Roman"/>
          <w:sz w:val="26"/>
          <w:szCs w:val="26"/>
          <w:lang w:val="vi-VN"/>
        </w:rPr>
        <w:t xml:space="preserve"> NOXH</w:t>
      </w:r>
      <w:r>
        <w:rPr>
          <w:rFonts w:ascii="Times New Roman" w:hAnsi="Times New Roman"/>
          <w:sz w:val="26"/>
          <w:szCs w:val="26"/>
          <w:lang w:val="nl-NL"/>
        </w:rPr>
        <w:t xml:space="preserve"> Yên Sở).</w:t>
      </w:r>
    </w:p>
    <w:p w14:paraId="6DBA158F" w14:textId="2E8C02F0" w:rsidR="00096978" w:rsidRPr="00302315" w:rsidRDefault="00F12103" w:rsidP="007A44B1">
      <w:pPr>
        <w:spacing w:after="120" w:line="276" w:lineRule="auto"/>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 xml:space="preserve">1.9. Hợp đồng</w:t>
      </w:r>
      <w:bookmarkEnd w:id="22"/>
      <w:r>
        <w:rPr>
          <w:rStyle w:val="StyleHeading3BoldCharCharCharCharCharCharCharCharCharCharCharCharCharCharChar"/>
          <w:rFonts w:ascii="Times New Roman" w:hAnsi="Times New Roman"/>
          <w:sz w:val="26"/>
          <w:szCs w:val="26"/>
          <w:lang w:eastAsia="en-US"/>
        </w:rPr>
        <w:t>:</w:t>
      </w:r>
      <w:r>
        <w:rPr>
          <w:rFonts w:ascii="Times New Roman" w:hAnsi="Times New Roman"/>
          <w:sz w:val="26"/>
          <w:szCs w:val="26"/>
          <w:lang w:val="nl-NL"/>
        </w:rPr>
        <w:t xml:space="preserve"> là toàn bộ hồ sơ hợp đồng, theo quy định tại Điều 2 [Hồ sơ hợp đồng và thứ tự ưu tiên].</w:t>
      </w:r>
    </w:p>
    <w:p w14:paraId="16D9FE85" w14:textId="152C3BBF" w:rsidR="00096978" w:rsidRPr="00302315" w:rsidRDefault="00F12103" w:rsidP="007A44B1">
      <w:pPr>
        <w:spacing w:after="120" w:line="276" w:lineRule="auto"/>
        <w:rPr>
          <w:rFonts w:ascii="Times New Roman" w:hAnsi="Times New Roman"/>
          <w:b/>
          <w:spacing w:val="-2"/>
          <w:sz w:val="26"/>
          <w:szCs w:val="26"/>
          <w:lang w:val="nl-NL"/>
        </w:rPr>
      </w:pPr>
      <w:r>
        <w:rPr>
          <w:rStyle w:val="StyleHeading3BoldCharCharCharCharCharCharCharCharCharCharCharCharCharCharChar"/>
          <w:rFonts w:ascii="Times New Roman" w:hAnsi="Times New Roman"/>
          <w:sz w:val="26"/>
          <w:szCs w:val="26"/>
          <w:lang w:val="nl-NL" w:eastAsia="en-US"/>
        </w:rPr>
        <w:t xml:space="preserve">1.10. Chỉ dẫn kỹ</w:t>
      </w:r>
      <w:r>
        <w:rPr>
          <w:rStyle w:val="StyleHeading3BoldCharCharCharCharCharCharCharCharCharCharCharCharCharCharChar"/>
          <w:rFonts w:ascii="Times New Roman" w:hAnsi="Times New Roman"/>
          <w:sz w:val="26"/>
          <w:szCs w:val="26"/>
          <w:lang w:eastAsia="en-US"/>
        </w:rPr>
        <w:t xml:space="preserve"> </w:t>
      </w:r>
      <w:r>
        <w:rPr>
          <w:rStyle w:val="StyleHeading3BoldCharCharCharCharCharCharCharCharCharCharCharCharCharCharChar"/>
          <w:rFonts w:ascii="Times New Roman" w:hAnsi="Times New Roman"/>
          <w:sz w:val="26"/>
          <w:szCs w:val="26"/>
          <w:lang w:val="nl-NL" w:eastAsia="en-US"/>
        </w:rPr>
        <w:t>thuật</w:t>
      </w:r>
      <w:r>
        <w:rPr>
          <w:rStyle w:val="StyleHeading3BoldCharCharCharCharCharCharCharCharCharCharCharCharCharCharChar"/>
          <w:rFonts w:ascii="Times New Roman" w:hAnsi="Times New Roman"/>
          <w:sz w:val="26"/>
          <w:szCs w:val="26"/>
          <w:lang w:eastAsia="en-US"/>
        </w:rPr>
        <w:t>:</w:t>
      </w:r>
      <w:r>
        <w:rPr>
          <w:rFonts w:ascii="Times New Roman" w:hAnsi="Times New Roman"/>
          <w:spacing w:val="-2"/>
          <w:sz w:val="26"/>
          <w:szCs w:val="26"/>
          <w:lang w:val="nl-NL"/>
        </w:rPr>
        <w:t xml:space="preserve"> là các chỉ tiêu, tiêu chuẩn kỹ thuật được quy định cho công trình và bất kỳ sửa đổi hoặc bổ sung cho các chỉ tiêu, tiêu chuẩn kỹ thuật đó.</w:t>
      </w:r>
    </w:p>
    <w:p w14:paraId="4405F9A0" w14:textId="7BE06D12" w:rsidR="00096978" w:rsidRPr="00302315" w:rsidRDefault="00F12103" w:rsidP="007A44B1">
      <w:pPr>
        <w:spacing w:after="120" w:line="276" w:lineRule="auto"/>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 xml:space="preserve">1.11. Hồ sơ thiết kế:</w:t>
      </w:r>
      <w:r>
        <w:rPr>
          <w:rFonts w:ascii="Times New Roman" w:hAnsi="Times New Roman"/>
          <w:sz w:val="26"/>
          <w:szCs w:val="26"/>
          <w:lang w:val="nl-NL"/>
        </w:rPr>
        <w:t xml:space="preserve"> là hồ sơ thiết kế kỹ thuật và hồ sơ thiết kế bản vẽ thi công xây dựng công trình được cấp có thẩm quyền phê duyệt.</w:t>
      </w:r>
    </w:p>
    <w:p w14:paraId="344649A4" w14:textId="1CE8E391" w:rsidR="00096978" w:rsidRPr="00302315" w:rsidRDefault="00F12103" w:rsidP="007A44B1">
      <w:pPr>
        <w:spacing w:after="120" w:line="276" w:lineRule="auto"/>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 xml:space="preserve">1.12. Hợp đồng Chủ đầu tư:</w:t>
      </w:r>
      <w:r>
        <w:rPr>
          <w:rFonts w:ascii="Times New Roman" w:hAnsi="Times New Roman"/>
          <w:sz w:val="26"/>
          <w:szCs w:val="26"/>
          <w:lang w:val="nl-NL"/>
        </w:rPr>
        <w:t xml:space="preserve"> là hợp đồng giữa Bên A và Liên danh</w:t>
      </w:r>
      <w:r>
        <w:rPr>
          <w:rFonts w:ascii="Times New Roman" w:hAnsi="Times New Roman"/>
          <w:sz w:val="26"/>
          <w:szCs w:val="26"/>
          <w:lang w:val="vi-VN"/>
        </w:rPr>
        <w:t xml:space="preserve"> Chủ đầu tư</w:t>
      </w:r>
      <w:r>
        <w:rPr>
          <w:rFonts w:ascii="Times New Roman" w:hAnsi="Times New Roman"/>
          <w:sz w:val="26"/>
          <w:szCs w:val="26"/>
          <w:lang w:val="nl-NL"/>
        </w:rPr>
        <w:t xml:space="preserve"> Công ty CP Đầu tư Tài chính và An ninh Công nghệ IFT và Công ty TNHH Phát triển Tiền Phong (sau đây gọi là “Hợp đồng thầu chính”).</w:t>
      </w:r>
    </w:p>
    <w:p w14:paraId="0783DC3E" w14:textId="75CC4473" w:rsidR="00096978" w:rsidRPr="00302315" w:rsidRDefault="00F12103" w:rsidP="007A44B1">
      <w:pPr>
        <w:spacing w:after="120" w:line="276" w:lineRule="auto"/>
        <w:rPr>
          <w:rFonts w:ascii="Times New Roman" w:hAnsi="Times New Roman"/>
          <w:b/>
          <w:sz w:val="26"/>
          <w:szCs w:val="26"/>
          <w:lang w:val="nl-NL"/>
        </w:rPr>
      </w:pPr>
      <w:r>
        <w:rPr>
          <w:rFonts w:ascii="Times New Roman" w:hAnsi="Times New Roman"/>
          <w:b/>
          <w:bCs/>
          <w:sz w:val="26"/>
          <w:szCs w:val="26"/>
          <w:lang w:val="nl-NL"/>
        </w:rPr>
        <w:t>1.13.</w:t>
      </w:r>
      <w:r>
        <w:rPr>
          <w:rFonts w:ascii="Times New Roman" w:hAnsi="Times New Roman"/>
          <w:sz w:val="26"/>
          <w:szCs w:val="26"/>
          <w:lang w:val="nl-NL"/>
        </w:rPr>
        <w:t xml:space="preserve"> Bảng tiên lượng: là bảng kê chi tiết khối lượng và giá các công việc trong hợp đồng.</w:t>
      </w:r>
    </w:p>
    <w:p w14:paraId="68A4EAD2" w14:textId="551F0CA9" w:rsidR="00096978" w:rsidRPr="00302315" w:rsidRDefault="00F12103" w:rsidP="007A44B1">
      <w:pPr>
        <w:spacing w:after="120" w:line="276" w:lineRule="auto"/>
        <w:rPr>
          <w:rFonts w:ascii="Times New Roman" w:hAnsi="Times New Roman"/>
          <w:b/>
          <w:sz w:val="26"/>
          <w:szCs w:val="26"/>
          <w:lang w:val="nl-NL"/>
        </w:rPr>
      </w:pPr>
      <w:bookmarkStart w:id="33" w:name="_Toc179249752"/>
      <w:bookmarkStart w:id="34" w:name="_Toc180807077"/>
      <w:bookmarkStart w:id="35" w:name="_Toc181075455"/>
      <w:bookmarkStart w:id="36" w:name="_Toc273427113"/>
      <w:r>
        <w:rPr>
          <w:rStyle w:val="StyleHeading3BoldCharCharCharCharCharCharCharCharCharCharCharCharCharCharChar"/>
          <w:rFonts w:ascii="Times New Roman" w:hAnsi="Times New Roman"/>
          <w:sz w:val="26"/>
          <w:szCs w:val="26"/>
          <w:lang w:val="nl-NL"/>
        </w:rPr>
        <w:t xml:space="preserve">1.14. Biên bản nghiệm thu</w:t>
      </w:r>
      <w:bookmarkEnd w:id="33"/>
      <w:bookmarkEnd w:id="34"/>
      <w:bookmarkEnd w:id="35"/>
      <w:bookmarkEnd w:id="36"/>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biên bản được phát hành theo Điều 6 [Nghiệm thu và bàn giao Hạng mục công trình].</w:t>
      </w:r>
    </w:p>
    <w:p w14:paraId="19D17240" w14:textId="2E9CBD25" w:rsidR="00096978" w:rsidRPr="00302315" w:rsidRDefault="00F12103" w:rsidP="007A44B1">
      <w:pPr>
        <w:spacing w:after="120" w:line="276" w:lineRule="auto"/>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rPr>
        <w:t xml:space="preserve">1.15. Ngày: được hiểu là ngày dương lịch và tháng được hiểu là tháng dương lịch.</w:t>
      </w:r>
    </w:p>
    <w:p w14:paraId="1318D3AD" w14:textId="1DCA09B2" w:rsidR="00096978" w:rsidRPr="00302315" w:rsidRDefault="00F12103" w:rsidP="007A44B1">
      <w:pPr>
        <w:spacing w:after="120" w:line="276" w:lineRule="auto"/>
        <w:rPr>
          <w:rFonts w:ascii="Times New Roman" w:hAnsi="Times New Roman"/>
          <w:b/>
          <w:sz w:val="26"/>
          <w:szCs w:val="26"/>
          <w:lang w:val="nl-NL"/>
        </w:rPr>
      </w:pPr>
      <w:bookmarkStart w:id="37" w:name="_Toc179249765"/>
      <w:bookmarkStart w:id="38" w:name="_Toc180807079"/>
      <w:bookmarkStart w:id="39" w:name="_Toc181075457"/>
      <w:bookmarkStart w:id="40" w:name="_Toc273427115"/>
      <w:bookmarkStart w:id="41" w:name="_Toc179249782"/>
      <w:r>
        <w:rPr>
          <w:rStyle w:val="StyleHeading3BoldCharCharCharCharCharCharCharCharCharCharCharCharCharCharChar"/>
          <w:rFonts w:ascii="Times New Roman" w:hAnsi="Times New Roman"/>
          <w:sz w:val="26"/>
          <w:szCs w:val="26"/>
          <w:lang w:val="nl-NL"/>
        </w:rPr>
        <w:t xml:space="preserve">1.16. Thiết bị của </w:t>
      </w:r>
      <w:bookmarkEnd w:id="37"/>
      <w:bookmarkEnd w:id="38"/>
      <w:bookmarkEnd w:id="39"/>
      <w:bookmarkEnd w:id="40"/>
      <w:r>
        <w:rPr>
          <w:rStyle w:val="StyleHeading3BoldCharCharCharCharCharCharCharCharCharCharCharCharCharCharChar"/>
          <w:rFonts w:ascii="Times New Roman" w:hAnsi="Times New Roman"/>
          <w:sz w:val="26"/>
          <w:szCs w:val="26"/>
          <w:lang w:val="nl-NL"/>
        </w:rPr>
        <w:t>Bên B:</w:t>
      </w:r>
      <w:r>
        <w:rPr>
          <w:rFonts w:ascii="Times New Roman" w:hAnsi="Times New Roman"/>
          <w:sz w:val="26"/>
          <w:szCs w:val="26"/>
          <w:lang w:val="nl-NL"/>
        </w:rPr>
        <w:t xml:space="preserve"> là toàn bộ thiết bị máy móc, phương tiện, xe cộ và các phương tiện, thiết bị khác yêu cầu phải có để Bên B thi công, hoàn thành công trình và sửa chữa bất cứ sai sót nào (nếu có). </w:t>
      </w:r>
    </w:p>
    <w:p w14:paraId="3A7D3FD5" w14:textId="73780A61" w:rsidR="00096978" w:rsidRPr="00302315" w:rsidRDefault="00F12103" w:rsidP="007A44B1">
      <w:pPr>
        <w:spacing w:after="120" w:line="276" w:lineRule="auto"/>
        <w:rPr>
          <w:rFonts w:ascii="Times New Roman" w:hAnsi="Times New Roman"/>
          <w:b/>
          <w:bCs/>
          <w:sz w:val="26"/>
          <w:szCs w:val="26"/>
          <w:lang w:val="nl-NL"/>
        </w:rPr>
      </w:pPr>
      <w:bookmarkStart w:id="42" w:name="_Toc180807083"/>
      <w:bookmarkStart w:id="43" w:name="_Toc181075461"/>
      <w:bookmarkStart w:id="44" w:name="_Toc273427119"/>
      <w:bookmarkStart w:id="45" w:name="_Toc179249775"/>
      <w:r>
        <w:rPr>
          <w:rStyle w:val="StyleHeading3BoldCharCharCharCharCharCharCharCharCharCharCharCharCharCharChar"/>
          <w:rFonts w:ascii="Times New Roman" w:hAnsi="Times New Roman"/>
          <w:sz w:val="26"/>
          <w:szCs w:val="26"/>
          <w:lang w:val="nl-NL"/>
        </w:rPr>
        <w:t xml:space="preserve">1.17. Công trình: </w:t>
      </w:r>
      <w:bookmarkEnd w:id="42"/>
      <w:bookmarkEnd w:id="43"/>
      <w:bookmarkEnd w:id="44"/>
      <w:r>
        <w:rPr>
          <w:rFonts w:ascii="Times New Roman" w:hAnsi="Times New Roman"/>
          <w:sz w:val="26"/>
          <w:szCs w:val="26"/>
          <w:lang w:val="nl-NL"/>
        </w:rPr>
        <w:t>Nhà ở cho lực lượng vũ trang Công an nhân dân tại ô đất C3-ODK3 và C3-ODK4 thuộc phân khu đô thị H2-4, Phường Yên Sở, Thành phố Hà Nội (Tên viết tắt là Dự án NOXH Yên Sở)</w:t>
      </w:r>
      <w:r>
        <w:rPr>
          <w:rFonts w:ascii="Times New Roman" w:hAnsi="Times New Roman"/>
          <w:sz w:val="26"/>
          <w:szCs w:val="26"/>
          <w:lang w:val="vi-VN"/>
        </w:rPr>
        <w:t>.</w:t>
      </w:r>
    </w:p>
    <w:p w14:paraId="720699C1" w14:textId="23359599" w:rsidR="00096978" w:rsidRPr="00302315" w:rsidRDefault="00F12103" w:rsidP="007A44B1">
      <w:pPr>
        <w:spacing w:after="120" w:line="276" w:lineRule="auto"/>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rPrChange w:id="5025" w:author="Claude" w:date="2026-10-12T09:00:00Z">
            <w:rPr>
              <w:rStyle w:val="StyleHeading3BoldCharCharCharCharCharCharCharCharCharCharCharCharCharCharChar"/>
              <w:rFonts w:ascii="Times New Roman" w:hAnsi="Times New Roman"/>
              <w:sz w:val="26"/>
              <w:szCs w:val="26"/>
              <w:highlight w:val="yellow"/>
            </w:rPr>
          </w:rPrChange>
        </w:rPr>
        <w:t xml:space="preserve">1.18. Hạng</w:t>
      </w:r>
      <w:r>
        <w:rPr>
          <w:rFonts w:ascii="Times New Roman" w:hAnsi="Times New Roman"/>
          <w:sz w:val="26"/>
          <w:szCs w:val="26"/>
          <w:lang w:val="nl-NL"/>
          <w:rPrChange w:id="5026" w:author="Claude" w:date="2026-10-12T09:00:00Z">
            <w:rPr>
              <w:rFonts w:ascii="Times New Roman" w:hAnsi="Times New Roman"/>
              <w:sz w:val="26"/>
              <w:szCs w:val="26"/>
              <w:highlight w:val="yellow"/>
              <w:lang w:val="nl-NL"/>
            </w:rPr>
          </w:rPrChange>
        </w:rPr>
        <w:t xml:space="preserve"> </w:t>
      </w:r>
      <w:r>
        <w:rPr>
          <w:rFonts w:ascii="Times New Roman" w:hAnsi="Times New Roman"/>
          <w:b/>
          <w:bCs/>
          <w:sz w:val="26"/>
          <w:szCs w:val="26"/>
          <w:lang w:val="nl-NL"/>
          <w:rPrChange w:id="5027" w:author="Claude" w:date="2026-10-12T09:00:00Z">
            <w:rPr>
              <w:rFonts w:ascii="Times New Roman" w:hAnsi="Times New Roman"/>
              <w:b/>
              <w:bCs/>
              <w:sz w:val="26"/>
              <w:szCs w:val="26"/>
              <w:highlight w:val="yellow"/>
              <w:lang w:val="nl-NL"/>
            </w:rPr>
          </w:rPrChange>
        </w:rPr>
        <w:t xml:space="preserve">mục công trình:</w:t>
      </w:r>
      <w:r>
        <w:rPr>
          <w:rFonts w:ascii="Times New Roman" w:hAnsi="Times New Roman"/>
          <w:b/>
          <w:bCs/>
          <w:sz w:val="26"/>
          <w:szCs w:val="26"/>
          <w:rPrChange w:id="5028" w:author="Claude" w:date="2026-10-12T09:00:00Z">
            <w:rPr>
              <w:rFonts w:ascii="Times New Roman" w:hAnsi="Times New Roman"/>
              <w:b/>
              <w:bCs/>
              <w:sz w:val="26"/>
              <w:szCs w:val="26"/>
              <w:highlight w:val="yellow"/>
            </w:rPr>
          </w:rPrChange>
        </w:rPr>
        <w:t xml:space="preserve"> </w:t>
      </w:r>
      <w:del w:id="5029" w:author="Claude" w:date="2026-10-12T09:00:00Z">
        <w:r>
          <w:rPr>
            <w:rFonts w:ascii="Times New Roman" w:hAnsi="Times New Roman"/>
            <w:sz w:val="26"/>
            <w:szCs w:val="26"/>
            <w:highlight w:val="yellow"/>
            <w:lang w:val="nl-NL"/>
          </w:rPr>
          <w:delText xml:space="preserve">Thi</w:delText>
        </w:r>
      </w:del>
      <w:ins w:id="5030" w:author="Claude" w:date="2026-10-12T09:00:00Z">
        <w:r>
          <w:rPr>
            <w:rFonts w:ascii="Times New Roman" w:hAnsi="Times New Roman"/>
            <w:sz w:val="26"/>
            <w:szCs w:val="26"/>
            <w:lang w:val="nl-NL"/>
          </w:rPr>
          <w:t xml:space="preserve">là toàn bộ</w:t>
        </w:r>
      </w:ins>
      <w:r>
        <w:rPr>
          <w:rFonts w:ascii="Times New Roman" w:hAnsi="Times New Roman"/>
          <w:sz w:val="26"/>
          <w:szCs w:val="26"/>
          <w:lang w:val="nl-NL"/>
          <w:rPrChange w:id="5031" w:author="Claude" w:date="2026-10-12T09:00:00Z">
            <w:rPr>
              <w:rFonts w:ascii="Times New Roman" w:hAnsi="Times New Roman"/>
              <w:sz w:val="26"/>
              <w:szCs w:val="26"/>
              <w:highlight w:val="yellow"/>
              <w:lang w:val="nl-NL"/>
            </w:rPr>
          </w:rPrChange>
        </w:rPr>
        <w:t xml:space="preserve"> công</w:t>
      </w:r>
      <w:ins w:id="5032" w:author="Claude" w:date="2026-10-12T09:00:00Z">
        <w:r>
          <w:rPr>
            <w:rFonts w:ascii="Times New Roman" w:hAnsi="Times New Roman"/>
            <w:sz w:val="26"/>
            <w:szCs w:val="26"/>
            <w:lang w:val="nl-NL"/>
          </w:rPr>
          <w:t xml:space="preserve"> việc thuộc</w:t>
        </w:r>
      </w:ins>
      <w:r>
        <w:rPr>
          <w:rFonts w:ascii="Times New Roman" w:hAnsi="Times New Roman"/>
          <w:sz w:val="26"/>
          <w:szCs w:val="26"/>
          <w:lang w:val="nl-NL"/>
          <w:rPrChange w:id="5033" w:author="Claude" w:date="2026-10-12T09:00:00Z">
            <w:rPr>
              <w:rFonts w:ascii="Times New Roman" w:hAnsi="Times New Roman"/>
              <w:sz w:val="26"/>
              <w:szCs w:val="26"/>
              <w:highlight w:val="yellow"/>
              <w:lang w:val="nl-NL"/>
            </w:rPr>
          </w:rPrChange>
        </w:rPr>
        <w:t xml:space="preserve"> Gói thầu P.001</w:t>
      </w:r>
      <w:r>
        <w:rPr>
          <w:rFonts w:ascii="Times New Roman" w:hAnsi="Times New Roman"/>
          <w:sz w:val="26"/>
          <w:szCs w:val="26"/>
          <w:lang w:val="vi-VN"/>
          <w:rPrChange w:id="5034" w:author="Claude" w:date="2026-10-12T09:00:00Z">
            <w:rPr>
              <w:rFonts w:ascii="Times New Roman" w:hAnsi="Times New Roman"/>
              <w:sz w:val="26"/>
              <w:szCs w:val="26"/>
              <w:highlight w:val="yellow"/>
              <w:lang w:val="vi-VN"/>
            </w:rPr>
          </w:rPrChange>
        </w:rPr>
        <w:t xml:space="preserve">:</w:t>
      </w:r>
      <w:r>
        <w:rPr>
          <w:rFonts w:ascii="Times New Roman" w:hAnsi="Times New Roman"/>
          <w:sz w:val="26"/>
          <w:szCs w:val="26"/>
          <w:lang w:val="nl-NL"/>
          <w:rPrChange w:id="5035" w:author="Claude" w:date="2026-10-12T09:00:00Z">
            <w:rPr>
              <w:rFonts w:ascii="Times New Roman" w:hAnsi="Times New Roman"/>
              <w:sz w:val="26"/>
              <w:szCs w:val="26"/>
              <w:highlight w:val="yellow"/>
              <w:lang w:val="nl-NL"/>
            </w:rPr>
          </w:rPrChange>
        </w:rPr>
        <w:t xml:space="preserve"> Thi công </w:t>
      </w:r>
      <w:del w:id="5036" w:author="Claude" w:date="2026-10-12T09:00:00Z">
        <w:r>
          <w:rPr>
            <w:rFonts w:ascii="Times New Roman" w:hAnsi="Times New Roman"/>
            <w:sz w:val="26"/>
            <w:szCs w:val="26"/>
            <w:highlight w:val="yellow"/>
            <w:lang w:val="nl-NL"/>
          </w:rPr>
          <w:delText xml:space="preserve">công tác đất,</w:delText>
        </w:r>
      </w:del>
      <w:ins w:id="5037" w:author="Claude" w:date="2026-10-12T09:00:00Z">
        <w:r>
          <w:rPr>
            <w:rFonts w:ascii="Times New Roman" w:hAnsi="Times New Roman"/>
            <w:sz w:val="26"/>
            <w:szCs w:val="26"/>
            <w:lang w:val="nl-NL"/>
          </w:rPr>
          <w:t xml:space="preserve">hệ</w:t>
        </w:r>
      </w:ins>
      <w:r>
        <w:rPr>
          <w:rFonts w:ascii="Times New Roman" w:hAnsi="Times New Roman"/>
          <w:sz w:val="26"/>
          <w:szCs w:val="26"/>
          <w:lang w:val="nl-NL"/>
          <w:rPrChange w:id="5038" w:author="Claude" w:date="2026-10-12T09:00:00Z">
            <w:rPr>
              <w:rFonts w:ascii="Times New Roman" w:hAnsi="Times New Roman"/>
              <w:sz w:val="26"/>
              <w:szCs w:val="26"/>
              <w:highlight w:val="yellow"/>
              <w:lang w:val="nl-NL"/>
            </w:rPr>
          </w:rPrChange>
        </w:rPr>
        <w:t xml:space="preserve"> cừ, văng chống, </w:t>
      </w:r>
      <w:del w:id="5039" w:author="Claude" w:date="2026-10-12T09:00:00Z">
        <w:r>
          <w:rPr>
            <w:rFonts w:ascii="Times New Roman" w:hAnsi="Times New Roman"/>
            <w:sz w:val="26"/>
            <w:szCs w:val="26"/>
            <w:highlight w:val="yellow"/>
            <w:lang w:val="nl-NL"/>
          </w:rPr>
          <w:delText xml:space="preserve">thi công </w:delText>
        </w:r>
      </w:del>
      <w:r>
        <w:rPr>
          <w:rFonts w:ascii="Times New Roman" w:hAnsi="Times New Roman"/>
          <w:sz w:val="26"/>
          <w:szCs w:val="26"/>
          <w:lang w:val="nl-NL"/>
          <w:rPrChange w:id="5040" w:author="Claude" w:date="2026-10-12T09:00:00Z">
            <w:rPr>
              <w:rFonts w:ascii="Times New Roman" w:hAnsi="Times New Roman"/>
              <w:sz w:val="26"/>
              <w:szCs w:val="26"/>
              <w:highlight w:val="yellow"/>
              <w:lang w:val="nl-NL"/>
            </w:rPr>
          </w:rPrChange>
        </w:rPr>
        <w:t xml:space="preserve">kết cấu phần ngầm</w:t>
      </w:r>
      <w:del w:id="5041" w:author="Claude" w:date="2026-10-12T09:00:00Z">
        <w:r>
          <w:rPr>
            <w:rFonts w:ascii="Times New Roman" w:hAnsi="Times New Roman"/>
            <w:sz w:val="26"/>
            <w:szCs w:val="26"/>
            <w:highlight w:val="yellow"/>
            <w:lang w:val="nl-NL"/>
          </w:rPr>
          <w:delText xml:space="preserve">, hoàn thiện ướt</w:delText>
        </w:r>
      </w:del>
      <w:ins w:id="5042" w:author="Claude" w:date="2026-10-12T09:00:00Z">
        <w:r>
          <w:rPr>
            <w:rFonts w:ascii="Times New Roman" w:hAnsi="Times New Roman"/>
            <w:sz w:val="26"/>
            <w:szCs w:val="26"/>
            <w:lang w:val="nl-NL"/>
          </w:rPr>
          <w:t xml:space="preserve"> và chống thấm</w:t>
        </w:r>
      </w:ins>
      <w:r>
        <w:rPr>
          <w:rFonts w:ascii="Times New Roman" w:hAnsi="Times New Roman"/>
          <w:sz w:val="26"/>
          <w:szCs w:val="26"/>
          <w:lang w:val="nl-NL"/>
          <w:rPrChange w:id="5043" w:author="Claude" w:date="2026-10-12T09:00:00Z">
            <w:rPr>
              <w:rFonts w:ascii="Times New Roman" w:hAnsi="Times New Roman"/>
              <w:sz w:val="26"/>
              <w:szCs w:val="26"/>
              <w:highlight w:val="yellow"/>
              <w:lang w:val="nl-NL"/>
            </w:rPr>
          </w:rPrChange>
        </w:rPr>
        <w:t xml:space="preserve"> phần ngầm</w:t>
      </w:r>
      <w:del w:id="5044" w:author="Claude" w:date="2026-10-12T09:00:00Z">
        <w:r>
          <w:rPr>
            <w:rFonts w:ascii="Times New Roman" w:hAnsi="Times New Roman"/>
            <w:sz w:val="26"/>
            <w:szCs w:val="26"/>
            <w:highlight w:val="yellow"/>
            <w:lang w:val="nl-NL"/>
          </w:rPr>
          <w:delText xml:space="preserve"> (chống mối, chống thấm, xây, trát, ốp, lát, sơn, bả,..)</w:delText>
        </w:r>
      </w:del>
      <w:r>
        <w:rPr>
          <w:rFonts w:ascii="Times New Roman" w:hAnsi="Times New Roman"/>
          <w:sz w:val="26"/>
          <w:szCs w:val="26"/>
          <w:lang w:val="nl-NL"/>
          <w:rPrChange w:id="5045" w:author="Claude" w:date="2026-10-12T09:00:00Z">
            <w:rPr>
              <w:rFonts w:ascii="Times New Roman" w:hAnsi="Times New Roman"/>
              <w:sz w:val="26"/>
              <w:szCs w:val="26"/>
              <w:highlight w:val="yellow"/>
              <w:lang w:val="nl-NL"/>
            </w:rPr>
          </w:rPrChange>
        </w:rPr>
        <w:t xml:space="preserve"> cho khối nhà ở xã hội CT1.2 và CT2 (CT2.1, CT2.2</w:t>
      </w:r>
      <w:r>
        <w:rPr>
          <w:rFonts w:ascii="Times New Roman" w:hAnsi="Times New Roman"/>
          <w:sz w:val="26"/>
          <w:szCs w:val="26"/>
          <w:lang w:val="vi-VN"/>
          <w:rPrChange w:id="5046" w:author="Claude" w:date="2026-10-12T09:00:00Z">
            <w:rPr>
              <w:rFonts w:ascii="Times New Roman" w:hAnsi="Times New Roman"/>
              <w:sz w:val="26"/>
              <w:szCs w:val="26"/>
              <w:highlight w:val="yellow"/>
              <w:lang w:val="vi-VN"/>
            </w:rPr>
          </w:rPrChange>
        </w:rPr>
        <w:t xml:space="preserve"> và</w:t>
      </w:r>
      <w:r>
        <w:rPr>
          <w:rFonts w:ascii="Times New Roman" w:hAnsi="Times New Roman"/>
          <w:sz w:val="26"/>
          <w:szCs w:val="26"/>
          <w:lang w:val="nl-NL"/>
          <w:rPrChange w:id="5047" w:author="Claude" w:date="2026-10-12T09:00:00Z">
            <w:rPr>
              <w:rFonts w:ascii="Times New Roman" w:hAnsi="Times New Roman"/>
              <w:sz w:val="26"/>
              <w:szCs w:val="26"/>
              <w:highlight w:val="yellow"/>
              <w:lang w:val="nl-NL"/>
            </w:rPr>
          </w:rPrChange>
        </w:rPr>
        <w:t xml:space="preserve"> CT2.3).</w:t>
      </w:r>
    </w:p>
    <w:p w14:paraId="024576FB" w14:textId="0CCED0B9" w:rsidR="00CD1550" w:rsidRPr="00302315" w:rsidRDefault="00382A1C" w:rsidP="007A44B1">
      <w:pPr>
        <w:spacing w:after="120" w:line="276" w:lineRule="auto"/>
        <w:rPr>
          <w:rFonts w:ascii="Times New Roman" w:hAnsi="Times New Roman"/>
          <w:b/>
          <w:sz w:val="26"/>
          <w:szCs w:val="26"/>
          <w:lang w:val="nl-NL"/>
        </w:rPr>
      </w:pPr>
      <w:r>
        <w:rPr>
          <w:rFonts w:ascii="Times New Roman" w:hAnsi="Times New Roman"/>
          <w:b/>
          <w:sz w:val="26"/>
          <w:szCs w:val="26"/>
          <w:lang w:val="nl-NL"/>
        </w:rPr>
        <w:t xml:space="preserve">1.19. Phần ngầm:</w:t>
      </w:r>
      <w:r>
        <w:rPr>
          <w:rFonts w:ascii="Times New Roman" w:hAnsi="Times New Roman"/>
          <w:sz w:val="26"/>
          <w:szCs w:val="26"/>
          <w:lang w:val="nl-NL"/>
        </w:rPr>
        <w:t xml:space="preserve"> là toàn bộ </w:t>
      </w:r>
      <w:del w:id="5048" w:author="Claude" w:date="2026-10-12T09:00:00Z">
        <w:r>
          <w:rPr>
            <w:rFonts w:ascii="Times New Roman" w:hAnsi="Times New Roman"/>
            <w:sz w:val="26"/>
            <w:szCs w:val="26"/>
            <w:lang w:val="nl-NL"/>
          </w:rPr>
          <w:delText xml:space="preserve">các </w:delText>
        </w:r>
      </w:del>
      <w:r>
        <w:rPr>
          <w:rFonts w:ascii="Times New Roman" w:hAnsi="Times New Roman"/>
          <w:sz w:val="26"/>
          <w:szCs w:val="26"/>
          <w:lang w:val="nl-NL"/>
        </w:rPr>
        <w:t xml:space="preserve">công việc </w:t>
      </w:r>
      <w:del w:id="5049" w:author="Claude" w:date="2026-10-12T09:00:00Z">
        <w:r>
          <w:rPr>
            <w:rFonts w:ascii="Times New Roman" w:hAnsi="Times New Roman"/>
            <w:sz w:val="26"/>
            <w:szCs w:val="26"/>
            <w:lang w:val="nl-NL"/>
          </w:rPr>
          <w:delText xml:space="preserve">từ</w:delText>
        </w:r>
      </w:del>
      <w:ins w:id="5050" w:author="Claude" w:date="2026-10-12T09:00:00Z">
        <w:r>
          <w:rPr>
            <w:rFonts w:ascii="Times New Roman" w:hAnsi="Times New Roman"/>
            <w:sz w:val="26"/>
            <w:szCs w:val="26"/>
            <w:lang w:val="nl-NL"/>
          </w:rPr>
          <w:t xml:space="preserve">thi</w:t>
        </w:r>
      </w:ins>
      <w:r>
        <w:rPr>
          <w:rFonts w:ascii="Times New Roman" w:hAnsi="Times New Roman"/>
          <w:sz w:val="26"/>
          <w:szCs w:val="26"/>
          <w:lang w:val="nl-NL"/>
        </w:rPr>
        <w:t xml:space="preserve"> công </w:t>
      </w:r>
      <w:del w:id="5051" w:author="Claude" w:date="2026-10-12T09:00:00Z">
        <w:r>
          <w:rPr>
            <w:rFonts w:ascii="Times New Roman" w:hAnsi="Times New Roman"/>
            <w:sz w:val="26"/>
            <w:szCs w:val="26"/>
            <w:lang w:val="nl-NL"/>
          </w:rPr>
          <w:delText xml:space="preserve">tác đất,</w:delText>
        </w:r>
      </w:del>
      <w:ins w:id="5052" w:author="Claude" w:date="2026-10-12T09:00:00Z">
        <w:r>
          <w:rPr>
            <w:rFonts w:ascii="Times New Roman" w:hAnsi="Times New Roman"/>
            <w:sz w:val="26"/>
            <w:szCs w:val="26"/>
            <w:lang w:val="nl-NL"/>
          </w:rPr>
          <w:t xml:space="preserve">hệ</w:t>
        </w:r>
      </w:ins>
      <w:r>
        <w:rPr>
          <w:rFonts w:ascii="Times New Roman" w:hAnsi="Times New Roman"/>
          <w:sz w:val="26"/>
          <w:szCs w:val="26"/>
          <w:lang w:val="nl-NL"/>
        </w:rPr>
        <w:t xml:space="preserve"> cừ, văng chống</w:t>
      </w:r>
      <w:del w:id="5053" w:author="Claude" w:date="2026-10-12T09:00:00Z">
        <w:r>
          <w:rPr>
            <w:rFonts w:ascii="Times New Roman" w:hAnsi="Times New Roman"/>
            <w:sz w:val="26"/>
            <w:szCs w:val="26"/>
            <w:lang w:val="nl-NL"/>
          </w:rPr>
          <w:delText xml:space="preserve">,</w:delText>
        </w:r>
      </w:del>
      <w:ins w:id="5054" w:author="Claude" w:date="2026-10-12T09:00:00Z">
        <w:r>
          <w:rPr>
            <w:rFonts w:ascii="Times New Roman" w:hAnsi="Times New Roman"/>
            <w:sz w:val="26"/>
            <w:szCs w:val="26"/>
            <w:lang w:val="nl-NL"/>
          </w:rPr>
          <w:t xml:space="preserve">;</w:t>
        </w:r>
      </w:ins>
      <w:r>
        <w:rPr>
          <w:rFonts w:ascii="Times New Roman" w:hAnsi="Times New Roman"/>
          <w:sz w:val="26"/>
          <w:szCs w:val="26"/>
          <w:lang w:val="nl-NL"/>
        </w:rPr>
        <w:t xml:space="preserve"> kết cấu </w:t>
      </w:r>
      <w:ins w:id="5055" w:author="Claude" w:date="2026-10-12T09:00:00Z">
        <w:r>
          <w:rPr>
            <w:rFonts w:ascii="Times New Roman" w:hAnsi="Times New Roman"/>
            <w:sz w:val="26"/>
            <w:szCs w:val="26"/>
            <w:lang w:val="nl-NL"/>
          </w:rPr>
          <w:t xml:space="preserve">bê tông cốt thép phần ngầm (móng, đài, giằng, sàn đáy, tường </w:t>
        </w:r>
      </w:ins>
      <w:r>
        <w:rPr>
          <w:rFonts w:ascii="Times New Roman" w:hAnsi="Times New Roman"/>
          <w:sz w:val="26"/>
          <w:szCs w:val="26"/>
          <w:lang w:val="nl-NL"/>
        </w:rPr>
        <w:t xml:space="preserve">tầng hầm</w:t>
      </w:r>
      <w:ins w:id="5056" w:author="Claude" w:date="2026-10-12T09:00:00Z">
        <w:r>
          <w:rPr>
            <w:rFonts w:ascii="Times New Roman" w:hAnsi="Times New Roman"/>
            <w:sz w:val="26"/>
            <w:szCs w:val="26"/>
            <w:lang w:val="nl-NL"/>
          </w:rPr>
          <w:t xml:space="preserve">, cột, vách, dầm, sàn tầng hầm)</w:t>
        </w:r>
      </w:ins>
      <w:r>
        <w:rPr>
          <w:rFonts w:ascii="Times New Roman" w:hAnsi="Times New Roman"/>
          <w:sz w:val="26"/>
          <w:szCs w:val="26"/>
          <w:lang w:val="nl-NL"/>
        </w:rPr>
        <w:t xml:space="preserve"> đến hết cao độ </w:t>
      </w:r>
      <w:r>
        <w:rPr>
          <w:rFonts w:ascii="Times New Roman" w:hAnsi="Times New Roman"/>
          <w:sz w:val="26"/>
          <w:szCs w:val="26"/>
          <w:lang w:val="nl-NL"/>
          <w:rPrChange w:id="5057" w:author="Claude" w:date="2026-10-12T09:00:00Z">
            <w:rPr>
              <w:rFonts w:ascii="Times New Roman" w:hAnsi="Times New Roman"/>
              <w:sz w:val="26"/>
              <w:szCs w:val="26"/>
              <w:highlight w:val="yellow"/>
              <w:lang w:val="nl-NL"/>
            </w:rPr>
          </w:rPrChange>
        </w:rPr>
        <w:t xml:space="preserve">±0.00 (hoàn thành bê tông sàn tầng 1)</w:t>
      </w:r>
      <w:r>
        <w:rPr>
          <w:rFonts w:ascii="Times New Roman" w:hAnsi="Times New Roman"/>
          <w:sz w:val="26"/>
          <w:szCs w:val="26"/>
          <w:lang w:val="nl-NL"/>
        </w:rPr>
        <w:t xml:space="preserve"> và công tác </w:t>
      </w:r>
      <w:del w:id="5058" w:author="Claude" w:date="2026-10-12T09:00:00Z">
        <w:r>
          <w:rPr>
            <w:rFonts w:ascii="Times New Roman" w:hAnsi="Times New Roman"/>
            <w:sz w:val="26"/>
            <w:szCs w:val="26"/>
            <w:lang w:val="nl-NL"/>
          </w:rPr>
          <w:delText xml:space="preserve">hoàn thiện ướt</w:delText>
        </w:r>
      </w:del>
      <w:ins w:id="5059" w:author="Claude" w:date="2026-10-12T09:00:00Z">
        <w:r>
          <w:rPr>
            <w:rFonts w:ascii="Times New Roman" w:hAnsi="Times New Roman"/>
            <w:sz w:val="26"/>
            <w:szCs w:val="26"/>
            <w:lang w:val="nl-NL"/>
          </w:rPr>
          <w:t xml:space="preserve">chống thấm</w:t>
        </w:r>
      </w:ins>
      <w:r>
        <w:rPr>
          <w:rFonts w:ascii="Times New Roman" w:hAnsi="Times New Roman"/>
          <w:sz w:val="26"/>
          <w:szCs w:val="26"/>
          <w:lang w:val="nl-NL"/>
        </w:rPr>
        <w:t xml:space="preserve"> các </w:t>
      </w:r>
      <w:del w:id="5060" w:author="Claude" w:date="2026-10-12T09:00:00Z">
        <w:r>
          <w:rPr>
            <w:rFonts w:ascii="Times New Roman" w:hAnsi="Times New Roman"/>
            <w:sz w:val="26"/>
            <w:szCs w:val="26"/>
            <w:lang w:val="nl-NL"/>
          </w:rPr>
          <w:delText xml:space="preserve">khu vực</w:delText>
        </w:r>
      </w:del>
      <w:ins w:id="5061" w:author="Claude" w:date="2026-10-12T09:00:00Z">
        <w:r>
          <w:rPr>
            <w:rFonts w:ascii="Times New Roman" w:hAnsi="Times New Roman"/>
            <w:sz w:val="26"/>
            <w:szCs w:val="26"/>
            <w:lang w:val="nl-NL"/>
          </w:rPr>
          <w:t xml:space="preserve">kết cấu</w:t>
        </w:r>
      </w:ins>
      <w:r>
        <w:rPr>
          <w:rFonts w:ascii="Times New Roman" w:hAnsi="Times New Roman"/>
          <w:sz w:val="26"/>
          <w:szCs w:val="26"/>
          <w:lang w:val="nl-NL"/>
        </w:rPr>
        <w:t xml:space="preserve"> nằm dưới cao độ này</w:t>
      </w:r>
      <w:del w:id="5062" w:author="Claude" w:date="2026-10-12T09:00:00Z">
        <w:r>
          <w:rPr>
            <w:rFonts w:ascii="Times New Roman" w:hAnsi="Times New Roman"/>
            <w:sz w:val="26"/>
            <w:szCs w:val="26"/>
            <w:lang w:val="nl-NL"/>
          </w:rPr>
          <w:delText xml:space="preserve"> (chống mối, chống thấm, xây, trát, ốp, lát, sơn, bả…)</w:delText>
        </w:r>
      </w:del>
      <w:r>
        <w:rPr>
          <w:rFonts w:ascii="Times New Roman" w:hAnsi="Times New Roman"/>
          <w:sz w:val="26"/>
          <w:szCs w:val="26"/>
          <w:lang w:val="nl-NL"/>
        </w:rPr>
        <w:t xml:space="preserve"> theo Hồ sơ thiết kế được duyệt. Ranh giới chi tiết theo Biểu 02 và Biểu 03. </w:t>
      </w:r>
      <w:del w:id="5063" w:author="Claude" w:date="2026-10-12T09:00:00Z">
        <w:r>
          <w:rPr>
            <w:rFonts w:ascii="Times New Roman" w:hAnsi="Times New Roman"/>
            <w:sz w:val="26"/>
            <w:szCs w:val="26"/>
            <w:lang w:val="nl-NL"/>
          </w:rPr>
          <w:delText xml:space="preserve">Kết</w:delText>
        </w:r>
      </w:del>
      <w:ins w:id="5064" w:author="Claude" w:date="2026-10-12T09:00:00Z">
        <w:r>
          <w:rPr>
            <w:rFonts w:ascii="Times New Roman" w:hAnsi="Times New Roman"/>
            <w:sz w:val="26"/>
            <w:szCs w:val="26"/>
            <w:lang w:val="nl-NL"/>
          </w:rPr>
          <w:t xml:space="preserve">Công tác đất (đào, vận chuyển, đổ thải, đắp đất), công tác chống mối, công tác hoàn thiện ướt (xây, trát, ốp, lát, sơn, bả) và kết</w:t>
        </w:r>
      </w:ins>
      <w:r>
        <w:rPr>
          <w:rFonts w:ascii="Times New Roman" w:hAnsi="Times New Roman"/>
          <w:sz w:val="26"/>
          <w:szCs w:val="26"/>
          <w:lang w:val="nl-NL"/>
        </w:rPr>
        <w:t xml:space="preserve"> cấu</w:t>
      </w:r>
      <w:del w:id="5065" w:author="Claude" w:date="2026-10-12T09:00:00Z">
        <w:r>
          <w:rPr>
            <w:rFonts w:ascii="Times New Roman" w:hAnsi="Times New Roman"/>
            <w:sz w:val="26"/>
            <w:szCs w:val="26"/>
            <w:lang w:val="nl-NL"/>
          </w:rPr>
          <w:delText xml:space="preserve"> phần thân và</w:delText>
        </w:r>
      </w:del>
      <w:ins w:id="5066" w:author="Claude" w:date="2026-10-12T09:00:00Z">
        <w:r>
          <w:rPr>
            <w:rFonts w:ascii="Times New Roman" w:hAnsi="Times New Roman"/>
            <w:sz w:val="26"/>
            <w:szCs w:val="26"/>
            <w:lang w:val="nl-NL"/>
          </w:rPr>
          <w:t xml:space="preserve">,</w:t>
        </w:r>
      </w:ins>
      <w:r>
        <w:rPr>
          <w:rFonts w:ascii="Times New Roman" w:hAnsi="Times New Roman"/>
          <w:sz w:val="26"/>
          <w:szCs w:val="26"/>
          <w:lang w:val="nl-NL"/>
        </w:rPr>
        <w:t xml:space="preserve"> hoàn thiện phần thân không thuộc phạm vi Hợp đồng này.</w:t>
      </w:r>
    </w:p>
    <w:p>
      <w:pPr>
        <w:spacing w:after="120" w:line="276" w:lineRule="auto"/>
        <w:rPr>
          <w:ins w:id="7352" w:author="Claude" w:date="2026-10-12T09:00:00Z"/>
          <w:rFonts w:ascii="Times New Roman" w:hAnsi="Times New Roman"/>
          <w:b/>
          <w:sz w:val="26"/>
          <w:szCs w:val="26"/>
          <w:lang w:val="nl-NL"/>
        </w:rPr>
      </w:pPr>
      <w:ins w:id="7353" w:author="Claude" w:date="2026-10-12T09:00:00Z">
        <w:r>
          <w:rPr>
            <w:rFonts w:ascii="Times New Roman" w:hAnsi="Times New Roman"/>
            <w:b/>
            <w:sz w:val="26"/>
            <w:szCs w:val="26"/>
            <w:lang w:val="nl-NL"/>
          </w:rPr>
          <w:t xml:space="preserve">1.19a. Nhà thầu khác: là nhà thầu do Chủ đầu tư hoặc Bên A lựa chọn để thực hiện các công việc ngoài phạm vi Hợp đồng trên Công trường, bao gồm Nhà thầu thi công công tác đất, công tác chống mối, công tác hoàn thiện ướt.</w:t>
        </w:r>
      </w:ins>
    </w:p>
    <w:p w14:paraId="3DF22405" w14:textId="5170F7FD" w:rsidR="00096978" w:rsidRPr="00302315" w:rsidRDefault="00382A1C" w:rsidP="007A44B1">
      <w:pPr>
        <w:spacing w:after="120" w:line="276" w:lineRule="auto"/>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rPr>
        <w:t xml:space="preserve">1.20. H</w:t>
      </w:r>
      <w:r>
        <w:rPr>
          <w:rStyle w:val="StyleHeading3BoldCharCharCharCharCharCharCharCharCharCharCharCharCharCharChar"/>
          <w:rFonts w:ascii="Times New Roman" w:hAnsi="Times New Roman"/>
          <w:sz w:val="26"/>
          <w:szCs w:val="26"/>
          <w:lang w:val="nl-NL"/>
        </w:rPr>
        <w:t>ồ sơ hoàn công hay hồ sơ hoàn thành công trình</w:t>
      </w:r>
      <w:r>
        <w:rPr>
          <w:rFonts w:ascii="Times New Roman" w:hAnsi="Times New Roman"/>
          <w:sz w:val="26"/>
          <w:szCs w:val="26"/>
          <w:lang w:val="nl-NL"/>
        </w:rPr>
        <w:t>: là tập hợp các hồ sơ, tài liệu có liên quan tới quá trình thi công xây dựng Công trình được lập theo quy định của pháp luật về xây dựng, hợp đồng thầu chính, Chủ đầu tư và cơ quan có thẩm quyền.</w:t>
      </w:r>
    </w:p>
    <w:p w14:paraId="0D5CAD70" w14:textId="644E55CA" w:rsidR="00096978" w:rsidRPr="00302315" w:rsidRDefault="00382A1C" w:rsidP="007A44B1">
      <w:pPr>
        <w:spacing w:after="120" w:line="276" w:lineRule="auto"/>
        <w:rPr>
          <w:rFonts w:ascii="Times New Roman" w:hAnsi="Times New Roman"/>
          <w:b/>
          <w:sz w:val="26"/>
          <w:szCs w:val="26"/>
          <w:lang w:val="nl-NL"/>
        </w:rPr>
      </w:pPr>
      <w:bookmarkStart w:id="46" w:name="_Toc179249776"/>
      <w:bookmarkStart w:id="47" w:name="_Toc180807085"/>
      <w:bookmarkStart w:id="48" w:name="_Toc181075463"/>
      <w:bookmarkStart w:id="49" w:name="_Toc273427121"/>
      <w:bookmarkEnd w:id="45"/>
      <w:r>
        <w:rPr>
          <w:rStyle w:val="StyleHeading3BoldCharCharCharCharCharCharCharCharCharCharCharCharCharCharChar"/>
          <w:rFonts w:ascii="Times New Roman" w:hAnsi="Times New Roman"/>
          <w:sz w:val="26"/>
          <w:szCs w:val="26"/>
          <w:lang w:val="nl-NL"/>
        </w:rPr>
        <w:lastRenderedPageBreak/>
        <w:t xml:space="preserve">1.21. Rủi ro và bất khả kháng</w:t>
      </w:r>
      <w:bookmarkEnd w:id="46"/>
      <w:bookmarkEnd w:id="47"/>
      <w:bookmarkEnd w:id="48"/>
      <w:bookmarkEnd w:id="49"/>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được định nghĩa tại Điều 16 [Rủi ro và bất khả kháng]</w:t>
      </w:r>
    </w:p>
    <w:p w14:paraId="37764F18" w14:textId="0CA04924" w:rsidR="00096978" w:rsidRPr="00302315" w:rsidRDefault="00382A1C" w:rsidP="007A44B1">
      <w:pPr>
        <w:spacing w:after="120" w:line="276" w:lineRule="auto"/>
        <w:rPr>
          <w:rFonts w:ascii="Times New Roman" w:hAnsi="Times New Roman"/>
          <w:b/>
          <w:sz w:val="26"/>
          <w:szCs w:val="26"/>
          <w:lang w:val="nl-NL"/>
        </w:rPr>
      </w:pPr>
      <w:bookmarkStart w:id="50" w:name="_Toc179249777"/>
      <w:bookmarkStart w:id="51" w:name="_Toc180807086"/>
      <w:bookmarkStart w:id="52" w:name="_Toc181075464"/>
      <w:bookmarkStart w:id="53" w:name="_Toc273427122"/>
      <w:r>
        <w:rPr>
          <w:rStyle w:val="StyleHeading3BoldCharCharCharCharCharCharCharCharCharCharCharCharCharCharChar"/>
          <w:rFonts w:ascii="Times New Roman" w:hAnsi="Times New Roman"/>
          <w:sz w:val="26"/>
          <w:szCs w:val="26"/>
          <w:lang w:val="nl-NL"/>
        </w:rPr>
        <w:t xml:space="preserve">1.22. Luật</w:t>
      </w:r>
      <w:bookmarkEnd w:id="50"/>
      <w:bookmarkEnd w:id="51"/>
      <w:bookmarkEnd w:id="52"/>
      <w:bookmarkEnd w:id="53"/>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toàn bộ hệ thống luật pháp của nước Cộng hoà Xã hội Chủ nghĩa Việt Nam.</w:t>
      </w:r>
    </w:p>
    <w:p w14:paraId="50C52868" w14:textId="574013C5" w:rsidR="00096978" w:rsidRPr="00302315" w:rsidRDefault="00382A1C" w:rsidP="007A44B1">
      <w:pPr>
        <w:spacing w:after="120" w:line="276" w:lineRule="auto"/>
        <w:rPr>
          <w:rFonts w:ascii="Times New Roman" w:hAnsi="Times New Roman"/>
          <w:b/>
          <w:sz w:val="26"/>
          <w:szCs w:val="26"/>
          <w:lang w:val="nl-NL"/>
        </w:rPr>
      </w:pPr>
      <w:bookmarkStart w:id="54" w:name="_Toc179249779"/>
      <w:bookmarkStart w:id="55" w:name="_Toc180807087"/>
      <w:bookmarkStart w:id="56" w:name="_Toc181075465"/>
      <w:bookmarkStart w:id="57" w:name="_Toc273427123"/>
      <w:r>
        <w:rPr>
          <w:rStyle w:val="StyleHeading3BoldCharCharCharCharCharCharCharCharCharCharCharCharCharCharChar"/>
          <w:rFonts w:ascii="Times New Roman" w:hAnsi="Times New Roman"/>
          <w:sz w:val="26"/>
          <w:szCs w:val="26"/>
          <w:lang w:val="nl-NL"/>
        </w:rPr>
        <w:t xml:space="preserve">1.23. Công trường</w:t>
      </w:r>
      <w:bookmarkEnd w:id="54"/>
      <w:bookmarkEnd w:id="55"/>
      <w:bookmarkEnd w:id="56"/>
      <w:bookmarkEnd w:id="57"/>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địa điểm Chủ đầu tư giao cho Bên A để thi công công trình cũng như bất kỳ địa điểm nào khác được quy định trong hợp đồng.</w:t>
      </w:r>
    </w:p>
    <w:p w14:paraId="36ABEBB5" w14:textId="4940265B" w:rsidR="00096978" w:rsidRPr="00302315" w:rsidRDefault="00382A1C" w:rsidP="007A44B1">
      <w:pPr>
        <w:spacing w:after="120" w:line="276" w:lineRule="auto"/>
        <w:rPr>
          <w:rFonts w:ascii="Times New Roman" w:hAnsi="Times New Roman"/>
          <w:b/>
          <w:sz w:val="26"/>
          <w:szCs w:val="26"/>
          <w:lang w:val="nl-NL"/>
        </w:rPr>
      </w:pPr>
      <w:r>
        <w:rPr>
          <w:rFonts w:ascii="Times New Roman" w:hAnsi="Times New Roman"/>
          <w:sz w:val="26"/>
          <w:szCs w:val="26"/>
          <w:lang w:val="nl-NL"/>
        </w:rPr>
        <w:t xml:space="preserve">1.24. Các từ ngữ khác chưa được định nghĩa ở Điều này sẽ được hiểu theo định nghĩa trong Hợp đồng thầu chính, quy định của Luật Xây dựng và các văn bản hướng dẫn.</w:t>
      </w:r>
    </w:p>
    <w:p w14:paraId="7C7E54FE" w14:textId="77777777" w:rsidR="00096978" w:rsidRPr="00302315" w:rsidRDefault="00096978" w:rsidP="007A44B1">
      <w:pPr>
        <w:pStyle w:val="Heading2"/>
        <w:spacing w:after="120" w:line="276" w:lineRule="auto"/>
        <w:jc w:val="left"/>
        <w:rPr>
          <w:rFonts w:ascii="Times New Roman" w:hAnsi="Times New Roman"/>
          <w:sz w:val="26"/>
          <w:szCs w:val="26"/>
        </w:rPr>
      </w:pPr>
      <w:bookmarkStart w:id="58" w:name="_Toc283736557"/>
      <w:bookmarkStart w:id="59" w:name="_Toc283736676"/>
      <w:bookmarkStart w:id="60" w:name="_Toc283735878"/>
      <w:bookmarkStart w:id="61" w:name="_Toc273003011"/>
      <w:bookmarkStart w:id="62" w:name="_Toc273427131"/>
      <w:bookmarkStart w:id="63" w:name="_Toc283298428"/>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41"/>
      <w:r>
        <w:rPr>
          <w:rFonts w:ascii="Times New Roman" w:hAnsi="Times New Roman"/>
          <w:sz w:val="26"/>
          <w:szCs w:val="26"/>
        </w:rPr>
        <w:t>Điều 2. HỒ SƠ HỢP ĐỒNG VÀ THỨ TỰ ƯU TIÊN</w:t>
      </w:r>
    </w:p>
    <w:p w14:paraId="158F971A" w14:textId="77777777" w:rsidR="00096978" w:rsidRPr="00302315" w:rsidRDefault="00096978" w:rsidP="007A44B1">
      <w:pPr>
        <w:spacing w:after="120" w:line="276" w:lineRule="auto"/>
        <w:rPr>
          <w:rFonts w:ascii="Times New Roman" w:hAnsi="Times New Roman"/>
          <w:b/>
          <w:bCs/>
          <w:sz w:val="26"/>
          <w:szCs w:val="26"/>
        </w:rPr>
      </w:pPr>
      <w:r>
        <w:rPr>
          <w:rFonts w:ascii="Times New Roman" w:hAnsi="Times New Roman"/>
          <w:sz w:val="26"/>
          <w:szCs w:val="26"/>
        </w:rPr>
        <w:t>Thành phần Hợp đồng và thứ tự ưu tiên pháp lý như sau:</w:t>
      </w:r>
    </w:p>
    <w:p w14:paraId="40A4799E" w14:textId="682C9332" w:rsidR="00096978" w:rsidRPr="00302315" w:rsidRDefault="00382A1C" w:rsidP="007A44B1">
      <w:pPr>
        <w:spacing w:after="120" w:line="276" w:lineRule="auto"/>
        <w:rPr>
          <w:rFonts w:ascii="Times New Roman" w:hAnsi="Times New Roman"/>
          <w:b/>
          <w:bCs/>
          <w:sz w:val="26"/>
          <w:szCs w:val="26"/>
        </w:rPr>
      </w:pPr>
      <w:r>
        <w:rPr>
          <w:rFonts w:ascii="Times New Roman" w:hAnsi="Times New Roman"/>
          <w:sz w:val="26"/>
          <w:szCs w:val="26"/>
        </w:rPr>
        <w:t xml:space="preserve">a) Hợp đồng;</w:t>
      </w:r>
    </w:p>
    <w:p w14:paraId="00DA6C95" w14:textId="78912D2C" w:rsidR="00096978" w:rsidRPr="00302315" w:rsidRDefault="00382A1C" w:rsidP="007A44B1">
      <w:pPr>
        <w:spacing w:after="120" w:line="276" w:lineRule="auto"/>
        <w:rPr>
          <w:rFonts w:ascii="Times New Roman" w:hAnsi="Times New Roman"/>
          <w:b/>
          <w:bCs/>
          <w:sz w:val="26"/>
          <w:szCs w:val="26"/>
        </w:rPr>
      </w:pPr>
      <w:r>
        <w:rPr>
          <w:rFonts w:ascii="Times New Roman" w:hAnsi="Times New Roman"/>
          <w:sz w:val="26"/>
          <w:szCs w:val="26"/>
        </w:rPr>
        <w:t xml:space="preserve">b) Các Biểu chi tiết kèm theo Hợp đồng; </w:t>
      </w:r>
    </w:p>
    <w:p w14:paraId="56843CDC" w14:textId="5926DDB3" w:rsidR="00096978" w:rsidRPr="00302315" w:rsidRDefault="00382A1C" w:rsidP="007A44B1">
      <w:pPr>
        <w:spacing w:after="120" w:line="276" w:lineRule="auto"/>
        <w:rPr>
          <w:rFonts w:ascii="Times New Roman" w:hAnsi="Times New Roman"/>
          <w:b/>
          <w:bCs/>
          <w:sz w:val="26"/>
          <w:szCs w:val="26"/>
        </w:rPr>
      </w:pPr>
      <w:r>
        <w:rPr>
          <w:rFonts w:ascii="Times New Roman" w:hAnsi="Times New Roman"/>
          <w:sz w:val="26"/>
          <w:szCs w:val="26"/>
        </w:rPr>
        <w:t xml:space="preserve">c) Phần Hồ sơ thiết kế có liên quan;</w:t>
      </w:r>
    </w:p>
    <w:p w14:paraId="2A1FAE9F" w14:textId="0AC69A03" w:rsidR="00096978" w:rsidRPr="00302315" w:rsidRDefault="00382A1C" w:rsidP="007A44B1">
      <w:pPr>
        <w:spacing w:after="120" w:line="276" w:lineRule="auto"/>
        <w:rPr>
          <w:rFonts w:ascii="Times New Roman" w:hAnsi="Times New Roman"/>
          <w:b/>
          <w:bCs/>
          <w:sz w:val="26"/>
          <w:szCs w:val="26"/>
        </w:rPr>
      </w:pPr>
      <w:r>
        <w:rPr>
          <w:rFonts w:ascii="Times New Roman" w:hAnsi="Times New Roman"/>
          <w:sz w:val="26"/>
          <w:szCs w:val="26"/>
        </w:rPr>
        <w:t xml:space="preserve">d) Phần Chỉ dẫn kỹ thuật có liên quan;</w:t>
      </w:r>
    </w:p>
    <w:p w14:paraId="1C7AE1E1" w14:textId="49F19B9F" w:rsidR="00096978" w:rsidRPr="00302315" w:rsidRDefault="00382A1C" w:rsidP="007A44B1">
      <w:pPr>
        <w:spacing w:after="120" w:line="276" w:lineRule="auto"/>
        <w:rPr>
          <w:rFonts w:ascii="Times New Roman" w:hAnsi="Times New Roman"/>
          <w:b/>
          <w:bCs/>
          <w:sz w:val="26"/>
          <w:szCs w:val="26"/>
        </w:rPr>
      </w:pPr>
      <w:r>
        <w:rPr>
          <w:rFonts w:ascii="Times New Roman" w:hAnsi="Times New Roman"/>
          <w:sz w:val="26"/>
          <w:szCs w:val="26"/>
        </w:rPr>
        <w:t xml:space="preserve">e) Các tài liệu khác có liên quan (nếu có).</w:t>
      </w:r>
    </w:p>
    <w:p w14:paraId="31383F98" w14:textId="77777777" w:rsidR="00CD1550" w:rsidRPr="00302315" w:rsidRDefault="00000000" w:rsidP="007A44B1">
      <w:pPr>
        <w:spacing w:after="120" w:line="276" w:lineRule="auto"/>
        <w:rPr>
          <w:rFonts w:ascii="Times New Roman" w:hAnsi="Times New Roman"/>
          <w:b/>
          <w:bCs/>
          <w:sz w:val="26"/>
          <w:szCs w:val="26"/>
        </w:rPr>
      </w:pPr>
      <w:r>
        <w:rPr>
          <w:rFonts w:ascii="Times New Roman" w:hAnsi="Times New Roman"/>
          <w:sz w:val="26"/>
          <w:szCs w:val="26"/>
        </w:rPr>
        <w:t xml:space="preserve">Trường hợp có mâu thuẫn giữa các tài liệu, áp dụng tài liệu có thứ tự ưu tiên cao hơn; riêng yêu cầu về chất lượng, kỹ thuật, an toàn thì áp dụng yêu cầu cao hơn. </w:t>
      </w:r>
      <w:del w:id="5067" w:author="Claude" w:date="2026-10-12T09:00:00Z">
        <w:r>
          <w:rPr>
            <w:rFonts w:ascii="Times New Roman" w:hAnsi="Times New Roman"/>
            <w:sz w:val="26"/>
            <w:szCs w:val="26"/>
          </w:rPr>
          <w:delText xml:space="preserve">Quyết định</w:delText>
        </w:r>
      </w:del>
      <w:ins w:id="5068" w:author="Claude" w:date="2026-10-12T09:00:00Z">
        <w:r>
          <w:rPr>
            <w:rFonts w:ascii="Times New Roman" w:hAnsi="Times New Roman"/>
            <w:sz w:val="26"/>
            <w:szCs w:val="26"/>
          </w:rPr>
          <w:t xml:space="preserve">Bên B có nghĩa vụ thực hiện theo văn bản giải thích</w:t>
        </w:r>
      </w:ins>
      <w:r>
        <w:rPr>
          <w:rFonts w:ascii="Times New Roman" w:hAnsi="Times New Roman"/>
          <w:sz w:val="26"/>
          <w:szCs w:val="26"/>
        </w:rPr>
        <w:t xml:space="preserve"> của Bên A</w:t>
      </w:r>
      <w:del w:id="5069" w:author="Claude" w:date="2026-10-12T09:00:00Z">
        <w:r>
          <w:rPr>
            <w:rFonts w:ascii="Times New Roman" w:hAnsi="Times New Roman"/>
            <w:sz w:val="26"/>
            <w:szCs w:val="26"/>
          </w:rPr>
          <w:delText xml:space="preserve"> về việc giải thích tài liệu là căn cứ để Bên B thực hiện</w:delText>
        </w:r>
      </w:del>
      <w:r>
        <w:rPr>
          <w:rFonts w:ascii="Times New Roman" w:hAnsi="Times New Roman"/>
          <w:sz w:val="26"/>
          <w:szCs w:val="26"/>
        </w:rPr>
        <w:t xml:space="preserve">.</w:t>
      </w:r>
    </w:p>
    <w:p w14:paraId="55EC6F4D" w14:textId="77777777" w:rsidR="00096978" w:rsidRPr="00302315" w:rsidRDefault="00096978" w:rsidP="007A44B1">
      <w:pPr>
        <w:pStyle w:val="Heading2"/>
        <w:spacing w:after="120" w:line="276" w:lineRule="auto"/>
        <w:jc w:val="left"/>
        <w:rPr>
          <w:rFonts w:ascii="Times New Roman" w:hAnsi="Times New Roman"/>
          <w:sz w:val="26"/>
          <w:szCs w:val="26"/>
        </w:rPr>
      </w:pPr>
      <w:r>
        <w:rPr>
          <w:rFonts w:ascii="Times New Roman" w:hAnsi="Times New Roman"/>
          <w:sz w:val="26"/>
          <w:szCs w:val="26"/>
        </w:rPr>
        <w:t>Điều 3. QUY ĐỊNH CHUNG</w:t>
      </w:r>
    </w:p>
    <w:p w14:paraId="6A76C8F1" w14:textId="77777777" w:rsidR="00096978" w:rsidRPr="00302315" w:rsidRDefault="00096978" w:rsidP="007A44B1">
      <w:pPr>
        <w:spacing w:after="120" w:line="276" w:lineRule="auto"/>
        <w:rPr>
          <w:rFonts w:ascii="Times New Roman" w:hAnsi="Times New Roman"/>
          <w:b/>
          <w:bCs/>
          <w:sz w:val="26"/>
          <w:szCs w:val="26"/>
        </w:rPr>
      </w:pPr>
      <w:r>
        <w:rPr>
          <w:rFonts w:ascii="Times New Roman" w:hAnsi="Times New Roman"/>
          <w:b/>
          <w:bCs/>
          <w:sz w:val="26"/>
          <w:szCs w:val="26"/>
        </w:rPr>
        <w:t>3.1. Luật và ngôn ngữ áp dụng</w:t>
      </w:r>
    </w:p>
    <w:p w14:paraId="6A07BBEF" w14:textId="77777777" w:rsidR="00096978" w:rsidRPr="00302315" w:rsidRDefault="00096978" w:rsidP="007A44B1">
      <w:pPr>
        <w:spacing w:after="120" w:line="276" w:lineRule="auto"/>
        <w:rPr>
          <w:rFonts w:ascii="Times New Roman" w:hAnsi="Times New Roman"/>
          <w:sz w:val="26"/>
          <w:szCs w:val="26"/>
        </w:rPr>
      </w:pPr>
      <w:r>
        <w:rPr>
          <w:rFonts w:ascii="Times New Roman" w:hAnsi="Times New Roman"/>
          <w:sz w:val="26"/>
          <w:szCs w:val="26"/>
        </w:rPr>
        <w:t>a) Hợp đồng chịu sự điều chỉnh của hệ thống pháp luật của Nước Cộng hòa Xã hội Chủ nghĩa Việt Nam và các văn bản hướng dẫn có liên quan.</w:t>
      </w:r>
    </w:p>
    <w:p w14:paraId="45C1BFBA" w14:textId="77777777" w:rsidR="00096978" w:rsidRPr="00302315" w:rsidRDefault="00096978" w:rsidP="007A44B1">
      <w:pPr>
        <w:spacing w:after="120" w:line="276" w:lineRule="auto"/>
        <w:rPr>
          <w:rFonts w:ascii="Times New Roman" w:hAnsi="Times New Roman"/>
          <w:sz w:val="26"/>
          <w:szCs w:val="26"/>
        </w:rPr>
      </w:pPr>
      <w:r>
        <w:rPr>
          <w:rFonts w:ascii="Times New Roman" w:hAnsi="Times New Roman"/>
          <w:sz w:val="26"/>
          <w:szCs w:val="26"/>
        </w:rPr>
        <w:t>b) Ngôn ngữ áp dụng và giao dịch Hợp đồng là tiếng Việt.</w:t>
      </w:r>
    </w:p>
    <w:p w14:paraId="34E51EBC" w14:textId="77777777" w:rsidR="00096978" w:rsidRPr="00302315" w:rsidRDefault="00096978" w:rsidP="007A44B1">
      <w:pPr>
        <w:spacing w:after="120" w:line="276" w:lineRule="auto"/>
        <w:rPr>
          <w:rFonts w:ascii="Times New Roman" w:hAnsi="Times New Roman"/>
          <w:b/>
          <w:bCs/>
          <w:sz w:val="26"/>
          <w:szCs w:val="26"/>
        </w:rPr>
      </w:pPr>
      <w:r>
        <w:rPr>
          <w:rFonts w:ascii="Times New Roman" w:hAnsi="Times New Roman"/>
          <w:b/>
          <w:bCs/>
          <w:sz w:val="26"/>
          <w:szCs w:val="26"/>
        </w:rPr>
        <w:t>3.2. Chuyển nhượng hợp đồng</w:t>
      </w:r>
    </w:p>
    <w:p w14:paraId="54D8D5CE" w14:textId="59B8DF21" w:rsidR="00096978" w:rsidRPr="00302315" w:rsidRDefault="00096978" w:rsidP="007A44B1">
      <w:pPr>
        <w:spacing w:after="120" w:line="276" w:lineRule="auto"/>
        <w:rPr>
          <w:rFonts w:ascii="Times New Roman" w:hAnsi="Times New Roman"/>
          <w:sz w:val="26"/>
          <w:szCs w:val="26"/>
        </w:rPr>
      </w:pPr>
      <w:del w:id="5070" w:author="Claude" w:date="2026-10-12T09:00:00Z">
        <w:r>
          <w:rPr>
            <w:rFonts w:ascii="Times New Roman" w:hAnsi="Times New Roman"/>
            <w:sz w:val="26"/>
            <w:szCs w:val="26"/>
          </w:rPr>
          <w:delText xml:space="preserve">Trừ quy định tại khoản này, không</w:delText>
        </w:r>
      </w:del>
      <w:ins w:id="5071" w:author="Claude" w:date="2026-10-12T09:00:00Z">
        <w:r>
          <w:rPr>
            <w:rFonts w:ascii="Times New Roman" w:hAnsi="Times New Roman"/>
            <w:sz w:val="26"/>
            <w:szCs w:val="26"/>
          </w:rPr>
          <w:t xml:space="preserve">Không</w:t>
        </w:r>
      </w:ins>
      <w:r>
        <w:rPr>
          <w:rFonts w:ascii="Times New Roman" w:hAnsi="Times New Roman"/>
          <w:sz w:val="26"/>
          <w:szCs w:val="26"/>
        </w:rPr>
        <w:t xml:space="preserve"> bên nào được chuyển nhượng toàn bộ hoặc một phần </w:t>
      </w:r>
      <w:del w:id="5072" w:author="Claude" w:date="2026-10-12T09:00:00Z">
        <w:r>
          <w:rPr>
            <w:rFonts w:ascii="Times New Roman" w:hAnsi="Times New Roman"/>
            <w:sz w:val="26"/>
            <w:szCs w:val="26"/>
          </w:rPr>
          <w:delText xml:space="preserve">Hợp đồng hoặc bất cứ phần lợi ích hoặc quyền lợi</w:delText>
        </w:r>
      </w:del>
      <w:ins w:id="5073" w:author="Claude" w:date="2026-10-12T09:00:00Z">
        <w:r>
          <w:rPr>
            <w:rFonts w:ascii="Times New Roman" w:hAnsi="Times New Roman"/>
            <w:sz w:val="26"/>
            <w:szCs w:val="26"/>
          </w:rPr>
          <w:t xml:space="preserve">quyền, nghĩa vụ</w:t>
        </w:r>
      </w:ins>
      <w:r>
        <w:rPr>
          <w:rFonts w:ascii="Times New Roman" w:hAnsi="Times New Roman"/>
          <w:sz w:val="26"/>
          <w:szCs w:val="26"/>
        </w:rPr>
        <w:t xml:space="preserve"> theo Hợp đồng</w:t>
      </w:r>
      <w:del w:id="5074" w:author="Claude" w:date="2026-10-12T09:00:00Z">
        <w:r>
          <w:rPr>
            <w:rFonts w:ascii="Times New Roman" w:hAnsi="Times New Roman"/>
            <w:sz w:val="26"/>
            <w:szCs w:val="26"/>
          </w:rPr>
          <w:delText xml:space="preserve">.  </w:delText>
        </w:r>
      </w:del>
      <w:ins w:id="5075" w:author="Claude" w:date="2026-10-12T09:00:00Z">
        <w:r>
          <w:rPr>
            <w:rFonts w:ascii="Times New Roman" w:hAnsi="Times New Roman"/>
            <w:sz w:val="26"/>
            <w:szCs w:val="26"/>
          </w:rPr>
          <w:t xml:space="preserve">, trừ trường hợp quy định tại khoản này. </w:t>
        </w:r>
      </w:ins>
      <w:r>
        <w:rPr>
          <w:rFonts w:ascii="Times New Roman" w:hAnsi="Times New Roman"/>
          <w:sz w:val="26"/>
          <w:szCs w:val="26"/>
        </w:rPr>
        <w:t xml:space="preserve">Bên B không được giao thầu lại toàn bộ hoặc một phần công việc </w:t>
      </w:r>
      <w:del w:id="5076" w:author="Claude" w:date="2026-10-12T09:00:00Z">
        <w:r>
          <w:rPr>
            <w:rFonts w:ascii="Times New Roman" w:hAnsi="Times New Roman"/>
            <w:sz w:val="26"/>
            <w:szCs w:val="26"/>
          </w:rPr>
          <w:delText xml:space="preserve">của Hợp đồng </w:delText>
        </w:r>
      </w:del>
      <w:r>
        <w:rPr>
          <w:rFonts w:ascii="Times New Roman" w:hAnsi="Times New Roman"/>
          <w:sz w:val="26"/>
          <w:szCs w:val="26"/>
        </w:rPr>
        <w:t xml:space="preserve">khi chưa </w:t>
      </w:r>
      <w:del w:id="5077" w:author="Claude" w:date="2026-10-12T09:00:00Z">
        <w:r>
          <w:rPr>
            <w:rFonts w:ascii="Times New Roman" w:hAnsi="Times New Roman"/>
            <w:sz w:val="26"/>
            <w:szCs w:val="26"/>
          </w:rPr>
          <w:delText xml:space="preserve">có</w:delText>
        </w:r>
      </w:del>
      <w:ins w:id="5078" w:author="Claude" w:date="2026-10-12T09:00:00Z">
        <w:r>
          <w:rPr>
            <w:rFonts w:ascii="Times New Roman" w:hAnsi="Times New Roman"/>
            <w:sz w:val="26"/>
            <w:szCs w:val="26"/>
          </w:rPr>
          <w:t xml:space="preserve">được Bên A</w:t>
        </w:r>
      </w:ins>
      <w:r>
        <w:rPr>
          <w:rFonts w:ascii="Times New Roman" w:hAnsi="Times New Roman"/>
          <w:sz w:val="26"/>
          <w:szCs w:val="26"/>
        </w:rPr>
        <w:t xml:space="preserve"> chấp thuận bằng văn bản</w:t>
      </w:r>
      <w:del w:id="5079" w:author="Claude" w:date="2026-10-12T09:00:00Z">
        <w:r>
          <w:rPr>
            <w:rFonts w:ascii="Times New Roman" w:hAnsi="Times New Roman"/>
            <w:sz w:val="26"/>
            <w:szCs w:val="26"/>
          </w:rPr>
          <w:delText xml:space="preserve"> của</w:delText>
        </w:r>
      </w:del>
      <w:ins w:id="5080" w:author="Claude" w:date="2026-10-12T09:00:00Z">
        <w:r>
          <w:rPr>
            <w:rFonts w:ascii="Times New Roman" w:hAnsi="Times New Roman"/>
            <w:sz w:val="26"/>
            <w:szCs w:val="26"/>
          </w:rPr>
          <w:t xml:space="preserve">;</w:t>
        </w:r>
      </w:ins>
      <w:r>
        <w:rPr>
          <w:rFonts w:ascii="Times New Roman" w:hAnsi="Times New Roman"/>
          <w:sz w:val="26"/>
          <w:szCs w:val="26"/>
        </w:rPr>
        <w:t xml:space="preserve"> Bên </w:t>
      </w:r>
      <w:del w:id="5081" w:author="Claude" w:date="2026-10-12T09:00:00Z">
        <w:r>
          <w:rPr>
            <w:rFonts w:ascii="Times New Roman" w:hAnsi="Times New Roman"/>
            <w:sz w:val="26"/>
            <w:szCs w:val="26"/>
          </w:rPr>
          <w:delText xml:space="preserve">A và</w:delText>
        </w:r>
      </w:del>
      <w:ins w:id="5082" w:author="Claude" w:date="2026-10-12T09:00:00Z">
        <w:r>
          <w:rPr>
            <w:rFonts w:ascii="Times New Roman" w:hAnsi="Times New Roman"/>
            <w:sz w:val="26"/>
            <w:szCs w:val="26"/>
          </w:rPr>
          <w:t xml:space="preserve">B</w:t>
        </w:r>
      </w:ins>
      <w:r>
        <w:rPr>
          <w:rFonts w:ascii="Times New Roman" w:hAnsi="Times New Roman"/>
          <w:sz w:val="26"/>
          <w:szCs w:val="26"/>
        </w:rPr>
        <w:t xml:space="preserve"> chịu trách nhiệm toàn bộ </w:t>
      </w:r>
      <w:del w:id="5083" w:author="Claude" w:date="2026-10-12T09:00:00Z">
        <w:r>
          <w:rPr>
            <w:rFonts w:ascii="Times New Roman" w:hAnsi="Times New Roman"/>
            <w:sz w:val="26"/>
            <w:szCs w:val="26"/>
          </w:rPr>
          <w:delText xml:space="preserve">đối với</w:delText>
        </w:r>
      </w:del>
      <w:ins w:id="5084" w:author="Claude" w:date="2026-10-12T09:00:00Z">
        <w:r>
          <w:rPr>
            <w:rFonts w:ascii="Times New Roman" w:hAnsi="Times New Roman"/>
            <w:sz w:val="26"/>
            <w:szCs w:val="26"/>
          </w:rPr>
          <w:t xml:space="preserve">trước Bên A về khối lượng, chất lượng, tiến độ, an toàn của</w:t>
        </w:r>
      </w:ins>
      <w:r>
        <w:rPr>
          <w:rFonts w:ascii="Times New Roman" w:hAnsi="Times New Roman"/>
          <w:sz w:val="26"/>
          <w:szCs w:val="26"/>
        </w:rPr>
        <w:t xml:space="preserve"> phần việc do nhà thầu phụ của </w:t>
      </w:r>
      <w:del w:id="5085" w:author="Claude" w:date="2026-10-12T09:00:00Z">
        <w:r>
          <w:rPr>
            <w:rFonts w:ascii="Times New Roman" w:hAnsi="Times New Roman"/>
            <w:sz w:val="26"/>
            <w:szCs w:val="26"/>
          </w:rPr>
          <w:delText xml:space="preserve">mình</w:delText>
        </w:r>
      </w:del>
      <w:ins w:id="5086" w:author="Claude" w:date="2026-10-12T09:00:00Z">
        <w:r>
          <w:rPr>
            <w:rFonts w:ascii="Times New Roman" w:hAnsi="Times New Roman"/>
            <w:sz w:val="26"/>
            <w:szCs w:val="26"/>
          </w:rPr>
          <w:t xml:space="preserve">Bên B</w:t>
        </w:r>
      </w:ins>
      <w:r>
        <w:rPr>
          <w:rFonts w:ascii="Times New Roman" w:hAnsi="Times New Roman"/>
          <w:sz w:val="26"/>
          <w:szCs w:val="26"/>
        </w:rPr>
        <w:t xml:space="preserve"> thực hiện. Bên A </w:t>
      </w:r>
      <w:del w:id="5087" w:author="Claude" w:date="2026-10-12T09:00:00Z">
        <w:r>
          <w:rPr>
            <w:rFonts w:ascii="Times New Roman" w:hAnsi="Times New Roman"/>
            <w:sz w:val="26"/>
            <w:szCs w:val="26"/>
          </w:rPr>
          <w:delText xml:space="preserve">được</w:delText>
        </w:r>
      </w:del>
      <w:ins w:id="5088" w:author="Claude" w:date="2026-10-12T09:00:00Z">
        <w:r>
          <w:rPr>
            <w:rFonts w:ascii="Times New Roman" w:hAnsi="Times New Roman"/>
            <w:sz w:val="26"/>
            <w:szCs w:val="26"/>
          </w:rPr>
          <w:t xml:space="preserve">có</w:t>
        </w:r>
      </w:ins>
      <w:r>
        <w:rPr>
          <w:rFonts w:ascii="Times New Roman" w:hAnsi="Times New Roman"/>
          <w:sz w:val="26"/>
          <w:szCs w:val="26"/>
        </w:rPr>
        <w:t xml:space="preserve"> quyền chuyển giao quyền và nghĩa vụ theo Hợp đồng cho Chủ đầu tư hoặc </w:t>
      </w:r>
      <w:del w:id="5089" w:author="Claude" w:date="2026-10-12T09:00:00Z">
        <w:r>
          <w:rPr>
            <w:rFonts w:ascii="Times New Roman" w:hAnsi="Times New Roman"/>
            <w:sz w:val="26"/>
            <w:szCs w:val="26"/>
          </w:rPr>
          <w:delText xml:space="preserve">đơn vị</w:delText>
        </w:r>
      </w:del>
      <w:ins w:id="5090" w:author="Claude" w:date="2026-10-12T09:00:00Z">
        <w:r>
          <w:rPr>
            <w:rFonts w:ascii="Times New Roman" w:hAnsi="Times New Roman"/>
            <w:sz w:val="26"/>
            <w:szCs w:val="26"/>
          </w:rPr>
          <w:t xml:space="preserve">tổ chức</w:t>
        </w:r>
      </w:ins>
      <w:r>
        <w:rPr>
          <w:rFonts w:ascii="Times New Roman" w:hAnsi="Times New Roman"/>
          <w:sz w:val="26"/>
          <w:szCs w:val="26"/>
        </w:rPr>
        <w:t xml:space="preserve"> do Chủ đầu tư chỉ định sau khi thông báo bằng văn bản cho Bên B</w:t>
      </w:r>
      <w:ins w:id="5091" w:author="Claude" w:date="2026-10-12T09:00:00Z">
        <w:r>
          <w:rPr>
            <w:rFonts w:ascii="Times New Roman" w:hAnsi="Times New Roman"/>
            <w:sz w:val="26"/>
            <w:szCs w:val="26"/>
          </w:rPr>
          <w:t xml:space="preserve">; Bên B không được từ chối việc chuyển giao này</w:t>
        </w:r>
      </w:ins>
      <w:r>
        <w:rPr>
          <w:rFonts w:ascii="Times New Roman" w:hAnsi="Times New Roman"/>
          <w:sz w:val="26"/>
          <w:szCs w:val="26"/>
        </w:rPr>
        <w:t xml:space="preserve">.</w:t>
      </w:r>
    </w:p>
    <w:p w14:paraId="1D8F32EE" w14:textId="77777777" w:rsidR="00096978" w:rsidRPr="00302315" w:rsidRDefault="00096978" w:rsidP="007A44B1">
      <w:pPr>
        <w:spacing w:after="120" w:line="276" w:lineRule="auto"/>
        <w:rPr>
          <w:rFonts w:ascii="Times New Roman" w:hAnsi="Times New Roman"/>
          <w:b/>
          <w:bCs/>
          <w:sz w:val="26"/>
          <w:szCs w:val="26"/>
        </w:rPr>
      </w:pPr>
      <w:r>
        <w:rPr>
          <w:rFonts w:ascii="Times New Roman" w:hAnsi="Times New Roman"/>
          <w:b/>
          <w:bCs/>
          <w:sz w:val="26"/>
          <w:szCs w:val="26"/>
        </w:rPr>
        <w:t xml:space="preserve">3.3. </w:t>
      </w:r>
      <w:del w:id="5092" w:author="Claude" w:date="2026-10-12T09:00:00Z">
        <w:r>
          <w:rPr>
            <w:rFonts w:ascii="Times New Roman" w:hAnsi="Times New Roman"/>
            <w:b/>
            <w:bCs/>
            <w:sz w:val="26"/>
            <w:szCs w:val="26"/>
          </w:rPr>
          <w:delText xml:space="preserve">Việc bảo</w:delText>
        </w:r>
      </w:del>
      <w:ins w:id="5093" w:author="Claude" w:date="2026-10-12T09:00:00Z">
        <w:r>
          <w:rPr>
            <w:rFonts w:ascii="Times New Roman" w:hAnsi="Times New Roman"/>
            <w:b/>
            <w:bCs/>
            <w:sz w:val="26"/>
            <w:szCs w:val="26"/>
          </w:rPr>
          <w:t xml:space="preserve">Bảo</w:t>
        </w:r>
      </w:ins>
      <w:r>
        <w:rPr>
          <w:rFonts w:ascii="Times New Roman" w:hAnsi="Times New Roman"/>
          <w:b/>
          <w:bCs/>
          <w:sz w:val="26"/>
          <w:szCs w:val="26"/>
        </w:rPr>
        <w:t xml:space="preserve"> mật</w:t>
      </w:r>
    </w:p>
    <w:p w14:paraId="19A187F0" w14:textId="77777777" w:rsidR="00096978" w:rsidRPr="00302315" w:rsidRDefault="00096978" w:rsidP="007A44B1">
      <w:pPr>
        <w:spacing w:after="120" w:line="276" w:lineRule="auto"/>
        <w:rPr>
          <w:rFonts w:ascii="Times New Roman" w:hAnsi="Times New Roman"/>
          <w:sz w:val="26"/>
          <w:szCs w:val="26"/>
        </w:rPr>
      </w:pPr>
      <w:r>
        <w:rPr>
          <w:rFonts w:ascii="Times New Roman" w:hAnsi="Times New Roman"/>
          <w:sz w:val="26"/>
          <w:szCs w:val="26"/>
        </w:rPr>
        <w:t xml:space="preserve">a) </w:t>
      </w:r>
      <w:del w:id="5094" w:author="Claude" w:date="2026-10-12T09:00:00Z">
        <w:r>
          <w:rPr>
            <w:rFonts w:ascii="Times New Roman" w:hAnsi="Times New Roman"/>
            <w:sz w:val="26"/>
            <w:szCs w:val="26"/>
          </w:rPr>
          <w:delText xml:space="preserve">Ngoại</w:delText>
        </w:r>
      </w:del>
      <w:ins w:id="5095" w:author="Claude" w:date="2026-10-12T09:00:00Z">
        <w:r>
          <w:rPr>
            <w:rFonts w:ascii="Times New Roman" w:hAnsi="Times New Roman"/>
            <w:sz w:val="26"/>
            <w:szCs w:val="26"/>
          </w:rPr>
          <w:t xml:space="preserve">Các bên có nghĩa vụ bảo mật nội dung Hợp đồng,</w:t>
        </w:r>
      </w:ins>
      <w:r>
        <w:rPr>
          <w:rFonts w:ascii="Times New Roman" w:hAnsi="Times New Roman"/>
          <w:sz w:val="26"/>
          <w:szCs w:val="26"/>
        </w:rPr>
        <w:t xml:space="preserve"> trừ trường hợp </w:t>
      </w:r>
      <w:del w:id="5096" w:author="Claude" w:date="2026-10-12T09:00:00Z">
        <w:r>
          <w:rPr>
            <w:rFonts w:ascii="Times New Roman" w:hAnsi="Times New Roman"/>
            <w:sz w:val="26"/>
            <w:szCs w:val="26"/>
          </w:rPr>
          <w:delText xml:space="preserve">cần thiết</w:delText>
        </w:r>
      </w:del>
      <w:ins w:id="5097" w:author="Claude" w:date="2026-10-12T09:00:00Z">
        <w:r>
          <w:rPr>
            <w:rFonts w:ascii="Times New Roman" w:hAnsi="Times New Roman"/>
            <w:sz w:val="26"/>
            <w:szCs w:val="26"/>
          </w:rPr>
          <w:t xml:space="preserve">phải cung cấp</w:t>
        </w:r>
      </w:ins>
      <w:r>
        <w:rPr>
          <w:rFonts w:ascii="Times New Roman" w:hAnsi="Times New Roman"/>
          <w:sz w:val="26"/>
          <w:szCs w:val="26"/>
        </w:rPr>
        <w:t xml:space="preserve"> để thực hiện </w:t>
      </w:r>
      <w:del w:id="5098" w:author="Claude" w:date="2026-10-12T09:00:00Z">
        <w:r>
          <w:rPr>
            <w:rFonts w:ascii="Times New Roman" w:hAnsi="Times New Roman"/>
            <w:sz w:val="26"/>
            <w:szCs w:val="26"/>
          </w:rPr>
          <w:delText xml:space="preserve">theo </w:delText>
        </w:r>
      </w:del>
      <w:r>
        <w:rPr>
          <w:rFonts w:ascii="Times New Roman" w:hAnsi="Times New Roman"/>
          <w:sz w:val="26"/>
          <w:szCs w:val="26"/>
        </w:rPr>
        <w:t xml:space="preserve">nghĩa vụ </w:t>
      </w:r>
      <w:del w:id="5099" w:author="Claude" w:date="2026-10-12T09:00:00Z">
        <w:r>
          <w:rPr>
            <w:rFonts w:ascii="Times New Roman" w:hAnsi="Times New Roman"/>
            <w:sz w:val="26"/>
            <w:szCs w:val="26"/>
          </w:rPr>
          <w:delText xml:space="preserve">hoặc tuân </w:delText>
        </w:r>
      </w:del>
      <w:r>
        <w:rPr>
          <w:rFonts w:ascii="Times New Roman" w:hAnsi="Times New Roman"/>
          <w:sz w:val="26"/>
          <w:szCs w:val="26"/>
        </w:rPr>
        <w:t xml:space="preserve">theo</w:t>
      </w:r>
      <w:del w:id="5100" w:author="Claude" w:date="2026-10-12T09:00:00Z">
        <w:r>
          <w:rPr>
            <w:rFonts w:ascii="Times New Roman" w:hAnsi="Times New Roman"/>
            <w:sz w:val="26"/>
            <w:szCs w:val="26"/>
          </w:rPr>
          <w:delText xml:space="preserve"> các quy định của pháp luật, cả hai bên đều phải xem các chi tiết của</w:delText>
        </w:r>
      </w:del>
      <w:r>
        <w:rPr>
          <w:rFonts w:ascii="Times New Roman" w:hAnsi="Times New Roman"/>
          <w:sz w:val="26"/>
          <w:szCs w:val="26"/>
        </w:rPr>
        <w:t xml:space="preserve"> Hợp đồng </w:t>
      </w:r>
      <w:del w:id="5101" w:author="Claude" w:date="2026-10-12T09:00:00Z">
        <w:r>
          <w:rPr>
            <w:rFonts w:ascii="Times New Roman" w:hAnsi="Times New Roman"/>
            <w:sz w:val="26"/>
            <w:szCs w:val="26"/>
          </w:rPr>
          <w:delText xml:space="preserve">là bí mật và</w:delText>
        </w:r>
      </w:del>
      <w:ins w:id="5102" w:author="Claude" w:date="2026-10-12T09:00:00Z">
        <w:r>
          <w:rPr>
            <w:rFonts w:ascii="Times New Roman" w:hAnsi="Times New Roman"/>
            <w:sz w:val="26"/>
            <w:szCs w:val="26"/>
          </w:rPr>
          <w:t xml:space="preserve">hoặc theo yêu cầu</w:t>
        </w:r>
      </w:ins>
      <w:r>
        <w:rPr>
          <w:rFonts w:ascii="Times New Roman" w:hAnsi="Times New Roman"/>
          <w:sz w:val="26"/>
          <w:szCs w:val="26"/>
        </w:rPr>
        <w:t xml:space="preserve"> của </w:t>
      </w:r>
      <w:del w:id="5103" w:author="Claude" w:date="2026-10-12T09:00:00Z">
        <w:r>
          <w:rPr>
            <w:rFonts w:ascii="Times New Roman" w:hAnsi="Times New Roman"/>
            <w:sz w:val="26"/>
            <w:szCs w:val="26"/>
          </w:rPr>
          <w:delText xml:space="preserve">riêng mình</w:delText>
        </w:r>
      </w:del>
      <w:ins w:id="5104" w:author="Claude" w:date="2026-10-12T09:00:00Z">
        <w:r>
          <w:rPr>
            <w:rFonts w:ascii="Times New Roman" w:hAnsi="Times New Roman"/>
            <w:sz w:val="26"/>
            <w:szCs w:val="26"/>
          </w:rPr>
          <w:t xml:space="preserve">cơ quan nhà nước có thẩm quyền</w:t>
        </w:r>
      </w:ins>
      <w:r>
        <w:rPr>
          <w:rFonts w:ascii="Times New Roman" w:hAnsi="Times New Roman"/>
          <w:sz w:val="26"/>
          <w:szCs w:val="26"/>
        </w:rPr>
        <w:t xml:space="preserve">. Bên B không được tiết lộ </w:t>
      </w:r>
      <w:del w:id="5105" w:author="Claude" w:date="2026-10-12T09:00:00Z">
        <w:r>
          <w:rPr>
            <w:rFonts w:ascii="Times New Roman" w:hAnsi="Times New Roman"/>
            <w:sz w:val="26"/>
            <w:szCs w:val="26"/>
          </w:rPr>
          <w:delText xml:space="preserve">bất kỳ chi tiết nào của</w:delText>
        </w:r>
      </w:del>
      <w:ins w:id="5106" w:author="Claude" w:date="2026-10-12T09:00:00Z">
        <w:r>
          <w:rPr>
            <w:rFonts w:ascii="Times New Roman" w:hAnsi="Times New Roman"/>
            <w:sz w:val="26"/>
            <w:szCs w:val="26"/>
          </w:rPr>
          <w:t xml:space="preserve">thông tin về</w:t>
        </w:r>
      </w:ins>
      <w:r>
        <w:rPr>
          <w:rFonts w:ascii="Times New Roman" w:hAnsi="Times New Roman"/>
          <w:sz w:val="26"/>
          <w:szCs w:val="26"/>
        </w:rPr>
        <w:t xml:space="preserve"> Hợp đồng</w:t>
      </w:r>
      <w:del w:id="5107" w:author="Claude" w:date="2026-10-12T09:00:00Z">
        <w:r>
          <w:rPr>
            <w:rFonts w:ascii="Times New Roman" w:hAnsi="Times New Roman"/>
            <w:sz w:val="26"/>
            <w:szCs w:val="26"/>
          </w:rPr>
          <w:delText xml:space="preserve"> cũng như</w:delText>
        </w:r>
      </w:del>
      <w:ins w:id="5108" w:author="Claude" w:date="2026-10-12T09:00:00Z">
        <w:r>
          <w:rPr>
            <w:rFonts w:ascii="Times New Roman" w:hAnsi="Times New Roman"/>
            <w:sz w:val="26"/>
            <w:szCs w:val="26"/>
          </w:rPr>
          <w:t xml:space="preserve">,</w:t>
        </w:r>
      </w:ins>
      <w:r>
        <w:rPr>
          <w:rFonts w:ascii="Times New Roman" w:hAnsi="Times New Roman"/>
          <w:sz w:val="26"/>
          <w:szCs w:val="26"/>
        </w:rPr>
        <w:t xml:space="preserve"> Hạng mục công trình</w:t>
      </w:r>
      <w:ins w:id="5109" w:author="Claude" w:date="2026-10-12T09:00:00Z">
        <w:r>
          <w:rPr>
            <w:rFonts w:ascii="Times New Roman" w:hAnsi="Times New Roman"/>
            <w:sz w:val="26"/>
            <w:szCs w:val="26"/>
          </w:rPr>
          <w:t xml:space="preserve">, Dự án</w:t>
        </w:r>
      </w:ins>
      <w:r>
        <w:rPr>
          <w:rFonts w:ascii="Times New Roman" w:hAnsi="Times New Roman"/>
          <w:sz w:val="26"/>
          <w:szCs w:val="26"/>
        </w:rPr>
        <w:t xml:space="preserve"> cho bên thứ ba khi chưa </w:t>
      </w:r>
      <w:del w:id="5110" w:author="Claude" w:date="2026-10-12T09:00:00Z">
        <w:r>
          <w:rPr>
            <w:rFonts w:ascii="Times New Roman" w:hAnsi="Times New Roman"/>
            <w:sz w:val="26"/>
            <w:szCs w:val="26"/>
          </w:rPr>
          <w:delText xml:space="preserve">có sự</w:delText>
        </w:r>
      </w:del>
      <w:ins w:id="5111" w:author="Claude" w:date="2026-10-12T09:00:00Z">
        <w:r>
          <w:rPr>
            <w:rFonts w:ascii="Times New Roman" w:hAnsi="Times New Roman"/>
            <w:sz w:val="26"/>
            <w:szCs w:val="26"/>
          </w:rPr>
          <w:t xml:space="preserve">được Bên A</w:t>
        </w:r>
      </w:ins>
      <w:r>
        <w:rPr>
          <w:rFonts w:ascii="Times New Roman" w:hAnsi="Times New Roman"/>
          <w:sz w:val="26"/>
          <w:szCs w:val="26"/>
        </w:rPr>
        <w:t xml:space="preserve"> chấp thuận trước bằng văn bản</w:t>
      </w:r>
      <w:del w:id="5112" w:author="Claude" w:date="2026-10-12T09:00:00Z">
        <w:r>
          <w:rPr>
            <w:rFonts w:ascii="Times New Roman" w:hAnsi="Times New Roman"/>
            <w:sz w:val="26"/>
            <w:szCs w:val="26"/>
          </w:rPr>
          <w:delText xml:space="preserve"> của Bên A. </w:delText>
        </w:r>
      </w:del>
      <w:ins w:id="5113" w:author="Claude" w:date="2026-10-12T09:00:00Z">
        <w:r>
          <w:rPr>
            <w:rFonts w:ascii="Times New Roman" w:hAnsi="Times New Roman"/>
            <w:sz w:val="26"/>
            <w:szCs w:val="26"/>
          </w:rPr>
          <w:t xml:space="preserve">.</w:t>
        </w:r>
      </w:ins>
    </w:p>
    <w:p w14:paraId="64E8D3DB" w14:textId="77777777" w:rsidR="00096978" w:rsidRPr="00302315" w:rsidRDefault="00096978" w:rsidP="007A44B1">
      <w:pPr>
        <w:spacing w:after="120" w:line="276" w:lineRule="auto"/>
        <w:rPr>
          <w:rFonts w:ascii="Times New Roman" w:hAnsi="Times New Roman"/>
          <w:sz w:val="26"/>
          <w:szCs w:val="26"/>
        </w:rPr>
      </w:pPr>
      <w:del w:id="5114" w:author="Claude" w:date="2026-10-12T09:00:00Z">
        <w:r>
          <w:rPr>
            <w:rFonts w:ascii="Times New Roman" w:hAnsi="Times New Roman"/>
            <w:sz w:val="26"/>
            <w:szCs w:val="26"/>
          </w:rPr>
          <w:delText xml:space="preserve">b) Bên nào làm tiết lộ bí mật thông tin gây ra thiệt hại cho bên kia phải có trách nhiệm đền bù mọi thiệt hại do việc làm tiết lộ bí mật thông tin của mình gây ra.</w:delText>
        </w:r>
      </w:del>
      <w:ins w:id="5115" w:author="Claude" w:date="2026-10-12T09:00:00Z">
        <w:r>
          <w:rPr>
            <w:rFonts w:ascii="Times New Roman" w:hAnsi="Times New Roman"/>
            <w:sz w:val="26"/>
            <w:szCs w:val="26"/>
          </w:rPr>
          <w:t xml:space="preserve">b) Bên vi phạm nghĩa vụ bảo mật phải bồi thường toàn bộ thiệt hại phát sinh cho bên bị vi phạm.</w:t>
        </w:r>
      </w:ins>
    </w:p>
    <w:p w14:paraId="5314784F" w14:textId="77777777" w:rsidR="00096978" w:rsidRPr="00302315" w:rsidRDefault="00096978" w:rsidP="007A44B1">
      <w:pPr>
        <w:spacing w:after="120" w:line="276" w:lineRule="auto"/>
        <w:rPr>
          <w:rFonts w:ascii="Times New Roman" w:hAnsi="Times New Roman"/>
          <w:b/>
          <w:bCs/>
          <w:sz w:val="26"/>
          <w:szCs w:val="26"/>
        </w:rPr>
      </w:pPr>
      <w:r>
        <w:rPr>
          <w:rFonts w:ascii="Times New Roman" w:hAnsi="Times New Roman"/>
          <w:b/>
          <w:bCs/>
          <w:sz w:val="26"/>
          <w:szCs w:val="26"/>
        </w:rPr>
        <w:t>3.4. Tuân thủ pháp luật</w:t>
      </w:r>
    </w:p>
    <w:p w14:paraId="53586349" w14:textId="77777777" w:rsidR="00096978" w:rsidRPr="00302315" w:rsidRDefault="00096978" w:rsidP="007A44B1">
      <w:pPr>
        <w:spacing w:after="120" w:line="276" w:lineRule="auto"/>
        <w:rPr>
          <w:rFonts w:ascii="Times New Roman" w:hAnsi="Times New Roman"/>
          <w:sz w:val="26"/>
          <w:szCs w:val="26"/>
        </w:rPr>
      </w:pPr>
      <w:r>
        <w:rPr>
          <w:rFonts w:ascii="Times New Roman" w:hAnsi="Times New Roman"/>
          <w:sz w:val="26"/>
          <w:szCs w:val="26"/>
        </w:rPr>
        <w:t xml:space="preserve">a) Khi thực hiện Hợp đồng, các bên phải tuân thủ pháp luật hiện hành của nước Cộng hòa Xã hội Chủ nghĩa Việt Nam. </w:t>
      </w:r>
    </w:p>
    <w:p w14:paraId="00E5D9A4" w14:textId="2454D8F2" w:rsidR="00096978" w:rsidRPr="00302315" w:rsidRDefault="00096978" w:rsidP="007A44B1">
      <w:pPr>
        <w:spacing w:after="120" w:line="276" w:lineRule="auto"/>
        <w:rPr>
          <w:rFonts w:ascii="Times New Roman" w:hAnsi="Times New Roman"/>
          <w:sz w:val="26"/>
          <w:szCs w:val="26"/>
        </w:rPr>
      </w:pPr>
      <w:r>
        <w:rPr>
          <w:rFonts w:ascii="Times New Roman" w:hAnsi="Times New Roman"/>
          <w:sz w:val="26"/>
          <w:szCs w:val="26"/>
        </w:rPr>
        <w:t xml:space="preserve">b) Bên B </w:t>
      </w:r>
      <w:del w:id="5116" w:author="Claude" w:date="2026-10-12T09:00:00Z">
        <w:r>
          <w:rPr>
            <w:rFonts w:ascii="Times New Roman" w:hAnsi="Times New Roman"/>
            <w:sz w:val="26"/>
            <w:szCs w:val="26"/>
          </w:rPr>
          <w:delText xml:space="preserve">phải</w:delText>
        </w:r>
      </w:del>
      <w:ins w:id="5117" w:author="Claude" w:date="2026-10-12T09:00:00Z">
        <w:r>
          <w:rPr>
            <w:rFonts w:ascii="Times New Roman" w:hAnsi="Times New Roman"/>
            <w:sz w:val="26"/>
            <w:szCs w:val="26"/>
          </w:rPr>
          <w:t xml:space="preserve">có nghĩa vụ</w:t>
        </w:r>
      </w:ins>
      <w:r>
        <w:rPr>
          <w:rFonts w:ascii="Times New Roman" w:hAnsi="Times New Roman"/>
          <w:sz w:val="26"/>
          <w:szCs w:val="26"/>
        </w:rPr>
        <w:t xml:space="preserve"> nộp </w:t>
      </w:r>
      <w:del w:id="5118" w:author="Claude" w:date="2026-10-12T09:00:00Z">
        <w:r>
          <w:rPr>
            <w:rFonts w:ascii="Times New Roman" w:hAnsi="Times New Roman"/>
            <w:sz w:val="26"/>
            <w:szCs w:val="26"/>
          </w:rPr>
          <w:delText xml:space="preserve">tất cả các loại</w:delText>
        </w:r>
      </w:del>
      <w:ins w:id="5119" w:author="Claude" w:date="2026-10-12T09:00:00Z">
        <w:r>
          <w:rPr>
            <w:rFonts w:ascii="Times New Roman" w:hAnsi="Times New Roman"/>
            <w:sz w:val="26"/>
            <w:szCs w:val="26"/>
          </w:rPr>
          <w:t xml:space="preserve">đầy đủ</w:t>
        </w:r>
      </w:ins>
      <w:r>
        <w:rPr>
          <w:rFonts w:ascii="Times New Roman" w:hAnsi="Times New Roman"/>
          <w:sz w:val="26"/>
          <w:szCs w:val="26"/>
        </w:rPr>
        <w:t xml:space="preserve"> thuế</w:t>
      </w:r>
      <w:ins w:id="5120" w:author="Claude" w:date="2026-10-12T09:00:00Z">
        <w:r>
          <w:rPr>
            <w:rFonts w:ascii="Times New Roman" w:hAnsi="Times New Roman"/>
            <w:sz w:val="26"/>
            <w:szCs w:val="26"/>
          </w:rPr>
          <w:t xml:space="preserve">, phí</w:t>
        </w:r>
      </w:ins>
      <w:r>
        <w:rPr>
          <w:rFonts w:ascii="Times New Roman" w:hAnsi="Times New Roman"/>
          <w:sz w:val="26"/>
          <w:szCs w:val="26"/>
        </w:rPr>
        <w:t xml:space="preserve">, lệ phí</w:t>
      </w:r>
      <w:del w:id="5121" w:author="Claude" w:date="2026-10-12T09:00:00Z">
        <w:r>
          <w:rPr>
            <w:rFonts w:ascii="Times New Roman" w:hAnsi="Times New Roman"/>
            <w:sz w:val="26"/>
            <w:szCs w:val="26"/>
          </w:rPr>
          <w:delText xml:space="preserve">, phí</w:delText>
        </w:r>
      </w:del>
      <w:r>
        <w:rPr>
          <w:rFonts w:ascii="Times New Roman" w:hAnsi="Times New Roman"/>
          <w:sz w:val="26"/>
          <w:szCs w:val="26"/>
        </w:rPr>
        <w:t xml:space="preserve"> và </w:t>
      </w:r>
      <w:ins w:id="5122" w:author="Claude" w:date="2026-10-12T09:00:00Z">
        <w:r>
          <w:rPr>
            <w:rFonts w:ascii="Times New Roman" w:hAnsi="Times New Roman"/>
            <w:sz w:val="26"/>
            <w:szCs w:val="26"/>
          </w:rPr>
          <w:t xml:space="preserve">tự </w:t>
        </w:r>
      </w:ins>
      <w:r>
        <w:rPr>
          <w:rFonts w:ascii="Times New Roman" w:hAnsi="Times New Roman"/>
          <w:sz w:val="26"/>
          <w:szCs w:val="26"/>
        </w:rPr>
        <w:t xml:space="preserve">xin </w:t>
      </w:r>
      <w:del w:id="5123" w:author="Claude" w:date="2026-10-12T09:00:00Z">
        <w:r>
          <w:rPr>
            <w:rFonts w:ascii="Times New Roman" w:hAnsi="Times New Roman"/>
            <w:sz w:val="26"/>
            <w:szCs w:val="26"/>
          </w:rPr>
          <w:delText xml:space="preserve">tất cả</w:delText>
        </w:r>
      </w:del>
      <w:ins w:id="5124" w:author="Claude" w:date="2026-10-12T09:00:00Z">
        <w:r>
          <w:rPr>
            <w:rFonts w:ascii="Times New Roman" w:hAnsi="Times New Roman"/>
            <w:sz w:val="26"/>
            <w:szCs w:val="26"/>
          </w:rPr>
          <w:t xml:space="preserve">cấp các giấy phép,</w:t>
        </w:r>
      </w:ins>
      <w:r>
        <w:rPr>
          <w:rFonts w:ascii="Times New Roman" w:hAnsi="Times New Roman"/>
          <w:sz w:val="26"/>
          <w:szCs w:val="26"/>
        </w:rPr>
        <w:t xml:space="preserve"> giấy tờ</w:t>
      </w:r>
      <w:ins w:id="5125" w:author="Claude" w:date="2026-10-12T09:00:00Z">
        <w:r>
          <w:rPr>
            <w:rFonts w:ascii="Times New Roman" w:hAnsi="Times New Roman"/>
            <w:sz w:val="26"/>
            <w:szCs w:val="26"/>
          </w:rPr>
          <w:t xml:space="preserve"> cần thiết</w:t>
        </w:r>
      </w:ins>
      <w:r>
        <w:rPr>
          <w:rFonts w:ascii="Times New Roman" w:hAnsi="Times New Roman"/>
          <w:sz w:val="26"/>
          <w:szCs w:val="26"/>
        </w:rPr>
        <w:t xml:space="preserve"> cho thiết bị</w:t>
      </w:r>
      <w:del w:id="5126" w:author="Claude" w:date="2026-10-12T09:00:00Z">
        <w:r>
          <w:rPr>
            <w:rFonts w:ascii="Times New Roman" w:hAnsi="Times New Roman"/>
            <w:sz w:val="26"/>
            <w:szCs w:val="26"/>
          </w:rPr>
          <w:delText xml:space="preserve"> và</w:delText>
        </w:r>
      </w:del>
      <w:ins w:id="5127" w:author="Claude" w:date="2026-10-12T09:00:00Z">
        <w:r>
          <w:rPr>
            <w:rFonts w:ascii="Times New Roman" w:hAnsi="Times New Roman"/>
            <w:sz w:val="26"/>
            <w:szCs w:val="26"/>
          </w:rPr>
          <w:t xml:space="preserve">,</w:t>
        </w:r>
      </w:ins>
      <w:r>
        <w:rPr>
          <w:rFonts w:ascii="Times New Roman" w:hAnsi="Times New Roman"/>
          <w:sz w:val="26"/>
          <w:szCs w:val="26"/>
        </w:rPr>
        <w:t xml:space="preserve"> nhân </w:t>
      </w:r>
      <w:del w:id="5128" w:author="Claude" w:date="2026-10-12T09:00:00Z">
        <w:r>
          <w:rPr>
            <w:rFonts w:ascii="Times New Roman" w:hAnsi="Times New Roman"/>
            <w:sz w:val="26"/>
            <w:szCs w:val="26"/>
          </w:rPr>
          <w:delText xml:space="preserve">công</w:delText>
        </w:r>
      </w:del>
      <w:ins w:id="5129" w:author="Claude" w:date="2026-10-12T09:00:00Z">
        <w:r>
          <w:rPr>
            <w:rFonts w:ascii="Times New Roman" w:hAnsi="Times New Roman"/>
            <w:sz w:val="26"/>
            <w:szCs w:val="26"/>
          </w:rPr>
          <w:t xml:space="preserve">lực</w:t>
        </w:r>
      </w:ins>
      <w:r>
        <w:rPr>
          <w:rFonts w:ascii="Times New Roman" w:hAnsi="Times New Roman"/>
          <w:sz w:val="26"/>
          <w:szCs w:val="26"/>
        </w:rPr>
        <w:t xml:space="preserve"> của Bên B trong quá trình huy động, </w:t>
      </w:r>
      <w:ins w:id="5130" w:author="Claude" w:date="2026-10-12T09:00:00Z">
        <w:r>
          <w:rPr>
            <w:rFonts w:ascii="Times New Roman" w:hAnsi="Times New Roman"/>
            <w:sz w:val="26"/>
            <w:szCs w:val="26"/>
          </w:rPr>
          <w:t xml:space="preserve">thi công, sửa chữa sai sót và </w:t>
        </w:r>
      </w:ins>
      <w:r>
        <w:rPr>
          <w:rFonts w:ascii="Times New Roman" w:hAnsi="Times New Roman"/>
          <w:sz w:val="26"/>
          <w:szCs w:val="26"/>
        </w:rPr>
        <w:t xml:space="preserve">giải thể</w:t>
      </w:r>
      <w:del w:id="5131" w:author="Claude" w:date="2026-10-12T09:00:00Z">
        <w:r>
          <w:rPr>
            <w:rFonts w:ascii="Times New Roman" w:hAnsi="Times New Roman"/>
            <w:sz w:val="26"/>
            <w:szCs w:val="26"/>
          </w:rPr>
          <w:delText xml:space="preserve"> và thi công</w:delText>
        </w:r>
      </w:del>
      <w:r>
        <w:rPr>
          <w:rFonts w:ascii="Times New Roman" w:hAnsi="Times New Roman"/>
          <w:sz w:val="26"/>
          <w:szCs w:val="26"/>
        </w:rPr>
        <w:t xml:space="preserve"> (giấy phép </w:t>
      </w:r>
      <w:del w:id="5132" w:author="Claude" w:date="2026-10-12T09:00:00Z">
        <w:r>
          <w:rPr>
            <w:rFonts w:ascii="Times New Roman" w:hAnsi="Times New Roman"/>
            <w:sz w:val="26"/>
            <w:szCs w:val="26"/>
          </w:rPr>
          <w:delText xml:space="preserve">đi đường</w:delText>
        </w:r>
      </w:del>
      <w:ins w:id="5133" w:author="Claude" w:date="2026-10-12T09:00:00Z">
        <w:r>
          <w:rPr>
            <w:rFonts w:ascii="Times New Roman" w:hAnsi="Times New Roman"/>
            <w:sz w:val="26"/>
            <w:szCs w:val="26"/>
          </w:rPr>
          <w:t xml:space="preserve">lưu hành</w:t>
        </w:r>
      </w:ins>
      <w:r>
        <w:rPr>
          <w:rFonts w:ascii="Times New Roman" w:hAnsi="Times New Roman"/>
          <w:sz w:val="26"/>
          <w:szCs w:val="26"/>
        </w:rPr>
        <w:t xml:space="preserve">, đăng kiểm</w:t>
      </w:r>
      <w:ins w:id="5134" w:author="Claude" w:date="2026-10-12T09:00:00Z">
        <w:r>
          <w:rPr>
            <w:rFonts w:ascii="Times New Roman" w:hAnsi="Times New Roman"/>
            <w:sz w:val="26"/>
            <w:szCs w:val="26"/>
          </w:rPr>
          <w:t xml:space="preserve">, kiểm định</w:t>
        </w:r>
      </w:ins>
      <w:r>
        <w:rPr>
          <w:rFonts w:ascii="Times New Roman" w:hAnsi="Times New Roman"/>
          <w:sz w:val="26"/>
          <w:szCs w:val="26"/>
        </w:rPr>
        <w:t xml:space="preserve">, đăng ký theo quy định của pháp luật</w:t>
      </w:r>
      <w:del w:id="5135" w:author="Claude" w:date="2026-10-12T09:00:00Z">
        <w:r>
          <w:rPr>
            <w:rFonts w:ascii="Times New Roman" w:hAnsi="Times New Roman"/>
            <w:sz w:val="26"/>
            <w:szCs w:val="26"/>
          </w:rPr>
          <w:delText xml:space="preserve"> và cơ quan có thẩm quyền liên quan đến nội dung công việc của Hợp đồng này), kể cả trong thời gian sửa chữa sai sót</w:delText>
        </w:r>
      </w:del>
      <w:ins w:id="5136" w:author="Claude" w:date="2026-10-12T09:00:00Z">
        <w:r>
          <w:rPr>
            <w:rFonts w:ascii="Times New Roman" w:hAnsi="Times New Roman"/>
            <w:sz w:val="26"/>
            <w:szCs w:val="26"/>
          </w:rPr>
          <w:t xml:space="preserve">)</w:t>
        </w:r>
      </w:ins>
      <w:r>
        <w:rPr>
          <w:rFonts w:ascii="Times New Roman" w:hAnsi="Times New Roman"/>
          <w:sz w:val="26"/>
          <w:szCs w:val="26"/>
        </w:rPr>
        <w:t xml:space="preserve">.</w:t>
      </w:r>
    </w:p>
    <w:p w14:paraId="0CDB0E32" w14:textId="77777777" w:rsidR="00096978" w:rsidRPr="00302315" w:rsidRDefault="00096978" w:rsidP="007A44B1">
      <w:pPr>
        <w:spacing w:after="120" w:line="276" w:lineRule="auto"/>
        <w:rPr>
          <w:rFonts w:ascii="Times New Roman" w:hAnsi="Times New Roman"/>
          <w:sz w:val="26"/>
          <w:szCs w:val="26"/>
        </w:rPr>
      </w:pPr>
      <w:r>
        <w:rPr>
          <w:rFonts w:ascii="Times New Roman" w:hAnsi="Times New Roman"/>
          <w:sz w:val="26"/>
          <w:szCs w:val="26"/>
        </w:rPr>
        <w:t xml:space="preserve">c) Bên B phải bồi thường </w:t>
      </w:r>
      <w:del w:id="5137" w:author="Claude" w:date="2026-10-12T09:00:00Z">
        <w:r>
          <w:rPr>
            <w:rFonts w:ascii="Times New Roman" w:hAnsi="Times New Roman"/>
            <w:sz w:val="26"/>
            <w:szCs w:val="26"/>
          </w:rPr>
          <w:delText xml:space="preserve">và</w:delText>
        </w:r>
      </w:del>
      <w:ins w:id="5138" w:author="Claude" w:date="2026-10-12T09:00:00Z">
        <w:r>
          <w:rPr>
            <w:rFonts w:ascii="Times New Roman" w:hAnsi="Times New Roman"/>
            <w:sz w:val="26"/>
            <w:szCs w:val="26"/>
          </w:rPr>
          <w:t xml:space="preserve">toàn bộ thiệt hại, chi phí, tiền phạt mà Bên A phải</w:t>
        </w:r>
      </w:ins>
      <w:r>
        <w:rPr>
          <w:rFonts w:ascii="Times New Roman" w:hAnsi="Times New Roman"/>
          <w:sz w:val="26"/>
          <w:szCs w:val="26"/>
        </w:rPr>
        <w:t xml:space="preserve"> gánh chịu </w:t>
      </w:r>
      <w:del w:id="5139" w:author="Claude" w:date="2026-10-12T09:00:00Z">
        <w:r>
          <w:rPr>
            <w:rFonts w:ascii="Times New Roman" w:hAnsi="Times New Roman"/>
            <w:sz w:val="26"/>
            <w:szCs w:val="26"/>
          </w:rPr>
          <w:delText xml:space="preserve">mọi thiệt hại phát sinh cho</w:delText>
        </w:r>
      </w:del>
      <w:ins w:id="5140" w:author="Claude" w:date="2026-10-12T09:00:00Z">
        <w:r>
          <w:rPr>
            <w:rFonts w:ascii="Times New Roman" w:hAnsi="Times New Roman"/>
            <w:sz w:val="26"/>
            <w:szCs w:val="26"/>
          </w:rPr>
          <w:t xml:space="preserve">do</w:t>
        </w:r>
      </w:ins>
      <w:r>
        <w:rPr>
          <w:rFonts w:ascii="Times New Roman" w:hAnsi="Times New Roman"/>
          <w:sz w:val="26"/>
          <w:szCs w:val="26"/>
        </w:rPr>
        <w:t xml:space="preserve"> Bên </w:t>
      </w:r>
      <w:del w:id="5141" w:author="Claude" w:date="2026-10-12T09:00:00Z">
        <w:r>
          <w:rPr>
            <w:rFonts w:ascii="Times New Roman" w:hAnsi="Times New Roman"/>
            <w:sz w:val="26"/>
            <w:szCs w:val="26"/>
          </w:rPr>
          <w:delText xml:space="preserve">A do việc không tuân thủ</w:delText>
        </w:r>
      </w:del>
      <w:ins w:id="5142" w:author="Claude" w:date="2026-10-12T09:00:00Z">
        <w:r>
          <w:rPr>
            <w:rFonts w:ascii="Times New Roman" w:hAnsi="Times New Roman"/>
            <w:sz w:val="26"/>
            <w:szCs w:val="26"/>
          </w:rPr>
          <w:t xml:space="preserve">B vi phạm</w:t>
        </w:r>
      </w:ins>
      <w:r>
        <w:rPr>
          <w:rFonts w:ascii="Times New Roman" w:hAnsi="Times New Roman"/>
          <w:sz w:val="26"/>
          <w:szCs w:val="26"/>
        </w:rPr>
        <w:t xml:space="preserve"> pháp luật</w:t>
      </w:r>
      <w:del w:id="5143" w:author="Claude" w:date="2026-10-12T09:00:00Z">
        <w:r>
          <w:rPr>
            <w:rFonts w:ascii="Times New Roman" w:hAnsi="Times New Roman"/>
            <w:sz w:val="26"/>
            <w:szCs w:val="26"/>
          </w:rPr>
          <w:delText xml:space="preserve"> của mình gây ra</w:delText>
        </w:r>
      </w:del>
      <w:r>
        <w:rPr>
          <w:rFonts w:ascii="Times New Roman" w:hAnsi="Times New Roman"/>
          <w:sz w:val="26"/>
          <w:szCs w:val="26"/>
        </w:rPr>
        <w:t xml:space="preserve">.</w:t>
      </w:r>
    </w:p>
    <w:p w14:paraId="4ABC4EAF" w14:textId="77777777" w:rsidR="00096978" w:rsidRPr="00302315" w:rsidRDefault="00096978" w:rsidP="007A44B1">
      <w:pPr>
        <w:spacing w:after="120" w:line="276" w:lineRule="auto"/>
        <w:rPr>
          <w:rFonts w:ascii="Times New Roman" w:hAnsi="Times New Roman"/>
          <w:b/>
          <w:bCs/>
          <w:sz w:val="26"/>
          <w:szCs w:val="26"/>
        </w:rPr>
      </w:pPr>
      <w:r>
        <w:rPr>
          <w:rFonts w:ascii="Times New Roman" w:hAnsi="Times New Roman"/>
          <w:b/>
          <w:bCs/>
          <w:sz w:val="26"/>
          <w:szCs w:val="26"/>
        </w:rPr>
        <w:t xml:space="preserve">3.5. </w:t>
      </w:r>
      <w:del w:id="5144" w:author="Claude" w:date="2026-10-12T09:00:00Z">
        <w:r>
          <w:rPr>
            <w:rFonts w:ascii="Times New Roman" w:hAnsi="Times New Roman"/>
            <w:b/>
            <w:bCs/>
            <w:sz w:val="26"/>
            <w:szCs w:val="26"/>
          </w:rPr>
          <w:delText xml:space="preserve">Tuân thủ khấu</w:delText>
        </w:r>
      </w:del>
      <w:ins w:id="5145" w:author="Claude" w:date="2026-10-12T09:00:00Z">
        <w:r>
          <w:rPr>
            <w:rFonts w:ascii="Times New Roman" w:hAnsi="Times New Roman"/>
            <w:b/>
            <w:bCs/>
            <w:sz w:val="26"/>
            <w:szCs w:val="26"/>
          </w:rPr>
          <w:t xml:space="preserve">Khấu</w:t>
        </w:r>
      </w:ins>
      <w:r>
        <w:rPr>
          <w:rFonts w:ascii="Times New Roman" w:hAnsi="Times New Roman"/>
          <w:b/>
          <w:bCs/>
          <w:sz w:val="26"/>
          <w:szCs w:val="26"/>
        </w:rPr>
        <w:t xml:space="preserve"> trừ</w:t>
      </w:r>
      <w:ins w:id="5146" w:author="Claude" w:date="2026-10-12T09:00:00Z">
        <w:r>
          <w:rPr>
            <w:rFonts w:ascii="Times New Roman" w:hAnsi="Times New Roman"/>
            <w:b/>
            <w:bCs/>
            <w:sz w:val="26"/>
            <w:szCs w:val="26"/>
          </w:rPr>
          <w:t xml:space="preserve"> giá trị</w:t>
        </w:r>
      </w:ins>
      <w:r>
        <w:rPr>
          <w:rFonts w:ascii="Times New Roman" w:hAnsi="Times New Roman"/>
          <w:b/>
          <w:bCs/>
          <w:sz w:val="26"/>
          <w:szCs w:val="26"/>
        </w:rPr>
        <w:t xml:space="preserve"> Hợp đồng</w:t>
      </w:r>
    </w:p>
    <w:p w14:paraId="35236F99" w14:textId="77777777" w:rsidR="00096978" w:rsidRPr="00302315" w:rsidRDefault="00096978" w:rsidP="007A44B1">
      <w:pPr>
        <w:spacing w:after="120" w:line="276" w:lineRule="auto"/>
        <w:rPr>
          <w:rFonts w:ascii="Times New Roman" w:hAnsi="Times New Roman"/>
          <w:sz w:val="26"/>
          <w:szCs w:val="26"/>
        </w:rPr>
      </w:pPr>
      <w:del w:id="5147" w:author="Claude" w:date="2026-10-12T09:00:00Z">
        <w:r>
          <w:rPr>
            <w:rFonts w:ascii="Times New Roman" w:hAnsi="Times New Roman"/>
            <w:sz w:val="26"/>
            <w:szCs w:val="26"/>
          </w:rPr>
          <w:delText xml:space="preserve">Hai bên đồng ý rằng, chi</w:delText>
        </w:r>
      </w:del>
      <w:ins w:id="5148" w:author="Claude" w:date="2026-10-12T09:00:00Z">
        <w:r>
          <w:rPr>
            <w:rFonts w:ascii="Times New Roman" w:hAnsi="Times New Roman"/>
            <w:sz w:val="26"/>
            <w:szCs w:val="26"/>
          </w:rPr>
          <w:t xml:space="preserve">Chi</w:t>
        </w:r>
      </w:ins>
      <w:r>
        <w:rPr>
          <w:rFonts w:ascii="Times New Roman" w:hAnsi="Times New Roman"/>
          <w:sz w:val="26"/>
          <w:szCs w:val="26"/>
        </w:rPr>
        <w:t xml:space="preserve"> phí để Bên B thực hiện toàn bộ </w:t>
      </w:r>
      <w:del w:id="5149" w:author="Claude" w:date="2026-10-12T09:00:00Z">
        <w:r>
          <w:rPr>
            <w:rFonts w:ascii="Times New Roman" w:hAnsi="Times New Roman"/>
            <w:sz w:val="26"/>
            <w:szCs w:val="26"/>
          </w:rPr>
          <w:delText xml:space="preserve">các </w:delText>
        </w:r>
      </w:del>
      <w:r>
        <w:rPr>
          <w:rFonts w:ascii="Times New Roman" w:hAnsi="Times New Roman"/>
          <w:sz w:val="26"/>
          <w:szCs w:val="26"/>
        </w:rPr>
        <w:t xml:space="preserve">nghĩa vụ</w:t>
      </w:r>
      <w:del w:id="5150" w:author="Claude" w:date="2026-10-12T09:00:00Z">
        <w:r>
          <w:rPr>
            <w:rFonts w:ascii="Times New Roman" w:hAnsi="Times New Roman"/>
            <w:sz w:val="26"/>
            <w:szCs w:val="26"/>
          </w:rPr>
          <w:delText xml:space="preserve">, trách nhiệm của mình</w:delText>
        </w:r>
      </w:del>
      <w:r>
        <w:rPr>
          <w:rFonts w:ascii="Times New Roman" w:hAnsi="Times New Roman"/>
          <w:sz w:val="26"/>
          <w:szCs w:val="26"/>
        </w:rPr>
        <w:t xml:space="preserve"> theo Hợp đồng </w:t>
      </w:r>
      <w:del w:id="5151" w:author="Claude" w:date="2026-10-12T09:00:00Z">
        <w:r>
          <w:rPr>
            <w:rFonts w:ascii="Times New Roman" w:hAnsi="Times New Roman"/>
            <w:sz w:val="26"/>
            <w:szCs w:val="26"/>
          </w:rPr>
          <w:delText xml:space="preserve">này </w:delText>
        </w:r>
      </w:del>
      <w:r>
        <w:rPr>
          <w:rFonts w:ascii="Times New Roman" w:hAnsi="Times New Roman"/>
          <w:sz w:val="26"/>
          <w:szCs w:val="26"/>
        </w:rPr>
        <w:t xml:space="preserve">đã được tính</w:t>
      </w:r>
      <w:del w:id="5152" w:author="Claude" w:date="2026-10-12T09:00:00Z">
        <w:r>
          <w:rPr>
            <w:rFonts w:ascii="Times New Roman" w:hAnsi="Times New Roman"/>
            <w:sz w:val="26"/>
            <w:szCs w:val="26"/>
          </w:rPr>
          <w:delText xml:space="preserve"> đầy</w:delText>
        </w:r>
      </w:del>
      <w:r>
        <w:rPr>
          <w:rFonts w:ascii="Times New Roman" w:hAnsi="Times New Roman"/>
          <w:sz w:val="26"/>
          <w:szCs w:val="26"/>
        </w:rPr>
        <w:t xml:space="preserve"> đủ trong giá Hợp đồng. Trường hợp Bên A phải </w:t>
      </w:r>
      <w:del w:id="5153" w:author="Claude" w:date="2026-10-12T09:00:00Z">
        <w:r>
          <w:rPr>
            <w:rFonts w:ascii="Times New Roman" w:hAnsi="Times New Roman"/>
            <w:sz w:val="26"/>
            <w:szCs w:val="26"/>
          </w:rPr>
          <w:delText xml:space="preserve">thay Bên B </w:delText>
        </w:r>
      </w:del>
      <w:r>
        <w:rPr>
          <w:rFonts w:ascii="Times New Roman" w:hAnsi="Times New Roman"/>
          <w:sz w:val="26"/>
          <w:szCs w:val="26"/>
        </w:rPr>
        <w:t xml:space="preserve">thực hiện</w:t>
      </w:r>
      <w:ins w:id="5154" w:author="Claude" w:date="2026-10-12T09:00:00Z">
        <w:r>
          <w:rPr>
            <w:rFonts w:ascii="Times New Roman" w:hAnsi="Times New Roman"/>
            <w:sz w:val="26"/>
            <w:szCs w:val="26"/>
          </w:rPr>
          <w:t xml:space="preserve"> thay</w:t>
        </w:r>
      </w:ins>
      <w:r>
        <w:rPr>
          <w:rFonts w:ascii="Times New Roman" w:hAnsi="Times New Roman"/>
          <w:sz w:val="26"/>
          <w:szCs w:val="26"/>
        </w:rPr>
        <w:t xml:space="preserve"> bất kỳ nghĩa vụ</w:t>
      </w:r>
      <w:del w:id="5155" w:author="Claude" w:date="2026-10-12T09:00:00Z">
        <w:r>
          <w:rPr>
            <w:rFonts w:ascii="Times New Roman" w:hAnsi="Times New Roman"/>
            <w:sz w:val="26"/>
            <w:szCs w:val="26"/>
          </w:rPr>
          <w:delText xml:space="preserve">, trách nhiệm</w:delText>
        </w:r>
      </w:del>
      <w:r>
        <w:rPr>
          <w:rFonts w:ascii="Times New Roman" w:hAnsi="Times New Roman"/>
          <w:sz w:val="26"/>
          <w:szCs w:val="26"/>
        </w:rPr>
        <w:t xml:space="preserve"> nào của Bên B</w:t>
      </w:r>
      <w:del w:id="5156" w:author="Claude" w:date="2026-10-12T09:00:00Z">
        <w:r>
          <w:rPr>
            <w:rFonts w:ascii="Times New Roman" w:hAnsi="Times New Roman"/>
            <w:sz w:val="26"/>
            <w:szCs w:val="26"/>
          </w:rPr>
          <w:delText xml:space="preserve"> theo Hợp đồng này thì</w:delText>
        </w:r>
      </w:del>
      <w:ins w:id="5157" w:author="Claude" w:date="2026-10-12T09:00:00Z">
        <w:r>
          <w:rPr>
            <w:rFonts w:ascii="Times New Roman" w:hAnsi="Times New Roman"/>
            <w:sz w:val="26"/>
            <w:szCs w:val="26"/>
          </w:rPr>
          <w:t xml:space="preserve">,</w:t>
        </w:r>
      </w:ins>
      <w:r>
        <w:rPr>
          <w:rFonts w:ascii="Times New Roman" w:hAnsi="Times New Roman"/>
          <w:sz w:val="26"/>
          <w:szCs w:val="26"/>
        </w:rPr>
        <w:t xml:space="preserve"> Bên A có quyền </w:t>
      </w:r>
      <w:del w:id="5158" w:author="Claude" w:date="2026-10-12T09:00:00Z">
        <w:r>
          <w:rPr>
            <w:rFonts w:ascii="Times New Roman" w:hAnsi="Times New Roman"/>
            <w:sz w:val="26"/>
            <w:szCs w:val="26"/>
          </w:rPr>
          <w:delText xml:space="preserve">đưa khoản chi phí thực tế, hợp lý, hợp lệ phát sinh</w:delText>
        </w:r>
      </w:del>
      <w:ins w:id="5159" w:author="Claude" w:date="2026-10-12T09:00:00Z">
        <w:r>
          <w:rPr>
            <w:rFonts w:ascii="Times New Roman" w:hAnsi="Times New Roman"/>
            <w:sz w:val="26"/>
            <w:szCs w:val="26"/>
          </w:rPr>
          <w:t xml:space="preserve">khấu trừ</w:t>
        </w:r>
      </w:ins>
      <w:r>
        <w:rPr>
          <w:rFonts w:ascii="Times New Roman" w:hAnsi="Times New Roman"/>
          <w:sz w:val="26"/>
          <w:szCs w:val="26"/>
        </w:rPr>
        <w:t xml:space="preserve"> vào giá trị</w:t>
      </w:r>
      <w:del w:id="5160" w:author="Claude" w:date="2026-10-12T09:00:00Z">
        <w:r>
          <w:rPr>
            <w:rFonts w:ascii="Times New Roman" w:hAnsi="Times New Roman"/>
            <w:sz w:val="26"/>
            <w:szCs w:val="26"/>
          </w:rPr>
          <w:delText xml:space="preserve"> khấu trừ trong giá Hợp đồng và/hoặc hồ sơ</w:delText>
        </w:r>
      </w:del>
      <w:r>
        <w:rPr>
          <w:rFonts w:ascii="Times New Roman" w:hAnsi="Times New Roman"/>
          <w:sz w:val="26"/>
          <w:szCs w:val="26"/>
        </w:rPr>
        <w:t xml:space="preserve"> thanh toán của Bên B</w:t>
      </w:r>
      <w:ins w:id="5161" w:author="Claude" w:date="2026-10-12T09:00:00Z">
        <w:r>
          <w:rPr>
            <w:rFonts w:ascii="Times New Roman" w:hAnsi="Times New Roman"/>
            <w:sz w:val="26"/>
            <w:szCs w:val="26"/>
          </w:rPr>
          <w:t xml:space="preserve"> toàn bộ chi phí thực tế phát sinh</w:t>
        </w:r>
      </w:ins>
      <w:r>
        <w:rPr>
          <w:rFonts w:ascii="Times New Roman" w:hAnsi="Times New Roman"/>
          <w:sz w:val="26"/>
          <w:szCs w:val="26"/>
        </w:rPr>
        <w:t xml:space="preserve"> trên cơ sở hồ sơ, chứng từ </w:t>
      </w:r>
      <w:del w:id="5162" w:author="Claude" w:date="2026-10-12T09:00:00Z">
        <w:r>
          <w:rPr>
            <w:rFonts w:ascii="Times New Roman" w:hAnsi="Times New Roman"/>
            <w:sz w:val="26"/>
            <w:szCs w:val="26"/>
          </w:rPr>
          <w:delText xml:space="preserve">thực tế</w:delText>
        </w:r>
      </w:del>
      <w:ins w:id="5163" w:author="Claude" w:date="2026-10-12T09:00:00Z">
        <w:r>
          <w:rPr>
            <w:rFonts w:ascii="Times New Roman" w:hAnsi="Times New Roman"/>
            <w:sz w:val="26"/>
            <w:szCs w:val="26"/>
          </w:rPr>
          <w:t xml:space="preserve">hợp lệ, cộng chi phí quản lý bằng </w:t>
        </w:r>
        <w:r>
          <w:rPr>
            <w:rFonts w:ascii="Times New Roman" w:hAnsi="Times New Roman"/>
            <w:sz w:val="26"/>
            <w:szCs w:val="26"/>
            <w:highlight w:val="yellow"/>
          </w:rPr>
          <w:t xml:space="preserve">……</w:t>
        </w:r>
        <w:r>
          <w:rPr>
            <w:rFonts w:ascii="Times New Roman" w:hAnsi="Times New Roman"/>
            <w:sz w:val="26"/>
            <w:szCs w:val="26"/>
          </w:rPr>
          <w:t xml:space="preserve">% chi phí đó</w:t>
        </w:r>
      </w:ins>
      <w:r>
        <w:rPr>
          <w:rFonts w:ascii="Times New Roman" w:hAnsi="Times New Roman"/>
          <w:sz w:val="26"/>
          <w:szCs w:val="26"/>
        </w:rPr>
        <w:t xml:space="preserve">. Bên A </w:t>
      </w:r>
      <w:del w:id="5164" w:author="Claude" w:date="2026-10-12T09:00:00Z">
        <w:r>
          <w:rPr>
            <w:rFonts w:ascii="Times New Roman" w:hAnsi="Times New Roman"/>
            <w:sz w:val="26"/>
            <w:szCs w:val="26"/>
          </w:rPr>
          <w:delText xml:space="preserve">sẽ </w:delText>
        </w:r>
      </w:del>
      <w:r>
        <w:rPr>
          <w:rFonts w:ascii="Times New Roman" w:hAnsi="Times New Roman"/>
          <w:sz w:val="26"/>
          <w:szCs w:val="26"/>
        </w:rPr>
        <w:t xml:space="preserve">thông báo</w:t>
      </w:r>
      <w:ins w:id="5165" w:author="Claude" w:date="2026-10-12T09:00:00Z">
        <w:r>
          <w:rPr>
            <w:rFonts w:ascii="Times New Roman" w:hAnsi="Times New Roman"/>
            <w:sz w:val="26"/>
            <w:szCs w:val="26"/>
          </w:rPr>
          <w:t xml:space="preserve"> bằng văn bản</w:t>
        </w:r>
      </w:ins>
      <w:r>
        <w:rPr>
          <w:rFonts w:ascii="Times New Roman" w:hAnsi="Times New Roman"/>
          <w:sz w:val="26"/>
          <w:szCs w:val="26"/>
        </w:rPr>
        <w:t xml:space="preserve"> cho Bên B</w:t>
      </w:r>
      <w:del w:id="5166" w:author="Claude" w:date="2026-10-12T09:00:00Z">
        <w:r>
          <w:rPr>
            <w:rFonts w:ascii="Times New Roman" w:hAnsi="Times New Roman"/>
            <w:sz w:val="26"/>
            <w:szCs w:val="26"/>
          </w:rPr>
          <w:delText xml:space="preserve"> về</w:delText>
        </w:r>
      </w:del>
      <w:r>
        <w:rPr>
          <w:rFonts w:ascii="Times New Roman" w:hAnsi="Times New Roman"/>
          <w:sz w:val="26"/>
          <w:szCs w:val="26"/>
        </w:rPr>
        <w:t xml:space="preserve"> căn cứ xác định giá trị khấu trừ</w:t>
      </w:r>
      <w:del w:id="5167" w:author="Claude" w:date="2026-10-12T09:00:00Z">
        <w:r>
          <w:rPr>
            <w:rFonts w:ascii="Times New Roman" w:hAnsi="Times New Roman"/>
            <w:sz w:val="26"/>
            <w:szCs w:val="26"/>
          </w:rPr>
          <w:delText xml:space="preserve"> để hai Bên đối chiếu, xác nhận; trường</w:delText>
        </w:r>
      </w:del>
      <w:ins w:id="5168" w:author="Claude" w:date="2026-10-12T09:00:00Z">
        <w:r>
          <w:rPr>
            <w:rFonts w:ascii="Times New Roman" w:hAnsi="Times New Roman"/>
            <w:sz w:val="26"/>
            <w:szCs w:val="26"/>
          </w:rPr>
          <w:t xml:space="preserve">. Trường</w:t>
        </w:r>
      </w:ins>
      <w:r>
        <w:rPr>
          <w:rFonts w:ascii="Times New Roman" w:hAnsi="Times New Roman"/>
          <w:sz w:val="26"/>
          <w:szCs w:val="26"/>
        </w:rPr>
        <w:t xml:space="preserve"> hợp cần xử lý ngay </w:t>
      </w:r>
      <w:del w:id="5169" w:author="Claude" w:date="2026-10-12T09:00:00Z">
        <w:r>
          <w:rPr>
            <w:rFonts w:ascii="Times New Roman" w:hAnsi="Times New Roman"/>
            <w:sz w:val="26"/>
            <w:szCs w:val="26"/>
          </w:rPr>
          <w:delText xml:space="preserve">nhằm</w:delText>
        </w:r>
      </w:del>
      <w:ins w:id="5170" w:author="Claude" w:date="2026-10-12T09:00:00Z">
        <w:r>
          <w:rPr>
            <w:rFonts w:ascii="Times New Roman" w:hAnsi="Times New Roman"/>
            <w:sz w:val="26"/>
            <w:szCs w:val="26"/>
          </w:rPr>
          <w:t xml:space="preserve">để</w:t>
        </w:r>
      </w:ins>
      <w:r>
        <w:rPr>
          <w:rFonts w:ascii="Times New Roman" w:hAnsi="Times New Roman"/>
          <w:sz w:val="26"/>
          <w:szCs w:val="26"/>
        </w:rPr>
        <w:t xml:space="preserve"> bảo đảm tiến độ, chất lượng, an toàn hoặc nghĩa vụ </w:t>
      </w:r>
      <w:ins w:id="5171" w:author="Claude" w:date="2026-10-12T09:00:00Z">
        <w:r>
          <w:rPr>
            <w:rFonts w:ascii="Times New Roman" w:hAnsi="Times New Roman"/>
            <w:sz w:val="26"/>
            <w:szCs w:val="26"/>
          </w:rPr>
          <w:t xml:space="preserve">đối </w:t>
        </w:r>
      </w:ins>
      <w:r>
        <w:rPr>
          <w:rFonts w:ascii="Times New Roman" w:hAnsi="Times New Roman"/>
          <w:sz w:val="26"/>
          <w:szCs w:val="26"/>
        </w:rPr>
        <w:t xml:space="preserve">với Chủ đầu tư</w:t>
      </w:r>
      <w:del w:id="5172" w:author="Claude" w:date="2026-10-12T09:00:00Z">
        <w:r>
          <w:rPr>
            <w:rFonts w:ascii="Times New Roman" w:hAnsi="Times New Roman"/>
            <w:sz w:val="26"/>
            <w:szCs w:val="26"/>
          </w:rPr>
          <w:delText xml:space="preserve"> thì</w:delText>
        </w:r>
      </w:del>
      <w:ins w:id="5173" w:author="Claude" w:date="2026-10-12T09:00:00Z">
        <w:r>
          <w:rPr>
            <w:rFonts w:ascii="Times New Roman" w:hAnsi="Times New Roman"/>
            <w:sz w:val="26"/>
            <w:szCs w:val="26"/>
          </w:rPr>
          <w:t xml:space="preserve">,</w:t>
        </w:r>
      </w:ins>
      <w:r>
        <w:rPr>
          <w:rFonts w:ascii="Times New Roman" w:hAnsi="Times New Roman"/>
          <w:sz w:val="26"/>
          <w:szCs w:val="26"/>
        </w:rPr>
        <w:t xml:space="preserve"> Bên A có quyền </w:t>
      </w:r>
      <w:del w:id="5174" w:author="Claude" w:date="2026-10-12T09:00:00Z">
        <w:r>
          <w:rPr>
            <w:rFonts w:ascii="Times New Roman" w:hAnsi="Times New Roman"/>
            <w:sz w:val="26"/>
            <w:szCs w:val="26"/>
          </w:rPr>
          <w:delText xml:space="preserve">tạm </w:delText>
        </w:r>
      </w:del>
      <w:r>
        <w:rPr>
          <w:rFonts w:ascii="Times New Roman" w:hAnsi="Times New Roman"/>
          <w:sz w:val="26"/>
          <w:szCs w:val="26"/>
        </w:rPr>
        <w:t xml:space="preserve">khấu trừ trước và </w:t>
      </w:r>
      <w:del w:id="5175" w:author="Claude" w:date="2026-10-12T09:00:00Z">
        <w:r>
          <w:rPr>
            <w:rFonts w:ascii="Times New Roman" w:hAnsi="Times New Roman"/>
            <w:sz w:val="26"/>
            <w:szCs w:val="26"/>
          </w:rPr>
          <w:delText xml:space="preserve">hai</w:delText>
        </w:r>
      </w:del>
      <w:ins w:id="5176" w:author="Claude" w:date="2026-10-12T09:00:00Z">
        <w:r>
          <w:rPr>
            <w:rFonts w:ascii="Times New Roman" w:hAnsi="Times New Roman"/>
            <w:sz w:val="26"/>
            <w:szCs w:val="26"/>
          </w:rPr>
          <w:t xml:space="preserve">đối chiếu với</w:t>
        </w:r>
      </w:ins>
      <w:r>
        <w:rPr>
          <w:rFonts w:ascii="Times New Roman" w:hAnsi="Times New Roman"/>
          <w:sz w:val="26"/>
          <w:szCs w:val="26"/>
        </w:rPr>
        <w:t xml:space="preserve"> Bên </w:t>
      </w:r>
      <w:del w:id="5177" w:author="Claude" w:date="2026-10-12T09:00:00Z">
        <w:r>
          <w:rPr>
            <w:rFonts w:ascii="Times New Roman" w:hAnsi="Times New Roman"/>
            <w:sz w:val="26"/>
            <w:szCs w:val="26"/>
          </w:rPr>
          <w:delText xml:space="preserve">sẽ hoàn tất việc đối chiếu</w:delText>
        </w:r>
      </w:del>
      <w:ins w:id="5178" w:author="Claude" w:date="2026-10-12T09:00:00Z">
        <w:r>
          <w:rPr>
            <w:rFonts w:ascii="Times New Roman" w:hAnsi="Times New Roman"/>
            <w:sz w:val="26"/>
            <w:szCs w:val="26"/>
          </w:rPr>
          <w:t xml:space="preserve">B</w:t>
        </w:r>
      </w:ins>
      <w:r>
        <w:rPr>
          <w:rFonts w:ascii="Times New Roman" w:hAnsi="Times New Roman"/>
          <w:sz w:val="26"/>
          <w:szCs w:val="26"/>
        </w:rPr>
        <w:t xml:space="preserve"> trong kỳ thanh toán gần nhất.</w:t>
      </w:r>
    </w:p>
    <w:p w14:paraId="2B7CFE79" w14:textId="77777777" w:rsidR="00096978" w:rsidRPr="00302315" w:rsidRDefault="00096978" w:rsidP="007A44B1">
      <w:pPr>
        <w:spacing w:after="120" w:line="276" w:lineRule="auto"/>
        <w:rPr>
          <w:rFonts w:ascii="Times New Roman" w:hAnsi="Times New Roman"/>
          <w:b/>
          <w:bCs/>
          <w:sz w:val="26"/>
          <w:szCs w:val="26"/>
        </w:rPr>
      </w:pPr>
      <w:r>
        <w:rPr>
          <w:rFonts w:ascii="Times New Roman" w:hAnsi="Times New Roman"/>
          <w:b/>
          <w:bCs/>
          <w:sz w:val="26"/>
          <w:szCs w:val="26"/>
        </w:rPr>
        <w:t xml:space="preserve">3.6. </w:t>
      </w:r>
      <w:del w:id="5179" w:author="Claude" w:date="2026-10-12T09:00:00Z">
        <w:r>
          <w:rPr>
            <w:rFonts w:ascii="Times New Roman" w:hAnsi="Times New Roman"/>
            <w:b/>
            <w:bCs/>
            <w:sz w:val="26"/>
            <w:szCs w:val="26"/>
          </w:rPr>
          <w:delText xml:space="preserve">Cách thông tin</w:delText>
        </w:r>
      </w:del>
      <w:ins w:id="5180" w:author="Claude" w:date="2026-10-12T09:00:00Z">
        <w:r>
          <w:rPr>
            <w:rFonts w:ascii="Times New Roman" w:hAnsi="Times New Roman"/>
            <w:b/>
            <w:bCs/>
            <w:sz w:val="26"/>
            <w:szCs w:val="26"/>
          </w:rPr>
          <w:t xml:space="preserve">Thông báo</w:t>
        </w:r>
      </w:ins>
    </w:p>
    <w:p w14:paraId="753B4324" w14:textId="77777777" w:rsidR="00096978" w:rsidRPr="00302315" w:rsidRDefault="00096978" w:rsidP="007A44B1">
      <w:pPr>
        <w:spacing w:after="120" w:line="276" w:lineRule="auto"/>
        <w:rPr>
          <w:rFonts w:ascii="Times New Roman" w:hAnsi="Times New Roman"/>
          <w:sz w:val="26"/>
          <w:szCs w:val="26"/>
        </w:rPr>
      </w:pPr>
      <w:del w:id="5181" w:author="Claude" w:date="2026-10-12T09:00:00Z">
        <w:r>
          <w:rPr>
            <w:rFonts w:ascii="Times New Roman" w:hAnsi="Times New Roman"/>
            <w:sz w:val="26"/>
            <w:szCs w:val="26"/>
          </w:rPr>
          <w:delText xml:space="preserve">Bất kỳ</w:delText>
        </w:r>
      </w:del>
      <w:ins w:id="5182" w:author="Claude" w:date="2026-10-12T09:00:00Z">
        <w:r>
          <w:rPr>
            <w:rFonts w:ascii="Times New Roman" w:hAnsi="Times New Roman"/>
            <w:sz w:val="26"/>
            <w:szCs w:val="26"/>
          </w:rPr>
          <w:t xml:space="preserve">Mọi</w:t>
        </w:r>
      </w:ins>
      <w:r>
        <w:rPr>
          <w:rFonts w:ascii="Times New Roman" w:hAnsi="Times New Roman"/>
          <w:sz w:val="26"/>
          <w:szCs w:val="26"/>
        </w:rPr>
        <w:t xml:space="preserve"> thông báo</w:t>
      </w:r>
      <w:del w:id="5183" w:author="Claude" w:date="2026-10-12T09:00:00Z">
        <w:r>
          <w:rPr>
            <w:rFonts w:ascii="Times New Roman" w:hAnsi="Times New Roman"/>
            <w:sz w:val="26"/>
            <w:szCs w:val="26"/>
          </w:rPr>
          <w:delText xml:space="preserve"> hoặc</w:delText>
        </w:r>
      </w:del>
      <w:ins w:id="5184" w:author="Claude" w:date="2026-10-12T09:00:00Z">
        <w:r>
          <w:rPr>
            <w:rFonts w:ascii="Times New Roman" w:hAnsi="Times New Roman"/>
            <w:sz w:val="26"/>
            <w:szCs w:val="26"/>
          </w:rPr>
          <w:t xml:space="preserve">,</w:t>
        </w:r>
      </w:ins>
      <w:r>
        <w:rPr>
          <w:rFonts w:ascii="Times New Roman" w:hAnsi="Times New Roman"/>
          <w:sz w:val="26"/>
          <w:szCs w:val="26"/>
        </w:rPr>
        <w:t xml:space="preserve"> yêu cầu </w:t>
      </w:r>
      <w:del w:id="5185" w:author="Claude" w:date="2026-10-12T09:00:00Z">
        <w:r>
          <w:rPr>
            <w:rFonts w:ascii="Times New Roman" w:hAnsi="Times New Roman"/>
            <w:sz w:val="26"/>
            <w:szCs w:val="26"/>
          </w:rPr>
          <w:delText xml:space="preserve">nào của một</w:delText>
        </w:r>
      </w:del>
      <w:ins w:id="5186" w:author="Claude" w:date="2026-10-12T09:00:00Z">
        <w:r>
          <w:rPr>
            <w:rFonts w:ascii="Times New Roman" w:hAnsi="Times New Roman"/>
            <w:sz w:val="26"/>
            <w:szCs w:val="26"/>
          </w:rPr>
          <w:t xml:space="preserve">giữa các</w:t>
        </w:r>
      </w:ins>
      <w:r>
        <w:rPr>
          <w:rFonts w:ascii="Times New Roman" w:hAnsi="Times New Roman"/>
          <w:sz w:val="26"/>
          <w:szCs w:val="26"/>
        </w:rPr>
        <w:t xml:space="preserve"> bên </w:t>
      </w:r>
      <w:del w:id="5187" w:author="Claude" w:date="2026-10-12T09:00:00Z">
        <w:r>
          <w:rPr>
            <w:rFonts w:ascii="Times New Roman" w:hAnsi="Times New Roman"/>
            <w:sz w:val="26"/>
            <w:szCs w:val="26"/>
          </w:rPr>
          <w:delText xml:space="preserve">cho bên kia sẽ</w:delText>
        </w:r>
      </w:del>
      <w:ins w:id="5188" w:author="Claude" w:date="2026-10-12T09:00:00Z">
        <w:r>
          <w:rPr>
            <w:rFonts w:ascii="Times New Roman" w:hAnsi="Times New Roman"/>
            <w:sz w:val="26"/>
            <w:szCs w:val="26"/>
          </w:rPr>
          <w:t xml:space="preserve">phải</w:t>
        </w:r>
      </w:ins>
      <w:r>
        <w:rPr>
          <w:rFonts w:ascii="Times New Roman" w:hAnsi="Times New Roman"/>
          <w:sz w:val="26"/>
          <w:szCs w:val="26"/>
        </w:rPr>
        <w:t xml:space="preserve"> được </w:t>
      </w:r>
      <w:ins w:id="5189" w:author="Claude" w:date="2026-10-12T09:00:00Z">
        <w:r>
          <w:rPr>
            <w:rFonts w:ascii="Times New Roman" w:hAnsi="Times New Roman"/>
            <w:sz w:val="26"/>
            <w:szCs w:val="26"/>
          </w:rPr>
          <w:t xml:space="preserve">lập bằng văn bản và </w:t>
        </w:r>
      </w:ins>
      <w:r>
        <w:rPr>
          <w:rFonts w:ascii="Times New Roman" w:hAnsi="Times New Roman"/>
          <w:sz w:val="26"/>
          <w:szCs w:val="26"/>
        </w:rPr>
        <w:t xml:space="preserve">gửi </w:t>
      </w:r>
      <w:del w:id="5190" w:author="Claude" w:date="2026-10-12T09:00:00Z">
        <w:r>
          <w:rPr>
            <w:rFonts w:ascii="Times New Roman" w:hAnsi="Times New Roman"/>
            <w:sz w:val="26"/>
            <w:szCs w:val="26"/>
          </w:rPr>
          <w:delText xml:space="preserve">tới các</w:delText>
        </w:r>
      </w:del>
      <w:ins w:id="5191" w:author="Claude" w:date="2026-10-12T09:00:00Z">
        <w:r>
          <w:rPr>
            <w:rFonts w:ascii="Times New Roman" w:hAnsi="Times New Roman"/>
            <w:sz w:val="26"/>
            <w:szCs w:val="26"/>
          </w:rPr>
          <w:t xml:space="preserve">đến</w:t>
        </w:r>
      </w:ins>
      <w:r>
        <w:rPr>
          <w:rFonts w:ascii="Times New Roman" w:hAnsi="Times New Roman"/>
          <w:sz w:val="26"/>
          <w:szCs w:val="26"/>
        </w:rPr>
        <w:t xml:space="preserve"> địa chỉ</w:t>
      </w:r>
      <w:del w:id="5192" w:author="Claude" w:date="2026-10-12T09:00:00Z">
        <w:r>
          <w:rPr>
            <w:rFonts w:ascii="Times New Roman" w:hAnsi="Times New Roman"/>
            <w:sz w:val="26"/>
            <w:szCs w:val="26"/>
          </w:rPr>
          <w:delText xml:space="preserve"> tương ứng</w:delText>
        </w:r>
      </w:del>
      <w:r>
        <w:rPr>
          <w:rFonts w:ascii="Times New Roman" w:hAnsi="Times New Roman"/>
          <w:sz w:val="26"/>
          <w:szCs w:val="26"/>
        </w:rPr>
        <w:t xml:space="preserve"> của các bên </w:t>
      </w:r>
      <w:del w:id="5193" w:author="Claude" w:date="2026-10-12T09:00:00Z">
        <w:r>
          <w:rPr>
            <w:rFonts w:ascii="Times New Roman" w:hAnsi="Times New Roman"/>
            <w:sz w:val="26"/>
            <w:szCs w:val="26"/>
          </w:rPr>
          <w:delText xml:space="preserve">đã được </w:delText>
        </w:r>
      </w:del>
      <w:r>
        <w:rPr>
          <w:rFonts w:ascii="Times New Roman" w:hAnsi="Times New Roman"/>
          <w:sz w:val="26"/>
          <w:szCs w:val="26"/>
        </w:rPr>
        <w:t xml:space="preserve">nêu </w:t>
      </w:r>
      <w:del w:id="5194" w:author="Claude" w:date="2026-10-12T09:00:00Z">
        <w:r>
          <w:rPr>
            <w:rFonts w:ascii="Times New Roman" w:hAnsi="Times New Roman"/>
            <w:sz w:val="26"/>
            <w:szCs w:val="26"/>
          </w:rPr>
          <w:delText xml:space="preserve">trong</w:delText>
        </w:r>
      </w:del>
      <w:ins w:id="5195" w:author="Claude" w:date="2026-10-12T09:00:00Z">
        <w:r>
          <w:rPr>
            <w:rFonts w:ascii="Times New Roman" w:hAnsi="Times New Roman"/>
            <w:sz w:val="26"/>
            <w:szCs w:val="26"/>
          </w:rPr>
          <w:t xml:space="preserve">tại</w:t>
        </w:r>
      </w:ins>
      <w:r>
        <w:rPr>
          <w:rFonts w:ascii="Times New Roman" w:hAnsi="Times New Roman"/>
          <w:sz w:val="26"/>
          <w:szCs w:val="26"/>
        </w:rPr>
        <w:t xml:space="preserve"> Hợp đồng. Thông báo gửi qua thư điện tử của người đại diện </w:t>
      </w:r>
      <w:del w:id="5196" w:author="Claude" w:date="2026-10-12T09:00:00Z">
        <w:r>
          <w:rPr>
            <w:rFonts w:ascii="Times New Roman" w:hAnsi="Times New Roman"/>
            <w:sz w:val="26"/>
            <w:szCs w:val="26"/>
          </w:rPr>
          <w:delText xml:space="preserve">được</w:delText>
        </w:r>
      </w:del>
      <w:ins w:id="5197" w:author="Claude" w:date="2026-10-12T09:00:00Z">
        <w:r>
          <w:rPr>
            <w:rFonts w:ascii="Times New Roman" w:hAnsi="Times New Roman"/>
            <w:sz w:val="26"/>
            <w:szCs w:val="26"/>
          </w:rPr>
          <w:t xml:space="preserve">do</w:t>
        </w:r>
      </w:ins>
      <w:r>
        <w:rPr>
          <w:rFonts w:ascii="Times New Roman" w:hAnsi="Times New Roman"/>
          <w:sz w:val="26"/>
          <w:szCs w:val="26"/>
        </w:rPr>
        <w:t xml:space="preserve"> các </w:t>
      </w:r>
      <w:del w:id="5198" w:author="Claude" w:date="2026-10-12T09:00:00Z">
        <w:r>
          <w:rPr>
            <w:rFonts w:ascii="Times New Roman" w:hAnsi="Times New Roman"/>
            <w:sz w:val="26"/>
            <w:szCs w:val="26"/>
          </w:rPr>
          <w:delText xml:space="preserve">Bên</w:delText>
        </w:r>
      </w:del>
      <w:ins w:id="5199" w:author="Claude" w:date="2026-10-12T09:00:00Z">
        <w:r>
          <w:rPr>
            <w:rFonts w:ascii="Times New Roman" w:hAnsi="Times New Roman"/>
            <w:sz w:val="26"/>
            <w:szCs w:val="26"/>
          </w:rPr>
          <w:t xml:space="preserve">bên</w:t>
        </w:r>
      </w:ins>
      <w:r>
        <w:rPr>
          <w:rFonts w:ascii="Times New Roman" w:hAnsi="Times New Roman"/>
          <w:sz w:val="26"/>
          <w:szCs w:val="26"/>
        </w:rPr>
        <w:t xml:space="preserve"> chỉ định có giá trị như văn bản, trừ thông báo tạm dừng, chấm dứt Hợp đồng phải </w:t>
      </w:r>
      <w:del w:id="5200" w:author="Claude" w:date="2026-10-12T09:00:00Z">
        <w:r>
          <w:rPr>
            <w:rFonts w:ascii="Times New Roman" w:hAnsi="Times New Roman"/>
            <w:sz w:val="26"/>
            <w:szCs w:val="26"/>
          </w:rPr>
          <w:delText xml:space="preserve">gửi</w:delText>
        </w:r>
      </w:del>
      <w:ins w:id="5201" w:author="Claude" w:date="2026-10-12T09:00:00Z">
        <w:r>
          <w:rPr>
            <w:rFonts w:ascii="Times New Roman" w:hAnsi="Times New Roman"/>
            <w:sz w:val="26"/>
            <w:szCs w:val="26"/>
          </w:rPr>
          <w:t xml:space="preserve">được lập</w:t>
        </w:r>
      </w:ins>
      <w:r>
        <w:rPr>
          <w:rFonts w:ascii="Times New Roman" w:hAnsi="Times New Roman"/>
          <w:sz w:val="26"/>
          <w:szCs w:val="26"/>
        </w:rPr>
        <w:t xml:space="preserve"> bằng văn bản có chữ ký</w:t>
      </w:r>
      <w:del w:id="5202" w:author="Claude" w:date="2026-10-12T09:00:00Z">
        <w:r>
          <w:rPr>
            <w:rFonts w:ascii="Times New Roman" w:hAnsi="Times New Roman"/>
            <w:sz w:val="26"/>
            <w:szCs w:val="26"/>
          </w:rPr>
          <w:delText xml:space="preserve">,</w:delText>
        </w:r>
      </w:del>
      <w:ins w:id="5203" w:author="Claude" w:date="2026-10-12T09:00:00Z">
        <w:r>
          <w:rPr>
            <w:rFonts w:ascii="Times New Roman" w:hAnsi="Times New Roman"/>
            <w:sz w:val="26"/>
            <w:szCs w:val="26"/>
          </w:rPr>
          <w:t xml:space="preserve"> của người có thẩm quyền và</w:t>
        </w:r>
      </w:ins>
      <w:r>
        <w:rPr>
          <w:rFonts w:ascii="Times New Roman" w:hAnsi="Times New Roman"/>
          <w:sz w:val="26"/>
          <w:szCs w:val="26"/>
        </w:rPr>
        <w:t xml:space="preserve"> đóng dấu.</w:t>
      </w:r>
      <w:ins w:id="5204" w:author="Claude" w:date="2026-10-12T09:00:00Z">
        <w:r>
          <w:rPr>
            <w:rFonts w:ascii="Times New Roman" w:hAnsi="Times New Roman"/>
            <w:sz w:val="26"/>
            <w:szCs w:val="26"/>
          </w:rPr>
          <w:t xml:space="preserve"> Thư điện tử của Bên A: </w:t>
        </w:r>
        <w:r>
          <w:rPr>
            <w:rFonts w:ascii="Times New Roman" w:hAnsi="Times New Roman"/>
            <w:sz w:val="26"/>
            <w:szCs w:val="26"/>
            <w:highlight w:val="yellow"/>
          </w:rPr>
          <w:t xml:space="preserve">……</w:t>
        </w:r>
        <w:r>
          <w:rPr>
            <w:rFonts w:ascii="Times New Roman" w:hAnsi="Times New Roman"/>
            <w:sz w:val="26"/>
            <w:szCs w:val="26"/>
          </w:rPr>
          <w:t xml:space="preserve">; của Bên B: </w:t>
        </w:r>
        <w:r>
          <w:rPr>
            <w:rFonts w:ascii="Times New Roman" w:hAnsi="Times New Roman"/>
            <w:sz w:val="26"/>
            <w:szCs w:val="26"/>
            <w:highlight w:val="yellow"/>
          </w:rPr>
          <w:t xml:space="preserve">……</w:t>
        </w:r>
        <w:r>
          <w:rPr>
            <w:rFonts w:ascii="Times New Roman" w:hAnsi="Times New Roman"/>
            <w:sz w:val="26"/>
            <w:szCs w:val="26"/>
          </w:rPr>
          <w:t xml:space="preserve">.</w:t>
        </w:r>
      </w:ins>
    </w:p>
    <w:p w14:paraId="7D8BBE73" w14:textId="77777777" w:rsidR="00096978" w:rsidRPr="00302315" w:rsidRDefault="00096978" w:rsidP="007A44B1">
      <w:pPr>
        <w:spacing w:after="120" w:line="276" w:lineRule="auto"/>
        <w:rPr>
          <w:rFonts w:ascii="Times New Roman" w:hAnsi="Times New Roman"/>
          <w:b/>
          <w:bCs/>
          <w:sz w:val="26"/>
          <w:szCs w:val="26"/>
        </w:rPr>
      </w:pPr>
      <w:r>
        <w:rPr>
          <w:rFonts w:ascii="Times New Roman" w:hAnsi="Times New Roman"/>
          <w:b/>
          <w:bCs/>
          <w:sz w:val="26"/>
          <w:szCs w:val="26"/>
        </w:rPr>
        <w:t>3.7. Tài liệu tham chiếu</w:t>
      </w:r>
    </w:p>
    <w:p w14:paraId="75164413" w14:textId="77777777" w:rsidR="00096978" w:rsidRPr="00302315" w:rsidRDefault="00096978" w:rsidP="007A44B1">
      <w:pPr>
        <w:spacing w:after="120" w:line="276" w:lineRule="auto"/>
        <w:rPr>
          <w:rFonts w:ascii="Times New Roman" w:hAnsi="Times New Roman"/>
          <w:sz w:val="26"/>
          <w:szCs w:val="26"/>
        </w:rPr>
      </w:pPr>
      <w:r>
        <w:rPr>
          <w:rFonts w:ascii="Times New Roman" w:hAnsi="Times New Roman"/>
          <w:sz w:val="26"/>
          <w:szCs w:val="26"/>
        </w:rPr>
        <w:t>Việc tham chiếu đến một tài liệu nghĩa là tham chiếu đến mọi sửa đổi, bổ sung, thay thế của tài liệu đó, ngoại trừ các sửa đổi, bổ sung, thay thế được thực hiện trái với quy định của Hợp đồng này.</w:t>
      </w:r>
    </w:p>
    <w:p w14:paraId="723E884E" w14:textId="77777777" w:rsidR="00096978" w:rsidRPr="00302315" w:rsidRDefault="00096978" w:rsidP="007A44B1">
      <w:pPr>
        <w:pStyle w:val="Heading2"/>
        <w:spacing w:after="120" w:line="276" w:lineRule="auto"/>
        <w:jc w:val="left"/>
        <w:rPr>
          <w:rFonts w:ascii="Times New Roman" w:hAnsi="Times New Roman"/>
          <w:sz w:val="26"/>
          <w:szCs w:val="26"/>
        </w:rPr>
      </w:pPr>
      <w:r>
        <w:rPr>
          <w:rFonts w:ascii="Times New Roman" w:hAnsi="Times New Roman"/>
          <w:sz w:val="26"/>
          <w:szCs w:val="26"/>
        </w:rPr>
        <w:t xml:space="preserve">Điều 4. NỘI DUNG CÔNG VIỆC </w:t>
      </w:r>
    </w:p>
    <w:p w14:paraId="64001ED5" w14:textId="66137B3A" w:rsidR="00096978" w:rsidRPr="00302315" w:rsidRDefault="00096978" w:rsidP="007A44B1">
      <w:pPr>
        <w:spacing w:after="120" w:line="276" w:lineRule="auto"/>
        <w:jc w:val="both"/>
        <w:rPr>
          <w:rFonts w:ascii="Times New Roman" w:hAnsi="Times New Roman"/>
          <w:sz w:val="26"/>
          <w:szCs w:val="26"/>
        </w:rPr>
      </w:pPr>
      <w:r>
        <w:rPr>
          <w:rFonts w:ascii="Times New Roman" w:hAnsi="Times New Roman"/>
          <w:b/>
          <w:bCs/>
          <w:sz w:val="26"/>
          <w:szCs w:val="26"/>
          <w:rPrChange w:id="5205" w:author="Claude" w:date="2026-10-12T09:00:00Z">
            <w:rPr>
              <w:rFonts w:ascii="Times New Roman" w:hAnsi="Times New Roman"/>
              <w:b/>
              <w:bCs/>
              <w:sz w:val="26"/>
              <w:szCs w:val="26"/>
              <w:highlight w:val="yellow"/>
            </w:rPr>
          </w:rPrChange>
        </w:rPr>
        <w:t xml:space="preserve">4.1.</w:t>
      </w:r>
      <w:r>
        <w:rPr>
          <w:rFonts w:ascii="Times New Roman" w:hAnsi="Times New Roman"/>
          <w:sz w:val="26"/>
          <w:szCs w:val="26"/>
          <w:rPrChange w:id="5206" w:author="Claude" w:date="2026-10-12T09:00:00Z">
            <w:rPr>
              <w:rFonts w:ascii="Times New Roman" w:hAnsi="Times New Roman"/>
              <w:sz w:val="26"/>
              <w:szCs w:val="26"/>
              <w:highlight w:val="yellow"/>
            </w:rPr>
          </w:rPrChange>
        </w:rPr>
        <w:t xml:space="preserve"> Bên A giao và Bên B</w:t>
      </w:r>
      <w:del w:id="5207" w:author="Claude" w:date="2026-10-12T09:00:00Z">
        <w:r>
          <w:rPr>
            <w:rFonts w:ascii="Times New Roman" w:hAnsi="Times New Roman"/>
            <w:sz w:val="26"/>
            <w:szCs w:val="26"/>
            <w:highlight w:val="yellow"/>
          </w:rPr>
          <w:delText xml:space="preserve"> đồng ý</w:delText>
        </w:r>
      </w:del>
      <w:r>
        <w:rPr>
          <w:rFonts w:ascii="Times New Roman" w:hAnsi="Times New Roman"/>
          <w:sz w:val="26"/>
          <w:szCs w:val="26"/>
          <w:rPrChange w:id="5208" w:author="Claude" w:date="2026-10-12T09:00:00Z">
            <w:rPr>
              <w:rFonts w:ascii="Times New Roman" w:hAnsi="Times New Roman"/>
              <w:sz w:val="26"/>
              <w:szCs w:val="26"/>
              <w:highlight w:val="yellow"/>
            </w:rPr>
          </w:rPrChange>
        </w:rPr>
        <w:t xml:space="preserve"> nhận thi công Gói thầu P.001: Thi công </w:t>
      </w:r>
      <w:del w:id="5209" w:author="Claude" w:date="2026-10-12T09:00:00Z">
        <w:r>
          <w:rPr>
            <w:rFonts w:ascii="Times New Roman" w:hAnsi="Times New Roman"/>
            <w:sz w:val="26"/>
            <w:szCs w:val="26"/>
            <w:highlight w:val="yellow"/>
          </w:rPr>
          <w:delText xml:space="preserve">công tác đất,</w:delText>
        </w:r>
      </w:del>
      <w:ins w:id="5210" w:author="Claude" w:date="2026-10-12T09:00:00Z">
        <w:r>
          <w:rPr>
            <w:rFonts w:ascii="Times New Roman" w:hAnsi="Times New Roman"/>
            <w:sz w:val="26"/>
            <w:szCs w:val="26"/>
          </w:rPr>
          <w:t xml:space="preserve">hệ</w:t>
        </w:r>
      </w:ins>
      <w:r>
        <w:rPr>
          <w:rFonts w:ascii="Times New Roman" w:hAnsi="Times New Roman"/>
          <w:sz w:val="26"/>
          <w:szCs w:val="26"/>
          <w:rPrChange w:id="5211" w:author="Claude" w:date="2026-10-12T09:00:00Z">
            <w:rPr>
              <w:rFonts w:ascii="Times New Roman" w:hAnsi="Times New Roman"/>
              <w:sz w:val="26"/>
              <w:szCs w:val="26"/>
              <w:highlight w:val="yellow"/>
            </w:rPr>
          </w:rPrChange>
        </w:rPr>
        <w:t xml:space="preserve"> cừ, văng chống, </w:t>
      </w:r>
      <w:del w:id="5212" w:author="Claude" w:date="2026-10-12T09:00:00Z">
        <w:r>
          <w:rPr>
            <w:rFonts w:ascii="Times New Roman" w:hAnsi="Times New Roman"/>
            <w:sz w:val="26"/>
            <w:szCs w:val="26"/>
            <w:highlight w:val="yellow"/>
          </w:rPr>
          <w:delText xml:space="preserve">thi công </w:delText>
        </w:r>
      </w:del>
      <w:r>
        <w:rPr>
          <w:rFonts w:ascii="Times New Roman" w:hAnsi="Times New Roman"/>
          <w:sz w:val="26"/>
          <w:szCs w:val="26"/>
          <w:rPrChange w:id="5213" w:author="Claude" w:date="2026-10-12T09:00:00Z">
            <w:rPr>
              <w:rFonts w:ascii="Times New Roman" w:hAnsi="Times New Roman"/>
              <w:sz w:val="26"/>
              <w:szCs w:val="26"/>
              <w:highlight w:val="yellow"/>
            </w:rPr>
          </w:rPrChange>
        </w:rPr>
        <w:t xml:space="preserve">kết cấu phần ngầm</w:t>
      </w:r>
      <w:del w:id="5214" w:author="Claude" w:date="2026-10-12T09:00:00Z">
        <w:r>
          <w:rPr>
            <w:rFonts w:ascii="Times New Roman" w:hAnsi="Times New Roman"/>
            <w:sz w:val="26"/>
            <w:szCs w:val="26"/>
            <w:highlight w:val="yellow"/>
          </w:rPr>
          <w:delText xml:space="preserve">, hoàn thiện ướt</w:delText>
        </w:r>
      </w:del>
      <w:ins w:id="5215" w:author="Claude" w:date="2026-10-12T09:00:00Z">
        <w:r>
          <w:rPr>
            <w:rFonts w:ascii="Times New Roman" w:hAnsi="Times New Roman"/>
            <w:sz w:val="26"/>
            <w:szCs w:val="26"/>
          </w:rPr>
          <w:t xml:space="preserve"> và chống thấm</w:t>
        </w:r>
      </w:ins>
      <w:r>
        <w:rPr>
          <w:rFonts w:ascii="Times New Roman" w:hAnsi="Times New Roman"/>
          <w:sz w:val="26"/>
          <w:szCs w:val="26"/>
          <w:rPrChange w:id="5216" w:author="Claude" w:date="2026-10-12T09:00:00Z">
            <w:rPr>
              <w:rFonts w:ascii="Times New Roman" w:hAnsi="Times New Roman"/>
              <w:sz w:val="26"/>
              <w:szCs w:val="26"/>
              <w:highlight w:val="yellow"/>
            </w:rPr>
          </w:rPrChange>
        </w:rPr>
        <w:t xml:space="preserve"> phần ngầm</w:t>
      </w:r>
      <w:del w:id="5217" w:author="Claude" w:date="2026-10-12T09:00:00Z">
        <w:r>
          <w:rPr>
            <w:rFonts w:ascii="Times New Roman" w:hAnsi="Times New Roman"/>
            <w:sz w:val="26"/>
            <w:szCs w:val="26"/>
            <w:highlight w:val="yellow"/>
          </w:rPr>
          <w:delText xml:space="preserve"> (chống mối, chống thấm, xây, trát, ốp, lát, sơn, bả,..)</w:delText>
        </w:r>
      </w:del>
      <w:r>
        <w:rPr>
          <w:rFonts w:ascii="Times New Roman" w:hAnsi="Times New Roman"/>
          <w:sz w:val="26"/>
          <w:szCs w:val="26"/>
          <w:rPrChange w:id="5218" w:author="Claude" w:date="2026-10-12T09:00:00Z">
            <w:rPr>
              <w:rFonts w:ascii="Times New Roman" w:hAnsi="Times New Roman"/>
              <w:sz w:val="26"/>
              <w:szCs w:val="26"/>
              <w:highlight w:val="yellow"/>
            </w:rPr>
          </w:rPrChange>
        </w:rPr>
        <w:t xml:space="preserve"> cho khối nhà ở xã hội CT1.2 và CT2 (CT2.1, CT2.2 và CT2.3), </w:t>
      </w:r>
      <w:del w:id="5219" w:author="Claude" w:date="2026-10-12T09:00:00Z">
        <w:r>
          <w:rPr>
            <w:rFonts w:ascii="Times New Roman" w:hAnsi="Times New Roman"/>
            <w:sz w:val="26"/>
            <w:szCs w:val="26"/>
            <w:highlight w:val="yellow"/>
          </w:rPr>
          <w:delText xml:space="preserve">dự</w:delText>
        </w:r>
      </w:del>
      <w:ins w:id="5220" w:author="Claude" w:date="2026-10-12T09:00:00Z">
        <w:r>
          <w:rPr>
            <w:rFonts w:ascii="Times New Roman" w:hAnsi="Times New Roman"/>
            <w:sz w:val="26"/>
            <w:szCs w:val="26"/>
          </w:rPr>
          <w:t xml:space="preserve">Dự</w:t>
        </w:r>
      </w:ins>
      <w:r>
        <w:rPr>
          <w:rFonts w:ascii="Times New Roman" w:hAnsi="Times New Roman"/>
          <w:sz w:val="26"/>
          <w:szCs w:val="26"/>
          <w:rPrChange w:id="5221" w:author="Claude" w:date="2026-10-12T09:00:00Z">
            <w:rPr>
              <w:rFonts w:ascii="Times New Roman" w:hAnsi="Times New Roman"/>
              <w:sz w:val="26"/>
              <w:szCs w:val="26"/>
              <w:highlight w:val="yellow"/>
            </w:rPr>
          </w:rPrChange>
        </w:rPr>
        <w:t xml:space="preserve"> án: Xây dựng nhà ở cho lực lượng vũ trang Công an nhân dân tại ô đất C3-ODK3 và C3-ODK4 thuộc phân khu đô thị H2-4, Phường Yên Sở, Thành phố Hà Nội.</w:t>
      </w:r>
      <w:del w:id="5222" w:author="Claude" w:date="2026-10-12T09:00:00Z">
        <w:r>
          <w:rPr>
            <w:rFonts w:ascii="Times New Roman" w:hAnsi="Times New Roman"/>
            <w:sz w:val="26"/>
            <w:szCs w:val="26"/>
          </w:rPr>
          <w:delText xml:space="preserve"> </w:delText>
        </w:r>
      </w:del>
    </w:p>
    <w:p w14:paraId="73ABAD03" w14:textId="77777777" w:rsidR="00096978" w:rsidRPr="00302315" w:rsidRDefault="00096978" w:rsidP="007A44B1">
      <w:pPr>
        <w:spacing w:after="120" w:line="276" w:lineRule="auto"/>
        <w:jc w:val="both"/>
        <w:rPr>
          <w:rFonts w:ascii="Times New Roman" w:hAnsi="Times New Roman"/>
          <w:i/>
          <w:iCs/>
          <w:sz w:val="26"/>
          <w:szCs w:val="26"/>
        </w:rPr>
      </w:pPr>
      <w:r>
        <w:rPr>
          <w:rFonts w:ascii="Times New Roman" w:hAnsi="Times New Roman"/>
          <w:i/>
          <w:iCs/>
          <w:sz w:val="26"/>
          <w:szCs w:val="26"/>
        </w:rPr>
        <w:t>(Chi tiết khối l</w:t>
      </w:r>
      <w:r>
        <w:rPr>
          <w:rFonts w:ascii="Times New Roman" w:hAnsi="Times New Roman" w:hint="eastAsia"/>
          <w:i/>
          <w:iCs/>
          <w:sz w:val="26"/>
          <w:szCs w:val="26"/>
        </w:rPr>
        <w:t>ư</w:t>
      </w:r>
      <w:r>
        <w:rPr>
          <w:rFonts w:ascii="Times New Roman" w:hAnsi="Times New Roman"/>
          <w:i/>
          <w:iCs/>
          <w:sz w:val="26"/>
          <w:szCs w:val="26"/>
        </w:rPr>
        <w:t xml:space="preserve">ợng và phạm vi công việc tại Biểu 01[Chi tiết giá hợp </w:t>
      </w:r>
      <w:r>
        <w:rPr>
          <w:rFonts w:ascii="Times New Roman" w:hAnsi="Times New Roman" w:hint="eastAsia"/>
          <w:i/>
          <w:iCs/>
          <w:sz w:val="26"/>
          <w:szCs w:val="26"/>
        </w:rPr>
        <w:t>đ</w:t>
      </w:r>
      <w:r>
        <w:rPr>
          <w:rFonts w:ascii="Times New Roman" w:hAnsi="Times New Roman"/>
          <w:i/>
          <w:iCs/>
          <w:sz w:val="26"/>
          <w:szCs w:val="26"/>
        </w:rPr>
        <w:t xml:space="preserve">ồng], Biểu 02[Phạm vi công việc] và Biểu 03[Ma trận phân chia phạm vi công việc và trách nhiệm] kèm theo Hợp </w:t>
      </w:r>
      <w:r>
        <w:rPr>
          <w:rFonts w:ascii="Times New Roman" w:hAnsi="Times New Roman" w:hint="eastAsia"/>
          <w:i/>
          <w:iCs/>
          <w:sz w:val="26"/>
          <w:szCs w:val="26"/>
        </w:rPr>
        <w:t>đ</w:t>
      </w:r>
      <w:r>
        <w:rPr>
          <w:rFonts w:ascii="Times New Roman" w:hAnsi="Times New Roman"/>
          <w:i/>
          <w:iCs/>
          <w:sz w:val="26"/>
          <w:szCs w:val="26"/>
        </w:rPr>
        <w:t>ồng này)</w:t>
      </w:r>
    </w:p>
    <w:p w14:paraId="1C1951EA" w14:textId="77777777" w:rsidR="00CD1550" w:rsidRPr="00302315" w:rsidRDefault="00000000" w:rsidP="007A44B1">
      <w:pPr>
        <w:spacing w:after="120" w:line="276" w:lineRule="auto"/>
        <w:jc w:val="both"/>
        <w:rPr>
          <w:rFonts w:ascii="Times New Roman" w:hAnsi="Times New Roman"/>
          <w:sz w:val="26"/>
          <w:szCs w:val="26"/>
        </w:rPr>
      </w:pPr>
      <w:commentRangeStart w:id="2"/>
      <w:r>
        <w:rPr>
          <w:rFonts w:ascii="Times New Roman" w:hAnsi="Times New Roman"/>
          <w:b/>
          <w:bCs/>
          <w:sz w:val="26"/>
          <w:szCs w:val="26"/>
        </w:rPr>
        <w:t xml:space="preserve">4.1a.</w:t>
      </w:r>
      <w:r>
        <w:rPr>
          <w:rFonts w:ascii="Times New Roman" w:hAnsi="Times New Roman"/>
          <w:sz w:val="26"/>
          <w:szCs w:val="26"/>
        </w:rPr>
        <w:t xml:space="preserve"> Phạm vi Hợp đồng</w:t>
      </w:r>
      <w:del w:id="5223" w:author="Claude" w:date="2026-10-12T09:00:00Z">
        <w:r>
          <w:rPr>
            <w:rFonts w:ascii="Times New Roman" w:hAnsi="Times New Roman"/>
            <w:sz w:val="26"/>
            <w:szCs w:val="26"/>
          </w:rPr>
          <w:delText xml:space="preserve"> này</w:delText>
        </w:r>
      </w:del>
      <w:r>
        <w:rPr>
          <w:rFonts w:ascii="Times New Roman" w:hAnsi="Times New Roman"/>
          <w:sz w:val="26"/>
          <w:szCs w:val="26"/>
        </w:rPr>
        <w:t xml:space="preserve"> chỉ bao gồm Phần ngầm theo định nghĩa tại Điều 1</w:t>
      </w:r>
      <w:ins w:id="5224" w:author="Claude" w:date="2026-10-12T09:00:00Z">
        <w:r>
          <w:rPr>
            <w:rFonts w:ascii="Times New Roman" w:hAnsi="Times New Roman"/>
            <w:sz w:val="26"/>
            <w:szCs w:val="26"/>
          </w:rPr>
          <w:t xml:space="preserve">. Công tác đất, công tác chống mối và công tác hoàn thiện ướt (xây, trát, ốp, lát, sơn, bả) không thuộc phạm vi Hợp đồng và do Nhà thầu khác thực hiện</w:t>
        </w:r>
      </w:ins>
      <w:r>
        <w:rPr>
          <w:rFonts w:ascii="Times New Roman" w:hAnsi="Times New Roman"/>
          <w:sz w:val="26"/>
          <w:szCs w:val="26"/>
        </w:rPr>
        <w:t xml:space="preserve">. Bên A có quyền điều chỉnh tăng, giảm khối lượng, phạm vi công việc hoặc giao một phần công việc cho </w:t>
      </w:r>
      <w:del w:id="5225" w:author="Claude" w:date="2026-10-12T09:00:00Z">
        <w:r>
          <w:rPr>
            <w:rFonts w:ascii="Times New Roman" w:hAnsi="Times New Roman"/>
            <w:sz w:val="26"/>
            <w:szCs w:val="26"/>
          </w:rPr>
          <w:delText xml:space="preserve">đơn vị</w:delText>
        </w:r>
      </w:del>
      <w:ins w:id="5226" w:author="Claude" w:date="2026-10-12T09:00:00Z">
        <w:r>
          <w:rPr>
            <w:rFonts w:ascii="Times New Roman" w:hAnsi="Times New Roman"/>
            <w:sz w:val="26"/>
            <w:szCs w:val="26"/>
          </w:rPr>
          <w:t xml:space="preserve">Nhà thầu</w:t>
        </w:r>
      </w:ins>
      <w:r>
        <w:rPr>
          <w:rFonts w:ascii="Times New Roman" w:hAnsi="Times New Roman"/>
          <w:sz w:val="26"/>
          <w:szCs w:val="26"/>
        </w:rPr>
        <w:t xml:space="preserve"> khác theo yêu cầu của Chủ đầu tư hoặc khi Bên B không đáp ứng yêu cầu của Hợp đồng; Bên B không được yêu cầu điều chỉnh đơn giá, bồi thường </w:t>
      </w:r>
      <w:del w:id="5227" w:author="Claude" w:date="2026-10-12T09:00:00Z">
        <w:r>
          <w:rPr>
            <w:rFonts w:ascii="Times New Roman" w:hAnsi="Times New Roman"/>
            <w:sz w:val="26"/>
            <w:szCs w:val="26"/>
          </w:rPr>
          <w:delText xml:space="preserve">hay</w:delText>
        </w:r>
      </w:del>
      <w:ins w:id="5228" w:author="Claude" w:date="2026-10-12T09:00:00Z">
        <w:r>
          <w:rPr>
            <w:rFonts w:ascii="Times New Roman" w:hAnsi="Times New Roman"/>
            <w:sz w:val="26"/>
            <w:szCs w:val="26"/>
          </w:rPr>
          <w:t xml:space="preserve">hoặc</w:t>
        </w:r>
      </w:ins>
      <w:r>
        <w:rPr>
          <w:rFonts w:ascii="Times New Roman" w:hAnsi="Times New Roman"/>
          <w:sz w:val="26"/>
          <w:szCs w:val="26"/>
        </w:rPr>
        <w:t xml:space="preserve"> lợi nhuận đối với phần công việc bị điều chỉnh giảm.</w:t>
      </w:r>
      <w:commentRangeEnd w:id="2"/>
      <w:r>
        <w:rPr>
          <w:rStyle w:val="CommentReference"/>
        </w:rPr>
        <w:commentReference w:id="2"/>
      </w:r>
    </w:p>
    <w:p>
      <w:pPr>
        <w:spacing w:after="120" w:line="276" w:lineRule="auto"/>
        <w:jc w:val="both"/>
        <w:rPr>
          <w:ins w:id="7354" w:author="Claude" w:date="2026-10-12T09:00:00Z"/>
          <w:rFonts w:ascii="Times New Roman" w:hAnsi="Times New Roman"/>
          <w:sz w:val="26"/>
          <w:szCs w:val="26"/>
        </w:rPr>
      </w:pPr>
      <w:ins w:id="7355" w:author="Claude" w:date="2026-10-12T09:00:00Z">
        <w:r>
          <w:rPr>
            <w:rFonts w:ascii="Times New Roman" w:hAnsi="Times New Roman"/>
            <w:b/>
            <w:bCs/>
            <w:sz w:val="26"/>
            <w:szCs w:val="26"/>
          </w:rPr>
          <w:t xml:space="preserve">4.1b. Phối hợp với Nhà thầu thi công công tác đất. Bên B có nghĩa vụ:</w:t>
        </w:r>
      </w:ins>
    </w:p>
    <w:p>
      <w:pPr>
        <w:tabs>
          <w:tab w:val="left" w:pos="459"/>
        </w:tabs>
        <w:spacing w:after="120" w:line="276" w:lineRule="auto"/>
        <w:jc w:val="both"/>
        <w:rPr>
          <w:ins w:id="7356" w:author="Claude" w:date="2026-10-12T09:00:00Z"/>
          <w:rFonts w:ascii="Times New Roman" w:hAnsi="Times New Roman"/>
          <w:sz w:val="26"/>
          <w:szCs w:val="26"/>
        </w:rPr>
      </w:pPr>
      <w:ins w:id="7357" w:author="Claude" w:date="2026-10-12T09:00:00Z">
        <w:r>
          <w:rPr>
            <w:rFonts w:ascii="Times New Roman" w:hAnsi="Times New Roman"/>
            <w:sz w:val="26"/>
            <w:szCs w:val="26"/>
          </w:rPr>
          <w:t xml:space="preserve">(i) Lập, trình Bên A phê duyệt trình tự đào đất theo từng lớp, cao độ dừng đào tương ứng với từng tầng văng chống, thời điểm lắp đặt và tháo dỡ văng chống, phù hợp thiết kế biện pháp đã được thẩm tra;</w:t>
        </w:r>
      </w:ins>
    </w:p>
    <w:p>
      <w:pPr>
        <w:tabs>
          <w:tab w:val="left" w:pos="459"/>
        </w:tabs>
        <w:spacing w:after="120" w:line="276" w:lineRule="auto"/>
        <w:jc w:val="both"/>
        <w:rPr>
          <w:ins w:id="7358" w:author="Claude" w:date="2026-10-12T09:00:00Z"/>
          <w:rFonts w:ascii="Times New Roman" w:hAnsi="Times New Roman"/>
          <w:sz w:val="26"/>
          <w:szCs w:val="26"/>
        </w:rPr>
      </w:pPr>
      <w:ins w:id="7359" w:author="Claude" w:date="2026-10-12T09:00:00Z">
        <w:r>
          <w:rPr>
            <w:rFonts w:ascii="Times New Roman" w:hAnsi="Times New Roman"/>
            <w:sz w:val="26"/>
            <w:szCs w:val="26"/>
          </w:rPr>
          <w:t xml:space="preserve">(ii) Lắp đặt văng chống kịp thời theo cao độ đào; không để hố đào ở trạng thái chưa lắp văng chống vượt quá cao độ và thời gian cho phép theo thiết kế biện pháp;</w:t>
        </w:r>
      </w:ins>
    </w:p>
    <w:p>
      <w:pPr>
        <w:tabs>
          <w:tab w:val="left" w:pos="459"/>
        </w:tabs>
        <w:spacing w:after="120" w:line="276" w:lineRule="auto"/>
        <w:jc w:val="both"/>
        <w:rPr>
          <w:ins w:id="7360" w:author="Claude" w:date="2026-10-12T09:00:00Z"/>
          <w:rFonts w:ascii="Times New Roman" w:hAnsi="Times New Roman"/>
          <w:sz w:val="26"/>
          <w:szCs w:val="26"/>
        </w:rPr>
      </w:pPr>
      <w:ins w:id="7361" w:author="Claude" w:date="2026-10-12T09:00:00Z">
        <w:r>
          <w:rPr>
            <w:rFonts w:ascii="Times New Roman" w:hAnsi="Times New Roman"/>
            <w:sz w:val="26"/>
            <w:szCs w:val="26"/>
          </w:rPr>
          <w:t xml:space="preserve">(iii) Kiểm tra, giám sát việc đào đất của Nhà thầu khác trong phạm vi ảnh hưởng của hệ cừ, văng chống; lập biên bản và thông báo ngay bằng văn bản cho Bên A khi phát hiện hành vi gây va chạm, hư hỏng hoặc mất ổn định hệ cừ, văng chống;</w:t>
        </w:r>
      </w:ins>
    </w:p>
    <w:p>
      <w:pPr>
        <w:tabs>
          <w:tab w:val="left" w:pos="459"/>
        </w:tabs>
        <w:spacing w:after="120" w:line="276" w:lineRule="auto"/>
        <w:jc w:val="both"/>
        <w:rPr>
          <w:ins w:id="7362" w:author="Claude" w:date="2026-10-12T09:00:00Z"/>
          <w:rFonts w:ascii="Times New Roman" w:hAnsi="Times New Roman"/>
          <w:sz w:val="26"/>
          <w:szCs w:val="26"/>
        </w:rPr>
      </w:pPr>
      <w:ins w:id="7363" w:author="Claude" w:date="2026-10-12T09:00:00Z">
        <w:r>
          <w:rPr>
            <w:rFonts w:ascii="Times New Roman" w:hAnsi="Times New Roman"/>
            <w:sz w:val="26"/>
            <w:szCs w:val="26"/>
          </w:rPr>
          <w:t xml:space="preserve">(iv) Nhận bàn giao hố móng, cao độ đáy đào từ Nhà thầu khác bằng biên bản có xác nhận của Bên A trước khi thi công công việc tiếp theo; kể từ thời điểm ký biên bản, Bên B chịu trách nhiệm bảo vệ hố móng đã nhận;</w:t>
        </w:r>
      </w:ins>
    </w:p>
    <w:p>
      <w:pPr>
        <w:tabs>
          <w:tab w:val="left" w:pos="459"/>
        </w:tabs>
        <w:spacing w:after="120" w:line="276" w:lineRule="auto"/>
        <w:jc w:val="both"/>
        <w:rPr>
          <w:ins w:id="7364" w:author="Claude" w:date="2026-10-12T09:00:00Z"/>
          <w:rFonts w:ascii="Times New Roman" w:hAnsi="Times New Roman"/>
          <w:sz w:val="26"/>
          <w:szCs w:val="26"/>
        </w:rPr>
      </w:pPr>
      <w:ins w:id="7365" w:author="Claude" w:date="2026-10-12T09:00:00Z">
        <w:r>
          <w:rPr>
            <w:rFonts w:ascii="Times New Roman" w:hAnsi="Times New Roman"/>
            <w:sz w:val="26"/>
            <w:szCs w:val="26"/>
          </w:rPr>
          <w:t xml:space="preserve">(v) Phối hợp trình tự tháo dỡ văng chống, nhổ cừ với trình tự đắp đất hoàn trả của Nhà thầu khác; bàn giao mặt bằng cho Nhà thầu khác thi công chống mối nền trước khi thi công bê tông lót.</w:t>
        </w:r>
      </w:ins>
    </w:p>
    <w:p>
      <w:pPr>
        <w:spacing w:after="120" w:line="276" w:lineRule="auto"/>
        <w:jc w:val="both"/>
        <w:rPr>
          <w:ins w:id="7366" w:author="Claude" w:date="2026-10-12T09:00:00Z"/>
          <w:rFonts w:ascii="Times New Roman" w:hAnsi="Times New Roman"/>
          <w:sz w:val="26"/>
          <w:szCs w:val="26"/>
        </w:rPr>
      </w:pPr>
      <w:ins w:id="7367" w:author="Claude" w:date="2026-10-12T09:00:00Z">
        <w:r>
          <w:rPr>
            <w:rFonts w:ascii="Times New Roman" w:hAnsi="Times New Roman"/>
            <w:b/>
            <w:bCs/>
            <w:sz w:val="26"/>
            <w:szCs w:val="26"/>
          </w:rPr>
          <w:t xml:space="preserve">Chậm trễ của Nhà thầu khác chỉ là căn cứ để Bên A xem xét gia hạn thời gian tương ứng khi Bên B chứng minh được ảnh hưởng trực tiếp đến đường găng tiến độ. Bên B không được yêu cầu bồi thường, chi phí dừng chờ hoặc điều chỉnh đơn giá, trừ phần Bên A được Chủ đầu tư hoặc Nhà thầu khác bồi hoàn tương ứng.</w:t>
        </w:r>
      </w:ins>
    </w:p>
    <w:p w14:paraId="1268415F" w14:textId="77777777" w:rsidR="00096978" w:rsidRPr="00302315" w:rsidRDefault="00096978" w:rsidP="007A44B1">
      <w:pPr>
        <w:widowControl w:val="0"/>
        <w:spacing w:after="120" w:line="276" w:lineRule="auto"/>
        <w:jc w:val="both"/>
        <w:rPr>
          <w:rFonts w:ascii="Times New Roman" w:hAnsi="Times New Roman"/>
          <w:sz w:val="26"/>
          <w:szCs w:val="26"/>
        </w:rPr>
      </w:pPr>
      <w:r>
        <w:rPr>
          <w:rFonts w:ascii="Times New Roman" w:hAnsi="Times New Roman"/>
          <w:b/>
          <w:bCs/>
          <w:sz w:val="26"/>
          <w:szCs w:val="26"/>
        </w:rPr>
        <w:t xml:space="preserve">4.2.</w:t>
      </w:r>
      <w:r>
        <w:rPr>
          <w:rFonts w:ascii="Times New Roman" w:hAnsi="Times New Roman"/>
          <w:sz w:val="26"/>
          <w:szCs w:val="26"/>
        </w:rPr>
        <w:t xml:space="preserve"> Bên B phải </w:t>
      </w:r>
      <w:del w:id="5229" w:author="Claude" w:date="2026-10-12T09:00:00Z">
        <w:r>
          <w:rPr>
            <w:rFonts w:ascii="Times New Roman" w:hAnsi="Times New Roman"/>
            <w:sz w:val="26"/>
            <w:szCs w:val="26"/>
          </w:rPr>
          <w:delText xml:space="preserve">thực hiện</w:delText>
        </w:r>
      </w:del>
      <w:ins w:id="5230" w:author="Claude" w:date="2026-10-12T09:00:00Z">
        <w:r>
          <w:rPr>
            <w:rFonts w:ascii="Times New Roman" w:hAnsi="Times New Roman"/>
            <w:sz w:val="26"/>
            <w:szCs w:val="26"/>
          </w:rPr>
          <w:t xml:space="preserve">thi</w:t>
        </w:r>
      </w:ins>
      <w:r>
        <w:rPr>
          <w:rFonts w:ascii="Times New Roman" w:hAnsi="Times New Roman"/>
          <w:sz w:val="26"/>
          <w:szCs w:val="26"/>
        </w:rPr>
        <w:t xml:space="preserve"> công </w:t>
      </w:r>
      <w:del w:id="5231" w:author="Claude" w:date="2026-10-12T09:00:00Z">
        <w:r>
          <w:rPr>
            <w:rFonts w:ascii="Times New Roman" w:hAnsi="Times New Roman"/>
            <w:sz w:val="26"/>
            <w:szCs w:val="26"/>
          </w:rPr>
          <w:delText xml:space="preserve">việc theo </w:delText>
        </w:r>
      </w:del>
      <w:r>
        <w:rPr>
          <w:rFonts w:ascii="Times New Roman" w:hAnsi="Times New Roman"/>
          <w:sz w:val="26"/>
          <w:szCs w:val="26"/>
        </w:rPr>
        <w:t xml:space="preserve">đúng </w:t>
      </w:r>
      <w:del w:id="5232" w:author="Claude" w:date="2026-10-12T09:00:00Z">
        <w:r>
          <w:rPr>
            <w:rFonts w:ascii="Times New Roman" w:hAnsi="Times New Roman"/>
            <w:sz w:val="26"/>
            <w:szCs w:val="26"/>
          </w:rPr>
          <w:delText xml:space="preserve">hồ</w:delText>
        </w:r>
      </w:del>
      <w:ins w:id="5233" w:author="Claude" w:date="2026-10-12T09:00:00Z">
        <w:r>
          <w:rPr>
            <w:rFonts w:ascii="Times New Roman" w:hAnsi="Times New Roman"/>
            <w:sz w:val="26"/>
            <w:szCs w:val="26"/>
          </w:rPr>
          <w:t xml:space="preserve">Hồ</w:t>
        </w:r>
      </w:ins>
      <w:r>
        <w:rPr>
          <w:rFonts w:ascii="Times New Roman" w:hAnsi="Times New Roman"/>
          <w:sz w:val="26"/>
          <w:szCs w:val="26"/>
        </w:rPr>
        <w:t xml:space="preserve"> sơ thiết kế, Chỉ dẫn kỹ thuật</w:t>
      </w:r>
      <w:del w:id="5234" w:author="Claude" w:date="2026-10-12T09:00:00Z">
        <w:r>
          <w:rPr>
            <w:rFonts w:ascii="Times New Roman" w:hAnsi="Times New Roman"/>
            <w:sz w:val="26"/>
            <w:szCs w:val="26"/>
          </w:rPr>
          <w:delText xml:space="preserve"> và đáp ứng được</w:delText>
        </w:r>
      </w:del>
      <w:ins w:id="5235" w:author="Claude" w:date="2026-10-12T09:00:00Z">
        <w:r>
          <w:rPr>
            <w:rFonts w:ascii="Times New Roman" w:hAnsi="Times New Roman"/>
            <w:sz w:val="26"/>
            <w:szCs w:val="26"/>
          </w:rPr>
          <w:t xml:space="preserve">,</w:t>
        </w:r>
      </w:ins>
      <w:r>
        <w:rPr>
          <w:rFonts w:ascii="Times New Roman" w:hAnsi="Times New Roman"/>
          <w:sz w:val="26"/>
          <w:szCs w:val="26"/>
        </w:rPr>
        <w:t xml:space="preserve"> yêu cầu của Chủ đầu tư</w:t>
      </w:r>
      <w:del w:id="5236" w:author="Claude" w:date="2026-10-12T09:00:00Z">
        <w:r>
          <w:rPr>
            <w:rFonts w:ascii="Times New Roman" w:hAnsi="Times New Roman"/>
            <w:sz w:val="26"/>
            <w:szCs w:val="26"/>
          </w:rPr>
          <w:delText xml:space="preserve">/</w:delText>
        </w:r>
      </w:del>
      <w:ins w:id="5237" w:author="Claude" w:date="2026-10-12T09:00:00Z">
        <w:r>
          <w:rPr>
            <w:rFonts w:ascii="Times New Roman" w:hAnsi="Times New Roman"/>
            <w:sz w:val="26"/>
            <w:szCs w:val="26"/>
          </w:rPr>
          <w:t xml:space="preserve">,</w:t>
        </w:r>
      </w:ins>
      <w:r>
        <w:rPr>
          <w:rFonts w:ascii="Times New Roman" w:hAnsi="Times New Roman"/>
          <w:sz w:val="26"/>
          <w:szCs w:val="26"/>
        </w:rPr>
        <w:t xml:space="preserve"> Tư vấn</w:t>
      </w:r>
      <w:ins w:id="5238" w:author="Claude" w:date="2026-10-12T09:00:00Z">
        <w:r>
          <w:rPr>
            <w:rFonts w:ascii="Times New Roman" w:hAnsi="Times New Roman"/>
            <w:sz w:val="26"/>
            <w:szCs w:val="26"/>
          </w:rPr>
          <w:t xml:space="preserve"> giám sát</w:t>
        </w:r>
      </w:ins>
      <w:r>
        <w:rPr>
          <w:rFonts w:ascii="Times New Roman" w:hAnsi="Times New Roman"/>
          <w:sz w:val="26"/>
          <w:szCs w:val="26"/>
        </w:rPr>
        <w:t xml:space="preserve"> và chỉ dẫn của Bên A</w:t>
      </w:r>
      <w:del w:id="5239" w:author="Claude" w:date="2026-10-12T09:00:00Z">
        <w:r>
          <w:rPr>
            <w:rFonts w:ascii="Times New Roman" w:hAnsi="Times New Roman"/>
            <w:sz w:val="26"/>
            <w:szCs w:val="26"/>
          </w:rPr>
          <w:delText xml:space="preserve"> và phải</w:delText>
        </w:r>
      </w:del>
      <w:ins w:id="5240" w:author="Claude" w:date="2026-10-12T09:00:00Z">
        <w:r>
          <w:rPr>
            <w:rFonts w:ascii="Times New Roman" w:hAnsi="Times New Roman"/>
            <w:sz w:val="26"/>
            <w:szCs w:val="26"/>
          </w:rPr>
          <w:t xml:space="preserve">; Bên B có nghĩa vụ</w:t>
        </w:r>
      </w:ins>
      <w:r>
        <w:rPr>
          <w:rFonts w:ascii="Times New Roman" w:hAnsi="Times New Roman"/>
          <w:sz w:val="26"/>
          <w:szCs w:val="26"/>
        </w:rPr>
        <w:t xml:space="preserve"> sửa chữa </w:t>
      </w:r>
      <w:del w:id="5241" w:author="Claude" w:date="2026-10-12T09:00:00Z">
        <w:r>
          <w:rPr>
            <w:rFonts w:ascii="Times New Roman" w:hAnsi="Times New Roman"/>
            <w:sz w:val="26"/>
            <w:szCs w:val="26"/>
          </w:rPr>
          <w:delText xml:space="preserve">bất kỳ</w:delText>
        </w:r>
      </w:del>
      <w:ins w:id="5242" w:author="Claude" w:date="2026-10-12T09:00:00Z">
        <w:r>
          <w:rPr>
            <w:rFonts w:ascii="Times New Roman" w:hAnsi="Times New Roman"/>
            <w:sz w:val="26"/>
            <w:szCs w:val="26"/>
          </w:rPr>
          <w:t xml:space="preserve">mọi</w:t>
        </w:r>
      </w:ins>
      <w:r>
        <w:rPr>
          <w:rFonts w:ascii="Times New Roman" w:hAnsi="Times New Roman"/>
          <w:sz w:val="26"/>
          <w:szCs w:val="26"/>
        </w:rPr>
        <w:t xml:space="preserve"> sai sót </w:t>
      </w:r>
      <w:del w:id="5243" w:author="Claude" w:date="2026-10-12T09:00:00Z">
        <w:r>
          <w:rPr>
            <w:rFonts w:ascii="Times New Roman" w:hAnsi="Times New Roman"/>
            <w:sz w:val="26"/>
            <w:szCs w:val="26"/>
          </w:rPr>
          <w:delText xml:space="preserve">nào liên quan đến</w:delText>
        </w:r>
      </w:del>
      <w:ins w:id="5244" w:author="Claude" w:date="2026-10-12T09:00:00Z">
        <w:r>
          <w:rPr>
            <w:rFonts w:ascii="Times New Roman" w:hAnsi="Times New Roman"/>
            <w:sz w:val="26"/>
            <w:szCs w:val="26"/>
          </w:rPr>
          <w:t xml:space="preserve">thuộc</w:t>
        </w:r>
      </w:ins>
      <w:r>
        <w:rPr>
          <w:rFonts w:ascii="Times New Roman" w:hAnsi="Times New Roman"/>
          <w:sz w:val="26"/>
          <w:szCs w:val="26"/>
        </w:rPr>
        <w:t xml:space="preserve"> phạm vi công việc của </w:t>
      </w:r>
      <w:ins w:id="5245" w:author="Claude" w:date="2026-10-12T09:00:00Z">
        <w:r>
          <w:rPr>
            <w:rFonts w:ascii="Times New Roman" w:hAnsi="Times New Roman"/>
            <w:sz w:val="26"/>
            <w:szCs w:val="26"/>
          </w:rPr>
          <w:t xml:space="preserve">mình bằng chi phí của </w:t>
        </w:r>
      </w:ins>
      <w:r>
        <w:rPr>
          <w:rFonts w:ascii="Times New Roman" w:hAnsi="Times New Roman"/>
          <w:sz w:val="26"/>
          <w:szCs w:val="26"/>
        </w:rPr>
        <w:t xml:space="preserve">Bên B.</w:t>
      </w:r>
    </w:p>
    <w:p w14:paraId="44A0984D" w14:textId="77777777" w:rsidR="003B0A74" w:rsidRPr="00302315" w:rsidRDefault="004A1E7E" w:rsidP="007A44B1">
      <w:pPr>
        <w:spacing w:after="120" w:line="276" w:lineRule="auto"/>
        <w:jc w:val="both"/>
        <w:rPr>
          <w:rFonts w:ascii="Times New Roman" w:hAnsi="Times New Roman"/>
          <w:sz w:val="26"/>
          <w:szCs w:val="26"/>
        </w:rPr>
      </w:pPr>
      <w:r>
        <w:rPr>
          <w:rFonts w:ascii="Times New Roman" w:hAnsi="Times New Roman"/>
          <w:b/>
          <w:bCs/>
          <w:sz w:val="26"/>
          <w:szCs w:val="26"/>
        </w:rPr>
        <w:t xml:space="preserve">4.3.</w:t>
      </w:r>
      <w:r>
        <w:rPr>
          <w:rFonts w:ascii="Times New Roman" w:hAnsi="Times New Roman"/>
          <w:sz w:val="26"/>
          <w:szCs w:val="26"/>
        </w:rPr>
        <w:t xml:space="preserve"> Trong phạm vi công việc </w:t>
      </w:r>
      <w:del w:id="5246" w:author="Claude" w:date="2026-10-12T09:00:00Z">
        <w:r>
          <w:rPr>
            <w:rFonts w:ascii="Times New Roman" w:hAnsi="Times New Roman"/>
            <w:sz w:val="26"/>
            <w:szCs w:val="26"/>
          </w:rPr>
          <w:delText xml:space="preserve">theo</w:delText>
        </w:r>
      </w:del>
      <w:ins w:id="5247" w:author="Claude" w:date="2026-10-12T09:00:00Z">
        <w:r>
          <w:rPr>
            <w:rFonts w:ascii="Times New Roman" w:hAnsi="Times New Roman"/>
            <w:sz w:val="26"/>
            <w:szCs w:val="26"/>
          </w:rPr>
          <w:t xml:space="preserve">của</w:t>
        </w:r>
      </w:ins>
      <w:r>
        <w:rPr>
          <w:rFonts w:ascii="Times New Roman" w:hAnsi="Times New Roman"/>
          <w:sz w:val="26"/>
          <w:szCs w:val="26"/>
        </w:rPr>
        <w:t xml:space="preserve"> Hợp đồng</w:t>
      </w:r>
      <w:del w:id="5248" w:author="Claude" w:date="2026-10-12T09:00:00Z">
        <w:r>
          <w:rPr>
            <w:rFonts w:ascii="Times New Roman" w:hAnsi="Times New Roman"/>
            <w:sz w:val="26"/>
            <w:szCs w:val="26"/>
          </w:rPr>
          <w:delText xml:space="preserve"> này</w:delText>
        </w:r>
      </w:del>
      <w:r>
        <w:rPr>
          <w:rFonts w:ascii="Times New Roman" w:hAnsi="Times New Roman"/>
          <w:sz w:val="26"/>
          <w:szCs w:val="26"/>
        </w:rPr>
        <w:t xml:space="preserve">, Bên B có </w:t>
      </w:r>
      <w:del w:id="5249" w:author="Claude" w:date="2026-10-12T09:00:00Z">
        <w:r>
          <w:rPr>
            <w:rFonts w:ascii="Times New Roman" w:hAnsi="Times New Roman"/>
            <w:sz w:val="26"/>
            <w:szCs w:val="26"/>
          </w:rPr>
          <w:delText xml:space="preserve">trách nhiệm</w:delText>
        </w:r>
      </w:del>
      <w:ins w:id="5250" w:author="Claude" w:date="2026-10-12T09:00:00Z">
        <w:r>
          <w:rPr>
            <w:rFonts w:ascii="Times New Roman" w:hAnsi="Times New Roman"/>
            <w:sz w:val="26"/>
            <w:szCs w:val="26"/>
          </w:rPr>
          <w:t xml:space="preserve">nghĩa vụ</w:t>
        </w:r>
      </w:ins>
      <w:r>
        <w:rPr>
          <w:rFonts w:ascii="Times New Roman" w:hAnsi="Times New Roman"/>
          <w:sz w:val="26"/>
          <w:szCs w:val="26"/>
        </w:rPr>
        <w:t xml:space="preserve"> tuân thủ các yêu cầu </w:t>
      </w:r>
      <w:del w:id="5251" w:author="Claude" w:date="2026-10-12T09:00:00Z">
        <w:r>
          <w:rPr>
            <w:rFonts w:ascii="Times New Roman" w:hAnsi="Times New Roman"/>
            <w:sz w:val="26"/>
            <w:szCs w:val="26"/>
          </w:rPr>
          <w:delText xml:space="preserve">có liên quan </w:delText>
        </w:r>
      </w:del>
      <w:r>
        <w:rPr>
          <w:rFonts w:ascii="Times New Roman" w:hAnsi="Times New Roman"/>
          <w:sz w:val="26"/>
          <w:szCs w:val="26"/>
        </w:rPr>
        <w:t xml:space="preserve">của Hợp đồng </w:t>
      </w:r>
      <w:del w:id="5252" w:author="Claude" w:date="2026-10-12T09:00:00Z">
        <w:r>
          <w:rPr>
            <w:rFonts w:ascii="Times New Roman" w:hAnsi="Times New Roman"/>
            <w:sz w:val="26"/>
            <w:szCs w:val="26"/>
          </w:rPr>
          <w:delText xml:space="preserve">Chủ đầu tư</w:delText>
        </w:r>
      </w:del>
      <w:ins w:id="5253" w:author="Claude" w:date="2026-10-12T09:00:00Z">
        <w:r>
          <w:rPr>
            <w:rFonts w:ascii="Times New Roman" w:hAnsi="Times New Roman"/>
            <w:sz w:val="26"/>
            <w:szCs w:val="26"/>
          </w:rPr>
          <w:t xml:space="preserve">thầu chính</w:t>
        </w:r>
      </w:ins>
      <w:r>
        <w:rPr>
          <w:rFonts w:ascii="Times New Roman" w:hAnsi="Times New Roman"/>
          <w:sz w:val="26"/>
          <w:szCs w:val="26"/>
        </w:rPr>
        <w:t xml:space="preserve"> (trừ các điều khoản tài chính), Hồ sơ thiết kế, Chỉ dẫn kỹ thuật và </w:t>
      </w:r>
      <w:del w:id="5254" w:author="Claude" w:date="2026-10-12T09:00:00Z">
        <w:r>
          <w:rPr>
            <w:rFonts w:ascii="Times New Roman" w:hAnsi="Times New Roman"/>
            <w:sz w:val="26"/>
            <w:szCs w:val="26"/>
          </w:rPr>
          <w:delText xml:space="preserve">các </w:delText>
        </w:r>
      </w:del>
      <w:r>
        <w:rPr>
          <w:rFonts w:ascii="Times New Roman" w:hAnsi="Times New Roman"/>
          <w:sz w:val="26"/>
          <w:szCs w:val="26"/>
        </w:rPr>
        <w:t xml:space="preserve">chỉ dẫn hợp pháp của Chủ đầu tư</w:t>
      </w:r>
      <w:del w:id="5255" w:author="Claude" w:date="2026-10-12T09:00:00Z">
        <w:r>
          <w:rPr>
            <w:rFonts w:ascii="Times New Roman" w:hAnsi="Times New Roman"/>
            <w:sz w:val="26"/>
            <w:szCs w:val="26"/>
          </w:rPr>
          <w:delText xml:space="preserve">/</w:delText>
        </w:r>
      </w:del>
      <w:ins w:id="5256" w:author="Claude" w:date="2026-10-12T09:00:00Z">
        <w:r>
          <w:rPr>
            <w:rFonts w:ascii="Times New Roman" w:hAnsi="Times New Roman"/>
            <w:sz w:val="26"/>
            <w:szCs w:val="26"/>
          </w:rPr>
          <w:t xml:space="preserve">, </w:t>
        </w:r>
      </w:ins>
      <w:r>
        <w:rPr>
          <w:rFonts w:ascii="Times New Roman" w:hAnsi="Times New Roman"/>
          <w:sz w:val="26"/>
          <w:szCs w:val="26"/>
        </w:rPr>
        <w:t xml:space="preserve">Tư vấn giám sát</w:t>
      </w:r>
      <w:del w:id="5257" w:author="Claude" w:date="2026-10-12T09:00:00Z">
        <w:r>
          <w:rPr>
            <w:rFonts w:ascii="Times New Roman" w:hAnsi="Times New Roman"/>
            <w:sz w:val="26"/>
            <w:szCs w:val="26"/>
          </w:rPr>
          <w:delText xml:space="preserve">/</w:delText>
        </w:r>
      </w:del>
      <w:ins w:id="5258" w:author="Claude" w:date="2026-10-12T09:00:00Z">
        <w:r>
          <w:rPr>
            <w:rFonts w:ascii="Times New Roman" w:hAnsi="Times New Roman"/>
            <w:sz w:val="26"/>
            <w:szCs w:val="26"/>
          </w:rPr>
          <w:t xml:space="preserve">, </w:t>
        </w:r>
      </w:ins>
      <w:r>
        <w:rPr>
          <w:rFonts w:ascii="Times New Roman" w:hAnsi="Times New Roman"/>
          <w:sz w:val="26"/>
          <w:szCs w:val="26"/>
        </w:rPr>
        <w:t xml:space="preserve">Bên A đã được Bên A chuyển giao hoặc thông báo</w:t>
      </w:r>
      <w:del w:id="5259" w:author="Claude" w:date="2026-10-12T09:00:00Z">
        <w:r>
          <w:rPr>
            <w:rFonts w:ascii="Times New Roman" w:hAnsi="Times New Roman"/>
            <w:sz w:val="26"/>
            <w:szCs w:val="26"/>
          </w:rPr>
          <w:delText xml:space="preserve"> cho Bên B</w:delText>
        </w:r>
      </w:del>
      <w:r>
        <w:rPr>
          <w:rFonts w:ascii="Times New Roman" w:hAnsi="Times New Roman"/>
          <w:sz w:val="26"/>
          <w:szCs w:val="26"/>
        </w:rPr>
        <w:t xml:space="preserve">. Trường hợp do lỗi của Bên B </w:t>
      </w:r>
      <w:del w:id="5260" w:author="Claude" w:date="2026-10-12T09:00:00Z">
        <w:r>
          <w:rPr>
            <w:rFonts w:ascii="Times New Roman" w:hAnsi="Times New Roman"/>
            <w:sz w:val="26"/>
            <w:szCs w:val="26"/>
          </w:rPr>
          <w:delText xml:space="preserve">làm phát sinh việc</w:delText>
        </w:r>
      </w:del>
      <w:ins w:id="5261" w:author="Claude" w:date="2026-10-12T09:00:00Z">
        <w:r>
          <w:rPr>
            <w:rFonts w:ascii="Times New Roman" w:hAnsi="Times New Roman"/>
            <w:sz w:val="26"/>
            <w:szCs w:val="26"/>
          </w:rPr>
          <w:t xml:space="preserve">mà</w:t>
        </w:r>
      </w:ins>
      <w:r>
        <w:rPr>
          <w:rFonts w:ascii="Times New Roman" w:hAnsi="Times New Roman"/>
          <w:sz w:val="26"/>
          <w:szCs w:val="26"/>
        </w:rPr>
        <w:t xml:space="preserve"> Chủ đầu tư từ chối nghiệm thu, giảm trừ thanh toán, yêu cầu sửa chữa, bồi thường hoặc áp dụng chế tài đối với Bên A</w:t>
      </w:r>
      <w:del w:id="5262" w:author="Claude" w:date="2026-10-12T09:00:00Z">
        <w:r>
          <w:rPr>
            <w:rFonts w:ascii="Times New Roman" w:hAnsi="Times New Roman"/>
            <w:sz w:val="26"/>
            <w:szCs w:val="26"/>
          </w:rPr>
          <w:delText xml:space="preserve"> thì</w:delText>
        </w:r>
      </w:del>
      <w:ins w:id="5263" w:author="Claude" w:date="2026-10-12T09:00:00Z">
        <w:r>
          <w:rPr>
            <w:rFonts w:ascii="Times New Roman" w:hAnsi="Times New Roman"/>
            <w:sz w:val="26"/>
            <w:szCs w:val="26"/>
          </w:rPr>
          <w:t xml:space="preserve">,</w:t>
        </w:r>
      </w:ins>
      <w:r>
        <w:rPr>
          <w:rFonts w:ascii="Times New Roman" w:hAnsi="Times New Roman"/>
          <w:sz w:val="26"/>
          <w:szCs w:val="26"/>
        </w:rPr>
        <w:t xml:space="preserve"> Bên B </w:t>
      </w:r>
      <w:del w:id="5264" w:author="Claude" w:date="2026-10-12T09:00:00Z">
        <w:r>
          <w:rPr>
            <w:rFonts w:ascii="Times New Roman" w:hAnsi="Times New Roman"/>
            <w:sz w:val="26"/>
            <w:szCs w:val="26"/>
          </w:rPr>
          <w:delText xml:space="preserve">có trách nhiệm phối hợp</w:delText>
        </w:r>
      </w:del>
      <w:ins w:id="5265" w:author="Claude" w:date="2026-10-12T09:00:00Z">
        <w:r>
          <w:rPr>
            <w:rFonts w:ascii="Times New Roman" w:hAnsi="Times New Roman"/>
            <w:sz w:val="26"/>
            <w:szCs w:val="26"/>
          </w:rPr>
          <w:t xml:space="preserve">phải</w:t>
        </w:r>
      </w:ins>
      <w:r>
        <w:rPr>
          <w:rFonts w:ascii="Times New Roman" w:hAnsi="Times New Roman"/>
          <w:sz w:val="26"/>
          <w:szCs w:val="26"/>
        </w:rPr>
        <w:t xml:space="preserve"> khắc phục và hoàn trả cho Bên A </w:t>
      </w:r>
      <w:del w:id="5266" w:author="Claude" w:date="2026-10-12T09:00:00Z">
        <w:r>
          <w:rPr>
            <w:rFonts w:ascii="Times New Roman" w:hAnsi="Times New Roman"/>
            <w:sz w:val="26"/>
            <w:szCs w:val="26"/>
          </w:rPr>
          <w:delText xml:space="preserve">các</w:delText>
        </w:r>
      </w:del>
      <w:ins w:id="5267" w:author="Claude" w:date="2026-10-12T09:00:00Z">
        <w:r>
          <w:rPr>
            <w:rFonts w:ascii="Times New Roman" w:hAnsi="Times New Roman"/>
            <w:sz w:val="26"/>
            <w:szCs w:val="26"/>
          </w:rPr>
          <w:t xml:space="preserve">toàn bộ</w:t>
        </w:r>
      </w:ins>
      <w:r>
        <w:rPr>
          <w:rFonts w:ascii="Times New Roman" w:hAnsi="Times New Roman"/>
          <w:sz w:val="26"/>
          <w:szCs w:val="26"/>
        </w:rPr>
        <w:t xml:space="preserve"> chi phí, thiệt hại</w:t>
      </w:r>
      <w:del w:id="5268" w:author="Claude" w:date="2026-10-12T09:00:00Z">
        <w:r>
          <w:rPr>
            <w:rFonts w:ascii="Times New Roman" w:hAnsi="Times New Roman"/>
            <w:sz w:val="26"/>
            <w:szCs w:val="26"/>
          </w:rPr>
          <w:delText xml:space="preserve"> hợp lý, hợp lệ</w:delText>
        </w:r>
      </w:del>
      <w:ins w:id="5269" w:author="Claude" w:date="2026-10-12T09:00:00Z">
        <w:r>
          <w:rPr>
            <w:rFonts w:ascii="Times New Roman" w:hAnsi="Times New Roman"/>
            <w:sz w:val="26"/>
            <w:szCs w:val="26"/>
          </w:rPr>
          <w:t xml:space="preserve">, tiền phạt</w:t>
        </w:r>
      </w:ins>
      <w:r>
        <w:rPr>
          <w:rFonts w:ascii="Times New Roman" w:hAnsi="Times New Roman"/>
          <w:sz w:val="26"/>
          <w:szCs w:val="26"/>
        </w:rPr>
        <w:t xml:space="preserve"> phát sinh tương ứng.</w:t>
      </w:r>
    </w:p>
    <w:p w14:paraId="5FFFA40D" w14:textId="77777777" w:rsidR="00096978" w:rsidRPr="00302315" w:rsidRDefault="00096978" w:rsidP="007A44B1">
      <w:pPr>
        <w:tabs>
          <w:tab w:val="left" w:pos="720"/>
        </w:tabs>
        <w:spacing w:after="120" w:line="276" w:lineRule="auto"/>
        <w:jc w:val="both"/>
        <w:rPr>
          <w:rFonts w:ascii="Times New Roman" w:hAnsi="Times New Roman"/>
          <w:sz w:val="26"/>
          <w:szCs w:val="26"/>
        </w:rPr>
      </w:pPr>
      <w:r>
        <w:rPr>
          <w:rFonts w:ascii="Times New Roman" w:hAnsi="Times New Roman"/>
          <w:b/>
          <w:bCs/>
          <w:sz w:val="26"/>
          <w:szCs w:val="26"/>
        </w:rPr>
        <w:t xml:space="preserve">4.4. </w:t>
      </w:r>
      <w:r>
        <w:rPr>
          <w:rFonts w:ascii="Times New Roman" w:hAnsi="Times New Roman"/>
          <w:sz w:val="26"/>
          <w:szCs w:val="26"/>
        </w:rPr>
        <w:t xml:space="preserve">Bên B phải huy động đủ các thiết bị theo yêu cầu chi tiết như tại </w:t>
      </w:r>
      <w:r>
        <w:rPr>
          <w:rFonts w:ascii="Times New Roman" w:hAnsi="Times New Roman"/>
          <w:i/>
          <w:iCs/>
          <w:sz w:val="26"/>
          <w:szCs w:val="26"/>
        </w:rPr>
        <w:t>Biểu 04[Yêu cầu về thiết bị]</w:t>
      </w:r>
      <w:r>
        <w:rPr>
          <w:rFonts w:ascii="Times New Roman" w:hAnsi="Times New Roman"/>
          <w:sz w:val="26"/>
          <w:szCs w:val="26"/>
        </w:rPr>
        <w:t xml:space="preserve">. Tiến độ huy động theo yêu cầu của Bên A, phù hợp với tiến </w:t>
      </w:r>
      <w:r>
        <w:rPr>
          <w:rFonts w:ascii="Times New Roman" w:hAnsi="Times New Roman" w:hint="eastAsia"/>
          <w:sz w:val="26"/>
          <w:szCs w:val="26"/>
        </w:rPr>
        <w:t>đ</w:t>
      </w:r>
      <w:r>
        <w:rPr>
          <w:rFonts w:ascii="Times New Roman" w:hAnsi="Times New Roman"/>
          <w:sz w:val="26"/>
          <w:szCs w:val="26"/>
        </w:rPr>
        <w:t xml:space="preserve">ộ huy động của Dự án và yêu cầu của Chủ </w:t>
      </w:r>
      <w:r>
        <w:rPr>
          <w:rFonts w:ascii="Times New Roman" w:hAnsi="Times New Roman" w:hint="eastAsia"/>
          <w:sz w:val="26"/>
          <w:szCs w:val="26"/>
        </w:rPr>
        <w:t>đ</w:t>
      </w:r>
      <w:r>
        <w:rPr>
          <w:rFonts w:ascii="Times New Roman" w:hAnsi="Times New Roman"/>
          <w:sz w:val="26"/>
          <w:szCs w:val="26"/>
        </w:rPr>
        <w:t>ầu t</w:t>
      </w:r>
      <w:r>
        <w:rPr>
          <w:rFonts w:ascii="Times New Roman" w:hAnsi="Times New Roman" w:hint="eastAsia"/>
          <w:sz w:val="26"/>
          <w:szCs w:val="26"/>
        </w:rPr>
        <w:t>ư</w:t>
      </w:r>
      <w:r>
        <w:rPr>
          <w:rFonts w:ascii="Times New Roman" w:hAnsi="Times New Roman"/>
          <w:sz w:val="26"/>
          <w:szCs w:val="26"/>
        </w:rPr>
        <w:t>.</w:t>
      </w:r>
    </w:p>
    <w:p w14:paraId="6D457E02" w14:textId="77777777" w:rsidR="00096978" w:rsidRPr="00302315" w:rsidRDefault="00096978" w:rsidP="007A44B1">
      <w:pPr>
        <w:pStyle w:val="Heading2"/>
        <w:spacing w:after="120" w:line="276" w:lineRule="auto"/>
        <w:jc w:val="left"/>
        <w:rPr>
          <w:rFonts w:ascii="Times New Roman" w:hAnsi="Times New Roman"/>
          <w:sz w:val="26"/>
          <w:szCs w:val="26"/>
        </w:rPr>
      </w:pPr>
      <w:r>
        <w:rPr>
          <w:rFonts w:ascii="Times New Roman" w:hAnsi="Times New Roman"/>
          <w:sz w:val="26"/>
          <w:szCs w:val="26"/>
        </w:rPr>
        <w:t>Điều 5. YÊU CẦU VỀ CHẤT LƯỢNG, KỸ THUẬT</w:t>
      </w:r>
    </w:p>
    <w:p w14:paraId="1DFFF329" w14:textId="77777777" w:rsidR="00096978" w:rsidRPr="00302315" w:rsidRDefault="00096978" w:rsidP="007A44B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 xml:space="preserve">5.1.</w:t>
      </w:r>
      <w:r>
        <w:rPr>
          <w:rFonts w:ascii="Times New Roman" w:hAnsi="Times New Roman"/>
          <w:sz w:val="26"/>
          <w:szCs w:val="26"/>
        </w:rPr>
        <w:t xml:space="preserve"> Bên B phải </w:t>
      </w:r>
      <w:del w:id="5270" w:author="Claude" w:date="2026-10-12T09:00:00Z">
        <w:r>
          <w:rPr>
            <w:rFonts w:ascii="Times New Roman" w:hAnsi="Times New Roman"/>
            <w:sz w:val="26"/>
            <w:szCs w:val="26"/>
          </w:rPr>
          <w:delText xml:space="preserve">đảm bảo thực hiện đúng theo các</w:delText>
        </w:r>
      </w:del>
      <w:ins w:id="5271" w:author="Claude" w:date="2026-10-12T09:00:00Z">
        <w:r>
          <w:rPr>
            <w:rFonts w:ascii="Times New Roman" w:hAnsi="Times New Roman"/>
            <w:sz w:val="26"/>
            <w:szCs w:val="26"/>
          </w:rPr>
          <w:t xml:space="preserve">thi công tuân thủ</w:t>
        </w:r>
      </w:ins>
      <w:r>
        <w:rPr>
          <w:rFonts w:ascii="Times New Roman" w:hAnsi="Times New Roman"/>
          <w:sz w:val="26"/>
          <w:szCs w:val="26"/>
        </w:rPr>
        <w:t xml:space="preserve"> quy chuẩn kỹ thuật, tiêu chuẩn</w:t>
      </w:r>
      <w:del w:id="5272" w:author="Claude" w:date="2026-10-12T09:00:00Z">
        <w:r>
          <w:rPr>
            <w:rFonts w:ascii="Times New Roman" w:hAnsi="Times New Roman"/>
            <w:sz w:val="26"/>
            <w:szCs w:val="26"/>
          </w:rPr>
          <w:delText xml:space="preserve">, quy trình được</w:delText>
        </w:r>
      </w:del>
      <w:r>
        <w:rPr>
          <w:rFonts w:ascii="Times New Roman" w:hAnsi="Times New Roman"/>
          <w:sz w:val="26"/>
          <w:szCs w:val="26"/>
        </w:rPr>
        <w:t xml:space="preserve"> áp dụng</w:t>
      </w:r>
      <w:del w:id="5273" w:author="Claude" w:date="2026-10-12T09:00:00Z">
        <w:r>
          <w:rPr>
            <w:rFonts w:ascii="Times New Roman" w:hAnsi="Times New Roman"/>
            <w:sz w:val="26"/>
            <w:szCs w:val="26"/>
          </w:rPr>
          <w:delText xml:space="preserve"> và tuân thủ các</w:delText>
        </w:r>
      </w:del>
      <w:ins w:id="5274" w:author="Claude" w:date="2026-10-12T09:00:00Z">
        <w:r>
          <w:rPr>
            <w:rFonts w:ascii="Times New Roman" w:hAnsi="Times New Roman"/>
            <w:sz w:val="26"/>
            <w:szCs w:val="26"/>
          </w:rPr>
          <w:t xml:space="preserve">, Chỉ dẫn kỹ thuật và</w:t>
        </w:r>
      </w:ins>
      <w:r>
        <w:rPr>
          <w:rFonts w:ascii="Times New Roman" w:hAnsi="Times New Roman"/>
          <w:sz w:val="26"/>
          <w:szCs w:val="26"/>
        </w:rPr>
        <w:t xml:space="preserve"> quy định của pháp luật </w:t>
      </w:r>
      <w:del w:id="5275" w:author="Claude" w:date="2026-10-12T09:00:00Z">
        <w:r>
          <w:rPr>
            <w:rFonts w:ascii="Times New Roman" w:hAnsi="Times New Roman"/>
            <w:sz w:val="26"/>
            <w:szCs w:val="26"/>
          </w:rPr>
          <w:delText xml:space="preserve">có liên quan</w:delText>
        </w:r>
      </w:del>
      <w:ins w:id="5276" w:author="Claude" w:date="2026-10-12T09:00:00Z">
        <w:r>
          <w:rPr>
            <w:rFonts w:ascii="Times New Roman" w:hAnsi="Times New Roman"/>
            <w:sz w:val="26"/>
            <w:szCs w:val="26"/>
          </w:rPr>
          <w:t xml:space="preserve">về quản lý chất lượng công trình xây dựng</w:t>
        </w:r>
      </w:ins>
      <w:r>
        <w:rPr>
          <w:rFonts w:ascii="Times New Roman" w:hAnsi="Times New Roman"/>
          <w:sz w:val="26"/>
          <w:szCs w:val="26"/>
        </w:rPr>
        <w:t xml:space="preserve">.</w:t>
      </w:r>
    </w:p>
    <w:p w14:paraId="7F203D0A" w14:textId="77777777" w:rsidR="00096978" w:rsidRPr="00302315" w:rsidRDefault="00096978" w:rsidP="007A44B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 xml:space="preserve">5.2</w:t>
      </w:r>
      <w:r>
        <w:rPr>
          <w:rFonts w:ascii="Times New Roman" w:hAnsi="Times New Roman"/>
          <w:sz w:val="26"/>
          <w:szCs w:val="26"/>
        </w:rPr>
        <w:t xml:space="preserve">. Bên B </w:t>
      </w:r>
      <w:del w:id="5277" w:author="Claude" w:date="2026-10-12T09:00:00Z">
        <w:r>
          <w:rPr>
            <w:rFonts w:ascii="Times New Roman" w:hAnsi="Times New Roman"/>
            <w:sz w:val="26"/>
            <w:szCs w:val="26"/>
          </w:rPr>
          <w:delText xml:space="preserve">đề xuất</w:delText>
        </w:r>
      </w:del>
      <w:ins w:id="5278" w:author="Claude" w:date="2026-10-12T09:00:00Z">
        <w:r>
          <w:rPr>
            <w:rFonts w:ascii="Times New Roman" w:hAnsi="Times New Roman"/>
            <w:sz w:val="26"/>
            <w:szCs w:val="26"/>
          </w:rPr>
          <w:t xml:space="preserve">phải lập</w:t>
        </w:r>
      </w:ins>
      <w:r>
        <w:rPr>
          <w:rFonts w:ascii="Times New Roman" w:hAnsi="Times New Roman"/>
          <w:sz w:val="26"/>
          <w:szCs w:val="26"/>
        </w:rPr>
        <w:t xml:space="preserve"> biện pháp thi công và </w:t>
      </w:r>
      <w:del w:id="5279" w:author="Claude" w:date="2026-10-12T09:00:00Z">
        <w:r>
          <w:rPr>
            <w:rFonts w:ascii="Times New Roman" w:hAnsi="Times New Roman"/>
            <w:sz w:val="26"/>
            <w:szCs w:val="26"/>
          </w:rPr>
          <w:delText xml:space="preserve">phải được</w:delText>
        </w:r>
      </w:del>
      <w:ins w:id="5280" w:author="Claude" w:date="2026-10-12T09:00:00Z">
        <w:r>
          <w:rPr>
            <w:rFonts w:ascii="Times New Roman" w:hAnsi="Times New Roman"/>
            <w:sz w:val="26"/>
            <w:szCs w:val="26"/>
          </w:rPr>
          <w:t xml:space="preserve">trình</w:t>
        </w:r>
      </w:ins>
      <w:r>
        <w:rPr>
          <w:rFonts w:ascii="Times New Roman" w:hAnsi="Times New Roman"/>
          <w:sz w:val="26"/>
          <w:szCs w:val="26"/>
        </w:rPr>
        <w:t xml:space="preserve"> Bên A phê duyệt trước khi triển khai</w:t>
      </w:r>
      <w:del w:id="5281" w:author="Claude" w:date="2026-10-12T09:00:00Z">
        <w:r>
          <w:rPr>
            <w:rFonts w:ascii="Times New Roman" w:hAnsi="Times New Roman"/>
            <w:sz w:val="26"/>
            <w:szCs w:val="26"/>
          </w:rPr>
          <w:delText xml:space="preserve"> công việc</w:delText>
        </w:r>
      </w:del>
      <w:r>
        <w:rPr>
          <w:rFonts w:ascii="Times New Roman" w:hAnsi="Times New Roman"/>
          <w:sz w:val="26"/>
          <w:szCs w:val="26"/>
        </w:rPr>
        <w:t xml:space="preserve">. Bên B không được thay đổi </w:t>
      </w:r>
      <w:del w:id="5282" w:author="Claude" w:date="2026-10-12T09:00:00Z">
        <w:r>
          <w:rPr>
            <w:rFonts w:ascii="Times New Roman" w:hAnsi="Times New Roman"/>
            <w:sz w:val="26"/>
            <w:szCs w:val="26"/>
          </w:rPr>
          <w:delText xml:space="preserve">đáng kể những sự</w:delText>
        </w:r>
      </w:del>
      <w:ins w:id="5283" w:author="Claude" w:date="2026-10-12T09:00:00Z">
        <w:r>
          <w:rPr>
            <w:rFonts w:ascii="Times New Roman" w:hAnsi="Times New Roman"/>
            <w:sz w:val="26"/>
            <w:szCs w:val="26"/>
          </w:rPr>
          <w:t xml:space="preserve">biện pháp thi công,</w:t>
        </w:r>
      </w:ins>
      <w:r>
        <w:rPr>
          <w:rFonts w:ascii="Times New Roman" w:hAnsi="Times New Roman"/>
          <w:sz w:val="26"/>
          <w:szCs w:val="26"/>
        </w:rPr>
        <w:t xml:space="preserve"> bố trí </w:t>
      </w:r>
      <w:del w:id="5284" w:author="Claude" w:date="2026-10-12T09:00:00Z">
        <w:r>
          <w:rPr>
            <w:rFonts w:ascii="Times New Roman" w:hAnsi="Times New Roman"/>
            <w:sz w:val="26"/>
            <w:szCs w:val="26"/>
          </w:rPr>
          <w:delText xml:space="preserve">và các phương pháp nếu không thông báo trước và</w:delText>
        </w:r>
      </w:del>
      <w:ins w:id="5285" w:author="Claude" w:date="2026-10-12T09:00:00Z">
        <w:r>
          <w:rPr>
            <w:rFonts w:ascii="Times New Roman" w:hAnsi="Times New Roman"/>
            <w:sz w:val="26"/>
            <w:szCs w:val="26"/>
          </w:rPr>
          <w:t xml:space="preserve">nhân lực, thiết bị đã</w:t>
        </w:r>
      </w:ins>
      <w:r>
        <w:rPr>
          <w:rFonts w:ascii="Times New Roman" w:hAnsi="Times New Roman"/>
          <w:sz w:val="26"/>
          <w:szCs w:val="26"/>
        </w:rPr>
        <w:t xml:space="preserve"> được </w:t>
      </w:r>
      <w:del w:id="5286" w:author="Claude" w:date="2026-10-12T09:00:00Z">
        <w:r>
          <w:rPr>
            <w:rFonts w:ascii="Times New Roman" w:hAnsi="Times New Roman"/>
            <w:sz w:val="26"/>
            <w:szCs w:val="26"/>
          </w:rPr>
          <w:delText xml:space="preserve">sự</w:delText>
        </w:r>
      </w:del>
      <w:ins w:id="5287" w:author="Claude" w:date="2026-10-12T09:00:00Z">
        <w:r>
          <w:rPr>
            <w:rFonts w:ascii="Times New Roman" w:hAnsi="Times New Roman"/>
            <w:sz w:val="26"/>
            <w:szCs w:val="26"/>
          </w:rPr>
          <w:t xml:space="preserve">phê duyệt khi chưa được Bên A</w:t>
        </w:r>
      </w:ins>
      <w:r>
        <w:rPr>
          <w:rFonts w:ascii="Times New Roman" w:hAnsi="Times New Roman"/>
          <w:sz w:val="26"/>
          <w:szCs w:val="26"/>
        </w:rPr>
        <w:t xml:space="preserve"> chấp thuận </w:t>
      </w:r>
      <w:del w:id="5288" w:author="Claude" w:date="2026-10-12T09:00:00Z">
        <w:r>
          <w:rPr>
            <w:rFonts w:ascii="Times New Roman" w:hAnsi="Times New Roman"/>
            <w:sz w:val="26"/>
            <w:szCs w:val="26"/>
          </w:rPr>
          <w:delText xml:space="preserve">của</w:delText>
        </w:r>
      </w:del>
      <w:ins w:id="5289" w:author="Claude" w:date="2026-10-12T09:00:00Z">
        <w:r>
          <w:rPr>
            <w:rFonts w:ascii="Times New Roman" w:hAnsi="Times New Roman"/>
            <w:sz w:val="26"/>
            <w:szCs w:val="26"/>
          </w:rPr>
          <w:t xml:space="preserve">bằng văn bản. Đối với biện pháp hệ cừ, văng chống, Bên B phải thuê tổ chức tư vấn đủ điều kiện năng lực thẩm tra trước khi trình</w:t>
        </w:r>
      </w:ins>
      <w:r>
        <w:rPr>
          <w:rFonts w:ascii="Times New Roman" w:hAnsi="Times New Roman"/>
          <w:sz w:val="26"/>
          <w:szCs w:val="26"/>
        </w:rPr>
        <w:t xml:space="preserve"> Bên A</w:t>
      </w:r>
      <w:del w:id="5290" w:author="Claude" w:date="2026-10-12T09:00:00Z">
        <w:r>
          <w:rPr>
            <w:rFonts w:ascii="Times New Roman" w:hAnsi="Times New Roman"/>
            <w:sz w:val="26"/>
            <w:szCs w:val="26"/>
          </w:rPr>
          <w:delText xml:space="preserve">. </w:delText>
        </w:r>
      </w:del>
      <w:ins w:id="5291" w:author="Claude" w:date="2026-10-12T09:00:00Z">
        <w:r>
          <w:rPr>
            <w:rFonts w:ascii="Times New Roman" w:hAnsi="Times New Roman"/>
            <w:sz w:val="26"/>
            <w:szCs w:val="26"/>
          </w:rPr>
          <w:t xml:space="preserve"> phê duyệt; chi phí thẩm tra do Bên B chịu.</w:t>
        </w:r>
      </w:ins>
    </w:p>
    <w:p w14:paraId="12D29DF9" w14:textId="77777777" w:rsidR="00096978" w:rsidRPr="00302315" w:rsidRDefault="00096978" w:rsidP="007A44B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 xml:space="preserve">5.3.</w:t>
      </w:r>
      <w:r>
        <w:rPr>
          <w:rFonts w:ascii="Times New Roman" w:hAnsi="Times New Roman"/>
          <w:sz w:val="26"/>
          <w:szCs w:val="26"/>
        </w:rPr>
        <w:t xml:space="preserve"> Bên B có trách nhiệm cung cấp </w:t>
      </w:r>
      <w:ins w:id="5292" w:author="Claude" w:date="2026-10-12T09:00:00Z">
        <w:r>
          <w:rPr>
            <w:rFonts w:ascii="Times New Roman" w:hAnsi="Times New Roman"/>
            <w:sz w:val="26"/>
            <w:szCs w:val="26"/>
          </w:rPr>
          <w:t xml:space="preserve">đủ </w:t>
        </w:r>
      </w:ins>
      <w:r>
        <w:rPr>
          <w:rFonts w:ascii="Times New Roman" w:hAnsi="Times New Roman"/>
          <w:sz w:val="26"/>
          <w:szCs w:val="26"/>
        </w:rPr>
        <w:t xml:space="preserve">máy móc</w:t>
      </w:r>
      <w:ins w:id="5293" w:author="Claude" w:date="2026-10-12T09:00:00Z">
        <w:r>
          <w:rPr>
            <w:rFonts w:ascii="Times New Roman" w:hAnsi="Times New Roman"/>
            <w:sz w:val="26"/>
            <w:szCs w:val="26"/>
          </w:rPr>
          <w:t xml:space="preserve">,</w:t>
        </w:r>
      </w:ins>
      <w:r>
        <w:rPr>
          <w:rFonts w:ascii="Times New Roman" w:hAnsi="Times New Roman"/>
          <w:sz w:val="26"/>
          <w:szCs w:val="26"/>
        </w:rPr>
        <w:t xml:space="preserve"> thiết bị</w:t>
      </w:r>
      <w:del w:id="5294" w:author="Claude" w:date="2026-10-12T09:00:00Z">
        <w:r>
          <w:rPr>
            <w:rFonts w:ascii="Times New Roman" w:hAnsi="Times New Roman"/>
            <w:sz w:val="26"/>
            <w:szCs w:val="26"/>
          </w:rPr>
          <w:delText xml:space="preserve"> và</w:delText>
        </w:r>
      </w:del>
      <w:ins w:id="5295" w:author="Claude" w:date="2026-10-12T09:00:00Z">
        <w:r>
          <w:rPr>
            <w:rFonts w:ascii="Times New Roman" w:hAnsi="Times New Roman"/>
            <w:sz w:val="26"/>
            <w:szCs w:val="26"/>
          </w:rPr>
          <w:t xml:space="preserve">,</w:t>
        </w:r>
      </w:ins>
      <w:r>
        <w:rPr>
          <w:rFonts w:ascii="Times New Roman" w:hAnsi="Times New Roman"/>
          <w:sz w:val="26"/>
          <w:szCs w:val="26"/>
        </w:rPr>
        <w:t xml:space="preserve"> nhân </w:t>
      </w:r>
      <w:del w:id="5296" w:author="Claude" w:date="2026-10-12T09:00:00Z">
        <w:r>
          <w:rPr>
            <w:rFonts w:ascii="Times New Roman" w:hAnsi="Times New Roman"/>
            <w:sz w:val="26"/>
            <w:szCs w:val="26"/>
          </w:rPr>
          <w:delText xml:space="preserve">công</w:delText>
        </w:r>
      </w:del>
      <w:ins w:id="5297" w:author="Claude" w:date="2026-10-12T09:00:00Z">
        <w:r>
          <w:rPr>
            <w:rFonts w:ascii="Times New Roman" w:hAnsi="Times New Roman"/>
            <w:sz w:val="26"/>
            <w:szCs w:val="26"/>
          </w:rPr>
          <w:t xml:space="preserve">lực</w:t>
        </w:r>
      </w:ins>
      <w:r>
        <w:rPr>
          <w:rFonts w:ascii="Times New Roman" w:hAnsi="Times New Roman"/>
          <w:sz w:val="26"/>
          <w:szCs w:val="26"/>
        </w:rPr>
        <w:t xml:space="preserve"> để hoàn thành </w:t>
      </w:r>
      <w:del w:id="5298" w:author="Claude" w:date="2026-10-12T09:00:00Z">
        <w:r>
          <w:rPr>
            <w:rFonts w:ascii="Times New Roman" w:hAnsi="Times New Roman"/>
            <w:sz w:val="26"/>
            <w:szCs w:val="26"/>
          </w:rPr>
          <w:delText xml:space="preserve">nội dung </w:delText>
        </w:r>
      </w:del>
      <w:r>
        <w:rPr>
          <w:rFonts w:ascii="Times New Roman" w:hAnsi="Times New Roman"/>
          <w:sz w:val="26"/>
          <w:szCs w:val="26"/>
        </w:rPr>
        <w:t xml:space="preserve">công việc </w:t>
      </w:r>
      <w:del w:id="5299" w:author="Claude" w:date="2026-10-12T09:00:00Z">
        <w:r>
          <w:rPr>
            <w:rFonts w:ascii="Times New Roman" w:hAnsi="Times New Roman"/>
            <w:sz w:val="26"/>
            <w:szCs w:val="26"/>
          </w:rPr>
          <w:delText xml:space="preserve">đảm bảo </w:delText>
        </w:r>
      </w:del>
      <w:r>
        <w:rPr>
          <w:rFonts w:ascii="Times New Roman" w:hAnsi="Times New Roman"/>
          <w:sz w:val="26"/>
          <w:szCs w:val="26"/>
        </w:rPr>
        <w:t xml:space="preserve">đúng </w:t>
      </w:r>
      <w:del w:id="5300" w:author="Claude" w:date="2026-10-12T09:00:00Z">
        <w:r>
          <w:rPr>
            <w:rFonts w:ascii="Times New Roman" w:hAnsi="Times New Roman"/>
            <w:sz w:val="26"/>
            <w:szCs w:val="26"/>
          </w:rPr>
          <w:delText xml:space="preserve">hồ</w:delText>
        </w:r>
      </w:del>
      <w:ins w:id="5301" w:author="Claude" w:date="2026-10-12T09:00:00Z">
        <w:r>
          <w:rPr>
            <w:rFonts w:ascii="Times New Roman" w:hAnsi="Times New Roman"/>
            <w:sz w:val="26"/>
            <w:szCs w:val="26"/>
          </w:rPr>
          <w:t xml:space="preserve">Hồ</w:t>
        </w:r>
      </w:ins>
      <w:r>
        <w:rPr>
          <w:rFonts w:ascii="Times New Roman" w:hAnsi="Times New Roman"/>
          <w:sz w:val="26"/>
          <w:szCs w:val="26"/>
        </w:rPr>
        <w:t xml:space="preserve"> sơ thiết kế, </w:t>
      </w:r>
      <w:del w:id="5302" w:author="Claude" w:date="2026-10-12T09:00:00Z">
        <w:r>
          <w:rPr>
            <w:rFonts w:ascii="Times New Roman" w:hAnsi="Times New Roman"/>
            <w:sz w:val="26"/>
            <w:szCs w:val="26"/>
          </w:rPr>
          <w:delText xml:space="preserve">chỉ</w:delText>
        </w:r>
      </w:del>
      <w:ins w:id="5303" w:author="Claude" w:date="2026-10-12T09:00:00Z">
        <w:r>
          <w:rPr>
            <w:rFonts w:ascii="Times New Roman" w:hAnsi="Times New Roman"/>
            <w:sz w:val="26"/>
            <w:szCs w:val="26"/>
          </w:rPr>
          <w:t xml:space="preserve">Chỉ</w:t>
        </w:r>
      </w:ins>
      <w:r>
        <w:rPr>
          <w:rFonts w:ascii="Times New Roman" w:hAnsi="Times New Roman"/>
          <w:sz w:val="26"/>
          <w:szCs w:val="26"/>
        </w:rPr>
        <w:t xml:space="preserve"> dẫn kỹ thuật, quy chuẩn kỹ thuật, tiêu chuẩn </w:t>
      </w:r>
      <w:del w:id="5304" w:author="Claude" w:date="2026-10-12T09:00:00Z">
        <w:r>
          <w:rPr>
            <w:rFonts w:ascii="Times New Roman" w:hAnsi="Times New Roman"/>
            <w:sz w:val="26"/>
            <w:szCs w:val="26"/>
          </w:rPr>
          <w:delText xml:space="preserve">có liên quan theo đúng</w:delText>
        </w:r>
      </w:del>
      <w:ins w:id="5305" w:author="Claude" w:date="2026-10-12T09:00:00Z">
        <w:r>
          <w:rPr>
            <w:rFonts w:ascii="Times New Roman" w:hAnsi="Times New Roman"/>
            <w:sz w:val="26"/>
            <w:szCs w:val="26"/>
          </w:rPr>
          <w:t xml:space="preserve">áp dụng và</w:t>
        </w:r>
      </w:ins>
      <w:r>
        <w:rPr>
          <w:rFonts w:ascii="Times New Roman" w:hAnsi="Times New Roman"/>
          <w:sz w:val="26"/>
          <w:szCs w:val="26"/>
        </w:rPr>
        <w:t xml:space="preserve"> thời hạn </w:t>
      </w:r>
      <w:del w:id="5306" w:author="Claude" w:date="2026-10-12T09:00:00Z">
        <w:r>
          <w:rPr>
            <w:rFonts w:ascii="Times New Roman" w:hAnsi="Times New Roman"/>
            <w:sz w:val="26"/>
            <w:szCs w:val="26"/>
          </w:rPr>
          <w:delText xml:space="preserve">hoàn thành Hạng mục công trình đã nêu trong</w:delText>
        </w:r>
      </w:del>
      <w:ins w:id="5307" w:author="Claude" w:date="2026-10-12T09:00:00Z">
        <w:r>
          <w:rPr>
            <w:rFonts w:ascii="Times New Roman" w:hAnsi="Times New Roman"/>
            <w:sz w:val="26"/>
            <w:szCs w:val="26"/>
          </w:rPr>
          <w:t xml:space="preserve">quy định tại</w:t>
        </w:r>
      </w:ins>
      <w:r>
        <w:rPr>
          <w:rFonts w:ascii="Times New Roman" w:hAnsi="Times New Roman"/>
          <w:sz w:val="26"/>
          <w:szCs w:val="26"/>
        </w:rPr>
        <w:t xml:space="preserve"> Hợp đồng; chịu trách nhiệm </w:t>
      </w:r>
      <w:del w:id="5308" w:author="Claude" w:date="2026-10-12T09:00:00Z">
        <w:r>
          <w:rPr>
            <w:rFonts w:ascii="Times New Roman" w:hAnsi="Times New Roman"/>
            <w:sz w:val="26"/>
            <w:szCs w:val="26"/>
          </w:rPr>
          <w:delText xml:space="preserve">cho tất cả các</w:delText>
        </w:r>
      </w:del>
      <w:ins w:id="5309" w:author="Claude" w:date="2026-10-12T09:00:00Z">
        <w:r>
          <w:rPr>
            <w:rFonts w:ascii="Times New Roman" w:hAnsi="Times New Roman"/>
            <w:sz w:val="26"/>
            <w:szCs w:val="26"/>
          </w:rPr>
          <w:t xml:space="preserve">đối với mọi</w:t>
        </w:r>
      </w:ins>
      <w:r>
        <w:rPr>
          <w:rFonts w:ascii="Times New Roman" w:hAnsi="Times New Roman"/>
          <w:sz w:val="26"/>
          <w:szCs w:val="26"/>
        </w:rPr>
        <w:t xml:space="preserve"> sai sót về phương tiện, biện pháp, phương pháp, kỹ thuật</w:t>
      </w:r>
      <w:del w:id="5310" w:author="Claude" w:date="2026-10-12T09:00:00Z">
        <w:r>
          <w:rPr>
            <w:rFonts w:ascii="Times New Roman" w:hAnsi="Times New Roman"/>
            <w:sz w:val="26"/>
            <w:szCs w:val="26"/>
          </w:rPr>
          <w:delText xml:space="preserve">,</w:delText>
        </w:r>
      </w:del>
      <w:ins w:id="5311" w:author="Claude" w:date="2026-10-12T09:00:00Z">
        <w:r>
          <w:rPr>
            <w:rFonts w:ascii="Times New Roman" w:hAnsi="Times New Roman"/>
            <w:sz w:val="26"/>
            <w:szCs w:val="26"/>
          </w:rPr>
          <w:t xml:space="preserve"> và</w:t>
        </w:r>
      </w:ins>
      <w:r>
        <w:rPr>
          <w:rFonts w:ascii="Times New Roman" w:hAnsi="Times New Roman"/>
          <w:sz w:val="26"/>
          <w:szCs w:val="26"/>
        </w:rPr>
        <w:t xml:space="preserve"> trình tự </w:t>
      </w:r>
      <w:ins w:id="5312" w:author="Claude" w:date="2026-10-12T09:00:00Z">
        <w:r>
          <w:rPr>
            <w:rFonts w:ascii="Times New Roman" w:hAnsi="Times New Roman"/>
            <w:sz w:val="26"/>
            <w:szCs w:val="26"/>
          </w:rPr>
          <w:t xml:space="preserve">thi </w:t>
        </w:r>
      </w:ins>
      <w:r>
        <w:rPr>
          <w:rFonts w:ascii="Times New Roman" w:hAnsi="Times New Roman"/>
          <w:sz w:val="26"/>
          <w:szCs w:val="26"/>
        </w:rPr>
        <w:t xml:space="preserve">công</w:t>
      </w:r>
      <w:del w:id="5313" w:author="Claude" w:date="2026-10-12T09:00:00Z">
        <w:r>
          <w:rPr>
            <w:rFonts w:ascii="Times New Roman" w:hAnsi="Times New Roman"/>
            <w:sz w:val="26"/>
            <w:szCs w:val="26"/>
          </w:rPr>
          <w:delText xml:space="preserve"> việc của Hợp đồng này</w:delText>
        </w:r>
      </w:del>
      <w:r>
        <w:rPr>
          <w:rFonts w:ascii="Times New Roman" w:hAnsi="Times New Roman"/>
          <w:sz w:val="26"/>
          <w:szCs w:val="26"/>
        </w:rPr>
        <w:t xml:space="preserve">.</w:t>
      </w:r>
    </w:p>
    <w:p w14:paraId="35031E51" w14:textId="77777777" w:rsidR="00096978" w:rsidRPr="00302315" w:rsidRDefault="00096978" w:rsidP="007A44B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 xml:space="preserve">5.4.</w:t>
      </w:r>
      <w:r>
        <w:rPr>
          <w:rFonts w:ascii="Times New Roman" w:hAnsi="Times New Roman"/>
          <w:sz w:val="26"/>
          <w:szCs w:val="26"/>
        </w:rPr>
        <w:t xml:space="preserve"> Bên B phải </w:t>
      </w:r>
      <w:del w:id="5314" w:author="Claude" w:date="2026-10-12T09:00:00Z">
        <w:r>
          <w:rPr>
            <w:rFonts w:ascii="Times New Roman" w:hAnsi="Times New Roman"/>
            <w:sz w:val="26"/>
            <w:szCs w:val="26"/>
          </w:rPr>
          <w:delText xml:space="preserve">có quy trình và biện pháp để tự kiểm tra,</w:delText>
        </w:r>
      </w:del>
      <w:ins w:id="5315" w:author="Claude" w:date="2026-10-12T09:00:00Z">
        <w:r>
          <w:rPr>
            <w:rFonts w:ascii="Times New Roman" w:hAnsi="Times New Roman"/>
            <w:sz w:val="26"/>
            <w:szCs w:val="26"/>
          </w:rPr>
          <w:t xml:space="preserve">thiết lập hệ thống quản lý chất lượng, tự</w:t>
        </w:r>
      </w:ins>
      <w:r>
        <w:rPr>
          <w:rFonts w:ascii="Times New Roman" w:hAnsi="Times New Roman"/>
          <w:sz w:val="26"/>
          <w:szCs w:val="26"/>
        </w:rPr>
        <w:t xml:space="preserve"> kiểm soát chất lượng</w:t>
      </w:r>
      <w:del w:id="5316" w:author="Claude" w:date="2026-10-12T09:00:00Z">
        <w:r>
          <w:rPr>
            <w:rFonts w:ascii="Times New Roman" w:hAnsi="Times New Roman"/>
            <w:sz w:val="26"/>
            <w:szCs w:val="26"/>
          </w:rPr>
          <w:delText xml:space="preserve"> Hạng mục công trình (bao gồm cả</w:delText>
        </w:r>
      </w:del>
      <w:r>
        <w:rPr>
          <w:rFonts w:ascii="Times New Roman" w:hAnsi="Times New Roman"/>
          <w:sz w:val="26"/>
          <w:szCs w:val="26"/>
        </w:rPr>
        <w:t xml:space="preserve"> vật liệu, sản phẩm, cấu kiện, thiết bị </w:t>
      </w:r>
      <w:del w:id="5317" w:author="Claude" w:date="2026-10-12T09:00:00Z">
        <w:r>
          <w:rPr>
            <w:rFonts w:ascii="Times New Roman" w:hAnsi="Times New Roman"/>
            <w:sz w:val="26"/>
            <w:szCs w:val="26"/>
          </w:rPr>
          <w:delText xml:space="preserve">được sử dụng cho Hạng mục</w:delText>
        </w:r>
      </w:del>
      <w:ins w:id="5318" w:author="Claude" w:date="2026-10-12T09:00:00Z">
        <w:r>
          <w:rPr>
            <w:rFonts w:ascii="Times New Roman" w:hAnsi="Times New Roman"/>
            <w:sz w:val="26"/>
            <w:szCs w:val="26"/>
          </w:rPr>
          <w:t xml:space="preserve">và</w:t>
        </w:r>
      </w:ins>
      <w:r>
        <w:rPr>
          <w:rFonts w:ascii="Times New Roman" w:hAnsi="Times New Roman"/>
          <w:sz w:val="26"/>
          <w:szCs w:val="26"/>
        </w:rPr>
        <w:t xml:space="preserve"> công </w:t>
      </w:r>
      <w:del w:id="5319" w:author="Claude" w:date="2026-10-12T09:00:00Z">
        <w:r>
          <w:rPr>
            <w:rFonts w:ascii="Times New Roman" w:hAnsi="Times New Roman"/>
            <w:sz w:val="26"/>
            <w:szCs w:val="26"/>
          </w:rPr>
          <w:delText xml:space="preserve">trình), đảm bảo thực hiện đúng</w:delText>
        </w:r>
      </w:del>
      <w:ins w:id="5320" w:author="Claude" w:date="2026-10-12T09:00:00Z">
        <w:r>
          <w:rPr>
            <w:rFonts w:ascii="Times New Roman" w:hAnsi="Times New Roman"/>
            <w:sz w:val="26"/>
            <w:szCs w:val="26"/>
          </w:rPr>
          <w:t xml:space="preserve">việc xây dựng</w:t>
        </w:r>
      </w:ins>
      <w:r>
        <w:rPr>
          <w:rFonts w:ascii="Times New Roman" w:hAnsi="Times New Roman"/>
          <w:sz w:val="26"/>
          <w:szCs w:val="26"/>
        </w:rPr>
        <w:t xml:space="preserve"> theo quy định của pháp luật</w:t>
      </w:r>
      <w:del w:id="5321" w:author="Claude" w:date="2026-10-12T09:00:00Z">
        <w:r>
          <w:rPr>
            <w:rFonts w:ascii="Times New Roman" w:hAnsi="Times New Roman"/>
            <w:sz w:val="26"/>
            <w:szCs w:val="26"/>
          </w:rPr>
          <w:delText xml:space="preserve">; tự kiểm soát chất lượng thi công xây dựng Hạng mục công trình theo yêu cầu của</w:delText>
        </w:r>
      </w:del>
      <w:ins w:id="5322" w:author="Claude" w:date="2026-10-12T09:00:00Z">
        <w:r>
          <w:rPr>
            <w:rFonts w:ascii="Times New Roman" w:hAnsi="Times New Roman"/>
            <w:sz w:val="26"/>
            <w:szCs w:val="26"/>
          </w:rPr>
          <w:t xml:space="preserve">,</w:t>
        </w:r>
      </w:ins>
      <w:r>
        <w:rPr>
          <w:rFonts w:ascii="Times New Roman" w:hAnsi="Times New Roman"/>
          <w:sz w:val="26"/>
          <w:szCs w:val="26"/>
        </w:rPr>
        <w:t xml:space="preserve"> Hồ sơ thiết kế, Chỉ dẫn kỹ thuật, quy chuẩn kỹ thuật, tiêu chuẩn </w:t>
      </w:r>
      <w:del w:id="5323" w:author="Claude" w:date="2026-10-12T09:00:00Z">
        <w:r>
          <w:rPr>
            <w:rFonts w:ascii="Times New Roman" w:hAnsi="Times New Roman"/>
            <w:sz w:val="26"/>
            <w:szCs w:val="26"/>
          </w:rPr>
          <w:delText xml:space="preserve">có liên quan do Bên A cung cấp và quy định của</w:delText>
        </w:r>
      </w:del>
      <w:ins w:id="5324" w:author="Claude" w:date="2026-10-12T09:00:00Z">
        <w:r>
          <w:rPr>
            <w:rFonts w:ascii="Times New Roman" w:hAnsi="Times New Roman"/>
            <w:sz w:val="26"/>
            <w:szCs w:val="26"/>
          </w:rPr>
          <w:t xml:space="preserve">áp dụng và</w:t>
        </w:r>
      </w:ins>
      <w:r>
        <w:rPr>
          <w:rFonts w:ascii="Times New Roman" w:hAnsi="Times New Roman"/>
          <w:sz w:val="26"/>
          <w:szCs w:val="26"/>
        </w:rPr>
        <w:t xml:space="preserve"> Hợp đồng.</w:t>
      </w:r>
    </w:p>
    <w:p w14:paraId="53AEE07E" w14:textId="77777777" w:rsidR="00096978" w:rsidRPr="00302315" w:rsidRDefault="00096978" w:rsidP="007A44B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 xml:space="preserve">5.5.</w:t>
      </w:r>
      <w:r>
        <w:rPr>
          <w:rFonts w:ascii="Times New Roman" w:hAnsi="Times New Roman"/>
          <w:sz w:val="26"/>
          <w:szCs w:val="26"/>
        </w:rPr>
        <w:t xml:space="preserve"> Bên B không được </w:t>
      </w:r>
      <w:del w:id="5325" w:author="Claude" w:date="2026-10-12T09:00:00Z">
        <w:r>
          <w:rPr>
            <w:rFonts w:ascii="Times New Roman" w:hAnsi="Times New Roman"/>
            <w:sz w:val="26"/>
            <w:szCs w:val="26"/>
          </w:rPr>
          <w:delText xml:space="preserve">phép </w:delText>
        </w:r>
      </w:del>
      <w:r>
        <w:rPr>
          <w:rFonts w:ascii="Times New Roman" w:hAnsi="Times New Roman"/>
          <w:sz w:val="26"/>
          <w:szCs w:val="26"/>
        </w:rPr>
        <w:t xml:space="preserve">tự ý thay đổi </w:t>
      </w:r>
      <w:del w:id="5326" w:author="Claude" w:date="2026-10-12T09:00:00Z">
        <w:r>
          <w:rPr>
            <w:rFonts w:ascii="Times New Roman" w:hAnsi="Times New Roman"/>
            <w:sz w:val="26"/>
            <w:szCs w:val="26"/>
          </w:rPr>
          <w:delText xml:space="preserve">các</w:delText>
        </w:r>
      </w:del>
      <w:ins w:id="5327" w:author="Claude" w:date="2026-10-12T09:00:00Z">
        <w:r>
          <w:rPr>
            <w:rFonts w:ascii="Times New Roman" w:hAnsi="Times New Roman"/>
            <w:sz w:val="26"/>
            <w:szCs w:val="26"/>
          </w:rPr>
          <w:t xml:space="preserve">chủng</w:t>
        </w:r>
      </w:ins>
      <w:r>
        <w:rPr>
          <w:rFonts w:ascii="Times New Roman" w:hAnsi="Times New Roman"/>
          <w:sz w:val="26"/>
          <w:szCs w:val="26"/>
        </w:rPr>
        <w:t xml:space="preserve"> loại</w:t>
      </w:r>
      <w:ins w:id="5328" w:author="Claude" w:date="2026-10-12T09:00:00Z">
        <w:r>
          <w:rPr>
            <w:rFonts w:ascii="Times New Roman" w:hAnsi="Times New Roman"/>
            <w:sz w:val="26"/>
            <w:szCs w:val="26"/>
          </w:rPr>
          <w:t xml:space="preserve">, quy cách</w:t>
        </w:r>
      </w:ins>
      <w:r>
        <w:rPr>
          <w:rFonts w:ascii="Times New Roman" w:hAnsi="Times New Roman"/>
          <w:sz w:val="26"/>
          <w:szCs w:val="26"/>
        </w:rPr>
        <w:t xml:space="preserve"> vật liệu đã được phê duyệt</w:t>
      </w:r>
      <w:del w:id="5329" w:author="Claude" w:date="2026-10-12T09:00:00Z">
        <w:r>
          <w:rPr>
            <w:rFonts w:ascii="Times New Roman" w:hAnsi="Times New Roman"/>
            <w:sz w:val="26"/>
            <w:szCs w:val="26"/>
          </w:rPr>
          <w:delText xml:space="preserve"> hay</w:delText>
        </w:r>
      </w:del>
      <w:ins w:id="5330" w:author="Claude" w:date="2026-10-12T09:00:00Z">
        <w:r>
          <w:rPr>
            <w:rFonts w:ascii="Times New Roman" w:hAnsi="Times New Roman"/>
            <w:sz w:val="26"/>
            <w:szCs w:val="26"/>
          </w:rPr>
          <w:t xml:space="preserve">,</w:t>
        </w:r>
      </w:ins>
      <w:r>
        <w:rPr>
          <w:rFonts w:ascii="Times New Roman" w:hAnsi="Times New Roman"/>
          <w:sz w:val="26"/>
          <w:szCs w:val="26"/>
        </w:rPr>
        <w:t xml:space="preserve"> vật liệu do Bên A cấp </w:t>
      </w:r>
      <w:del w:id="5331" w:author="Claude" w:date="2026-10-12T09:00:00Z">
        <w:r>
          <w:rPr>
            <w:rFonts w:ascii="Times New Roman" w:hAnsi="Times New Roman"/>
            <w:sz w:val="26"/>
            <w:szCs w:val="26"/>
          </w:rPr>
          <w:delText xml:space="preserve">và</w:delText>
        </w:r>
      </w:del>
      <w:ins w:id="5332" w:author="Claude" w:date="2026-10-12T09:00:00Z">
        <w:r>
          <w:rPr>
            <w:rFonts w:ascii="Times New Roman" w:hAnsi="Times New Roman"/>
            <w:sz w:val="26"/>
            <w:szCs w:val="26"/>
          </w:rPr>
          <w:t xml:space="preserve">hoặc</w:t>
        </w:r>
      </w:ins>
      <w:r>
        <w:rPr>
          <w:rFonts w:ascii="Times New Roman" w:hAnsi="Times New Roman"/>
          <w:sz w:val="26"/>
          <w:szCs w:val="26"/>
        </w:rPr>
        <w:t xml:space="preserve"> quy cách kỹ thuật</w:t>
      </w:r>
      <w:del w:id="5333" w:author="Claude" w:date="2026-10-12T09:00:00Z">
        <w:r>
          <w:rPr>
            <w:rFonts w:ascii="Times New Roman" w:hAnsi="Times New Roman"/>
            <w:sz w:val="26"/>
            <w:szCs w:val="26"/>
          </w:rPr>
          <w:delText xml:space="preserve"> nêu</w:delText>
        </w:r>
      </w:del>
      <w:r>
        <w:rPr>
          <w:rFonts w:ascii="Times New Roman" w:hAnsi="Times New Roman"/>
          <w:sz w:val="26"/>
          <w:szCs w:val="26"/>
        </w:rPr>
        <w:t xml:space="preserve"> trong Hồ sơ thiết kế. Mọi thay đổi phải được </w:t>
      </w:r>
      <w:ins w:id="5334" w:author="Claude" w:date="2026-10-12T09:00:00Z">
        <w:r>
          <w:rPr>
            <w:rFonts w:ascii="Times New Roman" w:hAnsi="Times New Roman"/>
            <w:sz w:val="26"/>
            <w:szCs w:val="26"/>
          </w:rPr>
          <w:t xml:space="preserve">Bên A </w:t>
        </w:r>
      </w:ins>
      <w:r>
        <w:rPr>
          <w:rFonts w:ascii="Times New Roman" w:hAnsi="Times New Roman"/>
          <w:sz w:val="26"/>
          <w:szCs w:val="26"/>
        </w:rPr>
        <w:t xml:space="preserve">chấp thuận bằng văn bản</w:t>
      </w:r>
      <w:del w:id="5335" w:author="Claude" w:date="2026-10-12T09:00:00Z">
        <w:r>
          <w:rPr>
            <w:rFonts w:ascii="Times New Roman" w:hAnsi="Times New Roman"/>
            <w:sz w:val="26"/>
            <w:szCs w:val="26"/>
          </w:rPr>
          <w:delText xml:space="preserve"> của Bên A</w:delText>
        </w:r>
      </w:del>
      <w:r>
        <w:rPr>
          <w:rFonts w:ascii="Times New Roman" w:hAnsi="Times New Roman"/>
          <w:sz w:val="26"/>
          <w:szCs w:val="26"/>
        </w:rPr>
        <w:t xml:space="preserve">.</w:t>
      </w:r>
    </w:p>
    <w:p w14:paraId="76E71E28" w14:textId="77777777" w:rsidR="00096978" w:rsidRPr="00302315" w:rsidRDefault="00096978" w:rsidP="007A44B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 xml:space="preserve">5.6.</w:t>
      </w:r>
      <w:r>
        <w:rPr>
          <w:rFonts w:ascii="Times New Roman" w:hAnsi="Times New Roman"/>
          <w:sz w:val="26"/>
          <w:szCs w:val="26"/>
        </w:rPr>
        <w:t xml:space="preserve"> Bên B </w:t>
      </w:r>
      <w:del w:id="5336" w:author="Claude" w:date="2026-10-12T09:00:00Z">
        <w:r>
          <w:rPr>
            <w:rFonts w:ascii="Times New Roman" w:hAnsi="Times New Roman"/>
            <w:sz w:val="26"/>
            <w:szCs w:val="26"/>
          </w:rPr>
          <w:delText xml:space="preserve">phải thực hiện công việc và</w:delText>
        </w:r>
      </w:del>
      <w:ins w:id="5337" w:author="Claude" w:date="2026-10-12T09:00:00Z">
        <w:r>
          <w:rPr>
            <w:rFonts w:ascii="Times New Roman" w:hAnsi="Times New Roman"/>
            <w:sz w:val="26"/>
            <w:szCs w:val="26"/>
          </w:rPr>
          <w:t xml:space="preserve">có nghĩa vụ</w:t>
        </w:r>
      </w:ins>
      <w:r>
        <w:rPr>
          <w:rFonts w:ascii="Times New Roman" w:hAnsi="Times New Roman"/>
          <w:sz w:val="26"/>
          <w:szCs w:val="26"/>
        </w:rPr>
        <w:t xml:space="preserve"> sửa chữa </w:t>
      </w:r>
      <w:del w:id="5338" w:author="Claude" w:date="2026-10-12T09:00:00Z">
        <w:r>
          <w:rPr>
            <w:rFonts w:ascii="Times New Roman" w:hAnsi="Times New Roman"/>
            <w:sz w:val="26"/>
            <w:szCs w:val="26"/>
          </w:rPr>
          <w:delText xml:space="preserve">bất cứ</w:delText>
        </w:r>
      </w:del>
      <w:ins w:id="5339" w:author="Claude" w:date="2026-10-12T09:00:00Z">
        <w:r>
          <w:rPr>
            <w:rFonts w:ascii="Times New Roman" w:hAnsi="Times New Roman"/>
            <w:sz w:val="26"/>
            <w:szCs w:val="26"/>
          </w:rPr>
          <w:t xml:space="preserve">mọi</w:t>
        </w:r>
      </w:ins>
      <w:r>
        <w:rPr>
          <w:rFonts w:ascii="Times New Roman" w:hAnsi="Times New Roman"/>
          <w:sz w:val="26"/>
          <w:szCs w:val="26"/>
        </w:rPr>
        <w:t xml:space="preserve"> sai sót </w:t>
      </w:r>
      <w:del w:id="5340" w:author="Claude" w:date="2026-10-12T09:00:00Z">
        <w:r>
          <w:rPr>
            <w:rFonts w:ascii="Times New Roman" w:hAnsi="Times New Roman"/>
            <w:sz w:val="26"/>
            <w:szCs w:val="26"/>
          </w:rPr>
          <w:delText xml:space="preserve">nào trong</w:delText>
        </w:r>
      </w:del>
      <w:ins w:id="5341" w:author="Claude" w:date="2026-10-12T09:00:00Z">
        <w:r>
          <w:rPr>
            <w:rFonts w:ascii="Times New Roman" w:hAnsi="Times New Roman"/>
            <w:sz w:val="26"/>
            <w:szCs w:val="26"/>
          </w:rPr>
          <w:t xml:space="preserve">của</w:t>
        </w:r>
      </w:ins>
      <w:r>
        <w:rPr>
          <w:rFonts w:ascii="Times New Roman" w:hAnsi="Times New Roman"/>
          <w:sz w:val="26"/>
          <w:szCs w:val="26"/>
        </w:rPr>
        <w:t xml:space="preserve"> Hạng mục công trình</w:t>
      </w:r>
      <w:del w:id="5342" w:author="Claude" w:date="2026-10-12T09:00:00Z">
        <w:r>
          <w:rPr>
            <w:rFonts w:ascii="Times New Roman" w:hAnsi="Times New Roman"/>
            <w:sz w:val="26"/>
            <w:szCs w:val="26"/>
          </w:rPr>
          <w:delText xml:space="preserve"> từ ngày khởi công cho đến ngày được Bên A xác nhận đã hoàn thành công tác bảo hành</w:delText>
        </w:r>
      </w:del>
      <w:r>
        <w:rPr>
          <w:rFonts w:ascii="Times New Roman" w:hAnsi="Times New Roman"/>
          <w:sz w:val="26"/>
          <w:szCs w:val="26"/>
        </w:rPr>
        <w:t xml:space="preserve"> bằng chi phí của mình </w:t>
      </w:r>
      <w:del w:id="5343" w:author="Claude" w:date="2026-10-12T09:00:00Z">
        <w:r>
          <w:rPr>
            <w:rFonts w:ascii="Times New Roman" w:hAnsi="Times New Roman"/>
            <w:sz w:val="26"/>
            <w:szCs w:val="26"/>
          </w:rPr>
          <w:delText xml:space="preserve">theo đúng</w:delText>
        </w:r>
      </w:del>
      <w:ins w:id="5344" w:author="Claude" w:date="2026-10-12T09:00:00Z">
        <w:r>
          <w:rPr>
            <w:rFonts w:ascii="Times New Roman" w:hAnsi="Times New Roman"/>
            <w:sz w:val="26"/>
            <w:szCs w:val="26"/>
          </w:rPr>
          <w:t xml:space="preserve">kể từ ngày khởi công đến ngày Bên A xác nhận hoàn thành nghĩa vụ bảo hành, phù hợp</w:t>
        </w:r>
      </w:ins>
      <w:r>
        <w:rPr>
          <w:rFonts w:ascii="Times New Roman" w:hAnsi="Times New Roman"/>
          <w:sz w:val="26"/>
          <w:szCs w:val="26"/>
        </w:rPr>
        <w:t xml:space="preserve"> Hồ sơ thiết kế, Chỉ dẫn kỹ thuật</w:t>
      </w:r>
      <w:del w:id="5345" w:author="Claude" w:date="2026-10-12T09:00:00Z">
        <w:r>
          <w:rPr>
            <w:rFonts w:ascii="Times New Roman" w:hAnsi="Times New Roman"/>
            <w:sz w:val="26"/>
            <w:szCs w:val="26"/>
          </w:rPr>
          <w:delText xml:space="preserve"> và tuân thủ các</w:delText>
        </w:r>
      </w:del>
      <w:ins w:id="5346" w:author="Claude" w:date="2026-10-12T09:00:00Z">
        <w:r>
          <w:rPr>
            <w:rFonts w:ascii="Times New Roman" w:hAnsi="Times New Roman"/>
            <w:sz w:val="26"/>
            <w:szCs w:val="26"/>
          </w:rPr>
          <w:t xml:space="preserve">,</w:t>
        </w:r>
      </w:ins>
      <w:r>
        <w:rPr>
          <w:rFonts w:ascii="Times New Roman" w:hAnsi="Times New Roman"/>
          <w:sz w:val="26"/>
          <w:szCs w:val="26"/>
        </w:rPr>
        <w:t xml:space="preserve"> quy chuẩn kỹ thuật, tiêu chuẩn</w:t>
      </w:r>
      <w:del w:id="5347" w:author="Claude" w:date="2026-10-12T09:00:00Z">
        <w:r>
          <w:rPr>
            <w:rFonts w:ascii="Times New Roman" w:hAnsi="Times New Roman"/>
            <w:sz w:val="26"/>
            <w:szCs w:val="26"/>
          </w:rPr>
          <w:delText xml:space="preserve">, quy trình có liên quan, cũng như phù hợp với điều kiện của Công trình và theo sự</w:delText>
        </w:r>
      </w:del>
      <w:ins w:id="5348" w:author="Claude" w:date="2026-10-12T09:00:00Z">
        <w:r>
          <w:rPr>
            <w:rFonts w:ascii="Times New Roman" w:hAnsi="Times New Roman"/>
            <w:sz w:val="26"/>
            <w:szCs w:val="26"/>
          </w:rPr>
          <w:t xml:space="preserve"> áp dụng và</w:t>
        </w:r>
      </w:ins>
      <w:r>
        <w:rPr>
          <w:rFonts w:ascii="Times New Roman" w:hAnsi="Times New Roman"/>
          <w:sz w:val="26"/>
          <w:szCs w:val="26"/>
        </w:rPr>
        <w:t xml:space="preserve"> chỉ dẫn </w:t>
      </w:r>
      <w:ins w:id="5349" w:author="Claude" w:date="2026-10-12T09:00:00Z">
        <w:r>
          <w:rPr>
            <w:rFonts w:ascii="Times New Roman" w:hAnsi="Times New Roman"/>
            <w:sz w:val="26"/>
            <w:szCs w:val="26"/>
          </w:rPr>
          <w:t xml:space="preserve">của </w:t>
        </w:r>
      </w:ins>
      <w:r>
        <w:rPr>
          <w:rFonts w:ascii="Times New Roman" w:hAnsi="Times New Roman"/>
          <w:sz w:val="26"/>
          <w:szCs w:val="26"/>
        </w:rPr>
        <w:t xml:space="preserve">Bên A.</w:t>
      </w:r>
    </w:p>
    <w:p w14:paraId="1B7CE350" w14:textId="77777777" w:rsidR="00096978" w:rsidRPr="00302315" w:rsidRDefault="00096978" w:rsidP="007A44B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 xml:space="preserve">5.7.</w:t>
      </w:r>
      <w:r>
        <w:rPr>
          <w:rFonts w:ascii="Times New Roman" w:hAnsi="Times New Roman"/>
          <w:sz w:val="26"/>
          <w:szCs w:val="26"/>
        </w:rPr>
        <w:t xml:space="preserve"> Đối với </w:t>
      </w:r>
      <w:del w:id="5350" w:author="Claude" w:date="2026-10-12T09:00:00Z">
        <w:r>
          <w:rPr>
            <w:rFonts w:ascii="Times New Roman" w:hAnsi="Times New Roman"/>
            <w:sz w:val="26"/>
            <w:szCs w:val="26"/>
          </w:rPr>
          <w:delText xml:space="preserve">các sai sót (chưa</w:delText>
        </w:r>
      </w:del>
      <w:ins w:id="5351" w:author="Claude" w:date="2026-10-12T09:00:00Z">
        <w:r>
          <w:rPr>
            <w:rFonts w:ascii="Times New Roman" w:hAnsi="Times New Roman"/>
            <w:sz w:val="26"/>
            <w:szCs w:val="26"/>
          </w:rPr>
          <w:t xml:space="preserve">công việc không</w:t>
        </w:r>
      </w:ins>
      <w:r>
        <w:rPr>
          <w:rFonts w:ascii="Times New Roman" w:hAnsi="Times New Roman"/>
          <w:sz w:val="26"/>
          <w:szCs w:val="26"/>
        </w:rPr>
        <w:t xml:space="preserve"> bảo đảm chất lượng</w:t>
      </w:r>
      <w:del w:id="5352" w:author="Claude" w:date="2026-10-12T09:00:00Z">
        <w:r>
          <w:rPr>
            <w:rFonts w:ascii="Times New Roman" w:hAnsi="Times New Roman"/>
            <w:sz w:val="26"/>
            <w:szCs w:val="26"/>
          </w:rPr>
          <w:delText xml:space="preserve"> theo quy định của Hợp đồng) thì</w:delText>
        </w:r>
      </w:del>
      <w:ins w:id="5353" w:author="Claude" w:date="2026-10-12T09:00:00Z">
        <w:r>
          <w:rPr>
            <w:rFonts w:ascii="Times New Roman" w:hAnsi="Times New Roman"/>
            <w:sz w:val="26"/>
            <w:szCs w:val="26"/>
          </w:rPr>
          <w:t xml:space="preserve">,</w:t>
        </w:r>
      </w:ins>
      <w:r>
        <w:rPr>
          <w:rFonts w:ascii="Times New Roman" w:hAnsi="Times New Roman"/>
          <w:sz w:val="26"/>
          <w:szCs w:val="26"/>
        </w:rPr>
        <w:t xml:space="preserve"> Bên B phải sửa chữa</w:t>
      </w:r>
      <w:del w:id="5354" w:author="Claude" w:date="2026-10-12T09:00:00Z">
        <w:r>
          <w:rPr>
            <w:rFonts w:ascii="Times New Roman" w:hAnsi="Times New Roman"/>
            <w:sz w:val="26"/>
            <w:szCs w:val="26"/>
          </w:rPr>
          <w:delText xml:space="preserve">,</w:delText>
        </w:r>
      </w:del>
      <w:ins w:id="5355" w:author="Claude" w:date="2026-10-12T09:00:00Z">
        <w:r>
          <w:rPr>
            <w:rFonts w:ascii="Times New Roman" w:hAnsi="Times New Roman"/>
            <w:sz w:val="26"/>
            <w:szCs w:val="26"/>
          </w:rPr>
          <w:t xml:space="preserve">;</w:t>
        </w:r>
      </w:ins>
      <w:r>
        <w:rPr>
          <w:rFonts w:ascii="Times New Roman" w:hAnsi="Times New Roman"/>
          <w:sz w:val="26"/>
          <w:szCs w:val="26"/>
        </w:rPr>
        <w:t xml:space="preserve"> trường hợp không sửa chữa được thì phải </w:t>
      </w:r>
      <w:del w:id="5356" w:author="Claude" w:date="2026-10-12T09:00:00Z">
        <w:r>
          <w:rPr>
            <w:rFonts w:ascii="Times New Roman" w:hAnsi="Times New Roman"/>
            <w:sz w:val="26"/>
            <w:szCs w:val="26"/>
          </w:rPr>
          <w:delText xml:space="preserve">loại bỏ và</w:delText>
        </w:r>
      </w:del>
      <w:ins w:id="5357" w:author="Claude" w:date="2026-10-12T09:00:00Z">
        <w:r>
          <w:rPr>
            <w:rFonts w:ascii="Times New Roman" w:hAnsi="Times New Roman"/>
            <w:sz w:val="26"/>
            <w:szCs w:val="26"/>
          </w:rPr>
          <w:t xml:space="preserve">phá dỡ,</w:t>
        </w:r>
      </w:ins>
      <w:r>
        <w:rPr>
          <w:rFonts w:ascii="Times New Roman" w:hAnsi="Times New Roman"/>
          <w:sz w:val="26"/>
          <w:szCs w:val="26"/>
        </w:rPr>
        <w:t xml:space="preserve"> thi công lại ngay</w:t>
      </w:r>
      <w:del w:id="5358" w:author="Claude" w:date="2026-10-12T09:00:00Z">
        <w:r>
          <w:rPr>
            <w:rFonts w:ascii="Times New Roman" w:hAnsi="Times New Roman"/>
            <w:sz w:val="26"/>
            <w:szCs w:val="26"/>
          </w:rPr>
          <w:delText xml:space="preserve"> sau</w:delText>
        </w:r>
      </w:del>
      <w:r>
        <w:rPr>
          <w:rFonts w:ascii="Times New Roman" w:hAnsi="Times New Roman"/>
          <w:sz w:val="26"/>
          <w:szCs w:val="26"/>
        </w:rPr>
        <w:t xml:space="preserve"> khi có yêu cầu của </w:t>
      </w:r>
      <w:del w:id="5359" w:author="Claude" w:date="2026-10-12T09:00:00Z">
        <w:r>
          <w:rPr>
            <w:rFonts w:ascii="Times New Roman" w:hAnsi="Times New Roman"/>
            <w:sz w:val="26"/>
            <w:szCs w:val="26"/>
          </w:rPr>
          <w:delText xml:space="preserve">bên</w:delText>
        </w:r>
      </w:del>
      <w:ins w:id="5360" w:author="Claude" w:date="2026-10-12T09:00:00Z">
        <w:r>
          <w:rPr>
            <w:rFonts w:ascii="Times New Roman" w:hAnsi="Times New Roman"/>
            <w:sz w:val="26"/>
            <w:szCs w:val="26"/>
          </w:rPr>
          <w:t xml:space="preserve">Bên</w:t>
        </w:r>
      </w:ins>
      <w:r>
        <w:rPr>
          <w:rFonts w:ascii="Times New Roman" w:hAnsi="Times New Roman"/>
          <w:sz w:val="26"/>
          <w:szCs w:val="26"/>
        </w:rPr>
        <w:t xml:space="preserve"> A. Bên B</w:t>
      </w:r>
      <w:del w:id="5361" w:author="Claude" w:date="2026-10-12T09:00:00Z">
        <w:r>
          <w:rPr>
            <w:rFonts w:ascii="Times New Roman" w:hAnsi="Times New Roman"/>
            <w:sz w:val="26"/>
            <w:szCs w:val="26"/>
          </w:rPr>
          <w:delText xml:space="preserve"> phải</w:delText>
        </w:r>
      </w:del>
      <w:r>
        <w:rPr>
          <w:rFonts w:ascii="Times New Roman" w:hAnsi="Times New Roman"/>
          <w:sz w:val="26"/>
          <w:szCs w:val="26"/>
        </w:rPr>
        <w:t xml:space="preserve"> chịu toàn bộ chi phí liên quan</w:t>
      </w:r>
      <w:del w:id="5362" w:author="Claude" w:date="2026-10-12T09:00:00Z">
        <w:r>
          <w:rPr>
            <w:rFonts w:ascii="Times New Roman" w:hAnsi="Times New Roman"/>
            <w:sz w:val="26"/>
            <w:szCs w:val="26"/>
          </w:rPr>
          <w:delText xml:space="preserve">, cũng như phải</w:delText>
        </w:r>
      </w:del>
      <w:ins w:id="5363" w:author="Claude" w:date="2026-10-12T09:00:00Z">
        <w:r>
          <w:rPr>
            <w:rFonts w:ascii="Times New Roman" w:hAnsi="Times New Roman"/>
            <w:sz w:val="26"/>
            <w:szCs w:val="26"/>
          </w:rPr>
          <w:t xml:space="preserve"> và</w:t>
        </w:r>
      </w:ins>
      <w:r>
        <w:rPr>
          <w:rFonts w:ascii="Times New Roman" w:hAnsi="Times New Roman"/>
          <w:sz w:val="26"/>
          <w:szCs w:val="26"/>
        </w:rPr>
        <w:t xml:space="preserve"> bồi thường toàn bộ </w:t>
      </w:r>
      <w:del w:id="5364" w:author="Claude" w:date="2026-10-12T09:00:00Z">
        <w:r>
          <w:rPr>
            <w:rFonts w:ascii="Times New Roman" w:hAnsi="Times New Roman"/>
            <w:sz w:val="26"/>
            <w:szCs w:val="26"/>
          </w:rPr>
          <w:delText xml:space="preserve">các </w:delText>
        </w:r>
      </w:del>
      <w:r>
        <w:rPr>
          <w:rFonts w:ascii="Times New Roman" w:hAnsi="Times New Roman"/>
          <w:sz w:val="26"/>
          <w:szCs w:val="26"/>
        </w:rPr>
        <w:t xml:space="preserve">thiệt hại</w:t>
      </w:r>
      <w:del w:id="5365" w:author="Claude" w:date="2026-10-12T09:00:00Z">
        <w:r>
          <w:rPr>
            <w:rFonts w:ascii="Times New Roman" w:hAnsi="Times New Roman"/>
            <w:sz w:val="26"/>
            <w:szCs w:val="26"/>
          </w:rPr>
          <w:delText xml:space="preserve">, mất mát</w:delText>
        </w:r>
      </w:del>
      <w:r>
        <w:rPr>
          <w:rFonts w:ascii="Times New Roman" w:hAnsi="Times New Roman"/>
          <w:sz w:val="26"/>
          <w:szCs w:val="26"/>
        </w:rPr>
        <w:t xml:space="preserve"> mà Bên A phải gánh chịu </w:t>
      </w:r>
      <w:del w:id="5366" w:author="Claude" w:date="2026-10-12T09:00:00Z">
        <w:r>
          <w:rPr>
            <w:rFonts w:ascii="Times New Roman" w:hAnsi="Times New Roman"/>
            <w:sz w:val="26"/>
            <w:szCs w:val="26"/>
          </w:rPr>
          <w:delText xml:space="preserve">(nếu có) phát sinh từ các</w:delText>
        </w:r>
      </w:del>
      <w:ins w:id="5367" w:author="Claude" w:date="2026-10-12T09:00:00Z">
        <w:r>
          <w:rPr>
            <w:rFonts w:ascii="Times New Roman" w:hAnsi="Times New Roman"/>
            <w:sz w:val="26"/>
            <w:szCs w:val="26"/>
          </w:rPr>
          <w:t xml:space="preserve">do</w:t>
        </w:r>
      </w:ins>
      <w:r>
        <w:rPr>
          <w:rFonts w:ascii="Times New Roman" w:hAnsi="Times New Roman"/>
          <w:sz w:val="26"/>
          <w:szCs w:val="26"/>
        </w:rPr>
        <w:t xml:space="preserve"> sai sót của Bên B</w:t>
      </w:r>
      <w:del w:id="5368" w:author="Claude" w:date="2026-10-12T09:00:00Z">
        <w:r>
          <w:rPr>
            <w:rFonts w:ascii="Times New Roman" w:hAnsi="Times New Roman"/>
            <w:sz w:val="26"/>
            <w:szCs w:val="26"/>
          </w:rPr>
          <w:delText xml:space="preserve"> gây ra</w:delText>
        </w:r>
      </w:del>
      <w:r>
        <w:rPr>
          <w:rFonts w:ascii="Times New Roman" w:hAnsi="Times New Roman"/>
          <w:sz w:val="26"/>
          <w:szCs w:val="26"/>
        </w:rPr>
        <w:t xml:space="preserve">.</w:t>
      </w:r>
    </w:p>
    <w:p w14:paraId="2129346E" w14:textId="77777777" w:rsidR="00096978" w:rsidRPr="00302315" w:rsidRDefault="00096978" w:rsidP="007A44B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 xml:space="preserve">5.8.</w:t>
      </w:r>
      <w:r>
        <w:rPr>
          <w:rFonts w:ascii="Times New Roman" w:hAnsi="Times New Roman"/>
          <w:sz w:val="26"/>
          <w:szCs w:val="26"/>
        </w:rPr>
        <w:t xml:space="preserve"> Bên B chịu trách nhiệm </w:t>
      </w:r>
      <w:del w:id="5369" w:author="Claude" w:date="2026-10-12T09:00:00Z">
        <w:r>
          <w:rPr>
            <w:rFonts w:ascii="Times New Roman" w:hAnsi="Times New Roman"/>
            <w:sz w:val="26"/>
            <w:szCs w:val="26"/>
          </w:rPr>
          <w:delText xml:space="preserve">và thực hiện</w:delText>
        </w:r>
      </w:del>
      <w:ins w:id="5370" w:author="Claude" w:date="2026-10-12T09:00:00Z">
        <w:r>
          <w:rPr>
            <w:rFonts w:ascii="Times New Roman" w:hAnsi="Times New Roman"/>
            <w:sz w:val="26"/>
            <w:szCs w:val="26"/>
          </w:rPr>
          <w:t xml:space="preserve">hoàn thành công việc của Hợp đồng</w:t>
        </w:r>
      </w:ins>
      <w:r>
        <w:rPr>
          <w:rFonts w:ascii="Times New Roman" w:hAnsi="Times New Roman"/>
          <w:sz w:val="26"/>
          <w:szCs w:val="26"/>
        </w:rPr>
        <w:t xml:space="preserve"> bằng chi phí của mình </w:t>
      </w:r>
      <w:del w:id="5371" w:author="Claude" w:date="2026-10-12T09:00:00Z">
        <w:r>
          <w:rPr>
            <w:rFonts w:ascii="Times New Roman" w:hAnsi="Times New Roman"/>
            <w:sz w:val="26"/>
            <w:szCs w:val="26"/>
          </w:rPr>
          <w:delText xml:space="preserve">để hoàn thành công việc của hợp đồng </w:delText>
        </w:r>
      </w:del>
      <w:r>
        <w:rPr>
          <w:rFonts w:ascii="Times New Roman" w:hAnsi="Times New Roman"/>
          <w:sz w:val="26"/>
          <w:szCs w:val="26"/>
        </w:rPr>
        <w:t xml:space="preserve">đến khi bàn giao</w:t>
      </w:r>
      <w:del w:id="5372" w:author="Claude" w:date="2026-10-12T09:00:00Z">
        <w:r>
          <w:rPr>
            <w:rFonts w:ascii="Times New Roman" w:hAnsi="Times New Roman"/>
            <w:sz w:val="26"/>
            <w:szCs w:val="26"/>
          </w:rPr>
          <w:delText xml:space="preserve">, bảo hành</w:delText>
        </w:r>
      </w:del>
      <w:r>
        <w:rPr>
          <w:rFonts w:ascii="Times New Roman" w:hAnsi="Times New Roman"/>
          <w:sz w:val="26"/>
          <w:szCs w:val="26"/>
        </w:rPr>
        <w:t xml:space="preserve"> Hạng mục công trình </w:t>
      </w:r>
      <w:del w:id="5373" w:author="Claude" w:date="2026-10-12T09:00:00Z">
        <w:r>
          <w:rPr>
            <w:rFonts w:ascii="Times New Roman" w:hAnsi="Times New Roman"/>
            <w:sz w:val="26"/>
            <w:szCs w:val="26"/>
          </w:rPr>
          <w:delText xml:space="preserve">với Bên A</w:delText>
        </w:r>
      </w:del>
      <w:ins w:id="5374" w:author="Claude" w:date="2026-10-12T09:00:00Z">
        <w:r>
          <w:rPr>
            <w:rFonts w:ascii="Times New Roman" w:hAnsi="Times New Roman"/>
            <w:sz w:val="26"/>
            <w:szCs w:val="26"/>
          </w:rPr>
          <w:t xml:space="preserve">và hoàn thành nghĩa vụ bảo hành</w:t>
        </w:r>
      </w:ins>
      <w:r>
        <w:rPr>
          <w:rFonts w:ascii="Times New Roman" w:hAnsi="Times New Roman"/>
          <w:sz w:val="26"/>
          <w:szCs w:val="26"/>
        </w:rPr>
        <w:t xml:space="preserve">.</w:t>
      </w:r>
    </w:p>
    <w:p w14:paraId="44CD1490" w14:textId="77777777" w:rsidR="00096978" w:rsidRPr="00302315" w:rsidRDefault="00096978" w:rsidP="007A44B1">
      <w:pPr>
        <w:widowControl w:val="0"/>
        <w:overflowPunct w:val="0"/>
        <w:autoSpaceDE w:val="0"/>
        <w:autoSpaceDN w:val="0"/>
        <w:adjustRightInd w:val="0"/>
        <w:spacing w:after="120" w:line="276" w:lineRule="auto"/>
        <w:jc w:val="both"/>
        <w:textAlignment w:val="baseline"/>
        <w:rPr>
          <w:rFonts w:ascii="Times New Roman" w:hAnsi="Times New Roman"/>
          <w:sz w:val="26"/>
          <w:szCs w:val="26"/>
        </w:rPr>
      </w:pPr>
      <w:r>
        <w:rPr>
          <w:rFonts w:ascii="Times New Roman" w:hAnsi="Times New Roman"/>
          <w:b/>
          <w:bCs/>
          <w:sz w:val="26"/>
          <w:szCs w:val="26"/>
        </w:rPr>
        <w:t xml:space="preserve">5.9.</w:t>
      </w:r>
      <w:r>
        <w:rPr>
          <w:rFonts w:ascii="Times New Roman" w:hAnsi="Times New Roman"/>
          <w:sz w:val="26"/>
          <w:szCs w:val="26"/>
        </w:rPr>
        <w:t xml:space="preserve"> </w:t>
      </w:r>
      <w:del w:id="5375" w:author="Claude" w:date="2026-10-12T09:00:00Z">
        <w:r>
          <w:rPr>
            <w:rFonts w:ascii="Times New Roman" w:hAnsi="Times New Roman"/>
            <w:sz w:val="26"/>
            <w:szCs w:val="26"/>
          </w:rPr>
          <w:delText xml:space="preserve">Nếu trong quá trình thực hiện Hợp đồng có xảy ra bất kỳ</w:delText>
        </w:r>
      </w:del>
      <w:ins w:id="5376" w:author="Claude" w:date="2026-10-12T09:00:00Z">
        <w:r>
          <w:rPr>
            <w:rFonts w:ascii="Times New Roman" w:hAnsi="Times New Roman"/>
            <w:sz w:val="26"/>
            <w:szCs w:val="26"/>
          </w:rPr>
          <w:t xml:space="preserve">Mọi</w:t>
        </w:r>
      </w:ins>
      <w:r>
        <w:rPr>
          <w:rFonts w:ascii="Times New Roman" w:hAnsi="Times New Roman"/>
          <w:sz w:val="26"/>
          <w:szCs w:val="26"/>
        </w:rPr>
        <w:t xml:space="preserve"> tổn thất</w:t>
      </w:r>
      <w:del w:id="5377" w:author="Claude" w:date="2026-10-12T09:00:00Z">
        <w:r>
          <w:rPr>
            <w:rFonts w:ascii="Times New Roman" w:hAnsi="Times New Roman"/>
            <w:sz w:val="26"/>
            <w:szCs w:val="26"/>
          </w:rPr>
          <w:delText xml:space="preserve"> hay</w:delText>
        </w:r>
      </w:del>
      <w:ins w:id="5378" w:author="Claude" w:date="2026-10-12T09:00:00Z">
        <w:r>
          <w:rPr>
            <w:rFonts w:ascii="Times New Roman" w:hAnsi="Times New Roman"/>
            <w:sz w:val="26"/>
            <w:szCs w:val="26"/>
          </w:rPr>
          <w:t xml:space="preserve">,</w:t>
        </w:r>
      </w:ins>
      <w:r>
        <w:rPr>
          <w:rFonts w:ascii="Times New Roman" w:hAnsi="Times New Roman"/>
          <w:sz w:val="26"/>
          <w:szCs w:val="26"/>
        </w:rPr>
        <w:t xml:space="preserve"> hư hỏng</w:t>
      </w:r>
      <w:del w:id="5379" w:author="Claude" w:date="2026-10-12T09:00:00Z">
        <w:r>
          <w:rPr>
            <w:rFonts w:ascii="Times New Roman" w:hAnsi="Times New Roman"/>
            <w:sz w:val="26"/>
            <w:szCs w:val="26"/>
          </w:rPr>
          <w:delText xml:space="preserve"> nào</w:delText>
        </w:r>
      </w:del>
      <w:r>
        <w:rPr>
          <w:rFonts w:ascii="Times New Roman" w:hAnsi="Times New Roman"/>
          <w:sz w:val="26"/>
          <w:szCs w:val="26"/>
        </w:rPr>
        <w:t xml:space="preserve"> đối với Hạng mục công trình, người lao động, </w:t>
      </w:r>
      <w:del w:id="5380" w:author="Claude" w:date="2026-10-12T09:00:00Z">
        <w:r>
          <w:rPr>
            <w:rFonts w:ascii="Times New Roman" w:hAnsi="Times New Roman"/>
            <w:sz w:val="26"/>
            <w:szCs w:val="26"/>
          </w:rPr>
          <w:delText xml:space="preserve">nguyên </w:delText>
        </w:r>
      </w:del>
      <w:r>
        <w:rPr>
          <w:rFonts w:ascii="Times New Roman" w:hAnsi="Times New Roman"/>
          <w:sz w:val="26"/>
          <w:szCs w:val="26"/>
        </w:rPr>
        <w:t xml:space="preserve">vật liệu, máy móc, thiết bị </w:t>
      </w:r>
      <w:del w:id="5381" w:author="Claude" w:date="2026-10-12T09:00:00Z">
        <w:r>
          <w:rPr>
            <w:rFonts w:ascii="Times New Roman" w:hAnsi="Times New Roman"/>
            <w:sz w:val="26"/>
            <w:szCs w:val="26"/>
          </w:rPr>
          <w:delText xml:space="preserve">mà nguyên nhân</w:delText>
        </w:r>
      </w:del>
      <w:ins w:id="5382" w:author="Claude" w:date="2026-10-12T09:00:00Z">
        <w:r>
          <w:rPr>
            <w:rFonts w:ascii="Times New Roman" w:hAnsi="Times New Roman"/>
            <w:sz w:val="26"/>
            <w:szCs w:val="26"/>
          </w:rPr>
          <w:t xml:space="preserve">phát sinh</w:t>
        </w:r>
      </w:ins>
      <w:r>
        <w:rPr>
          <w:rFonts w:ascii="Times New Roman" w:hAnsi="Times New Roman"/>
          <w:sz w:val="26"/>
          <w:szCs w:val="26"/>
        </w:rPr>
        <w:t xml:space="preserve"> do lỗi của Bên B thì Bên B phải </w:t>
      </w:r>
      <w:del w:id="5383" w:author="Claude" w:date="2026-10-12T09:00:00Z">
        <w:r>
          <w:rPr>
            <w:rFonts w:ascii="Times New Roman" w:hAnsi="Times New Roman"/>
            <w:sz w:val="26"/>
            <w:szCs w:val="26"/>
          </w:rPr>
          <w:delText xml:space="preserve">tự </w:delText>
        </w:r>
      </w:del>
      <w:r>
        <w:rPr>
          <w:rFonts w:ascii="Times New Roman" w:hAnsi="Times New Roman"/>
          <w:sz w:val="26"/>
          <w:szCs w:val="26"/>
        </w:rPr>
        <w:t xml:space="preserve">sửa chữa, </w:t>
      </w:r>
      <w:ins w:id="5384" w:author="Claude" w:date="2026-10-12T09:00:00Z">
        <w:r>
          <w:rPr>
            <w:rFonts w:ascii="Times New Roman" w:hAnsi="Times New Roman"/>
            <w:sz w:val="26"/>
            <w:szCs w:val="26"/>
          </w:rPr>
          <w:t xml:space="preserve">khắc phục, </w:t>
        </w:r>
      </w:ins>
      <w:r>
        <w:rPr>
          <w:rFonts w:ascii="Times New Roman" w:hAnsi="Times New Roman"/>
          <w:sz w:val="26"/>
          <w:szCs w:val="26"/>
        </w:rPr>
        <w:t xml:space="preserve">bồi thường</w:t>
      </w:r>
      <w:del w:id="5385" w:author="Claude" w:date="2026-10-12T09:00:00Z">
        <w:r>
          <w:rPr>
            <w:rFonts w:ascii="Times New Roman" w:hAnsi="Times New Roman"/>
            <w:sz w:val="26"/>
            <w:szCs w:val="26"/>
          </w:rPr>
          <w:delText xml:space="preserve">, khắc phục</w:delText>
        </w:r>
      </w:del>
      <w:r>
        <w:rPr>
          <w:rFonts w:ascii="Times New Roman" w:hAnsi="Times New Roman"/>
          <w:sz w:val="26"/>
          <w:szCs w:val="26"/>
        </w:rPr>
        <w:t xml:space="preserve"> bằng</w:t>
      </w:r>
      <w:del w:id="5386" w:author="Claude" w:date="2026-10-12T09:00:00Z">
        <w:r>
          <w:rPr>
            <w:rFonts w:ascii="Times New Roman" w:hAnsi="Times New Roman"/>
            <w:sz w:val="26"/>
            <w:szCs w:val="26"/>
          </w:rPr>
          <w:delText xml:space="preserve"> chính</w:delText>
        </w:r>
      </w:del>
      <w:r>
        <w:rPr>
          <w:rFonts w:ascii="Times New Roman" w:hAnsi="Times New Roman"/>
          <w:sz w:val="26"/>
          <w:szCs w:val="26"/>
        </w:rPr>
        <w:t xml:space="preserve"> chi phí của mình.</w:t>
      </w:r>
    </w:p>
    <w:p>
      <w:pPr>
        <w:widowControl w:val="0"/>
        <w:overflowPunct w:val="0"/>
        <w:autoSpaceDE w:val="0"/>
        <w:autoSpaceDN w:val="0"/>
        <w:adjustRightInd w:val="0"/>
        <w:spacing w:after="120" w:line="276" w:lineRule="auto"/>
        <w:jc w:val="both"/>
        <w:textAlignment w:val="baseline"/>
        <w:rPr>
          <w:ins w:id="7368" w:author="Claude" w:date="2026-10-12T09:00:00Z"/>
          <w:rFonts w:ascii="Times New Roman" w:hAnsi="Times New Roman"/>
          <w:sz w:val="26"/>
          <w:szCs w:val="26"/>
        </w:rPr>
      </w:pPr>
      <w:ins w:id="7369" w:author="Claude" w:date="2026-10-12T09:00:00Z">
        <w:r>
          <w:rPr>
            <w:rFonts w:ascii="Times New Roman" w:hAnsi="Times New Roman"/>
            <w:b/>
            <w:bCs/>
            <w:sz w:val="26"/>
            <w:szCs w:val="26"/>
          </w:rPr>
          <w:t xml:space="preserve">5.10. Bên B chịu trách nhiệm về chất lượng công tác chống thấm phần ngầm. Trước khi nghiệm thu, Bên B phải thực hiện thí nghiệm, thử kín nước (ngâm nước, thử áp) theo Chỉ dẫn kỹ thuật và yêu cầu của Bên A; mọi vị trí thấm, rò rỉ phát hiện trong thời gian thi công và bảo hành phải được Bên B xử lý bằng chi phí của mình.</w:t>
        </w:r>
      </w:ins>
    </w:p>
    <w:p w14:paraId="0A9A9F6C" w14:textId="77777777" w:rsidR="00096978" w:rsidRPr="00302315" w:rsidRDefault="00096978" w:rsidP="007A44B1">
      <w:pPr>
        <w:pStyle w:val="Heading2"/>
        <w:spacing w:after="120" w:line="276" w:lineRule="auto"/>
        <w:jc w:val="left"/>
        <w:rPr>
          <w:rFonts w:ascii="Times New Roman" w:hAnsi="Times New Roman"/>
          <w:sz w:val="26"/>
          <w:szCs w:val="26"/>
        </w:rPr>
      </w:pPr>
      <w:r>
        <w:rPr>
          <w:rFonts w:ascii="Times New Roman" w:hAnsi="Times New Roman"/>
          <w:sz w:val="26"/>
          <w:szCs w:val="26"/>
        </w:rPr>
        <w:t>Điều 6. NGHIỆM THU VÀ BÀN GIAO HẠNG MỤC CÔNG TRÌNH</w:t>
      </w:r>
    </w:p>
    <w:p w14:paraId="68E2B42B" w14:textId="07901F10" w:rsidR="00096978" w:rsidRPr="00302315" w:rsidRDefault="00096978" w:rsidP="007A44B1">
      <w:pPr>
        <w:widowControl w:val="0"/>
        <w:spacing w:after="120" w:line="276" w:lineRule="auto"/>
        <w:jc w:val="both"/>
        <w:rPr>
          <w:rFonts w:ascii="Times New Roman" w:hAnsi="Times New Roman"/>
          <w:b/>
          <w:bCs/>
          <w:sz w:val="26"/>
          <w:szCs w:val="26"/>
        </w:rPr>
      </w:pPr>
      <w:r>
        <w:rPr>
          <w:rFonts w:ascii="Times New Roman" w:hAnsi="Times New Roman"/>
          <w:b/>
          <w:bCs/>
          <w:sz w:val="26"/>
          <w:szCs w:val="26"/>
        </w:rPr>
        <w:t>6.1. Nghiệm thu:</w:t>
      </w:r>
    </w:p>
    <w:p w14:paraId="5C26CFD4" w14:textId="77777777" w:rsidR="00096978" w:rsidRPr="00302315" w:rsidRDefault="00096978" w:rsidP="007A44B1">
      <w:pPr>
        <w:tabs>
          <w:tab w:val="left" w:pos="459"/>
        </w:tabs>
        <w:spacing w:after="120" w:line="276" w:lineRule="auto"/>
        <w:jc w:val="both"/>
        <w:rPr>
          <w:rFonts w:ascii="Times New Roman" w:hAnsi="Times New Roman"/>
          <w:sz w:val="26"/>
          <w:szCs w:val="26"/>
        </w:rPr>
      </w:pPr>
      <w:r>
        <w:rPr>
          <w:rFonts w:ascii="Times New Roman" w:hAnsi="Times New Roman"/>
          <w:sz w:val="26"/>
          <w:szCs w:val="26"/>
        </w:rPr>
        <w:t xml:space="preserve">a) Điều kiện nghiệm thu: Bên A chỉ nghiệm thu khi đối tượng nghiệm thu đã </w:t>
      </w:r>
      <w:del w:id="5387" w:author="Claude" w:date="2026-10-12T09:00:00Z">
        <w:r>
          <w:rPr>
            <w:rFonts w:ascii="Times New Roman" w:hAnsi="Times New Roman"/>
            <w:sz w:val="26"/>
            <w:szCs w:val="26"/>
          </w:rPr>
          <w:delText xml:space="preserve">được </w:delText>
        </w:r>
      </w:del>
      <w:r>
        <w:rPr>
          <w:rFonts w:ascii="Times New Roman" w:hAnsi="Times New Roman"/>
          <w:sz w:val="26"/>
          <w:szCs w:val="26"/>
        </w:rPr>
        <w:t xml:space="preserve">hoàn thành</w:t>
      </w:r>
      <w:del w:id="5388" w:author="Claude" w:date="2026-10-12T09:00:00Z">
        <w:r>
          <w:rPr>
            <w:rFonts w:ascii="Times New Roman" w:hAnsi="Times New Roman"/>
            <w:sz w:val="26"/>
            <w:szCs w:val="26"/>
          </w:rPr>
          <w:delText xml:space="preserve">;</w:delText>
        </w:r>
      </w:del>
      <w:ins w:id="5389" w:author="Claude" w:date="2026-10-12T09:00:00Z">
        <w:r>
          <w:rPr>
            <w:rFonts w:ascii="Times New Roman" w:hAnsi="Times New Roman"/>
            <w:sz w:val="26"/>
            <w:szCs w:val="26"/>
          </w:rPr>
          <w:t xml:space="preserve">,</w:t>
        </w:r>
      </w:ins>
      <w:r>
        <w:rPr>
          <w:rFonts w:ascii="Times New Roman" w:hAnsi="Times New Roman"/>
          <w:sz w:val="26"/>
          <w:szCs w:val="26"/>
        </w:rPr>
        <w:t xml:space="preserve"> đáp ứng yêu cầu</w:t>
      </w:r>
      <w:del w:id="5390" w:author="Claude" w:date="2026-10-12T09:00:00Z">
        <w:r>
          <w:rPr>
            <w:rFonts w:ascii="Times New Roman" w:hAnsi="Times New Roman"/>
            <w:sz w:val="26"/>
            <w:szCs w:val="26"/>
          </w:rPr>
          <w:delText xml:space="preserve"> về</w:delText>
        </w:r>
      </w:del>
      <w:r>
        <w:rPr>
          <w:rFonts w:ascii="Times New Roman" w:hAnsi="Times New Roman"/>
          <w:sz w:val="26"/>
          <w:szCs w:val="26"/>
        </w:rPr>
        <w:t xml:space="preserve"> chất lượng, kỹ thuật và có</w:t>
      </w:r>
      <w:del w:id="5391" w:author="Claude" w:date="2026-10-12T09:00:00Z">
        <w:r>
          <w:rPr>
            <w:rFonts w:ascii="Times New Roman" w:hAnsi="Times New Roman"/>
            <w:sz w:val="26"/>
            <w:szCs w:val="26"/>
          </w:rPr>
          <w:delText xml:space="preserve"> đầy</w:delText>
        </w:r>
      </w:del>
      <w:r>
        <w:rPr>
          <w:rFonts w:ascii="Times New Roman" w:hAnsi="Times New Roman"/>
          <w:sz w:val="26"/>
          <w:szCs w:val="26"/>
        </w:rPr>
        <w:t xml:space="preserve"> đủ hồ sơ theo quy định của Hợp đồng</w:t>
      </w:r>
      <w:ins w:id="5392" w:author="Claude" w:date="2026-10-12T09:00:00Z">
        <w:r>
          <w:rPr>
            <w:rFonts w:ascii="Times New Roman" w:hAnsi="Times New Roman"/>
            <w:sz w:val="26"/>
            <w:szCs w:val="26"/>
          </w:rPr>
          <w:t xml:space="preserve"> và pháp luật về quản lý chất lượng công trình xây dựng</w:t>
        </w:r>
      </w:ins>
      <w:r>
        <w:rPr>
          <w:rFonts w:ascii="Times New Roman" w:hAnsi="Times New Roman"/>
          <w:sz w:val="26"/>
          <w:szCs w:val="26"/>
        </w:rPr>
        <w:t xml:space="preserve">;</w:t>
      </w:r>
    </w:p>
    <w:p w14:paraId="57FFDBAB" w14:textId="77777777" w:rsidR="00096978" w:rsidRPr="00302315" w:rsidRDefault="00096978" w:rsidP="007A44B1">
      <w:pPr>
        <w:widowControl w:val="0"/>
        <w:spacing w:after="120" w:line="276" w:lineRule="auto"/>
        <w:jc w:val="both"/>
        <w:rPr>
          <w:rFonts w:ascii="Times New Roman" w:hAnsi="Times New Roman"/>
          <w:sz w:val="26"/>
          <w:szCs w:val="26"/>
        </w:rPr>
      </w:pPr>
      <w:r>
        <w:rPr>
          <w:rFonts w:ascii="Times New Roman" w:hAnsi="Times New Roman"/>
          <w:sz w:val="26"/>
          <w:szCs w:val="26"/>
        </w:rPr>
        <w:t xml:space="preserve">b) Đối tượng nghiệm thu:</w:t>
      </w:r>
      <w:del w:id="5393" w:author="Claude" w:date="2026-10-12T09:00:00Z">
        <w:r>
          <w:rPr>
            <w:rFonts w:ascii="Times New Roman" w:hAnsi="Times New Roman"/>
            <w:sz w:val="26"/>
            <w:szCs w:val="26"/>
          </w:rPr>
          <w:delText xml:space="preserve"> Sau khi</w:delText>
        </w:r>
      </w:del>
      <w:r>
        <w:rPr>
          <w:rFonts w:ascii="Times New Roman" w:hAnsi="Times New Roman"/>
          <w:sz w:val="26"/>
          <w:szCs w:val="26"/>
        </w:rPr>
        <w:t xml:space="preserve"> công việc xây dựng, bộ phận</w:t>
      </w:r>
      <w:ins w:id="5394" w:author="Claude" w:date="2026-10-12T09:00:00Z">
        <w:r>
          <w:rPr>
            <w:rFonts w:ascii="Times New Roman" w:hAnsi="Times New Roman"/>
            <w:sz w:val="26"/>
            <w:szCs w:val="26"/>
          </w:rPr>
          <w:t xml:space="preserve">, giai đoạn</w:t>
        </w:r>
      </w:ins>
      <w:r>
        <w:rPr>
          <w:rFonts w:ascii="Times New Roman" w:hAnsi="Times New Roman"/>
          <w:sz w:val="26"/>
          <w:szCs w:val="26"/>
        </w:rPr>
        <w:t xml:space="preserve">, Hạng mục công trình do Bên B thực hiện</w:t>
      </w:r>
      <w:del w:id="5395" w:author="Claude" w:date="2026-10-12T09:00:00Z">
        <w:r>
          <w:rPr>
            <w:rFonts w:ascii="Times New Roman" w:hAnsi="Times New Roman"/>
            <w:sz w:val="26"/>
            <w:szCs w:val="26"/>
          </w:rPr>
          <w:delText xml:space="preserve"> theo Hợp đồng này đã được Bên A nghiệm thu thì Bên A sẽ cấp biên</w:delText>
        </w:r>
      </w:del>
      <w:ins w:id="5396" w:author="Claude" w:date="2026-10-12T09:00:00Z">
        <w:r>
          <w:rPr>
            <w:rFonts w:ascii="Times New Roman" w:hAnsi="Times New Roman"/>
            <w:sz w:val="26"/>
            <w:szCs w:val="26"/>
          </w:rPr>
          <w:t xml:space="preserve">. Biên</w:t>
        </w:r>
      </w:ins>
      <w:r>
        <w:rPr>
          <w:rFonts w:ascii="Times New Roman" w:hAnsi="Times New Roman"/>
          <w:sz w:val="26"/>
          <w:szCs w:val="26"/>
        </w:rPr>
        <w:t xml:space="preserve"> bản nghiệm thu </w:t>
      </w:r>
      <w:del w:id="5397" w:author="Claude" w:date="2026-10-12T09:00:00Z">
        <w:r>
          <w:rPr>
            <w:rFonts w:ascii="Times New Roman" w:hAnsi="Times New Roman"/>
            <w:sz w:val="26"/>
            <w:szCs w:val="26"/>
          </w:rPr>
          <w:delText xml:space="preserve">cho</w:delText>
        </w:r>
      </w:del>
      <w:ins w:id="5398" w:author="Claude" w:date="2026-10-12T09:00:00Z">
        <w:r>
          <w:rPr>
            <w:rFonts w:ascii="Times New Roman" w:hAnsi="Times New Roman"/>
            <w:sz w:val="26"/>
            <w:szCs w:val="26"/>
          </w:rPr>
          <w:t xml:space="preserve">chỉ được lập sau khi</w:t>
        </w:r>
      </w:ins>
      <w:r>
        <w:rPr>
          <w:rFonts w:ascii="Times New Roman" w:hAnsi="Times New Roman"/>
          <w:sz w:val="26"/>
          <w:szCs w:val="26"/>
        </w:rPr>
        <w:t xml:space="preserve"> Bên </w:t>
      </w:r>
      <w:del w:id="5399" w:author="Claude" w:date="2026-10-12T09:00:00Z">
        <w:r>
          <w:rPr>
            <w:rFonts w:ascii="Times New Roman" w:hAnsi="Times New Roman"/>
            <w:sz w:val="26"/>
            <w:szCs w:val="26"/>
          </w:rPr>
          <w:delText xml:space="preserve">B</w:delText>
        </w:r>
      </w:del>
      <w:ins w:id="5400" w:author="Claude" w:date="2026-10-12T09:00:00Z">
        <w:r>
          <w:rPr>
            <w:rFonts w:ascii="Times New Roman" w:hAnsi="Times New Roman"/>
            <w:sz w:val="26"/>
            <w:szCs w:val="26"/>
          </w:rPr>
          <w:t xml:space="preserve">A kiểm tra và chấp thuận</w:t>
        </w:r>
      </w:ins>
      <w:r>
        <w:rPr>
          <w:rFonts w:ascii="Times New Roman" w:hAnsi="Times New Roman"/>
          <w:sz w:val="26"/>
          <w:szCs w:val="26"/>
        </w:rPr>
        <w:t xml:space="preserve">.</w:t>
      </w:r>
    </w:p>
    <w:p w14:paraId="0D9B1F4B" w14:textId="77777777" w:rsidR="00096978" w:rsidRPr="00302315" w:rsidRDefault="00096978" w:rsidP="007A44B1">
      <w:pPr>
        <w:widowControl w:val="0"/>
        <w:spacing w:after="120" w:line="276" w:lineRule="auto"/>
        <w:jc w:val="both"/>
        <w:rPr>
          <w:rFonts w:ascii="Times New Roman" w:hAnsi="Times New Roman"/>
          <w:sz w:val="26"/>
          <w:szCs w:val="26"/>
        </w:rPr>
      </w:pPr>
      <w:r>
        <w:rPr>
          <w:rFonts w:ascii="Times New Roman" w:hAnsi="Times New Roman"/>
          <w:sz w:val="26"/>
          <w:szCs w:val="26"/>
        </w:rPr>
        <w:t xml:space="preserve">Thành phần </w:t>
      </w:r>
      <w:del w:id="5401" w:author="Claude" w:date="2026-10-12T09:00:00Z">
        <w:r>
          <w:rPr>
            <w:rFonts w:ascii="Times New Roman" w:hAnsi="Times New Roman"/>
            <w:sz w:val="26"/>
            <w:szCs w:val="26"/>
          </w:rPr>
          <w:delText xml:space="preserve">tham gia </w:delText>
        </w:r>
      </w:del>
      <w:r>
        <w:rPr>
          <w:rFonts w:ascii="Times New Roman" w:hAnsi="Times New Roman"/>
          <w:sz w:val="26"/>
          <w:szCs w:val="26"/>
        </w:rPr>
        <w:t xml:space="preserve">nghiệm thu</w:t>
      </w:r>
      <w:del w:id="5402" w:author="Claude" w:date="2026-10-12T09:00:00Z">
        <w:r>
          <w:rPr>
            <w:rFonts w:ascii="Times New Roman" w:hAnsi="Times New Roman"/>
            <w:sz w:val="26"/>
            <w:szCs w:val="26"/>
          </w:rPr>
          <w:delText xml:space="preserve"> của Bên A bao</w:delText>
        </w:r>
      </w:del>
      <w:r>
        <w:rPr>
          <w:rFonts w:ascii="Times New Roman" w:hAnsi="Times New Roman"/>
          <w:sz w:val="26"/>
          <w:szCs w:val="26"/>
        </w:rPr>
        <w:t xml:space="preserve"> gồm đại diện Bên A, đại diện </w:t>
      </w:r>
      <w:del w:id="5403" w:author="Claude" w:date="2026-10-12T09:00:00Z">
        <w:r>
          <w:rPr>
            <w:rFonts w:ascii="Times New Roman" w:hAnsi="Times New Roman"/>
            <w:sz w:val="26"/>
            <w:szCs w:val="26"/>
          </w:rPr>
          <w:delText xml:space="preserve">của </w:delText>
        </w:r>
      </w:del>
      <w:r>
        <w:rPr>
          <w:rFonts w:ascii="Times New Roman" w:hAnsi="Times New Roman"/>
          <w:sz w:val="26"/>
          <w:szCs w:val="26"/>
        </w:rPr>
        <w:t xml:space="preserve">Bên B </w:t>
      </w:r>
      <w:del w:id="5404" w:author="Claude" w:date="2026-10-12T09:00:00Z">
        <w:r>
          <w:rPr>
            <w:rFonts w:ascii="Times New Roman" w:hAnsi="Times New Roman"/>
            <w:sz w:val="26"/>
            <w:szCs w:val="26"/>
          </w:rPr>
          <w:delText xml:space="preserve">cùng với</w:delText>
        </w:r>
      </w:del>
      <w:ins w:id="5405" w:author="Claude" w:date="2026-10-12T09:00:00Z">
        <w:r>
          <w:rPr>
            <w:rFonts w:ascii="Times New Roman" w:hAnsi="Times New Roman"/>
            <w:sz w:val="26"/>
            <w:szCs w:val="26"/>
          </w:rPr>
          <w:t xml:space="preserve">và</w:t>
        </w:r>
      </w:ins>
      <w:r>
        <w:rPr>
          <w:rFonts w:ascii="Times New Roman" w:hAnsi="Times New Roman"/>
          <w:sz w:val="26"/>
          <w:szCs w:val="26"/>
        </w:rPr>
        <w:t xml:space="preserve"> đại diện Chủ đầu tư, Tư vấn </w:t>
      </w:r>
      <w:del w:id="5406" w:author="Claude" w:date="2026-10-12T09:00:00Z">
        <w:r>
          <w:rPr>
            <w:rFonts w:ascii="Times New Roman" w:hAnsi="Times New Roman"/>
            <w:sz w:val="26"/>
            <w:szCs w:val="26"/>
          </w:rPr>
          <w:delText xml:space="preserve">Giám</w:delText>
        </w:r>
      </w:del>
      <w:ins w:id="5407" w:author="Claude" w:date="2026-10-12T09:00:00Z">
        <w:r>
          <w:rPr>
            <w:rFonts w:ascii="Times New Roman" w:hAnsi="Times New Roman"/>
            <w:sz w:val="26"/>
            <w:szCs w:val="26"/>
          </w:rPr>
          <w:t xml:space="preserve">giám</w:t>
        </w:r>
      </w:ins>
      <w:r>
        <w:rPr>
          <w:rFonts w:ascii="Times New Roman" w:hAnsi="Times New Roman"/>
          <w:sz w:val="26"/>
          <w:szCs w:val="26"/>
        </w:rPr>
        <w:t xml:space="preserve"> sát (</w:t>
      </w:r>
      <w:del w:id="5408" w:author="Claude" w:date="2026-10-12T09:00:00Z">
        <w:r>
          <w:rPr>
            <w:rFonts w:ascii="Times New Roman" w:hAnsi="Times New Roman"/>
            <w:sz w:val="26"/>
            <w:szCs w:val="26"/>
          </w:rPr>
          <w:delText xml:space="preserve">nếu</w:delText>
        </w:r>
      </w:del>
      <w:ins w:id="5409" w:author="Claude" w:date="2026-10-12T09:00:00Z">
        <w:r>
          <w:rPr>
            <w:rFonts w:ascii="Times New Roman" w:hAnsi="Times New Roman"/>
            <w:sz w:val="26"/>
            <w:szCs w:val="26"/>
          </w:rPr>
          <w:t xml:space="preserve">khi</w:t>
        </w:r>
      </w:ins>
      <w:r>
        <w:rPr>
          <w:rFonts w:ascii="Times New Roman" w:hAnsi="Times New Roman"/>
          <w:sz w:val="26"/>
          <w:szCs w:val="26"/>
        </w:rPr>
        <w:t xml:space="preserve"> Chủ đầu tư, Tư vấn </w:t>
      </w:r>
      <w:del w:id="5410" w:author="Claude" w:date="2026-10-12T09:00:00Z">
        <w:r>
          <w:rPr>
            <w:rFonts w:ascii="Times New Roman" w:hAnsi="Times New Roman"/>
            <w:sz w:val="26"/>
            <w:szCs w:val="26"/>
          </w:rPr>
          <w:delText xml:space="preserve">Giám</w:delText>
        </w:r>
      </w:del>
      <w:ins w:id="5411" w:author="Claude" w:date="2026-10-12T09:00:00Z">
        <w:r>
          <w:rPr>
            <w:rFonts w:ascii="Times New Roman" w:hAnsi="Times New Roman"/>
            <w:sz w:val="26"/>
            <w:szCs w:val="26"/>
          </w:rPr>
          <w:t xml:space="preserve">giám</w:t>
        </w:r>
      </w:ins>
      <w:r>
        <w:rPr>
          <w:rFonts w:ascii="Times New Roman" w:hAnsi="Times New Roman"/>
          <w:sz w:val="26"/>
          <w:szCs w:val="26"/>
        </w:rPr>
        <w:t xml:space="preserve"> sát yêu cầu).</w:t>
      </w:r>
    </w:p>
    <w:p w14:paraId="130C3081" w14:textId="77777777" w:rsidR="00096978" w:rsidRPr="00302315" w:rsidRDefault="00096978" w:rsidP="007A44B1">
      <w:pPr>
        <w:tabs>
          <w:tab w:val="left" w:pos="459"/>
        </w:tabs>
        <w:spacing w:after="120" w:line="276" w:lineRule="auto"/>
        <w:jc w:val="both"/>
        <w:rPr>
          <w:rFonts w:ascii="Times New Roman" w:hAnsi="Times New Roman"/>
          <w:sz w:val="26"/>
          <w:szCs w:val="26"/>
        </w:rPr>
      </w:pPr>
      <w:r>
        <w:rPr>
          <w:rFonts w:ascii="Times New Roman" w:hAnsi="Times New Roman"/>
          <w:sz w:val="26"/>
          <w:szCs w:val="26"/>
        </w:rPr>
        <w:t xml:space="preserve">c) Tổ chức nghiệm thu: Bên A</w:t>
      </w:r>
      <w:del w:id="5412" w:author="Claude" w:date="2026-10-12T09:00:00Z">
        <w:r>
          <w:rPr>
            <w:rFonts w:ascii="Times New Roman" w:hAnsi="Times New Roman"/>
            <w:sz w:val="26"/>
            <w:szCs w:val="26"/>
          </w:rPr>
          <w:delText xml:space="preserve"> trực tiếp</w:delText>
        </w:r>
      </w:del>
      <w:r>
        <w:rPr>
          <w:rFonts w:ascii="Times New Roman" w:hAnsi="Times New Roman"/>
          <w:sz w:val="26"/>
          <w:szCs w:val="26"/>
        </w:rPr>
        <w:t xml:space="preserve"> tổ chức kiểm tra, đánh giá chất lượng, khối lượng công việc </w:t>
      </w:r>
      <w:del w:id="5413" w:author="Claude" w:date="2026-10-12T09:00:00Z">
        <w:r>
          <w:rPr>
            <w:rFonts w:ascii="Times New Roman" w:hAnsi="Times New Roman"/>
            <w:sz w:val="26"/>
            <w:szCs w:val="26"/>
          </w:rPr>
          <w:delText xml:space="preserve">thực hiện </w:delText>
        </w:r>
      </w:del>
      <w:r>
        <w:rPr>
          <w:rFonts w:ascii="Times New Roman" w:hAnsi="Times New Roman"/>
          <w:sz w:val="26"/>
          <w:szCs w:val="26"/>
        </w:rPr>
        <w:t xml:space="preserve">của Bên B và thông báo </w:t>
      </w:r>
      <w:del w:id="5414" w:author="Claude" w:date="2026-10-12T09:00:00Z">
        <w:r>
          <w:rPr>
            <w:rFonts w:ascii="Times New Roman" w:hAnsi="Times New Roman"/>
            <w:sz w:val="26"/>
            <w:szCs w:val="26"/>
          </w:rPr>
          <w:delText xml:space="preserve">cho Bên B về bất kỳ</w:delText>
        </w:r>
      </w:del>
      <w:ins w:id="5415" w:author="Claude" w:date="2026-10-12T09:00:00Z">
        <w:r>
          <w:rPr>
            <w:rFonts w:ascii="Times New Roman" w:hAnsi="Times New Roman"/>
            <w:sz w:val="26"/>
            <w:szCs w:val="26"/>
          </w:rPr>
          <w:t xml:space="preserve">các</w:t>
        </w:r>
      </w:ins>
      <w:r>
        <w:rPr>
          <w:rFonts w:ascii="Times New Roman" w:hAnsi="Times New Roman"/>
          <w:sz w:val="26"/>
          <w:szCs w:val="26"/>
        </w:rPr>
        <w:t xml:space="preserve"> sai sót </w:t>
      </w:r>
      <w:del w:id="5416" w:author="Claude" w:date="2026-10-12T09:00:00Z">
        <w:r>
          <w:rPr>
            <w:rFonts w:ascii="Times New Roman" w:hAnsi="Times New Roman"/>
            <w:sz w:val="26"/>
            <w:szCs w:val="26"/>
          </w:rPr>
          <w:delText xml:space="preserve">nào được tìm thấy; đối với các phần, hạng mục công trình sẽ</w:delText>
        </w:r>
      </w:del>
      <w:ins w:id="5417" w:author="Claude" w:date="2026-10-12T09:00:00Z">
        <w:r>
          <w:rPr>
            <w:rFonts w:ascii="Times New Roman" w:hAnsi="Times New Roman"/>
            <w:sz w:val="26"/>
            <w:szCs w:val="26"/>
          </w:rPr>
          <w:t xml:space="preserve">(nếu có). Công việc, bộ phận</w:t>
        </w:r>
      </w:ins>
      <w:r>
        <w:rPr>
          <w:rFonts w:ascii="Times New Roman" w:hAnsi="Times New Roman"/>
          <w:sz w:val="26"/>
          <w:szCs w:val="26"/>
        </w:rPr>
        <w:t xml:space="preserve"> bị che khuất </w:t>
      </w:r>
      <w:del w:id="5418" w:author="Claude" w:date="2026-10-12T09:00:00Z">
        <w:r>
          <w:rPr>
            <w:rFonts w:ascii="Times New Roman" w:hAnsi="Times New Roman"/>
            <w:sz w:val="26"/>
            <w:szCs w:val="26"/>
          </w:rPr>
          <w:delText xml:space="preserve">đều </w:delText>
        </w:r>
      </w:del>
      <w:r>
        <w:rPr>
          <w:rFonts w:ascii="Times New Roman" w:hAnsi="Times New Roman"/>
          <w:sz w:val="26"/>
          <w:szCs w:val="26"/>
        </w:rPr>
        <w:t xml:space="preserve">phải được</w:t>
      </w:r>
      <w:del w:id="5419" w:author="Claude" w:date="2026-10-12T09:00:00Z">
        <w:r>
          <w:rPr>
            <w:rFonts w:ascii="Times New Roman" w:hAnsi="Times New Roman"/>
            <w:sz w:val="26"/>
            <w:szCs w:val="26"/>
          </w:rPr>
          <w:delText xml:space="preserve"> Bên A, cùng Bên B</w:delText>
        </w:r>
      </w:del>
      <w:r>
        <w:rPr>
          <w:rFonts w:ascii="Times New Roman" w:hAnsi="Times New Roman"/>
          <w:sz w:val="26"/>
          <w:szCs w:val="26"/>
        </w:rPr>
        <w:t xml:space="preserve"> nghiệm thu và </w:t>
      </w:r>
      <w:ins w:id="5420" w:author="Claude" w:date="2026-10-12T09:00:00Z">
        <w:r>
          <w:rPr>
            <w:rFonts w:ascii="Times New Roman" w:hAnsi="Times New Roman"/>
            <w:sz w:val="26"/>
            <w:szCs w:val="26"/>
          </w:rPr>
          <w:t xml:space="preserve">lập bản vẽ </w:t>
        </w:r>
      </w:ins>
      <w:r>
        <w:rPr>
          <w:rFonts w:ascii="Times New Roman" w:hAnsi="Times New Roman"/>
          <w:sz w:val="26"/>
          <w:szCs w:val="26"/>
        </w:rPr>
        <w:t xml:space="preserve">hoàn công </w:t>
      </w:r>
      <w:del w:id="5421" w:author="Claude" w:date="2026-10-12T09:00:00Z">
        <w:r>
          <w:rPr>
            <w:rFonts w:ascii="Times New Roman" w:hAnsi="Times New Roman"/>
            <w:sz w:val="26"/>
            <w:szCs w:val="26"/>
          </w:rPr>
          <w:delText xml:space="preserve">xong theo đúng quy định mới được</w:delText>
        </w:r>
      </w:del>
      <w:ins w:id="5422" w:author="Claude" w:date="2026-10-12T09:00:00Z">
        <w:r>
          <w:rPr>
            <w:rFonts w:ascii="Times New Roman" w:hAnsi="Times New Roman"/>
            <w:sz w:val="26"/>
            <w:szCs w:val="26"/>
          </w:rPr>
          <w:t xml:space="preserve">trước khi</w:t>
        </w:r>
      </w:ins>
      <w:r>
        <w:rPr>
          <w:rFonts w:ascii="Times New Roman" w:hAnsi="Times New Roman"/>
          <w:sz w:val="26"/>
          <w:szCs w:val="26"/>
        </w:rPr>
        <w:t xml:space="preserve"> thi công</w:t>
      </w:r>
      <w:del w:id="5423" w:author="Claude" w:date="2026-10-12T09:00:00Z">
        <w:r>
          <w:rPr>
            <w:rFonts w:ascii="Times New Roman" w:hAnsi="Times New Roman"/>
            <w:sz w:val="26"/>
            <w:szCs w:val="26"/>
          </w:rPr>
          <w:delText xml:space="preserve"> các</w:delText>
        </w:r>
      </w:del>
      <w:r>
        <w:rPr>
          <w:rFonts w:ascii="Times New Roman" w:hAnsi="Times New Roman"/>
          <w:sz w:val="26"/>
          <w:szCs w:val="26"/>
        </w:rPr>
        <w:t xml:space="preserve"> công việc tiếp theo.</w:t>
      </w:r>
      <w:del w:id="5424" w:author="Claude" w:date="2026-10-12T09:00:00Z">
        <w:r>
          <w:rPr>
            <w:rFonts w:ascii="Times New Roman" w:hAnsi="Times New Roman"/>
            <w:sz w:val="26"/>
            <w:szCs w:val="26"/>
          </w:rPr>
          <w:delText xml:space="preserve"> </w:delText>
        </w:r>
      </w:del>
    </w:p>
    <w:p w14:paraId="55AD7770" w14:textId="77777777" w:rsidR="00096978" w:rsidRPr="00302315" w:rsidRDefault="00096978" w:rsidP="007A44B1">
      <w:pPr>
        <w:tabs>
          <w:tab w:val="left" w:pos="459"/>
        </w:tabs>
        <w:spacing w:after="120" w:line="276" w:lineRule="auto"/>
        <w:jc w:val="both"/>
        <w:rPr>
          <w:rFonts w:ascii="Times New Roman" w:hAnsi="Times New Roman"/>
          <w:sz w:val="26"/>
          <w:szCs w:val="26"/>
        </w:rPr>
      </w:pPr>
      <w:r>
        <w:rPr>
          <w:rFonts w:ascii="Times New Roman" w:hAnsi="Times New Roman"/>
          <w:sz w:val="26"/>
          <w:szCs w:val="26"/>
        </w:rPr>
        <w:t xml:space="preserve">d) Việc kiểm tra, nghiệm thu của Bên A </w:t>
      </w:r>
      <w:del w:id="5425" w:author="Claude" w:date="2026-10-12T09:00:00Z">
        <w:r>
          <w:rPr>
            <w:rFonts w:ascii="Times New Roman" w:hAnsi="Times New Roman"/>
            <w:sz w:val="26"/>
            <w:szCs w:val="26"/>
          </w:rPr>
          <w:delText xml:space="preserve">sẽ</w:delText>
        </w:r>
      </w:del>
      <w:ins w:id="5426" w:author="Claude" w:date="2026-10-12T09:00:00Z">
        <w:r>
          <w:rPr>
            <w:rFonts w:ascii="Times New Roman" w:hAnsi="Times New Roman"/>
            <w:sz w:val="26"/>
            <w:szCs w:val="26"/>
          </w:rPr>
          <w:t xml:space="preserve">không miễn trừ,</w:t>
        </w:r>
      </w:ins>
      <w:r>
        <w:rPr>
          <w:rFonts w:ascii="Times New Roman" w:hAnsi="Times New Roman"/>
          <w:sz w:val="26"/>
          <w:szCs w:val="26"/>
        </w:rPr>
        <w:t xml:space="preserve"> không</w:t>
      </w:r>
      <w:del w:id="5427" w:author="Claude" w:date="2026-10-12T09:00:00Z">
        <w:r>
          <w:rPr>
            <w:rFonts w:ascii="Times New Roman" w:hAnsi="Times New Roman"/>
            <w:sz w:val="26"/>
            <w:szCs w:val="26"/>
          </w:rPr>
          <w:delText xml:space="preserve"> thay thế hoặc</w:delText>
        </w:r>
      </w:del>
      <w:r>
        <w:rPr>
          <w:rFonts w:ascii="Times New Roman" w:hAnsi="Times New Roman"/>
          <w:sz w:val="26"/>
          <w:szCs w:val="26"/>
        </w:rPr>
        <w:t xml:space="preserve"> làm giảm </w:t>
      </w:r>
      <w:del w:id="5428" w:author="Claude" w:date="2026-10-12T09:00:00Z">
        <w:r>
          <w:rPr>
            <w:rFonts w:ascii="Times New Roman" w:hAnsi="Times New Roman"/>
            <w:sz w:val="26"/>
            <w:szCs w:val="26"/>
          </w:rPr>
          <w:delText xml:space="preserve">bất kỳ nghĩa vụ nào</w:delText>
        </w:r>
      </w:del>
      <w:ins w:id="5429" w:author="Claude" w:date="2026-10-12T09:00:00Z">
        <w:r>
          <w:rPr>
            <w:rFonts w:ascii="Times New Roman" w:hAnsi="Times New Roman"/>
            <w:sz w:val="26"/>
            <w:szCs w:val="26"/>
          </w:rPr>
          <w:t xml:space="preserve">trách nhiệm</w:t>
        </w:r>
      </w:ins>
      <w:r>
        <w:rPr>
          <w:rFonts w:ascii="Times New Roman" w:hAnsi="Times New Roman"/>
          <w:sz w:val="26"/>
          <w:szCs w:val="26"/>
        </w:rPr>
        <w:t xml:space="preserve"> của Bên B theo Hợp đồng</w:t>
      </w:r>
      <w:ins w:id="5430" w:author="Claude" w:date="2026-10-12T09:00:00Z">
        <w:r>
          <w:rPr>
            <w:rFonts w:ascii="Times New Roman" w:hAnsi="Times New Roman"/>
            <w:sz w:val="26"/>
            <w:szCs w:val="26"/>
          </w:rPr>
          <w:t xml:space="preserve"> và pháp luật</w:t>
        </w:r>
      </w:ins>
      <w:r>
        <w:rPr>
          <w:rFonts w:ascii="Times New Roman" w:hAnsi="Times New Roman"/>
          <w:sz w:val="26"/>
          <w:szCs w:val="26"/>
        </w:rPr>
        <w:t xml:space="preserve">.</w:t>
      </w:r>
    </w:p>
    <w:p w14:paraId="7ACBF4D3" w14:textId="77777777" w:rsidR="00096978" w:rsidRPr="00302315" w:rsidRDefault="00096978" w:rsidP="007A44B1">
      <w:pPr>
        <w:widowControl w:val="0"/>
        <w:spacing w:after="120" w:line="276" w:lineRule="auto"/>
        <w:jc w:val="both"/>
        <w:rPr>
          <w:rFonts w:ascii="Times New Roman" w:hAnsi="Times New Roman"/>
          <w:b/>
          <w:bCs/>
          <w:sz w:val="26"/>
          <w:szCs w:val="26"/>
        </w:rPr>
      </w:pPr>
      <w:r>
        <w:rPr>
          <w:rFonts w:ascii="Times New Roman" w:hAnsi="Times New Roman"/>
          <w:b/>
          <w:bCs/>
          <w:sz w:val="26"/>
          <w:szCs w:val="26"/>
        </w:rPr>
        <w:t xml:space="preserve">6.2. Bàn giao Hạng mục công trình: </w:t>
      </w:r>
    </w:p>
    <w:p w14:paraId="7D7C4D7E" w14:textId="77777777" w:rsidR="00096978" w:rsidRPr="00302315" w:rsidRDefault="00096978" w:rsidP="007A44B1">
      <w:pPr>
        <w:tabs>
          <w:tab w:val="left" w:pos="459"/>
        </w:tabs>
        <w:spacing w:after="120" w:line="276" w:lineRule="auto"/>
        <w:jc w:val="both"/>
        <w:rPr>
          <w:rFonts w:ascii="Times New Roman" w:hAnsi="Times New Roman"/>
          <w:sz w:val="26"/>
          <w:szCs w:val="26"/>
        </w:rPr>
      </w:pPr>
      <w:r>
        <w:rPr>
          <w:rFonts w:ascii="Times New Roman" w:hAnsi="Times New Roman"/>
          <w:sz w:val="26"/>
          <w:szCs w:val="26"/>
        </w:rPr>
        <w:t xml:space="preserve">a) Điều kiện bàn giao: </w:t>
      </w:r>
    </w:p>
    <w:p w14:paraId="24B5CAF1" w14:textId="77777777" w:rsidR="00096978" w:rsidRPr="00302315" w:rsidRDefault="00096978" w:rsidP="007A44B1">
      <w:pPr>
        <w:tabs>
          <w:tab w:val="left" w:pos="459"/>
        </w:tabs>
        <w:spacing w:after="120" w:line="276" w:lineRule="auto"/>
        <w:jc w:val="both"/>
        <w:rPr>
          <w:rFonts w:ascii="Times New Roman" w:hAnsi="Times New Roman"/>
          <w:sz w:val="26"/>
          <w:szCs w:val="26"/>
        </w:rPr>
      </w:pPr>
      <w:r>
        <w:rPr>
          <w:rFonts w:ascii="Times New Roman" w:hAnsi="Times New Roman"/>
          <w:sz w:val="26"/>
          <w:szCs w:val="26"/>
        </w:rPr>
        <w:t>(i) Hạng mục công trình được thi công, nghiệm thu hợp lệ và có đầy đủ hồ sơ, tài liệu theo quy định của Hợp đồng, đảm bảo các yêu cầu kỹ thuật theo quy định của Hồ sơ thiết kế, Chỉ dẫn kỹ thuật;</w:t>
      </w:r>
    </w:p>
    <w:p w14:paraId="6D37563E" w14:textId="77777777" w:rsidR="00096978" w:rsidRPr="00302315" w:rsidRDefault="00096978" w:rsidP="007A44B1">
      <w:pPr>
        <w:tabs>
          <w:tab w:val="left" w:pos="459"/>
        </w:tabs>
        <w:spacing w:after="120" w:line="276" w:lineRule="auto"/>
        <w:jc w:val="both"/>
        <w:rPr>
          <w:rFonts w:ascii="Times New Roman" w:hAnsi="Times New Roman"/>
          <w:sz w:val="26"/>
          <w:szCs w:val="26"/>
        </w:rPr>
      </w:pPr>
      <w:r>
        <w:rPr>
          <w:rFonts w:ascii="Times New Roman" w:hAnsi="Times New Roman"/>
          <w:sz w:val="26"/>
          <w:szCs w:val="26"/>
        </w:rPr>
        <w:t>(ii) Được Bên A chấp thuận nghiệm thu bàn giao Hạng mục công trình.</w:t>
      </w:r>
    </w:p>
    <w:p>
      <w:pPr>
        <w:tabs>
          <w:tab w:val="left" w:pos="459"/>
        </w:tabs>
        <w:spacing w:after="120" w:line="276" w:lineRule="auto"/>
        <w:jc w:val="both"/>
        <w:rPr>
          <w:ins w:id="7370" w:author="Claude" w:date="2026-10-12T09:00:00Z"/>
          <w:rFonts w:ascii="Times New Roman" w:hAnsi="Times New Roman"/>
          <w:sz w:val="26"/>
          <w:szCs w:val="26"/>
        </w:rPr>
      </w:pPr>
      <w:ins w:id="7371" w:author="Claude" w:date="2026-10-12T09:00:00Z">
        <w:r>
          <w:rPr>
            <w:rFonts w:ascii="Times New Roman" w:hAnsi="Times New Roman"/>
            <w:sz w:val="26"/>
            <w:szCs w:val="26"/>
          </w:rPr>
          <w:t xml:space="preserve">(iii) Bên B đã hoàn thành tháo dỡ hệ văng chống, nhổ cừ (theo thiết kế biện pháp), thu dọn mặt bằng và bàn giao đầy đủ hồ sơ hoàn công.</w:t>
        </w:r>
      </w:ins>
    </w:p>
    <w:p w14:paraId="7EF4686E" w14:textId="77777777" w:rsidR="00096978" w:rsidRPr="00302315" w:rsidRDefault="00096978" w:rsidP="007A44B1">
      <w:pPr>
        <w:widowControl w:val="0"/>
        <w:spacing w:after="120" w:line="276" w:lineRule="auto"/>
        <w:jc w:val="both"/>
        <w:rPr>
          <w:rFonts w:ascii="Times New Roman" w:hAnsi="Times New Roman"/>
          <w:b/>
          <w:bCs/>
          <w:sz w:val="26"/>
          <w:szCs w:val="26"/>
        </w:rPr>
      </w:pPr>
      <w:r>
        <w:rPr>
          <w:rFonts w:ascii="Times New Roman" w:hAnsi="Times New Roman"/>
          <w:b/>
          <w:bCs/>
          <w:sz w:val="26"/>
          <w:szCs w:val="26"/>
        </w:rPr>
        <w:t>6.3. Các tồn tại về chất lượng, công việc chưa hoàn thành</w:t>
      </w:r>
    </w:p>
    <w:p w14:paraId="015730FC" w14:textId="77777777" w:rsidR="002F2C35" w:rsidRPr="00302315" w:rsidRDefault="00096978" w:rsidP="007A44B1">
      <w:pPr>
        <w:pStyle w:val="BodyTextIndent"/>
        <w:tabs>
          <w:tab w:val="left" w:pos="1134"/>
        </w:tabs>
        <w:spacing w:after="120" w:line="276" w:lineRule="auto"/>
        <w:ind w:firstLine="0"/>
        <w:rPr>
          <w:rFonts w:ascii="Times New Roman" w:hAnsi="Times New Roman"/>
          <w:sz w:val="26"/>
          <w:szCs w:val="26"/>
          <w:lang w:val="en-US" w:eastAsia="en-US"/>
        </w:rPr>
      </w:pPr>
      <w:r>
        <w:rPr>
          <w:rFonts w:ascii="Times New Roman" w:hAnsi="Times New Roman"/>
          <w:sz w:val="26"/>
          <w:szCs w:val="26"/>
          <w:lang w:val="en-US" w:eastAsia="en-US"/>
        </w:rPr>
        <w:t xml:space="preserve">a) </w:t>
      </w:r>
      <w:del w:id="5431" w:author="Claude" w:date="2026-10-12T09:00:00Z">
        <w:r>
          <w:rPr>
            <w:rFonts w:ascii="Times New Roman" w:hAnsi="Times New Roman"/>
            <w:sz w:val="26"/>
            <w:szCs w:val="26"/>
            <w:lang w:val="en-US" w:eastAsia="en-US"/>
          </w:rPr>
          <w:delText xml:space="preserve">Trường hợp</w:delText>
        </w:r>
      </w:del>
      <w:ins w:id="5432" w:author="Claude" w:date="2026-10-12T09:00:00Z">
        <w:r>
          <w:rPr>
            <w:rFonts w:ascii="Times New Roman" w:hAnsi="Times New Roman"/>
            <w:sz w:val="26"/>
            <w:szCs w:val="26"/>
            <w:lang w:val="en-US" w:eastAsia="en-US"/>
          </w:rPr>
          <w:t xml:space="preserve">Bên B phải thực hiện ngay các yêu cầu của</w:t>
        </w:r>
      </w:ins>
      <w:r>
        <w:rPr>
          <w:rFonts w:ascii="Times New Roman" w:hAnsi="Times New Roman"/>
          <w:sz w:val="26"/>
          <w:szCs w:val="26"/>
          <w:lang w:val="en-US" w:eastAsia="en-US"/>
        </w:rPr>
        <w:t xml:space="preserve"> Bên A </w:t>
      </w:r>
      <w:del w:id="5433" w:author="Claude" w:date="2026-10-12T09:00:00Z">
        <w:r>
          <w:rPr>
            <w:rFonts w:ascii="Times New Roman" w:hAnsi="Times New Roman"/>
            <w:sz w:val="26"/>
            <w:szCs w:val="26"/>
            <w:lang w:val="en-US" w:eastAsia="en-US"/>
          </w:rPr>
          <w:delText xml:space="preserve">yêu cầu cần phải</w:delText>
        </w:r>
      </w:del>
      <w:ins w:id="5434" w:author="Claude" w:date="2026-10-12T09:00:00Z">
        <w:r>
          <w:rPr>
            <w:rFonts w:ascii="Times New Roman" w:hAnsi="Times New Roman"/>
            <w:sz w:val="26"/>
            <w:szCs w:val="26"/>
            <w:lang w:val="en-US" w:eastAsia="en-US"/>
          </w:rPr>
          <w:t xml:space="preserve">về</w:t>
        </w:r>
      </w:ins>
      <w:r>
        <w:rPr>
          <w:rFonts w:ascii="Times New Roman" w:hAnsi="Times New Roman"/>
          <w:sz w:val="26"/>
          <w:szCs w:val="26"/>
          <w:lang w:val="en-US" w:eastAsia="en-US"/>
        </w:rPr>
        <w:t xml:space="preserve"> khắc phục </w:t>
      </w:r>
      <w:del w:id="5435" w:author="Claude" w:date="2026-10-12T09:00:00Z">
        <w:r>
          <w:rPr>
            <w:rFonts w:ascii="Times New Roman" w:hAnsi="Times New Roman"/>
            <w:sz w:val="26"/>
            <w:szCs w:val="26"/>
            <w:lang w:val="en-US" w:eastAsia="en-US"/>
          </w:rPr>
          <w:delText xml:space="preserve">các các </w:delText>
        </w:r>
      </w:del>
      <w:r>
        <w:rPr>
          <w:rFonts w:ascii="Times New Roman" w:hAnsi="Times New Roman"/>
          <w:sz w:val="26"/>
          <w:szCs w:val="26"/>
          <w:lang w:val="en-US" w:eastAsia="en-US"/>
        </w:rPr>
        <w:t xml:space="preserve">tồn tại </w:t>
      </w:r>
      <w:del w:id="5436" w:author="Claude" w:date="2026-10-12T09:00:00Z">
        <w:r>
          <w:rPr>
            <w:rFonts w:ascii="Times New Roman" w:hAnsi="Times New Roman"/>
            <w:sz w:val="26"/>
            <w:szCs w:val="26"/>
            <w:lang w:val="en-US" w:eastAsia="en-US"/>
          </w:rPr>
          <w:delText xml:space="preserve">nếu chưa đạt yêu cầu về </w:delText>
        </w:r>
      </w:del>
      <w:r>
        <w:rPr>
          <w:rFonts w:ascii="Times New Roman" w:hAnsi="Times New Roman"/>
          <w:sz w:val="26"/>
          <w:szCs w:val="26"/>
          <w:lang w:val="en-US" w:eastAsia="en-US"/>
        </w:rPr>
        <w:t xml:space="preserve">chất lượng</w:t>
      </w:r>
      <w:del w:id="5437" w:author="Claude" w:date="2026-10-12T09:00:00Z">
        <w:r>
          <w:rPr>
            <w:rFonts w:ascii="Times New Roman" w:hAnsi="Times New Roman"/>
            <w:sz w:val="26"/>
            <w:szCs w:val="26"/>
            <w:lang w:val="en-US" w:eastAsia="en-US"/>
          </w:rPr>
          <w:delText xml:space="preserve">; thực hiện tiếp các</w:delText>
        </w:r>
      </w:del>
      <w:ins w:id="5438" w:author="Claude" w:date="2026-10-12T09:00:00Z">
        <w:r>
          <w:rPr>
            <w:rFonts w:ascii="Times New Roman" w:hAnsi="Times New Roman"/>
            <w:sz w:val="26"/>
            <w:szCs w:val="26"/>
            <w:lang w:val="en-US" w:eastAsia="en-US"/>
          </w:rPr>
          <w:t xml:space="preserve">, hoàn thành</w:t>
        </w:r>
      </w:ins>
      <w:r>
        <w:rPr>
          <w:rFonts w:ascii="Times New Roman" w:hAnsi="Times New Roman"/>
          <w:sz w:val="26"/>
          <w:szCs w:val="26"/>
          <w:lang w:val="en-US" w:eastAsia="en-US"/>
        </w:rPr>
        <w:t xml:space="preserve"> công việc </w:t>
      </w:r>
      <w:del w:id="5439" w:author="Claude" w:date="2026-10-12T09:00:00Z">
        <w:r>
          <w:rPr>
            <w:rFonts w:ascii="Times New Roman" w:hAnsi="Times New Roman"/>
            <w:sz w:val="26"/>
            <w:szCs w:val="26"/>
            <w:lang w:val="en-US" w:eastAsia="en-US"/>
          </w:rPr>
          <w:delText xml:space="preserve">xây dựng chưa hoàn thành;</w:delText>
        </w:r>
      </w:del>
      <w:ins w:id="5440" w:author="Claude" w:date="2026-10-12T09:00:00Z">
        <w:r>
          <w:rPr>
            <w:rFonts w:ascii="Times New Roman" w:hAnsi="Times New Roman"/>
            <w:sz w:val="26"/>
            <w:szCs w:val="26"/>
            <w:lang w:val="en-US" w:eastAsia="en-US"/>
          </w:rPr>
          <w:t xml:space="preserve">còn dở dang,</w:t>
        </w:r>
      </w:ins>
      <w:r>
        <w:rPr>
          <w:rFonts w:ascii="Times New Roman" w:hAnsi="Times New Roman"/>
          <w:sz w:val="26"/>
          <w:szCs w:val="26"/>
          <w:lang w:val="en-US" w:eastAsia="en-US"/>
        </w:rPr>
        <w:t xml:space="preserve"> bổ sung, chỉnh sửa, hoàn thiện hồ sơ, tài liệu để được </w:t>
      </w:r>
      <w:del w:id="5441" w:author="Claude" w:date="2026-10-12T09:00:00Z">
        <w:r>
          <w:rPr>
            <w:rFonts w:ascii="Times New Roman" w:hAnsi="Times New Roman"/>
            <w:sz w:val="26"/>
            <w:szCs w:val="26"/>
            <w:lang w:val="en-US" w:eastAsia="en-US"/>
          </w:rPr>
          <w:delText xml:space="preserve">cấp biên bản </w:delText>
        </w:r>
      </w:del>
      <w:r>
        <w:rPr>
          <w:rFonts w:ascii="Times New Roman" w:hAnsi="Times New Roman"/>
          <w:sz w:val="26"/>
          <w:szCs w:val="26"/>
          <w:lang w:val="en-US" w:eastAsia="en-US"/>
        </w:rPr>
        <w:t xml:space="preserve">nghiệm thu, bàn giao</w:t>
      </w:r>
      <w:del w:id="5442" w:author="Claude" w:date="2026-10-12T09:00:00Z">
        <w:r>
          <w:rPr>
            <w:rFonts w:ascii="Times New Roman" w:hAnsi="Times New Roman"/>
            <w:sz w:val="26"/>
            <w:szCs w:val="26"/>
            <w:lang w:val="en-US" w:eastAsia="en-US"/>
          </w:rPr>
          <w:delText xml:space="preserve">, chứng chỉ nghiệm thu, hoàn thành, thì Bên B sẽ phải thực hiện ngay các yêu cầu đó của Bên A</w:delText>
        </w:r>
      </w:del>
      <w:r>
        <w:rPr>
          <w:rFonts w:ascii="Times New Roman" w:hAnsi="Times New Roman"/>
          <w:sz w:val="26"/>
          <w:szCs w:val="26"/>
          <w:lang w:val="en-US" w:eastAsia="en-US"/>
        </w:rPr>
        <w:t xml:space="preserve">.</w:t>
      </w:r>
    </w:p>
    <w:p w14:paraId="08FEF21E" w14:textId="77777777" w:rsidR="00096978" w:rsidRPr="00302315" w:rsidRDefault="00096978" w:rsidP="007A44B1">
      <w:pPr>
        <w:pStyle w:val="BodyTextIndent"/>
        <w:tabs>
          <w:tab w:val="left" w:pos="1134"/>
        </w:tabs>
        <w:spacing w:after="120" w:line="276" w:lineRule="auto"/>
        <w:ind w:firstLine="0"/>
        <w:rPr>
          <w:rFonts w:ascii="Times New Roman" w:hAnsi="Times New Roman"/>
          <w:sz w:val="26"/>
          <w:szCs w:val="26"/>
          <w:lang w:val="en-US" w:eastAsia="en-US"/>
        </w:rPr>
      </w:pPr>
      <w:r>
        <w:rPr>
          <w:rFonts w:ascii="Times New Roman" w:hAnsi="Times New Roman"/>
          <w:sz w:val="26"/>
          <w:szCs w:val="26"/>
          <w:lang w:val="en-US" w:eastAsia="en-US"/>
        </w:rPr>
        <w:t xml:space="preserve">b) Trường hợp Bên B không thực hiện</w:t>
      </w:r>
      <w:del w:id="5443" w:author="Claude" w:date="2026-10-12T09:00:00Z">
        <w:r>
          <w:rPr>
            <w:rFonts w:ascii="Times New Roman" w:hAnsi="Times New Roman"/>
            <w:sz w:val="26"/>
            <w:szCs w:val="26"/>
            <w:lang w:val="en-US" w:eastAsia="en-US"/>
          </w:rPr>
          <w:delText xml:space="preserve"> hoặc</w:delText>
        </w:r>
      </w:del>
      <w:ins w:id="5444" w:author="Claude" w:date="2026-10-12T09:00:00Z">
        <w:r>
          <w:rPr>
            <w:rFonts w:ascii="Times New Roman" w:hAnsi="Times New Roman"/>
            <w:sz w:val="26"/>
            <w:szCs w:val="26"/>
            <w:lang w:val="en-US" w:eastAsia="en-US"/>
          </w:rPr>
          <w:t xml:space="preserve">,</w:t>
        </w:r>
      </w:ins>
      <w:r>
        <w:rPr>
          <w:rFonts w:ascii="Times New Roman" w:hAnsi="Times New Roman"/>
          <w:sz w:val="26"/>
          <w:szCs w:val="26"/>
          <w:lang w:val="en-US" w:eastAsia="en-US"/>
        </w:rPr>
        <w:t xml:space="preserve"> thực hiện không đầy đủ </w:t>
      </w:r>
      <w:del w:id="5445" w:author="Claude" w:date="2026-10-12T09:00:00Z">
        <w:r>
          <w:rPr>
            <w:rFonts w:ascii="Times New Roman" w:hAnsi="Times New Roman"/>
            <w:sz w:val="26"/>
            <w:szCs w:val="26"/>
            <w:lang w:val="en-US" w:eastAsia="en-US"/>
          </w:rPr>
          <w:delText xml:space="preserve">theo quy định tại Hợp đồng này, </w:delText>
        </w:r>
      </w:del>
      <w:r>
        <w:rPr>
          <w:rFonts w:ascii="Times New Roman" w:hAnsi="Times New Roman"/>
          <w:sz w:val="26"/>
          <w:szCs w:val="26"/>
          <w:lang w:val="en-US" w:eastAsia="en-US"/>
        </w:rPr>
        <w:t xml:space="preserve">hoặc thực hiện sai</w:t>
      </w:r>
      <w:del w:id="5446" w:author="Claude" w:date="2026-10-12T09:00:00Z">
        <w:r>
          <w:rPr>
            <w:rFonts w:ascii="Times New Roman" w:hAnsi="Times New Roman"/>
            <w:sz w:val="26"/>
            <w:szCs w:val="26"/>
            <w:lang w:val="en-US" w:eastAsia="en-US"/>
          </w:rPr>
          <w:delText xml:space="preserve">, sau khi gửi thông báo bằng văn bản nêu rõ nội dung cần khắc phục cho Bên B mà Bên B</w:delText>
        </w:r>
      </w:del>
      <w:ins w:id="5447" w:author="Claude" w:date="2026-10-12T09:00:00Z">
        <w:r>
          <w:rPr>
            <w:rFonts w:ascii="Times New Roman" w:hAnsi="Times New Roman"/>
            <w:sz w:val="26"/>
            <w:szCs w:val="26"/>
            <w:lang w:val="en-US" w:eastAsia="en-US"/>
          </w:rPr>
          <w:t xml:space="preserve"> và</w:t>
        </w:r>
      </w:ins>
      <w:r>
        <w:rPr>
          <w:rFonts w:ascii="Times New Roman" w:hAnsi="Times New Roman"/>
          <w:sz w:val="26"/>
          <w:szCs w:val="26"/>
          <w:lang w:val="en-US" w:eastAsia="en-US"/>
        </w:rPr>
        <w:t xml:space="preserve"> không khắc phục trong thời hạn </w:t>
      </w:r>
      <w:del w:id="5448" w:author="Claude" w:date="2026-10-12T09:00:00Z">
        <w:r>
          <w:rPr>
            <w:rFonts w:ascii="Times New Roman" w:hAnsi="Times New Roman"/>
            <w:sz w:val="26"/>
            <w:szCs w:val="26"/>
            <w:lang w:val="en-US" w:eastAsia="en-US"/>
          </w:rPr>
          <w:delText xml:space="preserve">hợp lý do </w:delText>
        </w:r>
      </w:del>
      <w:r>
        <w:rPr>
          <w:rFonts w:ascii="Times New Roman" w:hAnsi="Times New Roman"/>
          <w:sz w:val="26"/>
          <w:szCs w:val="26"/>
          <w:lang w:val="en-US" w:eastAsia="en-US"/>
        </w:rPr>
        <w:t xml:space="preserve">Bên A ấn định</w:t>
      </w:r>
      <w:ins w:id="5449" w:author="Claude" w:date="2026-10-12T09:00:00Z">
        <w:r>
          <w:rPr>
            <w:rFonts w:ascii="Times New Roman" w:hAnsi="Times New Roman"/>
            <w:sz w:val="26"/>
            <w:szCs w:val="26"/>
            <w:lang w:val="en-US" w:eastAsia="en-US"/>
          </w:rPr>
          <w:t xml:space="preserve"> tại thông báo bằng văn bản</w:t>
        </w:r>
      </w:ins>
      <w:r>
        <w:rPr>
          <w:rFonts w:ascii="Times New Roman" w:hAnsi="Times New Roman"/>
          <w:sz w:val="26"/>
          <w:szCs w:val="26"/>
          <w:lang w:val="en-US" w:eastAsia="en-US"/>
        </w:rPr>
        <w:t xml:space="preserve">, Bên A có quyền giữ lại</w:t>
      </w:r>
      <w:del w:id="5450" w:author="Claude" w:date="2026-10-12T09:00:00Z">
        <w:r>
          <w:rPr>
            <w:rFonts w:ascii="Times New Roman" w:hAnsi="Times New Roman"/>
            <w:sz w:val="26"/>
            <w:szCs w:val="26"/>
            <w:lang w:val="en-US" w:eastAsia="en-US"/>
          </w:rPr>
          <w:delText xml:space="preserve"> phần</w:delText>
        </w:r>
      </w:del>
      <w:r>
        <w:rPr>
          <w:rFonts w:ascii="Times New Roman" w:hAnsi="Times New Roman"/>
          <w:sz w:val="26"/>
          <w:szCs w:val="26"/>
          <w:lang w:val="en-US" w:eastAsia="en-US"/>
        </w:rPr>
        <w:t xml:space="preserve"> giá trị thanh toán tương ứng và/hoặc </w:t>
      </w:r>
      <w:del w:id="5451" w:author="Claude" w:date="2026-10-12T09:00:00Z">
        <w:r>
          <w:rPr>
            <w:rFonts w:ascii="Times New Roman" w:hAnsi="Times New Roman"/>
            <w:sz w:val="26"/>
            <w:szCs w:val="26"/>
            <w:lang w:val="en-US" w:eastAsia="en-US"/>
          </w:rPr>
          <w:delText xml:space="preserve">sử dụng số tiền này để tổ chức</w:delText>
        </w:r>
      </w:del>
      <w:ins w:id="5452" w:author="Claude" w:date="2026-10-12T09:00:00Z">
        <w:r>
          <w:rPr>
            <w:rFonts w:ascii="Times New Roman" w:hAnsi="Times New Roman"/>
            <w:sz w:val="26"/>
            <w:szCs w:val="26"/>
            <w:lang w:val="en-US" w:eastAsia="en-US"/>
          </w:rPr>
          <w:t xml:space="preserve">tự</w:t>
        </w:r>
      </w:ins>
      <w:r>
        <w:rPr>
          <w:rFonts w:ascii="Times New Roman" w:hAnsi="Times New Roman"/>
          <w:sz w:val="26"/>
          <w:szCs w:val="26"/>
          <w:lang w:val="en-US" w:eastAsia="en-US"/>
        </w:rPr>
        <w:t xml:space="preserve"> thực hiện </w:t>
      </w:r>
      <w:del w:id="5453" w:author="Claude" w:date="2026-10-12T09:00:00Z">
        <w:r>
          <w:rPr>
            <w:rFonts w:ascii="Times New Roman" w:hAnsi="Times New Roman"/>
            <w:sz w:val="26"/>
            <w:szCs w:val="26"/>
            <w:lang w:val="en-US" w:eastAsia="en-US"/>
          </w:rPr>
          <w:delText xml:space="preserve">các công việc cần thiết</w:delText>
        </w:r>
      </w:del>
      <w:ins w:id="5454" w:author="Claude" w:date="2026-10-12T09:00:00Z">
        <w:r>
          <w:rPr>
            <w:rFonts w:ascii="Times New Roman" w:hAnsi="Times New Roman"/>
            <w:sz w:val="26"/>
            <w:szCs w:val="26"/>
            <w:lang w:val="en-US" w:eastAsia="en-US"/>
          </w:rPr>
          <w:t xml:space="preserve">hoặc thuê Nhà thầu khác thực hiện</w:t>
        </w:r>
      </w:ins>
      <w:r>
        <w:rPr>
          <w:rFonts w:ascii="Times New Roman" w:hAnsi="Times New Roman"/>
          <w:sz w:val="26"/>
          <w:szCs w:val="26"/>
          <w:lang w:val="en-US" w:eastAsia="en-US"/>
        </w:rPr>
        <w:t xml:space="preserve">; toàn bộ </w:t>
      </w:r>
      <w:del w:id="5455" w:author="Claude" w:date="2026-10-12T09:00:00Z">
        <w:r>
          <w:rPr>
            <w:rFonts w:ascii="Times New Roman" w:hAnsi="Times New Roman"/>
            <w:sz w:val="26"/>
            <w:szCs w:val="26"/>
            <w:lang w:val="en-US" w:eastAsia="en-US"/>
          </w:rPr>
          <w:delText xml:space="preserve">các </w:delText>
        </w:r>
      </w:del>
      <w:r>
        <w:rPr>
          <w:rFonts w:ascii="Times New Roman" w:hAnsi="Times New Roman"/>
          <w:sz w:val="26"/>
          <w:szCs w:val="26"/>
          <w:lang w:val="en-US" w:eastAsia="en-US"/>
        </w:rPr>
        <w:t xml:space="preserve">chi phí </w:t>
      </w:r>
      <w:del w:id="5456" w:author="Claude" w:date="2026-10-12T09:00:00Z">
        <w:r>
          <w:rPr>
            <w:rFonts w:ascii="Times New Roman" w:hAnsi="Times New Roman"/>
            <w:sz w:val="26"/>
            <w:szCs w:val="26"/>
            <w:lang w:val="en-US" w:eastAsia="en-US"/>
          </w:rPr>
          <w:delText xml:space="preserve">thực tế, hợp lý, hợp lệ có liên quan sẽ</w:delText>
        </w:r>
      </w:del>
      <w:ins w:id="5457" w:author="Claude" w:date="2026-10-12T09:00:00Z">
        <w:r>
          <w:rPr>
            <w:rFonts w:ascii="Times New Roman" w:hAnsi="Times New Roman"/>
            <w:sz w:val="26"/>
            <w:szCs w:val="26"/>
            <w:lang w:val="en-US" w:eastAsia="en-US"/>
          </w:rPr>
          <w:t xml:space="preserve">phát sinh</w:t>
        </w:r>
      </w:ins>
      <w:r>
        <w:rPr>
          <w:rFonts w:ascii="Times New Roman" w:hAnsi="Times New Roman"/>
          <w:sz w:val="26"/>
          <w:szCs w:val="26"/>
          <w:lang w:val="en-US" w:eastAsia="en-US"/>
        </w:rPr>
        <w:t xml:space="preserve"> được</w:t>
      </w:r>
      <w:del w:id="5458" w:author="Claude" w:date="2026-10-12T09:00:00Z">
        <w:r>
          <w:rPr>
            <w:rFonts w:ascii="Times New Roman" w:hAnsi="Times New Roman"/>
            <w:sz w:val="26"/>
            <w:szCs w:val="26"/>
            <w:lang w:val="en-US" w:eastAsia="en-US"/>
          </w:rPr>
          <w:delText xml:space="preserve"> Bên A</w:delText>
        </w:r>
      </w:del>
      <w:r>
        <w:rPr>
          <w:rFonts w:ascii="Times New Roman" w:hAnsi="Times New Roman"/>
          <w:sz w:val="26"/>
          <w:szCs w:val="26"/>
          <w:lang w:val="en-US" w:eastAsia="en-US"/>
        </w:rPr>
        <w:t xml:space="preserve"> khấu trừ vào giá trị thanh toán </w:t>
      </w:r>
      <w:del w:id="5459" w:author="Claude" w:date="2026-10-12T09:00:00Z">
        <w:r>
          <w:rPr>
            <w:rFonts w:ascii="Times New Roman" w:hAnsi="Times New Roman"/>
            <w:sz w:val="26"/>
            <w:szCs w:val="26"/>
            <w:lang w:val="en-US" w:eastAsia="en-US"/>
          </w:rPr>
          <w:delText xml:space="preserve">Hợp đồng trên cơ sở hồ sơ thực tế thực hiện</w:delText>
        </w:r>
      </w:del>
      <w:ins w:id="5460" w:author="Claude" w:date="2026-10-12T09:00:00Z">
        <w:r>
          <w:rPr>
            <w:rFonts w:ascii="Times New Roman" w:hAnsi="Times New Roman"/>
            <w:sz w:val="26"/>
            <w:szCs w:val="26"/>
            <w:lang w:val="en-US" w:eastAsia="en-US"/>
          </w:rPr>
          <w:t xml:space="preserve">của Bên B</w:t>
        </w:r>
      </w:ins>
      <w:r>
        <w:rPr>
          <w:rFonts w:ascii="Times New Roman" w:hAnsi="Times New Roman"/>
          <w:sz w:val="26"/>
          <w:szCs w:val="26"/>
          <w:lang w:val="en-US" w:eastAsia="en-US"/>
        </w:rPr>
        <w:t xml:space="preserve">.</w:t>
      </w:r>
    </w:p>
    <w:p w14:paraId="379B0FB7" w14:textId="77777777" w:rsidR="00096978" w:rsidRPr="00302315" w:rsidRDefault="00096978" w:rsidP="007A44B1">
      <w:pPr>
        <w:widowControl w:val="0"/>
        <w:spacing w:after="120" w:line="276" w:lineRule="auto"/>
        <w:jc w:val="both"/>
        <w:rPr>
          <w:rFonts w:ascii="Times New Roman" w:hAnsi="Times New Roman"/>
          <w:b/>
          <w:bCs/>
          <w:sz w:val="26"/>
          <w:szCs w:val="26"/>
        </w:rPr>
      </w:pPr>
      <w:r>
        <w:rPr>
          <w:rFonts w:ascii="Times New Roman" w:hAnsi="Times New Roman"/>
          <w:b/>
          <w:bCs/>
          <w:sz w:val="26"/>
          <w:szCs w:val="26"/>
        </w:rPr>
        <w:t>6.4. Quyền sở hữu thiết bị, hạng mục công trình</w:t>
      </w:r>
    </w:p>
    <w:p w14:paraId="52B6A1E7" w14:textId="146B4C92" w:rsidR="00096978" w:rsidRPr="00302315" w:rsidRDefault="00096978" w:rsidP="007A44B1">
      <w:pPr>
        <w:widowControl w:val="0"/>
        <w:spacing w:after="120" w:line="276" w:lineRule="auto"/>
        <w:jc w:val="both"/>
        <w:rPr>
          <w:rFonts w:ascii="Times New Roman" w:hAnsi="Times New Roman"/>
          <w:sz w:val="26"/>
          <w:szCs w:val="26"/>
        </w:rPr>
      </w:pPr>
      <w:del w:id="5461" w:author="Claude" w:date="2026-10-12T09:00:00Z">
        <w:r>
          <w:rPr>
            <w:rFonts w:ascii="Times New Roman" w:hAnsi="Times New Roman"/>
            <w:sz w:val="26"/>
            <w:szCs w:val="26"/>
          </w:rPr>
          <w:delText xml:space="preserve">Mỗi danh mục vật</w:delText>
        </w:r>
      </w:del>
      <w:ins w:id="5462" w:author="Claude" w:date="2026-10-12T09:00:00Z">
        <w:r>
          <w:rPr>
            <w:rFonts w:ascii="Times New Roman" w:hAnsi="Times New Roman"/>
            <w:sz w:val="26"/>
            <w:szCs w:val="26"/>
          </w:rPr>
          <w:t xml:space="preserve">Vật</w:t>
        </w:r>
      </w:ins>
      <w:r>
        <w:rPr>
          <w:rFonts w:ascii="Times New Roman" w:hAnsi="Times New Roman"/>
          <w:sz w:val="26"/>
          <w:szCs w:val="26"/>
        </w:rPr>
        <w:t xml:space="preserve"> liệu, kết cấu, bộ phận, hạng mục công trình </w:t>
      </w:r>
      <w:del w:id="5463" w:author="Claude" w:date="2026-10-12T09:00:00Z">
        <w:r>
          <w:rPr>
            <w:rFonts w:ascii="Times New Roman" w:hAnsi="Times New Roman"/>
            <w:sz w:val="26"/>
            <w:szCs w:val="26"/>
          </w:rPr>
          <w:delText xml:space="preserve">trong</w:delText>
        </w:r>
      </w:del>
      <w:ins w:id="5464" w:author="Claude" w:date="2026-10-12T09:00:00Z">
        <w:r>
          <w:rPr>
            <w:rFonts w:ascii="Times New Roman" w:hAnsi="Times New Roman"/>
            <w:sz w:val="26"/>
            <w:szCs w:val="26"/>
          </w:rPr>
          <w:t xml:space="preserve">thuộc</w:t>
        </w:r>
      </w:ins>
      <w:r>
        <w:rPr>
          <w:rFonts w:ascii="Times New Roman" w:hAnsi="Times New Roman"/>
          <w:sz w:val="26"/>
          <w:szCs w:val="26"/>
        </w:rPr>
        <w:t xml:space="preserve"> phạm vi </w:t>
      </w:r>
      <w:del w:id="5465" w:author="Claude" w:date="2026-10-12T09:00:00Z">
        <w:r>
          <w:rPr>
            <w:rFonts w:ascii="Times New Roman" w:hAnsi="Times New Roman"/>
            <w:sz w:val="26"/>
            <w:szCs w:val="26"/>
          </w:rPr>
          <w:delText xml:space="preserve">của </w:delText>
        </w:r>
      </w:del>
      <w:r>
        <w:rPr>
          <w:rFonts w:ascii="Times New Roman" w:hAnsi="Times New Roman"/>
          <w:sz w:val="26"/>
          <w:szCs w:val="26"/>
        </w:rPr>
        <w:t xml:space="preserve">Hợp đồng </w:t>
      </w:r>
      <w:del w:id="5466" w:author="Claude" w:date="2026-10-12T09:00:00Z">
        <w:r>
          <w:rPr>
            <w:rFonts w:ascii="Times New Roman" w:hAnsi="Times New Roman"/>
            <w:sz w:val="26"/>
            <w:szCs w:val="26"/>
          </w:rPr>
          <w:delText xml:space="preserve">này sẽ trở thành tài sản</w:delText>
        </w:r>
      </w:del>
      <w:ins w:id="5467" w:author="Claude" w:date="2026-10-12T09:00:00Z">
        <w:r>
          <w:rPr>
            <w:rFonts w:ascii="Times New Roman" w:hAnsi="Times New Roman"/>
            <w:sz w:val="26"/>
            <w:szCs w:val="26"/>
          </w:rPr>
          <w:t xml:space="preserve">thuộc quyền sở hữu</w:t>
        </w:r>
      </w:ins>
      <w:r>
        <w:rPr>
          <w:rFonts w:ascii="Times New Roman" w:hAnsi="Times New Roman"/>
          <w:sz w:val="26"/>
          <w:szCs w:val="26"/>
        </w:rPr>
        <w:t xml:space="preserve"> của Bên A kể từ thời điểm được đưa vào, lắp đặt tại Công </w:t>
      </w:r>
      <w:del w:id="5468" w:author="Claude" w:date="2026-10-12T09:00:00Z">
        <w:r>
          <w:rPr>
            <w:rFonts w:ascii="Times New Roman" w:hAnsi="Times New Roman"/>
            <w:sz w:val="26"/>
            <w:szCs w:val="26"/>
          </w:rPr>
          <w:delText xml:space="preserve">trình</w:delText>
        </w:r>
      </w:del>
      <w:ins w:id="5469" w:author="Claude" w:date="2026-10-12T09:00:00Z">
        <w:r>
          <w:rPr>
            <w:rFonts w:ascii="Times New Roman" w:hAnsi="Times New Roman"/>
            <w:sz w:val="26"/>
            <w:szCs w:val="26"/>
          </w:rPr>
          <w:t xml:space="preserve">trường</w:t>
        </w:r>
      </w:ins>
      <w:r>
        <w:rPr>
          <w:rFonts w:ascii="Times New Roman" w:hAnsi="Times New Roman"/>
          <w:sz w:val="26"/>
          <w:szCs w:val="26"/>
        </w:rPr>
        <w:t xml:space="preserve"> hoặc khi Bên B được thanh toán giá trị tương ứng, tùy thời điểm nào đến trước</w:t>
      </w:r>
      <w:del w:id="5470" w:author="Claude" w:date="2026-10-12T09:00:00Z">
        <w:r>
          <w:rPr>
            <w:rFonts w:ascii="Times New Roman" w:hAnsi="Times New Roman"/>
            <w:sz w:val="26"/>
            <w:szCs w:val="26"/>
          </w:rPr>
          <w:delText xml:space="preserve">, nhưng</w:delText>
        </w:r>
      </w:del>
      <w:ins w:id="5471" w:author="Claude" w:date="2026-10-12T09:00:00Z">
        <w:r>
          <w:rPr>
            <w:rFonts w:ascii="Times New Roman" w:hAnsi="Times New Roman"/>
            <w:sz w:val="26"/>
            <w:szCs w:val="26"/>
          </w:rPr>
          <w:t xml:space="preserve">; trừ vật tư biện pháp luân chuyển của Bên B (cừ, văng chống) sau khi tháo dỡ. Việc chuyển quyền sở hữu</w:t>
        </w:r>
      </w:ins>
      <w:r>
        <w:rPr>
          <w:rFonts w:ascii="Times New Roman" w:hAnsi="Times New Roman"/>
          <w:sz w:val="26"/>
          <w:szCs w:val="26"/>
        </w:rPr>
        <w:t xml:space="preserve"> không làm giảm trách nhiệm của Bên B </w:t>
      </w:r>
      <w:ins w:id="5472" w:author="Claude" w:date="2026-10-12T09:00:00Z">
        <w:r>
          <w:rPr>
            <w:rFonts w:ascii="Times New Roman" w:hAnsi="Times New Roman"/>
            <w:sz w:val="26"/>
            <w:szCs w:val="26"/>
          </w:rPr>
          <w:t xml:space="preserve">đối </w:t>
        </w:r>
      </w:ins>
      <w:r>
        <w:rPr>
          <w:rFonts w:ascii="Times New Roman" w:hAnsi="Times New Roman"/>
          <w:sz w:val="26"/>
          <w:szCs w:val="26"/>
        </w:rPr>
        <w:t xml:space="preserve">với các </w:t>
      </w:r>
      <w:del w:id="5473" w:author="Claude" w:date="2026-10-12T09:00:00Z">
        <w:r>
          <w:rPr>
            <w:rFonts w:ascii="Times New Roman" w:hAnsi="Times New Roman"/>
            <w:sz w:val="26"/>
            <w:szCs w:val="26"/>
          </w:rPr>
          <w:delText xml:space="preserve">danh mục nêu trên</w:delText>
        </w:r>
      </w:del>
      <w:ins w:id="5474" w:author="Claude" w:date="2026-10-12T09:00:00Z">
        <w:r>
          <w:rPr>
            <w:rFonts w:ascii="Times New Roman" w:hAnsi="Times New Roman"/>
            <w:sz w:val="26"/>
            <w:szCs w:val="26"/>
          </w:rPr>
          <w:t xml:space="preserve">tài sản này</w:t>
        </w:r>
      </w:ins>
      <w:r>
        <w:rPr>
          <w:rFonts w:ascii="Times New Roman" w:hAnsi="Times New Roman"/>
          <w:sz w:val="26"/>
          <w:szCs w:val="26"/>
        </w:rPr>
        <w:t xml:space="preserve"> theo</w:t>
      </w:r>
      <w:del w:id="5475" w:author="Claude" w:date="2026-10-12T09:00:00Z">
        <w:r>
          <w:rPr>
            <w:rFonts w:ascii="Times New Roman" w:hAnsi="Times New Roman"/>
            <w:sz w:val="26"/>
            <w:szCs w:val="26"/>
          </w:rPr>
          <w:delText xml:space="preserve"> điều kiện của</w:delText>
        </w:r>
      </w:del>
      <w:r>
        <w:rPr>
          <w:rFonts w:ascii="Times New Roman" w:hAnsi="Times New Roman"/>
          <w:sz w:val="26"/>
          <w:szCs w:val="26"/>
        </w:rPr>
        <w:t xml:space="preserve"> Hợp đồng.</w:t>
      </w:r>
    </w:p>
    <w:p w14:paraId="436E08EA" w14:textId="77777777" w:rsidR="00096978" w:rsidRPr="00302315" w:rsidRDefault="00096978" w:rsidP="007A44B1">
      <w:pPr>
        <w:pStyle w:val="Heading2"/>
        <w:spacing w:after="120" w:line="276" w:lineRule="auto"/>
        <w:jc w:val="left"/>
        <w:rPr>
          <w:rFonts w:ascii="Times New Roman" w:hAnsi="Times New Roman"/>
          <w:sz w:val="26"/>
          <w:szCs w:val="26"/>
        </w:rPr>
      </w:pPr>
      <w:r>
        <w:rPr>
          <w:rFonts w:ascii="Times New Roman" w:hAnsi="Times New Roman"/>
          <w:sz w:val="26"/>
          <w:szCs w:val="26"/>
        </w:rPr>
        <w:t>Điều 7. TIẾN ĐỘ THỰC HIỆN HỢP ĐỒNG</w:t>
      </w:r>
    </w:p>
    <w:p w14:paraId="6F58C55B" w14:textId="77777777" w:rsidR="00FE1FAE" w:rsidRPr="00302315" w:rsidRDefault="00FE1FAE" w:rsidP="007A44B1">
      <w:pPr>
        <w:spacing w:after="120" w:line="276" w:lineRule="auto"/>
        <w:jc w:val="both"/>
        <w:rPr>
          <w:rFonts w:ascii="Times New Roman" w:hAnsi="Times New Roman"/>
          <w:b/>
          <w:bCs/>
          <w:sz w:val="26"/>
          <w:szCs w:val="26"/>
        </w:rPr>
      </w:pPr>
      <w:r>
        <w:rPr>
          <w:rFonts w:ascii="Times New Roman" w:hAnsi="Times New Roman"/>
          <w:b/>
          <w:bCs/>
          <w:sz w:val="26"/>
          <w:szCs w:val="26"/>
        </w:rPr>
        <w:t xml:space="preserve">7.1. Tiến độ thực hiện </w:t>
      </w:r>
    </w:p>
    <w:p w14:paraId="3B9837C8" w14:textId="7365311D" w:rsidR="00FE1FAE" w:rsidRPr="00302315" w:rsidRDefault="00FE1FAE" w:rsidP="007A44B1">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Change w:id="5476" w:author="Claude" w:date="2026-10-12T09:00:00Z">
            <w:rPr>
              <w:rFonts w:ascii="Times New Roman" w:hAnsi="Times New Roman"/>
              <w:sz w:val="26"/>
              <w:szCs w:val="26"/>
              <w:highlight w:val="yellow"/>
            </w:rPr>
          </w:rPrChange>
        </w:rPr>
        <w:t xml:space="preserve">a) Tiến độ thực hiện Hợp đồng </w:t>
      </w:r>
      <w:del w:id="5477" w:author="Claude" w:date="2026-10-12T09:00:00Z">
        <w:r>
          <w:rPr>
            <w:rFonts w:ascii="Times New Roman" w:hAnsi="Times New Roman"/>
            <w:sz w:val="26"/>
            <w:szCs w:val="26"/>
            <w:highlight w:val="yellow"/>
          </w:rPr>
          <w:delText xml:space="preserve">như sau (</w:delText>
        </w:r>
      </w:del>
      <w:ins w:id="5478" w:author="Claude" w:date="2026-10-12T09:00:00Z">
        <w:r>
          <w:rPr>
            <w:rFonts w:ascii="Times New Roman" w:hAnsi="Times New Roman"/>
            <w:sz w:val="26"/>
            <w:szCs w:val="26"/>
          </w:rPr>
          <w:t xml:space="preserve">gồm </w:t>
        </w:r>
      </w:ins>
      <w:r>
        <w:rPr>
          <w:rFonts w:ascii="Times New Roman" w:hAnsi="Times New Roman"/>
          <w:sz w:val="26"/>
          <w:szCs w:val="26"/>
          <w:rPrChange w:id="5479" w:author="Claude" w:date="2026-10-12T09:00:00Z">
            <w:rPr>
              <w:rFonts w:ascii="Times New Roman" w:hAnsi="Times New Roman"/>
              <w:sz w:val="26"/>
              <w:szCs w:val="26"/>
              <w:highlight w:val="yellow"/>
            </w:rPr>
          </w:rPrChange>
        </w:rPr>
        <w:t xml:space="preserve">các mốc </w:t>
      </w:r>
      <w:del w:id="5480" w:author="Claude" w:date="2026-10-12T09:00:00Z">
        <w:r>
          <w:rPr>
            <w:rFonts w:ascii="Times New Roman" w:hAnsi="Times New Roman"/>
            <w:sz w:val="26"/>
            <w:szCs w:val="26"/>
            <w:highlight w:val="yellow"/>
          </w:rPr>
          <w:delText xml:space="preserve">dưới đây là mốc tiến độ </w:delText>
        </w:r>
      </w:del>
      <w:r>
        <w:rPr>
          <w:rFonts w:ascii="Times New Roman" w:hAnsi="Times New Roman"/>
          <w:sz w:val="26"/>
          <w:szCs w:val="26"/>
          <w:rPrChange w:id="5481" w:author="Claude" w:date="2026-10-12T09:00:00Z">
            <w:rPr>
              <w:rFonts w:ascii="Times New Roman" w:hAnsi="Times New Roman"/>
              <w:sz w:val="26"/>
              <w:szCs w:val="26"/>
              <w:highlight w:val="yellow"/>
            </w:rPr>
          </w:rPrChange>
        </w:rPr>
        <w:t xml:space="preserve">bắt buộc</w:t>
      </w:r>
      <w:ins w:id="5482" w:author="Claude" w:date="2026-10-12T09:00:00Z">
        <w:r>
          <w:rPr>
            <w:rFonts w:ascii="Times New Roman" w:hAnsi="Times New Roman"/>
            <w:sz w:val="26"/>
            <w:szCs w:val="26"/>
          </w:rPr>
          <w:t xml:space="preserve"> sau</w:t>
        </w:r>
      </w:ins>
      <w:r>
        <w:rPr>
          <w:rFonts w:ascii="Times New Roman" w:hAnsi="Times New Roman"/>
          <w:sz w:val="26"/>
          <w:szCs w:val="26"/>
          <w:rPrChange w:id="5483" w:author="Claude" w:date="2026-10-12T09:00:00Z">
            <w:rPr>
              <w:rFonts w:ascii="Times New Roman" w:hAnsi="Times New Roman"/>
              <w:sz w:val="26"/>
              <w:szCs w:val="26"/>
              <w:highlight w:val="yellow"/>
            </w:rPr>
          </w:rPrChange>
        </w:rPr>
        <w:t xml:space="preserve">, làm căn cứ xác định vi phạm và phạt chậm tiến độ</w:t>
      </w:r>
      <w:del w:id="5484" w:author="Claude" w:date="2026-10-12T09:00:00Z">
        <w:r>
          <w:rPr>
            <w:rFonts w:ascii="Times New Roman" w:hAnsi="Times New Roman"/>
            <w:sz w:val="26"/>
            <w:szCs w:val="26"/>
            <w:highlight w:val="yellow"/>
          </w:rPr>
          <w:delText xml:space="preserve">)</w:delText>
        </w:r>
      </w:del>
      <w:r>
        <w:rPr>
          <w:rFonts w:ascii="Times New Roman" w:hAnsi="Times New Roman"/>
          <w:sz w:val="26"/>
          <w:szCs w:val="26"/>
          <w:rPrChange w:id="5485" w:author="Claude" w:date="2026-10-12T09:00:00Z">
            <w:rPr>
              <w:rFonts w:ascii="Times New Roman" w:hAnsi="Times New Roman"/>
              <w:sz w:val="26"/>
              <w:szCs w:val="26"/>
              <w:highlight w:val="yellow"/>
            </w:rPr>
          </w:rPrChange>
        </w:rPr>
        <w:t xml:space="preserve">:</w:t>
      </w:r>
    </w:p>
    <w:p w14:paraId="59A0DA15" w14:textId="00E58131" w:rsidR="00FE1FAE" w:rsidRPr="00302315" w:rsidRDefault="00D107CC" w:rsidP="007A44B1">
      <w:pPr>
        <w:spacing w:after="120" w:line="276" w:lineRule="auto"/>
        <w:jc w:val="both"/>
        <w:rPr>
          <w:rFonts w:ascii="Times New Roman" w:hAnsi="Times New Roman"/>
          <w:sz w:val="26"/>
          <w:szCs w:val="26"/>
          <w:highlight w:val="yellow"/>
        </w:rPr>
      </w:pPr>
      <w:del w:id="5486" w:author="Claude" w:date="2026-10-12T09:00:00Z">
        <w:r>
          <w:rPr>
            <w:rFonts w:ascii="Times New Roman" w:hAnsi="Times New Roman"/>
            <w:sz w:val="26"/>
            <w:szCs w:val="26"/>
            <w:highlight w:val="yellow"/>
          </w:rPr>
          <w:delText xml:space="preserve">- Bắt đầu đào đất phần ngầm:</w:delText>
        </w:r>
      </w:del>
      <w:ins w:id="5487" w:author="Claude" w:date="2026-10-12T09:00:00Z">
        <w:r>
          <w:rPr>
            <w:rFonts w:ascii="Times New Roman" w:hAnsi="Times New Roman"/>
            <w:sz w:val="26"/>
            <w:szCs w:val="26"/>
          </w:rPr>
          <w:t xml:space="preserve">- Khởi công thi công hệ cừ, văng chống: </w:t>
        </w:r>
        <w:r>
          <w:rPr>
            <w:rFonts w:ascii="Times New Roman" w:hAnsi="Times New Roman"/>
            <w:sz w:val="26"/>
            <w:szCs w:val="26"/>
            <w:highlight w:val="yellow"/>
          </w:rPr>
          <w:t xml:space="preserve">ngày ……/……/2026</w:t>
        </w:r>
      </w:ins>
    </w:p>
    <w:p w14:paraId="0ADB3D16" w14:textId="0C1A0898" w:rsidR="00FE1FAE" w:rsidRPr="00302315" w:rsidRDefault="00D107CC" w:rsidP="007A44B1">
      <w:pPr>
        <w:spacing w:after="120" w:line="276" w:lineRule="auto"/>
        <w:jc w:val="both"/>
        <w:rPr>
          <w:rFonts w:ascii="Times New Roman" w:hAnsi="Times New Roman"/>
          <w:sz w:val="26"/>
          <w:szCs w:val="26"/>
          <w:highlight w:val="yellow"/>
        </w:rPr>
      </w:pPr>
      <w:r>
        <w:rPr>
          <w:rFonts w:ascii="Times New Roman" w:hAnsi="Times New Roman"/>
          <w:sz w:val="26"/>
          <w:szCs w:val="26"/>
          <w:rPrChange w:id="5488" w:author="Claude" w:date="2026-10-12T09:00:00Z">
            <w:rPr>
              <w:rFonts w:ascii="Times New Roman" w:hAnsi="Times New Roman"/>
              <w:sz w:val="26"/>
              <w:szCs w:val="26"/>
              <w:highlight w:val="yellow"/>
            </w:rPr>
          </w:rPrChange>
        </w:rPr>
        <w:t xml:space="preserve">- Hoàn thành kết cấu phần ngầm đến cao độ ±0.00:</w:t>
      </w:r>
      <w:ins w:id="5489" w:author="Claude" w:date="2026-10-12T09:00:00Z">
        <w:r>
          <w:rPr>
            <w:rFonts w:ascii="Times New Roman" w:hAnsi="Times New Roman"/>
            <w:sz w:val="26"/>
            <w:szCs w:val="26"/>
          </w:rPr>
          <w:t xml:space="preserve"> </w:t>
        </w:r>
        <w:r>
          <w:rPr>
            <w:rFonts w:ascii="Times New Roman" w:hAnsi="Times New Roman"/>
            <w:sz w:val="26"/>
            <w:szCs w:val="26"/>
            <w:highlight w:val="yellow"/>
          </w:rPr>
          <w:t xml:space="preserve">ngày ……/……/……</w:t>
        </w:r>
      </w:ins>
    </w:p>
    <w:p w14:paraId="17C32639" w14:textId="5DC867CA" w:rsidR="00FE1FAE"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Change w:id="5490" w:author="Claude" w:date="2026-10-12T09:00:00Z">
            <w:rPr>
              <w:rFonts w:ascii="Times New Roman" w:hAnsi="Times New Roman"/>
              <w:sz w:val="26"/>
              <w:szCs w:val="26"/>
              <w:highlight w:val="yellow"/>
            </w:rPr>
          </w:rPrChange>
        </w:rPr>
        <w:t xml:space="preserve">- Hoàn thành </w:t>
      </w:r>
      <w:del w:id="5491" w:author="Claude" w:date="2026-10-12T09:00:00Z">
        <w:r>
          <w:rPr>
            <w:rFonts w:ascii="Times New Roman" w:hAnsi="Times New Roman"/>
            <w:sz w:val="26"/>
            <w:szCs w:val="26"/>
            <w:highlight w:val="yellow"/>
          </w:rPr>
          <w:delText xml:space="preserve">hoàn thiện ướt</w:delText>
        </w:r>
      </w:del>
      <w:ins w:id="5492" w:author="Claude" w:date="2026-10-12T09:00:00Z">
        <w:r>
          <w:rPr>
            <w:rFonts w:ascii="Times New Roman" w:hAnsi="Times New Roman"/>
            <w:sz w:val="26"/>
            <w:szCs w:val="26"/>
          </w:rPr>
          <w:t xml:space="preserve">công tác chống thấm</w:t>
        </w:r>
      </w:ins>
      <w:r>
        <w:rPr>
          <w:rFonts w:ascii="Times New Roman" w:hAnsi="Times New Roman"/>
          <w:sz w:val="26"/>
          <w:szCs w:val="26"/>
          <w:rPrChange w:id="5493" w:author="Claude" w:date="2026-10-12T09:00:00Z">
            <w:rPr>
              <w:rFonts w:ascii="Times New Roman" w:hAnsi="Times New Roman"/>
              <w:sz w:val="26"/>
              <w:szCs w:val="26"/>
              <w:highlight w:val="yellow"/>
            </w:rPr>
          </w:rPrChange>
        </w:rPr>
        <w:t xml:space="preserve"> phần ngầm</w:t>
      </w:r>
      <w:ins w:id="5494" w:author="Claude" w:date="2026-10-12T09:00:00Z">
        <w:r>
          <w:rPr>
            <w:rFonts w:ascii="Times New Roman" w:hAnsi="Times New Roman"/>
            <w:sz w:val="26"/>
            <w:szCs w:val="26"/>
          </w:rPr>
          <w:t xml:space="preserve">, tháo dỡ hệ văng chống, nhổ cừ</w:t>
        </w:r>
      </w:ins>
      <w:r>
        <w:rPr>
          <w:rFonts w:ascii="Times New Roman" w:hAnsi="Times New Roman"/>
          <w:sz w:val="26"/>
          <w:szCs w:val="26"/>
          <w:rPrChange w:id="5495" w:author="Claude" w:date="2026-10-12T09:00:00Z">
            <w:rPr>
              <w:rFonts w:ascii="Times New Roman" w:hAnsi="Times New Roman"/>
              <w:sz w:val="26"/>
              <w:szCs w:val="26"/>
              <w:highlight w:val="yellow"/>
            </w:rPr>
          </w:rPrChange>
        </w:rPr>
        <w:t xml:space="preserve"> và bàn giao Hạng mục công trình:</w:t>
      </w:r>
      <w:ins w:id="5496" w:author="Claude" w:date="2026-10-12T09:00:00Z">
        <w:r>
          <w:rPr>
            <w:rFonts w:ascii="Times New Roman" w:hAnsi="Times New Roman"/>
            <w:sz w:val="26"/>
            <w:szCs w:val="26"/>
          </w:rPr>
          <w:t xml:space="preserve"> </w:t>
        </w:r>
        <w:r>
          <w:rPr>
            <w:rFonts w:ascii="Times New Roman" w:hAnsi="Times New Roman"/>
            <w:sz w:val="26"/>
            <w:szCs w:val="26"/>
            <w:highlight w:val="yellow"/>
          </w:rPr>
          <w:t xml:space="preserve">ngày ……/……/……</w:t>
        </w:r>
      </w:ins>
    </w:p>
    <w:p>
      <w:pPr>
        <w:spacing w:after="120" w:line="276" w:lineRule="auto"/>
        <w:jc w:val="both"/>
        <w:rPr>
          <w:ins w:id="7372" w:author="Claude" w:date="2026-10-12T09:00:00Z"/>
          <w:rFonts w:ascii="Times New Roman" w:hAnsi="Times New Roman"/>
          <w:sz w:val="26"/>
          <w:szCs w:val="26"/>
        </w:rPr>
      </w:pPr>
      <w:ins w:id="7373" w:author="Claude" w:date="2026-10-12T09:00:00Z">
        <w:r>
          <w:rPr>
            <w:rFonts w:ascii="Times New Roman" w:hAnsi="Times New Roman"/>
            <w:sz w:val="26"/>
            <w:szCs w:val="26"/>
          </w:rPr>
          <w:t xml:space="preserve">- Tổng thời gian thực hiện Hợp đồng: </w:t>
        </w:r>
        <w:r>
          <w:rPr>
            <w:rFonts w:ascii="Times New Roman" w:hAnsi="Times New Roman"/>
            <w:sz w:val="26"/>
            <w:szCs w:val="26"/>
            <w:highlight w:val="yellow"/>
          </w:rPr>
          <w:t xml:space="preserve">……</w:t>
        </w:r>
        <w:r>
          <w:rPr>
            <w:rFonts w:ascii="Times New Roman" w:hAnsi="Times New Roman"/>
            <w:sz w:val="26"/>
            <w:szCs w:val="26"/>
          </w:rPr>
          <w:t xml:space="preserve"> ngày kể từ ngày khởi công.</w:t>
        </w:r>
      </w:ins>
    </w:p>
    <w:p w14:paraId="349E1925" w14:textId="77777777" w:rsidR="00096978" w:rsidRPr="00302315" w:rsidRDefault="00FE1FAE" w:rsidP="007A44B1">
      <w:pPr>
        <w:spacing w:after="120" w:line="276" w:lineRule="auto"/>
        <w:jc w:val="both"/>
        <w:rPr>
          <w:rFonts w:ascii="Times New Roman" w:hAnsi="Times New Roman"/>
          <w:b/>
          <w:bCs/>
          <w:sz w:val="26"/>
          <w:szCs w:val="26"/>
        </w:rPr>
      </w:pPr>
      <w:r>
        <w:rPr>
          <w:rFonts w:ascii="Times New Roman" w:hAnsi="Times New Roman"/>
          <w:b/>
          <w:bCs/>
          <w:sz w:val="26"/>
          <w:szCs w:val="26"/>
          <w:rPrChange w:id="7395" w:author="Claude" w:date="2026-10-12T09:00:00Z">
            <w:rPr>
              <w:rFonts w:ascii="Times New Roman" w:hAnsi="Times New Roman"/>
              <w:b/>
              <w:bCs/>
              <w:sz w:val="26"/>
              <w:szCs w:val="26"/>
              <w:highlight w:val="yellow"/>
            </w:rPr>
          </w:rPrChange>
        </w:rPr>
        <w:t>7.2. Ngày bắt đầu và hoàn thành</w:t>
      </w:r>
      <w:r>
        <w:rPr>
          <w:rFonts w:ascii="Times New Roman" w:hAnsi="Times New Roman"/>
          <w:b/>
          <w:bCs/>
          <w:sz w:val="26"/>
          <w:szCs w:val="26"/>
        </w:rPr>
        <w:t xml:space="preserve"> </w:t>
      </w:r>
    </w:p>
    <w:p w14:paraId="30378260" w14:textId="6C428F8A" w:rsidR="00096978" w:rsidRPr="00302315" w:rsidRDefault="00096978" w:rsidP="007A44B1">
      <w:pPr>
        <w:numPr>
          <w:ilvl w:val="0"/>
          <w:numId w:val="35"/>
        </w:numPr>
        <w:spacing w:after="120" w:line="276" w:lineRule="auto"/>
        <w:ind w:left="0" w:firstLine="0"/>
        <w:jc w:val="both"/>
        <w:rPr>
          <w:rFonts w:ascii="Times New Roman" w:hAnsi="Times New Roman"/>
          <w:sz w:val="26"/>
          <w:szCs w:val="26"/>
        </w:rPr>
      </w:pPr>
      <w:del w:id="5497" w:author="Claude" w:date="2026-10-12T09:00:00Z">
        <w:r>
          <w:rPr>
            <w:rFonts w:ascii="Times New Roman" w:hAnsi="Times New Roman"/>
            <w:sz w:val="26"/>
            <w:szCs w:val="26"/>
          </w:rPr>
          <w:delText xml:space="preserve">Bắt</w:delText>
        </w:r>
      </w:del>
      <w:ins w:id="5498" w:author="Claude" w:date="2026-10-12T09:00:00Z">
        <w:r>
          <w:rPr>
            <w:rFonts w:ascii="Times New Roman" w:hAnsi="Times New Roman"/>
            <w:sz w:val="26"/>
            <w:szCs w:val="26"/>
          </w:rPr>
          <w:t xml:space="preserve">Ngày bắt</w:t>
        </w:r>
      </w:ins>
      <w:r>
        <w:rPr>
          <w:rFonts w:ascii="Times New Roman" w:hAnsi="Times New Roman"/>
          <w:sz w:val="26"/>
          <w:szCs w:val="26"/>
        </w:rPr>
        <w:t xml:space="preserve"> đầu</w:t>
      </w:r>
      <w:ins w:id="5499" w:author="Claude" w:date="2026-10-12T09:00:00Z">
        <w:r>
          <w:rPr>
            <w:rFonts w:ascii="Times New Roman" w:hAnsi="Times New Roman"/>
            <w:sz w:val="26"/>
            <w:szCs w:val="26"/>
          </w:rPr>
          <w:t xml:space="preserve">:</w:t>
        </w:r>
      </w:ins>
      <w:r>
        <w:rPr>
          <w:rFonts w:ascii="Times New Roman" w:hAnsi="Times New Roman"/>
          <w:sz w:val="26"/>
          <w:szCs w:val="26"/>
        </w:rPr>
        <w:t xml:space="preserve"> kể từ </w:t>
      </w:r>
      <w:del w:id="5500" w:author="Claude" w:date="2026-10-12T09:00:00Z">
        <w:r>
          <w:rPr>
            <w:rFonts w:ascii="Times New Roman" w:hAnsi="Times New Roman"/>
            <w:sz w:val="26"/>
            <w:szCs w:val="26"/>
          </w:rPr>
          <w:delText xml:space="preserve">khi ký hợp</w:delText>
        </w:r>
      </w:del>
      <w:ins w:id="5501" w:author="Claude" w:date="2026-10-12T09:00:00Z">
        <w:r>
          <w:rPr>
            <w:rFonts w:ascii="Times New Roman" w:hAnsi="Times New Roman"/>
            <w:sz w:val="26"/>
            <w:szCs w:val="26"/>
          </w:rPr>
          <w:t xml:space="preserve">ngày Hợp</w:t>
        </w:r>
      </w:ins>
      <w:r>
        <w:rPr>
          <w:rFonts w:ascii="Times New Roman" w:hAnsi="Times New Roman"/>
          <w:sz w:val="26"/>
          <w:szCs w:val="26"/>
        </w:rPr>
        <w:t xml:space="preserve"> đồng </w:t>
      </w:r>
      <w:del w:id="5502" w:author="Claude" w:date="2026-10-12T09:00:00Z">
        <w:r>
          <w:rPr>
            <w:rFonts w:ascii="Times New Roman" w:hAnsi="Times New Roman"/>
            <w:sz w:val="26"/>
            <w:szCs w:val="26"/>
          </w:rPr>
          <w:delText xml:space="preserve">và Theo tiến độ thỏa thuận giữa hai bên. Bên B sẽ trình tiến độ chi tiết cho</w:delText>
        </w:r>
      </w:del>
      <w:ins w:id="5503" w:author="Claude" w:date="2026-10-12T09:00:00Z">
        <w:r>
          <w:rPr>
            <w:rFonts w:ascii="Times New Roman" w:hAnsi="Times New Roman"/>
            <w:sz w:val="26"/>
            <w:szCs w:val="26"/>
          </w:rPr>
          <w:t xml:space="preserve">có hiệu lực hoặc ngày</w:t>
        </w:r>
      </w:ins>
      <w:r>
        <w:rPr>
          <w:rFonts w:ascii="Times New Roman" w:hAnsi="Times New Roman"/>
          <w:sz w:val="26"/>
          <w:szCs w:val="26"/>
        </w:rPr>
        <w:t xml:space="preserve"> Bên A </w:t>
      </w:r>
      <w:del w:id="5504" w:author="Claude" w:date="2026-10-12T09:00:00Z">
        <w:r>
          <w:rPr>
            <w:rFonts w:ascii="Times New Roman" w:hAnsi="Times New Roman"/>
            <w:sz w:val="26"/>
            <w:szCs w:val="26"/>
          </w:rPr>
          <w:delText xml:space="preserve">trong</w:delText>
        </w:r>
      </w:del>
      <w:ins w:id="5505" w:author="Claude" w:date="2026-10-12T09:00:00Z">
        <w:r>
          <w:rPr>
            <w:rFonts w:ascii="Times New Roman" w:hAnsi="Times New Roman"/>
            <w:sz w:val="26"/>
            <w:szCs w:val="26"/>
          </w:rPr>
          <w:t xml:space="preserve">thông báo bàn giao mặt bằng, theo Tiến độ được Bên A chấp thuận. Trong</w:t>
        </w:r>
      </w:ins>
      <w:r>
        <w:rPr>
          <w:rFonts w:ascii="Times New Roman" w:hAnsi="Times New Roman"/>
          <w:sz w:val="26"/>
          <w:szCs w:val="26"/>
        </w:rPr>
        <w:t xml:space="preserve"> vòng 05 ngày kể từ ngày ký Hợp đồng hoặc </w:t>
      </w:r>
      <w:del w:id="5506" w:author="Claude" w:date="2026-10-12T09:00:00Z">
        <w:r>
          <w:rPr>
            <w:rFonts w:ascii="Times New Roman" w:hAnsi="Times New Roman"/>
            <w:sz w:val="26"/>
            <w:szCs w:val="26"/>
          </w:rPr>
          <w:delText xml:space="preserve">05 ngày </w:delText>
        </w:r>
      </w:del>
      <w:r>
        <w:rPr>
          <w:rFonts w:ascii="Times New Roman" w:hAnsi="Times New Roman"/>
          <w:sz w:val="26"/>
          <w:szCs w:val="26"/>
        </w:rPr>
        <w:t xml:space="preserve">kể từ </w:t>
      </w:r>
      <w:del w:id="5507" w:author="Claude" w:date="2026-10-12T09:00:00Z">
        <w:r>
          <w:rPr>
            <w:rFonts w:ascii="Times New Roman" w:hAnsi="Times New Roman"/>
            <w:sz w:val="26"/>
            <w:szCs w:val="26"/>
          </w:rPr>
          <w:delText xml:space="preserve">khi</w:delText>
        </w:r>
      </w:del>
      <w:ins w:id="5508" w:author="Claude" w:date="2026-10-12T09:00:00Z">
        <w:r>
          <w:rPr>
            <w:rFonts w:ascii="Times New Roman" w:hAnsi="Times New Roman"/>
            <w:sz w:val="26"/>
            <w:szCs w:val="26"/>
          </w:rPr>
          <w:t xml:space="preserve">ngày</w:t>
        </w:r>
      </w:ins>
      <w:r>
        <w:rPr>
          <w:rFonts w:ascii="Times New Roman" w:hAnsi="Times New Roman"/>
          <w:sz w:val="26"/>
          <w:szCs w:val="26"/>
        </w:rPr>
        <w:t xml:space="preserve"> Bên A thông báo bàn giao mặt bằng</w:t>
      </w:r>
      <w:del w:id="5509" w:author="Claude" w:date="2026-10-12T09:00:00Z">
        <w:r>
          <w:rPr>
            <w:rFonts w:ascii="Times New Roman" w:hAnsi="Times New Roman"/>
            <w:sz w:val="26"/>
            <w:szCs w:val="26"/>
          </w:rPr>
          <w:delText xml:space="preserve"> cho</w:delText>
        </w:r>
      </w:del>
      <w:ins w:id="5510" w:author="Claude" w:date="2026-10-12T09:00:00Z">
        <w:r>
          <w:rPr>
            <w:rFonts w:ascii="Times New Roman" w:hAnsi="Times New Roman"/>
            <w:sz w:val="26"/>
            <w:szCs w:val="26"/>
          </w:rPr>
          <w:t xml:space="preserve">,</w:t>
        </w:r>
      </w:ins>
      <w:r>
        <w:rPr>
          <w:rFonts w:ascii="Times New Roman" w:hAnsi="Times New Roman"/>
          <w:sz w:val="26"/>
          <w:szCs w:val="26"/>
        </w:rPr>
        <w:t xml:space="preserve"> Bên B</w:t>
      </w:r>
      <w:del w:id="5511" w:author="Claude" w:date="2026-10-12T09:00:00Z">
        <w:r>
          <w:rPr>
            <w:rFonts w:ascii="Times New Roman" w:hAnsi="Times New Roman"/>
            <w:sz w:val="26"/>
            <w:szCs w:val="26"/>
          </w:rPr>
          <w:delText xml:space="preserve">; Tiến</w:delText>
        </w:r>
      </w:del>
      <w:ins w:id="5512" w:author="Claude" w:date="2026-10-12T09:00:00Z">
        <w:r>
          <w:rPr>
            <w:rFonts w:ascii="Times New Roman" w:hAnsi="Times New Roman"/>
            <w:sz w:val="26"/>
            <w:szCs w:val="26"/>
          </w:rPr>
          <w:t xml:space="preserve"> phải trình Bên A tiến</w:t>
        </w:r>
      </w:ins>
      <w:r>
        <w:rPr>
          <w:rFonts w:ascii="Times New Roman" w:hAnsi="Times New Roman"/>
          <w:sz w:val="26"/>
          <w:szCs w:val="26"/>
        </w:rPr>
        <w:t xml:space="preserve"> độ thi công</w:t>
      </w:r>
      <w:ins w:id="5513" w:author="Claude" w:date="2026-10-12T09:00:00Z">
        <w:r>
          <w:rPr>
            <w:rFonts w:ascii="Times New Roman" w:hAnsi="Times New Roman"/>
            <w:sz w:val="26"/>
            <w:szCs w:val="26"/>
          </w:rPr>
          <w:t xml:space="preserve"> chi tiết; tiến độ phải phù hợp với tiến độ thi công công tác đất của Nhà thầu khác và</w:t>
        </w:r>
      </w:ins>
      <w:r>
        <w:rPr>
          <w:rFonts w:ascii="Times New Roman" w:hAnsi="Times New Roman"/>
          <w:sz w:val="26"/>
          <w:szCs w:val="26"/>
        </w:rPr>
        <w:t xml:space="preserve"> phải được Bên A chấp thuận.</w:t>
      </w:r>
    </w:p>
    <w:p w14:paraId="5C915FDC" w14:textId="77777777" w:rsidR="00FE1FAE" w:rsidRPr="00302315" w:rsidRDefault="00FE1FAE" w:rsidP="007A44B1">
      <w:pPr>
        <w:tabs>
          <w:tab w:val="left" w:pos="709"/>
        </w:tabs>
        <w:spacing w:after="120" w:line="276" w:lineRule="auto"/>
        <w:jc w:val="both"/>
        <w:rPr>
          <w:rFonts w:ascii="Times New Roman" w:hAnsi="Times New Roman"/>
          <w:sz w:val="26"/>
          <w:szCs w:val="26"/>
        </w:rPr>
      </w:pPr>
      <w:del w:id="5514" w:author="Claude" w:date="2026-10-12T09:00:00Z">
        <w:r>
          <w:rPr>
            <w:rFonts w:ascii="Times New Roman" w:hAnsi="Times New Roman"/>
            <w:sz w:val="26"/>
            <w:szCs w:val="26"/>
          </w:rPr>
          <w:delText xml:space="preserve">b) </w:delText>
        </w:r>
      </w:del>
      <w:r>
        <w:rPr>
          <w:rFonts w:ascii="Times New Roman" w:hAnsi="Times New Roman"/>
          <w:sz w:val="26"/>
          <w:szCs w:val="26"/>
        </w:rPr>
        <w:t xml:space="preserve">Việc chấp thuận tiến độ thi công chi tiết của Bên A </w:t>
      </w:r>
      <w:del w:id="5515" w:author="Claude" w:date="2026-10-12T09:00:00Z">
        <w:r>
          <w:rPr>
            <w:rFonts w:ascii="Times New Roman" w:hAnsi="Times New Roman"/>
            <w:sz w:val="26"/>
            <w:szCs w:val="26"/>
          </w:rPr>
          <w:delText xml:space="preserve">sẽ</w:delText>
        </w:r>
      </w:del>
      <w:ins w:id="5516" w:author="Claude" w:date="2026-10-12T09:00:00Z">
        <w:r>
          <w:rPr>
            <w:rFonts w:ascii="Times New Roman" w:hAnsi="Times New Roman"/>
            <w:sz w:val="26"/>
            <w:szCs w:val="26"/>
          </w:rPr>
          <w:t xml:space="preserve">không miễn trừ,</w:t>
        </w:r>
      </w:ins>
      <w:r>
        <w:rPr>
          <w:rFonts w:ascii="Times New Roman" w:hAnsi="Times New Roman"/>
          <w:sz w:val="26"/>
          <w:szCs w:val="26"/>
        </w:rPr>
        <w:t xml:space="preserve"> không</w:t>
      </w:r>
      <w:del w:id="5517" w:author="Claude" w:date="2026-10-12T09:00:00Z">
        <w:r>
          <w:rPr>
            <w:rFonts w:ascii="Times New Roman" w:hAnsi="Times New Roman"/>
            <w:sz w:val="26"/>
            <w:szCs w:val="26"/>
          </w:rPr>
          <w:delText xml:space="preserve"> thay thế hoặc</w:delText>
        </w:r>
      </w:del>
      <w:r>
        <w:rPr>
          <w:rFonts w:ascii="Times New Roman" w:hAnsi="Times New Roman"/>
          <w:sz w:val="26"/>
          <w:szCs w:val="26"/>
        </w:rPr>
        <w:t xml:space="preserve"> làm giảm </w:t>
      </w:r>
      <w:del w:id="5518" w:author="Claude" w:date="2026-10-12T09:00:00Z">
        <w:r>
          <w:rPr>
            <w:rFonts w:ascii="Times New Roman" w:hAnsi="Times New Roman"/>
            <w:sz w:val="26"/>
            <w:szCs w:val="26"/>
          </w:rPr>
          <w:delText xml:space="preserve">bất kỳ nghĩa vụ nào</w:delText>
        </w:r>
      </w:del>
      <w:ins w:id="5519" w:author="Claude" w:date="2026-10-12T09:00:00Z">
        <w:r>
          <w:rPr>
            <w:rFonts w:ascii="Times New Roman" w:hAnsi="Times New Roman"/>
            <w:sz w:val="26"/>
            <w:szCs w:val="26"/>
          </w:rPr>
          <w:t xml:space="preserve">trách nhiệm</w:t>
        </w:r>
      </w:ins>
      <w:r>
        <w:rPr>
          <w:rFonts w:ascii="Times New Roman" w:hAnsi="Times New Roman"/>
          <w:sz w:val="26"/>
          <w:szCs w:val="26"/>
        </w:rPr>
        <w:t xml:space="preserve"> của Bên B theo Hợp đồng. Tiến độ thi công chi tiết </w:t>
      </w:r>
      <w:del w:id="5520" w:author="Claude" w:date="2026-10-12T09:00:00Z">
        <w:r>
          <w:rPr>
            <w:rFonts w:ascii="Times New Roman" w:hAnsi="Times New Roman"/>
            <w:sz w:val="26"/>
            <w:szCs w:val="26"/>
          </w:rPr>
          <w:delText xml:space="preserve">do Bên B lập </w:delText>
        </w:r>
      </w:del>
      <w:r>
        <w:rPr>
          <w:rFonts w:ascii="Times New Roman" w:hAnsi="Times New Roman"/>
          <w:sz w:val="26"/>
          <w:szCs w:val="26"/>
        </w:rPr>
        <w:t xml:space="preserve">được Bên A </w:t>
      </w:r>
      <w:del w:id="5521" w:author="Claude" w:date="2026-10-12T09:00:00Z">
        <w:r>
          <w:rPr>
            <w:rFonts w:ascii="Times New Roman" w:hAnsi="Times New Roman"/>
            <w:sz w:val="26"/>
            <w:szCs w:val="26"/>
          </w:rPr>
          <w:delText xml:space="preserve">thống nhất</w:delText>
        </w:r>
      </w:del>
      <w:ins w:id="5522" w:author="Claude" w:date="2026-10-12T09:00:00Z">
        <w:r>
          <w:rPr>
            <w:rFonts w:ascii="Times New Roman" w:hAnsi="Times New Roman"/>
            <w:sz w:val="26"/>
            <w:szCs w:val="26"/>
          </w:rPr>
          <w:t xml:space="preserve">chấp thuận</w:t>
        </w:r>
      </w:ins>
      <w:r>
        <w:rPr>
          <w:rFonts w:ascii="Times New Roman" w:hAnsi="Times New Roman"/>
          <w:sz w:val="26"/>
          <w:szCs w:val="26"/>
        </w:rPr>
        <w:t xml:space="preserve"> là </w:t>
      </w:r>
      <w:del w:id="5523" w:author="Claude" w:date="2026-10-12T09:00:00Z">
        <w:r>
          <w:rPr>
            <w:rFonts w:ascii="Times New Roman" w:hAnsi="Times New Roman"/>
            <w:sz w:val="26"/>
            <w:szCs w:val="26"/>
          </w:rPr>
          <w:delText xml:space="preserve">cơ sở pháp lý trong quá trình</w:delText>
        </w:r>
      </w:del>
      <w:ins w:id="5524" w:author="Claude" w:date="2026-10-12T09:00:00Z">
        <w:r>
          <w:rPr>
            <w:rFonts w:ascii="Times New Roman" w:hAnsi="Times New Roman"/>
            <w:sz w:val="26"/>
            <w:szCs w:val="26"/>
          </w:rPr>
          <w:t xml:space="preserve">căn cứ để quản lý</w:t>
        </w:r>
      </w:ins>
      <w:r>
        <w:rPr>
          <w:rFonts w:ascii="Times New Roman" w:hAnsi="Times New Roman"/>
          <w:sz w:val="26"/>
          <w:szCs w:val="26"/>
        </w:rPr>
        <w:t xml:space="preserve"> thi công, nghiệm thu</w:t>
      </w:r>
      <w:ins w:id="5525" w:author="Claude" w:date="2026-10-12T09:00:00Z">
        <w:r>
          <w:rPr>
            <w:rFonts w:ascii="Times New Roman" w:hAnsi="Times New Roman"/>
            <w:sz w:val="26"/>
            <w:szCs w:val="26"/>
          </w:rPr>
          <w:t xml:space="preserve">,</w:t>
        </w:r>
      </w:ins>
      <w:r>
        <w:rPr>
          <w:rFonts w:ascii="Times New Roman" w:hAnsi="Times New Roman"/>
          <w:sz w:val="26"/>
          <w:szCs w:val="26"/>
        </w:rPr>
        <w:t xml:space="preserve"> bàn giao </w:t>
      </w:r>
      <w:del w:id="5526" w:author="Claude" w:date="2026-10-12T09:00:00Z">
        <w:r>
          <w:rPr>
            <w:rFonts w:ascii="Times New Roman" w:hAnsi="Times New Roman"/>
            <w:sz w:val="26"/>
            <w:szCs w:val="26"/>
          </w:rPr>
          <w:delText xml:space="preserve">Hạng mục công trình, là cơ sở tính</w:delText>
        </w:r>
      </w:del>
      <w:ins w:id="5527" w:author="Claude" w:date="2026-10-12T09:00:00Z">
        <w:r>
          <w:rPr>
            <w:rFonts w:ascii="Times New Roman" w:hAnsi="Times New Roman"/>
            <w:sz w:val="26"/>
            <w:szCs w:val="26"/>
          </w:rPr>
          <w:t xml:space="preserve">và xác định</w:t>
        </w:r>
      </w:ins>
      <w:r>
        <w:rPr>
          <w:rFonts w:ascii="Times New Roman" w:hAnsi="Times New Roman"/>
          <w:sz w:val="26"/>
          <w:szCs w:val="26"/>
        </w:rPr>
        <w:t xml:space="preserve"> thời gian chậm tiến độ</w:t>
      </w:r>
      <w:del w:id="5528" w:author="Claude" w:date="2026-10-12T09:00:00Z">
        <w:r>
          <w:rPr>
            <w:rFonts w:ascii="Times New Roman" w:hAnsi="Times New Roman"/>
            <w:sz w:val="26"/>
            <w:szCs w:val="26"/>
          </w:rPr>
          <w:delText xml:space="preserve"> trong quá trình thi công</w:delText>
        </w:r>
      </w:del>
      <w:r>
        <w:rPr>
          <w:rFonts w:ascii="Times New Roman" w:hAnsi="Times New Roman"/>
          <w:sz w:val="26"/>
          <w:szCs w:val="26"/>
        </w:rPr>
        <w:t xml:space="preserve">.</w:t>
      </w:r>
    </w:p>
    <w:p w14:paraId="50176399" w14:textId="77777777" w:rsidR="00096978" w:rsidRPr="00302315" w:rsidRDefault="00096978" w:rsidP="007A44B1">
      <w:pPr>
        <w:numPr>
          <w:ilvl w:val="0"/>
          <w:numId w:val="35"/>
        </w:numPr>
        <w:spacing w:after="120" w:line="276" w:lineRule="auto"/>
        <w:ind w:left="0" w:firstLine="0"/>
        <w:jc w:val="both"/>
        <w:rPr>
          <w:rFonts w:ascii="Times New Roman" w:hAnsi="Times New Roman"/>
          <w:sz w:val="26"/>
          <w:szCs w:val="26"/>
        </w:rPr>
      </w:pPr>
      <w:r>
        <w:rPr>
          <w:rFonts w:ascii="Times New Roman" w:hAnsi="Times New Roman"/>
          <w:sz w:val="26"/>
          <w:szCs w:val="26"/>
        </w:rPr>
        <w:t xml:space="preserve">Khi Bên A </w:t>
      </w:r>
      <w:del w:id="5529" w:author="Claude" w:date="2026-10-12T09:00:00Z">
        <w:r>
          <w:rPr>
            <w:rFonts w:ascii="Times New Roman" w:hAnsi="Times New Roman"/>
            <w:sz w:val="26"/>
            <w:szCs w:val="26"/>
          </w:rPr>
          <w:delText xml:space="preserve">có </w:delText>
        </w:r>
      </w:del>
      <w:r>
        <w:rPr>
          <w:rFonts w:ascii="Times New Roman" w:hAnsi="Times New Roman"/>
          <w:sz w:val="26"/>
          <w:szCs w:val="26"/>
        </w:rPr>
        <w:t xml:space="preserve">yêu cầu</w:t>
      </w:r>
      <w:del w:id="5530" w:author="Claude" w:date="2026-10-12T09:00:00Z">
        <w:r>
          <w:rPr>
            <w:rFonts w:ascii="Times New Roman" w:hAnsi="Times New Roman"/>
            <w:sz w:val="26"/>
            <w:szCs w:val="26"/>
          </w:rPr>
          <w:delText xml:space="preserve"> về tiến độ</w:delText>
        </w:r>
      </w:del>
      <w:r>
        <w:rPr>
          <w:rFonts w:ascii="Times New Roman" w:hAnsi="Times New Roman"/>
          <w:sz w:val="26"/>
          <w:szCs w:val="26"/>
        </w:rPr>
        <w:t xml:space="preserve"> thi công theo từng đợt, hai bên </w:t>
      </w:r>
      <w:del w:id="5531" w:author="Claude" w:date="2026-10-12T09:00:00Z">
        <w:r>
          <w:rPr>
            <w:rFonts w:ascii="Times New Roman" w:hAnsi="Times New Roman"/>
            <w:sz w:val="26"/>
            <w:szCs w:val="26"/>
          </w:rPr>
          <w:delText xml:space="preserve">cùng nhau </w:delText>
        </w:r>
      </w:del>
      <w:r>
        <w:rPr>
          <w:rFonts w:ascii="Times New Roman" w:hAnsi="Times New Roman"/>
          <w:sz w:val="26"/>
          <w:szCs w:val="26"/>
        </w:rPr>
        <w:t xml:space="preserve">xác nhận khối lượng </w:t>
      </w:r>
      <w:del w:id="5532" w:author="Claude" w:date="2026-10-12T09:00:00Z">
        <w:r>
          <w:rPr>
            <w:rFonts w:ascii="Times New Roman" w:hAnsi="Times New Roman"/>
            <w:sz w:val="26"/>
            <w:szCs w:val="26"/>
          </w:rPr>
          <w:delText xml:space="preserve">công việc</w:delText>
        </w:r>
      </w:del>
      <w:ins w:id="5533" w:author="Claude" w:date="2026-10-12T09:00:00Z">
        <w:r>
          <w:rPr>
            <w:rFonts w:ascii="Times New Roman" w:hAnsi="Times New Roman"/>
            <w:sz w:val="26"/>
            <w:szCs w:val="26"/>
          </w:rPr>
          <w:t xml:space="preserve">từng đợt</w:t>
        </w:r>
      </w:ins>
      <w:r>
        <w:rPr>
          <w:rFonts w:ascii="Times New Roman" w:hAnsi="Times New Roman"/>
          <w:sz w:val="26"/>
          <w:szCs w:val="26"/>
        </w:rPr>
        <w:t xml:space="preserve"> làm </w:t>
      </w:r>
      <w:del w:id="5534" w:author="Claude" w:date="2026-10-12T09:00:00Z">
        <w:r>
          <w:rPr>
            <w:rFonts w:ascii="Times New Roman" w:hAnsi="Times New Roman"/>
            <w:sz w:val="26"/>
            <w:szCs w:val="26"/>
          </w:rPr>
          <w:delText xml:space="preserve">cơ sở để Bên A</w:delText>
        </w:r>
      </w:del>
      <w:ins w:id="5535" w:author="Claude" w:date="2026-10-12T09:00:00Z">
        <w:r>
          <w:rPr>
            <w:rFonts w:ascii="Times New Roman" w:hAnsi="Times New Roman"/>
            <w:sz w:val="26"/>
            <w:szCs w:val="26"/>
          </w:rPr>
          <w:t xml:space="preserve">căn cứ</w:t>
        </w:r>
      </w:ins>
      <w:r>
        <w:rPr>
          <w:rFonts w:ascii="Times New Roman" w:hAnsi="Times New Roman"/>
          <w:sz w:val="26"/>
          <w:szCs w:val="26"/>
        </w:rPr>
        <w:t xml:space="preserve"> bàn giao mặt bằng</w:t>
      </w:r>
      <w:del w:id="5536" w:author="Claude" w:date="2026-10-12T09:00:00Z">
        <w:r>
          <w:rPr>
            <w:rFonts w:ascii="Times New Roman" w:hAnsi="Times New Roman"/>
            <w:sz w:val="26"/>
            <w:szCs w:val="26"/>
          </w:rPr>
          <w:delText xml:space="preserve"> cho Bên B</w:delText>
        </w:r>
      </w:del>
      <w:r>
        <w:rPr>
          <w:rFonts w:ascii="Times New Roman" w:hAnsi="Times New Roman"/>
          <w:sz w:val="26"/>
          <w:szCs w:val="26"/>
        </w:rPr>
        <w:t xml:space="preserve">. Bên B có </w:t>
      </w:r>
      <w:del w:id="5537" w:author="Claude" w:date="2026-10-12T09:00:00Z">
        <w:r>
          <w:rPr>
            <w:rFonts w:ascii="Times New Roman" w:hAnsi="Times New Roman"/>
            <w:sz w:val="26"/>
            <w:szCs w:val="26"/>
          </w:rPr>
          <w:delText xml:space="preserve">trách nhiệm</w:delText>
        </w:r>
      </w:del>
      <w:ins w:id="5538" w:author="Claude" w:date="2026-10-12T09:00:00Z">
        <w:r>
          <w:rPr>
            <w:rFonts w:ascii="Times New Roman" w:hAnsi="Times New Roman"/>
            <w:sz w:val="26"/>
            <w:szCs w:val="26"/>
          </w:rPr>
          <w:t xml:space="preserve">nghĩa vụ</w:t>
        </w:r>
      </w:ins>
      <w:r>
        <w:rPr>
          <w:rFonts w:ascii="Times New Roman" w:hAnsi="Times New Roman"/>
          <w:sz w:val="26"/>
          <w:szCs w:val="26"/>
        </w:rPr>
        <w:t xml:space="preserve"> huy động máy móc, </w:t>
      </w:r>
      <w:del w:id="5539" w:author="Claude" w:date="2026-10-12T09:00:00Z">
        <w:r>
          <w:rPr>
            <w:rFonts w:ascii="Times New Roman" w:hAnsi="Times New Roman"/>
            <w:sz w:val="26"/>
            <w:szCs w:val="26"/>
          </w:rPr>
          <w:delText xml:space="preserve">trang </w:delText>
        </w:r>
      </w:del>
      <w:r>
        <w:rPr>
          <w:rFonts w:ascii="Times New Roman" w:hAnsi="Times New Roman"/>
          <w:sz w:val="26"/>
          <w:szCs w:val="26"/>
        </w:rPr>
        <w:t xml:space="preserve">thiết bị, nhân </w:t>
      </w:r>
      <w:del w:id="5540" w:author="Claude" w:date="2026-10-12T09:00:00Z">
        <w:r>
          <w:rPr>
            <w:rFonts w:ascii="Times New Roman" w:hAnsi="Times New Roman"/>
            <w:sz w:val="26"/>
            <w:szCs w:val="26"/>
          </w:rPr>
          <w:delText xml:space="preserve">công và nguyên</w:delText>
        </w:r>
      </w:del>
      <w:ins w:id="5541" w:author="Claude" w:date="2026-10-12T09:00:00Z">
        <w:r>
          <w:rPr>
            <w:rFonts w:ascii="Times New Roman" w:hAnsi="Times New Roman"/>
            <w:sz w:val="26"/>
            <w:szCs w:val="26"/>
          </w:rPr>
          <w:t xml:space="preserve">lực,</w:t>
        </w:r>
      </w:ins>
      <w:r>
        <w:rPr>
          <w:rFonts w:ascii="Times New Roman" w:hAnsi="Times New Roman"/>
          <w:sz w:val="26"/>
          <w:szCs w:val="26"/>
        </w:rPr>
        <w:t xml:space="preserve"> vật </w:t>
      </w:r>
      <w:del w:id="5542" w:author="Claude" w:date="2026-10-12T09:00:00Z">
        <w:r>
          <w:rPr>
            <w:rFonts w:ascii="Times New Roman" w:hAnsi="Times New Roman"/>
            <w:sz w:val="26"/>
            <w:szCs w:val="26"/>
          </w:rPr>
          <w:delText xml:space="preserve">liệu khác</w:delText>
        </w:r>
      </w:del>
      <w:ins w:id="5543" w:author="Claude" w:date="2026-10-12T09:00:00Z">
        <w:r>
          <w:rPr>
            <w:rFonts w:ascii="Times New Roman" w:hAnsi="Times New Roman"/>
            <w:sz w:val="26"/>
            <w:szCs w:val="26"/>
          </w:rPr>
          <w:t xml:space="preserve">tư</w:t>
        </w:r>
      </w:ins>
      <w:r>
        <w:rPr>
          <w:rFonts w:ascii="Times New Roman" w:hAnsi="Times New Roman"/>
          <w:sz w:val="26"/>
          <w:szCs w:val="26"/>
        </w:rPr>
        <w:t xml:space="preserve"> đến </w:t>
      </w:r>
      <w:del w:id="5544" w:author="Claude" w:date="2026-10-12T09:00:00Z">
        <w:r>
          <w:rPr>
            <w:rFonts w:ascii="Times New Roman" w:hAnsi="Times New Roman"/>
            <w:sz w:val="26"/>
            <w:szCs w:val="26"/>
          </w:rPr>
          <w:delText xml:space="preserve">công</w:delText>
        </w:r>
      </w:del>
      <w:ins w:id="5545" w:author="Claude" w:date="2026-10-12T09:00:00Z">
        <w:r>
          <w:rPr>
            <w:rFonts w:ascii="Times New Roman" w:hAnsi="Times New Roman"/>
            <w:sz w:val="26"/>
            <w:szCs w:val="26"/>
          </w:rPr>
          <w:t xml:space="preserve">Công</w:t>
        </w:r>
      </w:ins>
      <w:r>
        <w:rPr>
          <w:rFonts w:ascii="Times New Roman" w:hAnsi="Times New Roman"/>
          <w:sz w:val="26"/>
          <w:szCs w:val="26"/>
        </w:rPr>
        <w:t xml:space="preserve"> trường</w:t>
      </w:r>
      <w:del w:id="5546" w:author="Claude" w:date="2026-10-12T09:00:00Z">
        <w:r>
          <w:rPr>
            <w:rFonts w:ascii="Times New Roman" w:hAnsi="Times New Roman"/>
            <w:sz w:val="26"/>
            <w:szCs w:val="26"/>
          </w:rPr>
          <w:delText xml:space="preserve"> của dự án để thực hiện các</w:delText>
        </w:r>
      </w:del>
      <w:ins w:id="5547" w:author="Claude" w:date="2026-10-12T09:00:00Z">
        <w:r>
          <w:rPr>
            <w:rFonts w:ascii="Times New Roman" w:hAnsi="Times New Roman"/>
            <w:sz w:val="26"/>
            <w:szCs w:val="26"/>
          </w:rPr>
          <w:t xml:space="preserve">, thi</w:t>
        </w:r>
      </w:ins>
      <w:r>
        <w:rPr>
          <w:rFonts w:ascii="Times New Roman" w:hAnsi="Times New Roman"/>
          <w:sz w:val="26"/>
          <w:szCs w:val="26"/>
        </w:rPr>
        <w:t xml:space="preserve"> công</w:t>
      </w:r>
      <w:del w:id="5548" w:author="Claude" w:date="2026-10-12T09:00:00Z">
        <w:r>
          <w:rPr>
            <w:rFonts w:ascii="Times New Roman" w:hAnsi="Times New Roman"/>
            <w:sz w:val="26"/>
            <w:szCs w:val="26"/>
          </w:rPr>
          <w:delText xml:space="preserve"> việc của mình. Bên B phải thực hiện công việc theo</w:delText>
        </w:r>
      </w:del>
      <w:r>
        <w:rPr>
          <w:rFonts w:ascii="Times New Roman" w:hAnsi="Times New Roman"/>
          <w:sz w:val="26"/>
          <w:szCs w:val="26"/>
        </w:rPr>
        <w:t xml:space="preserve"> đúng tiến độ đã </w:t>
      </w:r>
      <w:del w:id="5549" w:author="Claude" w:date="2026-10-12T09:00:00Z">
        <w:r>
          <w:rPr>
            <w:rFonts w:ascii="Times New Roman" w:hAnsi="Times New Roman"/>
            <w:sz w:val="26"/>
            <w:szCs w:val="26"/>
          </w:rPr>
          <w:delText xml:space="preserve">phê duyệt và sẽ thực hiện công việc một cách</w:delText>
        </w:r>
      </w:del>
      <w:ins w:id="5550" w:author="Claude" w:date="2026-10-12T09:00:00Z">
        <w:r>
          <w:rPr>
            <w:rFonts w:ascii="Times New Roman" w:hAnsi="Times New Roman"/>
            <w:sz w:val="26"/>
            <w:szCs w:val="26"/>
          </w:rPr>
          <w:t xml:space="preserve">được chấp thuận và</w:t>
        </w:r>
      </w:ins>
      <w:r>
        <w:rPr>
          <w:rFonts w:ascii="Times New Roman" w:hAnsi="Times New Roman"/>
          <w:sz w:val="26"/>
          <w:szCs w:val="26"/>
        </w:rPr>
        <w:t xml:space="preserve"> liên tục cho đến khi hoàn thành</w:t>
      </w:r>
      <w:del w:id="5551" w:author="Claude" w:date="2026-10-12T09:00:00Z">
        <w:r>
          <w:rPr>
            <w:rFonts w:ascii="Times New Roman" w:hAnsi="Times New Roman"/>
            <w:sz w:val="26"/>
            <w:szCs w:val="26"/>
          </w:rPr>
          <w:delText xml:space="preserve"> công việc</w:delText>
        </w:r>
      </w:del>
      <w:r>
        <w:rPr>
          <w:rFonts w:ascii="Times New Roman" w:hAnsi="Times New Roman"/>
          <w:sz w:val="26"/>
          <w:szCs w:val="26"/>
        </w:rPr>
        <w:t xml:space="preserve">.</w:t>
      </w:r>
    </w:p>
    <w:p w14:paraId="2C54B4E8" w14:textId="77777777" w:rsidR="00096978" w:rsidRPr="00302315" w:rsidRDefault="00096978" w:rsidP="007A44B1">
      <w:pPr>
        <w:numPr>
          <w:ilvl w:val="0"/>
          <w:numId w:val="35"/>
        </w:numPr>
        <w:spacing w:after="120" w:line="276" w:lineRule="auto"/>
        <w:ind w:left="0" w:firstLine="0"/>
        <w:jc w:val="both"/>
        <w:rPr>
          <w:rFonts w:ascii="Times New Roman" w:hAnsi="Times New Roman"/>
          <w:sz w:val="26"/>
          <w:szCs w:val="26"/>
        </w:rPr>
      </w:pPr>
      <w:del w:id="5552" w:author="Claude" w:date="2026-10-12T09:00:00Z">
        <w:r>
          <w:rPr>
            <w:rFonts w:ascii="Times New Roman" w:hAnsi="Times New Roman"/>
            <w:sz w:val="26"/>
            <w:szCs w:val="26"/>
          </w:rPr>
          <w:delText xml:space="preserve">Bên B sẽ, nếu được Bên A yêu cầu, trong</w:delText>
        </w:r>
      </w:del>
      <w:ins w:id="5553" w:author="Claude" w:date="2026-10-12T09:00:00Z">
        <w:r>
          <w:rPr>
            <w:rFonts w:ascii="Times New Roman" w:hAnsi="Times New Roman"/>
            <w:sz w:val="26"/>
            <w:szCs w:val="26"/>
          </w:rPr>
          <w:t xml:space="preserve">Trong</w:t>
        </w:r>
      </w:ins>
      <w:r>
        <w:rPr>
          <w:rFonts w:ascii="Times New Roman" w:hAnsi="Times New Roman"/>
          <w:sz w:val="26"/>
          <w:szCs w:val="26"/>
        </w:rPr>
        <w:t xml:space="preserve"> vòng </w:t>
      </w:r>
      <w:del w:id="5554" w:author="Claude" w:date="2026-10-12T09:00:00Z">
        <w:r>
          <w:rPr>
            <w:rFonts w:ascii="Times New Roman" w:hAnsi="Times New Roman"/>
            <w:sz w:val="26"/>
            <w:szCs w:val="26"/>
          </w:rPr>
          <w:delText xml:space="preserve">7</w:delText>
        </w:r>
      </w:del>
      <w:ins w:id="5555" w:author="Claude" w:date="2026-10-12T09:00:00Z">
        <w:r>
          <w:rPr>
            <w:rFonts w:ascii="Times New Roman" w:hAnsi="Times New Roman"/>
            <w:sz w:val="26"/>
            <w:szCs w:val="26"/>
          </w:rPr>
          <w:t xml:space="preserve">07</w:t>
        </w:r>
      </w:ins>
      <w:r>
        <w:rPr>
          <w:rFonts w:ascii="Times New Roman" w:hAnsi="Times New Roman"/>
          <w:sz w:val="26"/>
          <w:szCs w:val="26"/>
        </w:rPr>
        <w:t xml:space="preserve"> ngày </w:t>
      </w:r>
      <w:del w:id="5556" w:author="Claude" w:date="2026-10-12T09:00:00Z">
        <w:r>
          <w:rPr>
            <w:rFonts w:ascii="Times New Roman" w:hAnsi="Times New Roman"/>
            <w:sz w:val="26"/>
            <w:szCs w:val="26"/>
          </w:rPr>
          <w:delText xml:space="preserve">sau khi</w:delText>
        </w:r>
      </w:del>
      <w:ins w:id="5557" w:author="Claude" w:date="2026-10-12T09:00:00Z">
        <w:r>
          <w:rPr>
            <w:rFonts w:ascii="Times New Roman" w:hAnsi="Times New Roman"/>
            <w:sz w:val="26"/>
            <w:szCs w:val="26"/>
          </w:rPr>
          <w:t xml:space="preserve">kể từ ngày</w:t>
        </w:r>
      </w:ins>
      <w:r>
        <w:rPr>
          <w:rFonts w:ascii="Times New Roman" w:hAnsi="Times New Roman"/>
          <w:sz w:val="26"/>
          <w:szCs w:val="26"/>
        </w:rPr>
        <w:t xml:space="preserve"> nhận được yêu cầu </w:t>
      </w:r>
      <w:del w:id="5558" w:author="Claude" w:date="2026-10-12T09:00:00Z">
        <w:r>
          <w:rPr>
            <w:rFonts w:ascii="Times New Roman" w:hAnsi="Times New Roman"/>
            <w:sz w:val="26"/>
            <w:szCs w:val="26"/>
          </w:rPr>
          <w:delText xml:space="preserve">trên sẽ</w:delText>
        </w:r>
      </w:del>
      <w:ins w:id="5559" w:author="Claude" w:date="2026-10-12T09:00:00Z">
        <w:r>
          <w:rPr>
            <w:rFonts w:ascii="Times New Roman" w:hAnsi="Times New Roman"/>
            <w:sz w:val="26"/>
            <w:szCs w:val="26"/>
          </w:rPr>
          <w:t xml:space="preserve">của Bên A, Bên B phải</w:t>
        </w:r>
      </w:ins>
      <w:r>
        <w:rPr>
          <w:rFonts w:ascii="Times New Roman" w:hAnsi="Times New Roman"/>
          <w:sz w:val="26"/>
          <w:szCs w:val="26"/>
        </w:rPr>
        <w:t xml:space="preserve"> trình</w:t>
      </w:r>
      <w:del w:id="5560" w:author="Claude" w:date="2026-10-12T09:00:00Z">
        <w:r>
          <w:rPr>
            <w:rFonts w:ascii="Times New Roman" w:hAnsi="Times New Roman"/>
            <w:sz w:val="26"/>
            <w:szCs w:val="26"/>
          </w:rPr>
          <w:delText xml:space="preserve"> lên</w:delText>
        </w:r>
      </w:del>
      <w:r>
        <w:rPr>
          <w:rFonts w:ascii="Times New Roman" w:hAnsi="Times New Roman"/>
          <w:sz w:val="26"/>
          <w:szCs w:val="26"/>
        </w:rPr>
        <w:t xml:space="preserve"> Bên A </w:t>
      </w:r>
      <w:del w:id="5561" w:author="Claude" w:date="2026-10-12T09:00:00Z">
        <w:r>
          <w:rPr>
            <w:rFonts w:ascii="Times New Roman" w:hAnsi="Times New Roman"/>
            <w:sz w:val="26"/>
            <w:szCs w:val="26"/>
          </w:rPr>
          <w:delText xml:space="preserve">để được </w:delText>
        </w:r>
      </w:del>
      <w:r>
        <w:rPr>
          <w:rFonts w:ascii="Times New Roman" w:hAnsi="Times New Roman"/>
          <w:sz w:val="26"/>
          <w:szCs w:val="26"/>
        </w:rPr>
        <w:t xml:space="preserve">phê duyệt </w:t>
      </w:r>
      <w:del w:id="5562" w:author="Claude" w:date="2026-10-12T09:00:00Z">
        <w:r>
          <w:rPr>
            <w:rFonts w:ascii="Times New Roman" w:hAnsi="Times New Roman"/>
            <w:sz w:val="26"/>
            <w:szCs w:val="26"/>
          </w:rPr>
          <w:delText xml:space="preserve">về</w:delText>
        </w:r>
      </w:del>
      <w:ins w:id="5563" w:author="Claude" w:date="2026-10-12T09:00:00Z">
        <w:r>
          <w:rPr>
            <w:rFonts w:ascii="Times New Roman" w:hAnsi="Times New Roman"/>
            <w:sz w:val="26"/>
            <w:szCs w:val="26"/>
          </w:rPr>
          <w:t xml:space="preserve">kế hoạch</w:t>
        </w:r>
      </w:ins>
      <w:r>
        <w:rPr>
          <w:rFonts w:ascii="Times New Roman" w:hAnsi="Times New Roman"/>
          <w:sz w:val="26"/>
          <w:szCs w:val="26"/>
        </w:rPr>
        <w:t xml:space="preserve"> chi tiết </w:t>
      </w:r>
      <w:del w:id="5564" w:author="Claude" w:date="2026-10-12T09:00:00Z">
        <w:r>
          <w:rPr>
            <w:rFonts w:ascii="Times New Roman" w:hAnsi="Times New Roman"/>
            <w:sz w:val="26"/>
            <w:szCs w:val="26"/>
          </w:rPr>
          <w:delText xml:space="preserve">kế hoạch tiến độ xây dựng </w:delText>
        </w:r>
      </w:del>
      <w:r>
        <w:rPr>
          <w:rFonts w:ascii="Times New Roman" w:hAnsi="Times New Roman"/>
          <w:sz w:val="26"/>
          <w:szCs w:val="26"/>
        </w:rPr>
        <w:t xml:space="preserve">về nhân </w:t>
      </w:r>
      <w:del w:id="5565" w:author="Claude" w:date="2026-10-12T09:00:00Z">
        <w:r>
          <w:rPr>
            <w:rFonts w:ascii="Times New Roman" w:hAnsi="Times New Roman"/>
            <w:sz w:val="26"/>
            <w:szCs w:val="26"/>
          </w:rPr>
          <w:delText xml:space="preserve">công, hoạt động xây dựng</w:delText>
        </w:r>
      </w:del>
      <w:ins w:id="5566" w:author="Claude" w:date="2026-10-12T09:00:00Z">
        <w:r>
          <w:rPr>
            <w:rFonts w:ascii="Times New Roman" w:hAnsi="Times New Roman"/>
            <w:sz w:val="26"/>
            <w:szCs w:val="26"/>
          </w:rPr>
          <w:t xml:space="preserve">lực, thiết bị</w:t>
        </w:r>
      </w:ins>
      <w:r>
        <w:rPr>
          <w:rFonts w:ascii="Times New Roman" w:hAnsi="Times New Roman"/>
          <w:sz w:val="26"/>
          <w:szCs w:val="26"/>
        </w:rPr>
        <w:t xml:space="preserve"> và trình tự </w:t>
      </w:r>
      <w:del w:id="5567" w:author="Claude" w:date="2026-10-12T09:00:00Z">
        <w:r>
          <w:rPr>
            <w:rFonts w:ascii="Times New Roman" w:hAnsi="Times New Roman"/>
            <w:sz w:val="26"/>
            <w:szCs w:val="26"/>
          </w:rPr>
          <w:delText xml:space="preserve">các hoạt động cần thiết để hoàn thành</w:delText>
        </w:r>
      </w:del>
      <w:ins w:id="5568" w:author="Claude" w:date="2026-10-12T09:00:00Z">
        <w:r>
          <w:rPr>
            <w:rFonts w:ascii="Times New Roman" w:hAnsi="Times New Roman"/>
            <w:sz w:val="26"/>
            <w:szCs w:val="26"/>
          </w:rPr>
          <w:t xml:space="preserve">thi</w:t>
        </w:r>
      </w:ins>
      <w:r>
        <w:rPr>
          <w:rFonts w:ascii="Times New Roman" w:hAnsi="Times New Roman"/>
          <w:sz w:val="26"/>
          <w:szCs w:val="26"/>
        </w:rPr>
        <w:t xml:space="preserve"> công</w:t>
      </w:r>
      <w:del w:id="5569" w:author="Claude" w:date="2026-10-12T09:00:00Z">
        <w:r>
          <w:rPr>
            <w:rFonts w:ascii="Times New Roman" w:hAnsi="Times New Roman"/>
            <w:sz w:val="26"/>
            <w:szCs w:val="26"/>
          </w:rPr>
          <w:delText xml:space="preserve"> việc trên</w:delText>
        </w:r>
      </w:del>
      <w:r>
        <w:rPr>
          <w:rFonts w:ascii="Times New Roman" w:hAnsi="Times New Roman"/>
          <w:sz w:val="26"/>
          <w:szCs w:val="26"/>
        </w:rPr>
        <w:t xml:space="preserve">. Bên B </w:t>
      </w:r>
      <w:del w:id="5570" w:author="Claude" w:date="2026-10-12T09:00:00Z">
        <w:r>
          <w:rPr>
            <w:rFonts w:ascii="Times New Roman" w:hAnsi="Times New Roman"/>
            <w:sz w:val="26"/>
            <w:szCs w:val="26"/>
          </w:rPr>
          <w:delText xml:space="preserve">sẽ </w:delText>
        </w:r>
      </w:del>
      <w:r>
        <w:rPr>
          <w:rFonts w:ascii="Times New Roman" w:hAnsi="Times New Roman"/>
          <w:sz w:val="26"/>
          <w:szCs w:val="26"/>
        </w:rPr>
        <w:t xml:space="preserve">phải </w:t>
      </w:r>
      <w:del w:id="5571" w:author="Claude" w:date="2026-10-12T09:00:00Z">
        <w:r>
          <w:rPr>
            <w:rFonts w:ascii="Times New Roman" w:hAnsi="Times New Roman"/>
            <w:sz w:val="26"/>
            <w:szCs w:val="26"/>
          </w:rPr>
          <w:delText xml:space="preserve">sửa đổi</w:delText>
        </w:r>
      </w:del>
      <w:ins w:id="5572" w:author="Claude" w:date="2026-10-12T09:00:00Z">
        <w:r>
          <w:rPr>
            <w:rFonts w:ascii="Times New Roman" w:hAnsi="Times New Roman"/>
            <w:sz w:val="26"/>
            <w:szCs w:val="26"/>
          </w:rPr>
          <w:t xml:space="preserve">điều chỉnh</w:t>
        </w:r>
      </w:ins>
      <w:r>
        <w:rPr>
          <w:rFonts w:ascii="Times New Roman" w:hAnsi="Times New Roman"/>
          <w:sz w:val="26"/>
          <w:szCs w:val="26"/>
        </w:rPr>
        <w:t xml:space="preserve"> tiến độ </w:t>
      </w:r>
      <w:del w:id="5573" w:author="Claude" w:date="2026-10-12T09:00:00Z">
        <w:r>
          <w:rPr>
            <w:rFonts w:ascii="Times New Roman" w:hAnsi="Times New Roman"/>
            <w:sz w:val="26"/>
            <w:szCs w:val="26"/>
          </w:rPr>
          <w:delText xml:space="preserve">nếu</w:delText>
        </w:r>
      </w:del>
      <w:ins w:id="5574" w:author="Claude" w:date="2026-10-12T09:00:00Z">
        <w:r>
          <w:rPr>
            <w:rFonts w:ascii="Times New Roman" w:hAnsi="Times New Roman"/>
            <w:sz w:val="26"/>
            <w:szCs w:val="26"/>
          </w:rPr>
          <w:t xml:space="preserve">theo yêu cầu của</w:t>
        </w:r>
      </w:ins>
      <w:r>
        <w:rPr>
          <w:rFonts w:ascii="Times New Roman" w:hAnsi="Times New Roman"/>
          <w:sz w:val="26"/>
          <w:szCs w:val="26"/>
        </w:rPr>
        <w:t xml:space="preserve"> Bên A</w:t>
      </w:r>
      <w:del w:id="5575" w:author="Claude" w:date="2026-10-12T09:00:00Z">
        <w:r>
          <w:rPr>
            <w:rFonts w:ascii="Times New Roman" w:hAnsi="Times New Roman"/>
            <w:sz w:val="26"/>
            <w:szCs w:val="26"/>
          </w:rPr>
          <w:delText xml:space="preserve"> yêu cầu</w:delText>
        </w:r>
      </w:del>
      <w:r>
        <w:rPr>
          <w:rFonts w:ascii="Times New Roman" w:hAnsi="Times New Roman"/>
          <w:sz w:val="26"/>
          <w:szCs w:val="26"/>
        </w:rPr>
        <w:t xml:space="preserve">;</w:t>
      </w:r>
    </w:p>
    <w:p w14:paraId="48ACF755" w14:textId="77777777" w:rsidR="00096978" w:rsidRPr="00302315" w:rsidRDefault="00096978" w:rsidP="007A44B1">
      <w:pPr>
        <w:numPr>
          <w:ilvl w:val="0"/>
          <w:numId w:val="35"/>
        </w:numPr>
        <w:spacing w:after="120" w:line="276" w:lineRule="auto"/>
        <w:ind w:left="0" w:firstLine="0"/>
        <w:jc w:val="both"/>
        <w:rPr>
          <w:rFonts w:ascii="Times New Roman" w:hAnsi="Times New Roman"/>
          <w:sz w:val="26"/>
          <w:szCs w:val="26"/>
        </w:rPr>
      </w:pPr>
      <w:r>
        <w:rPr>
          <w:rFonts w:ascii="Times New Roman" w:hAnsi="Times New Roman"/>
          <w:sz w:val="26"/>
          <w:szCs w:val="26"/>
        </w:rPr>
        <w:t xml:space="preserve">Bên B phải huy động </w:t>
      </w:r>
      <w:ins w:id="5576" w:author="Claude" w:date="2026-10-12T09:00:00Z">
        <w:r>
          <w:rPr>
            <w:rFonts w:ascii="Times New Roman" w:hAnsi="Times New Roman"/>
            <w:sz w:val="26"/>
            <w:szCs w:val="26"/>
          </w:rPr>
          <w:t xml:space="preserve">đủ </w:t>
        </w:r>
      </w:ins>
      <w:r>
        <w:rPr>
          <w:rFonts w:ascii="Times New Roman" w:hAnsi="Times New Roman"/>
          <w:sz w:val="26"/>
          <w:szCs w:val="26"/>
        </w:rPr>
        <w:t xml:space="preserve">máy móc,</w:t>
      </w:r>
      <w:del w:id="5577" w:author="Claude" w:date="2026-10-12T09:00:00Z">
        <w:r>
          <w:rPr>
            <w:rFonts w:ascii="Times New Roman" w:hAnsi="Times New Roman"/>
            <w:sz w:val="26"/>
            <w:szCs w:val="26"/>
          </w:rPr>
          <w:delText xml:space="preserve"> trang</w:delText>
        </w:r>
      </w:del>
      <w:r>
        <w:rPr>
          <w:rFonts w:ascii="Times New Roman" w:hAnsi="Times New Roman"/>
          <w:sz w:val="26"/>
          <w:szCs w:val="26"/>
        </w:rPr>
        <w:t xml:space="preserve"> thiết bị, </w:t>
      </w:r>
      <w:del w:id="5578" w:author="Claude" w:date="2026-10-12T09:00:00Z">
        <w:r>
          <w:rPr>
            <w:rFonts w:ascii="Times New Roman" w:hAnsi="Times New Roman"/>
            <w:sz w:val="26"/>
            <w:szCs w:val="26"/>
          </w:rPr>
          <w:delText xml:space="preserve">nguyên </w:delText>
        </w:r>
      </w:del>
      <w:r>
        <w:rPr>
          <w:rFonts w:ascii="Times New Roman" w:hAnsi="Times New Roman"/>
          <w:sz w:val="26"/>
          <w:szCs w:val="26"/>
        </w:rPr>
        <w:t xml:space="preserve">vật </w:t>
      </w:r>
      <w:del w:id="5579" w:author="Claude" w:date="2026-10-12T09:00:00Z">
        <w:r>
          <w:rPr>
            <w:rFonts w:ascii="Times New Roman" w:hAnsi="Times New Roman"/>
            <w:sz w:val="26"/>
            <w:szCs w:val="26"/>
          </w:rPr>
          <w:delText xml:space="preserve">liệu</w:delText>
        </w:r>
      </w:del>
      <w:ins w:id="5580" w:author="Claude" w:date="2026-10-12T09:00:00Z">
        <w:r>
          <w:rPr>
            <w:rFonts w:ascii="Times New Roman" w:hAnsi="Times New Roman"/>
            <w:sz w:val="26"/>
            <w:szCs w:val="26"/>
          </w:rPr>
          <w:t xml:space="preserve">tư</w:t>
        </w:r>
      </w:ins>
      <w:r>
        <w:rPr>
          <w:rFonts w:ascii="Times New Roman" w:hAnsi="Times New Roman"/>
          <w:sz w:val="26"/>
          <w:szCs w:val="26"/>
        </w:rPr>
        <w:t xml:space="preserve">, nhân </w:t>
      </w:r>
      <w:del w:id="5581" w:author="Claude" w:date="2026-10-12T09:00:00Z">
        <w:r>
          <w:rPr>
            <w:rFonts w:ascii="Times New Roman" w:hAnsi="Times New Roman"/>
            <w:sz w:val="26"/>
            <w:szCs w:val="26"/>
          </w:rPr>
          <w:delText xml:space="preserve">công đầy đủ</w:delText>
        </w:r>
      </w:del>
      <w:ins w:id="5582" w:author="Claude" w:date="2026-10-12T09:00:00Z">
        <w:r>
          <w:rPr>
            <w:rFonts w:ascii="Times New Roman" w:hAnsi="Times New Roman"/>
            <w:sz w:val="26"/>
            <w:szCs w:val="26"/>
          </w:rPr>
          <w:t xml:space="preserve">lực</w:t>
        </w:r>
      </w:ins>
      <w:r>
        <w:rPr>
          <w:rFonts w:ascii="Times New Roman" w:hAnsi="Times New Roman"/>
          <w:sz w:val="26"/>
          <w:szCs w:val="26"/>
        </w:rPr>
        <w:t xml:space="preserve"> để thực hiện công việc theo yêu cầu của Bên A trong thời </w:t>
      </w:r>
      <w:del w:id="5583" w:author="Claude" w:date="2026-10-12T09:00:00Z">
        <w:r>
          <w:rPr>
            <w:rFonts w:ascii="Times New Roman" w:hAnsi="Times New Roman"/>
            <w:sz w:val="26"/>
            <w:szCs w:val="26"/>
          </w:rPr>
          <w:delText xml:space="preserve">gian</w:delText>
        </w:r>
      </w:del>
      <w:ins w:id="5584" w:author="Claude" w:date="2026-10-12T09:00:00Z">
        <w:r>
          <w:rPr>
            <w:rFonts w:ascii="Times New Roman" w:hAnsi="Times New Roman"/>
            <w:sz w:val="26"/>
            <w:szCs w:val="26"/>
          </w:rPr>
          <w:t xml:space="preserve">hạn</w:t>
        </w:r>
      </w:ins>
      <w:r>
        <w:rPr>
          <w:rFonts w:ascii="Times New Roman" w:hAnsi="Times New Roman"/>
          <w:sz w:val="26"/>
          <w:szCs w:val="26"/>
        </w:rPr>
        <w:t xml:space="preserve"> quy định</w:t>
      </w:r>
      <w:del w:id="5585" w:author="Claude" w:date="2026-10-12T09:00:00Z">
        <w:r>
          <w:rPr>
            <w:rFonts w:ascii="Times New Roman" w:hAnsi="Times New Roman"/>
            <w:sz w:val="26"/>
            <w:szCs w:val="26"/>
          </w:rPr>
          <w:delText xml:space="preserve">. Bên B phải thực hiện công việc của Hợp đồng đúng thời gian và phương thức như vậy để</w:delText>
        </w:r>
      </w:del>
      <w:ins w:id="5586" w:author="Claude" w:date="2026-10-12T09:00:00Z">
        <w:r>
          <w:rPr>
            <w:rFonts w:ascii="Times New Roman" w:hAnsi="Times New Roman"/>
            <w:sz w:val="26"/>
            <w:szCs w:val="26"/>
          </w:rPr>
          <w:t xml:space="preserve">, bảo đảm</w:t>
        </w:r>
      </w:ins>
      <w:r>
        <w:rPr>
          <w:rFonts w:ascii="Times New Roman" w:hAnsi="Times New Roman"/>
          <w:sz w:val="26"/>
          <w:szCs w:val="26"/>
        </w:rPr>
        <w:t xml:space="preserve"> Bên A </w:t>
      </w:r>
      <w:del w:id="5587" w:author="Claude" w:date="2026-10-12T09:00:00Z">
        <w:r>
          <w:rPr>
            <w:rFonts w:ascii="Times New Roman" w:hAnsi="Times New Roman"/>
            <w:sz w:val="26"/>
            <w:szCs w:val="26"/>
          </w:rPr>
          <w:delText xml:space="preserve">có thể </w:delText>
        </w:r>
      </w:del>
      <w:r>
        <w:rPr>
          <w:rFonts w:ascii="Times New Roman" w:hAnsi="Times New Roman"/>
          <w:sz w:val="26"/>
          <w:szCs w:val="26"/>
        </w:rPr>
        <w:t xml:space="preserve">hoàn thành </w:t>
      </w:r>
      <w:del w:id="5588" w:author="Claude" w:date="2026-10-12T09:00:00Z">
        <w:r>
          <w:rPr>
            <w:rFonts w:ascii="Times New Roman" w:hAnsi="Times New Roman"/>
            <w:sz w:val="26"/>
            <w:szCs w:val="26"/>
          </w:rPr>
          <w:delText xml:space="preserve">công việc trong hợp</w:delText>
        </w:r>
      </w:del>
      <w:ins w:id="5589" w:author="Claude" w:date="2026-10-12T09:00:00Z">
        <w:r>
          <w:rPr>
            <w:rFonts w:ascii="Times New Roman" w:hAnsi="Times New Roman"/>
            <w:sz w:val="26"/>
            <w:szCs w:val="26"/>
          </w:rPr>
          <w:t xml:space="preserve">nghĩa vụ theo Hợp</w:t>
        </w:r>
      </w:ins>
      <w:r>
        <w:rPr>
          <w:rFonts w:ascii="Times New Roman" w:hAnsi="Times New Roman"/>
          <w:sz w:val="26"/>
          <w:szCs w:val="26"/>
        </w:rPr>
        <w:t xml:space="preserve"> đồng thầu chính;</w:t>
      </w:r>
    </w:p>
    <w:p w14:paraId="2E99438F" w14:textId="77777777" w:rsidR="00096978" w:rsidRPr="00302315" w:rsidRDefault="00D05036" w:rsidP="007A44B1">
      <w:pPr>
        <w:spacing w:after="120" w:line="276" w:lineRule="auto"/>
        <w:jc w:val="both"/>
        <w:rPr>
          <w:rFonts w:ascii="Times New Roman" w:hAnsi="Times New Roman"/>
          <w:sz w:val="26"/>
          <w:szCs w:val="26"/>
        </w:rPr>
      </w:pPr>
      <w:r>
        <w:rPr>
          <w:rFonts w:ascii="Times New Roman" w:hAnsi="Times New Roman"/>
          <w:sz w:val="26"/>
          <w:szCs w:val="26"/>
        </w:rPr>
        <w:t xml:space="preserve">e) </w:t>
      </w:r>
      <w:del w:id="5590" w:author="Claude" w:date="2026-10-12T09:00:00Z">
        <w:r>
          <w:rPr>
            <w:rFonts w:ascii="Times New Roman" w:hAnsi="Times New Roman"/>
            <w:sz w:val="26"/>
            <w:szCs w:val="26"/>
          </w:rPr>
          <w:delText xml:space="preserve">Trong trường hợp Bên B</w:delText>
        </w:r>
      </w:del>
      <w:ins w:id="5591" w:author="Claude" w:date="2026-10-12T09:00:00Z">
        <w:r>
          <w:rPr>
            <w:rFonts w:ascii="Times New Roman" w:hAnsi="Times New Roman"/>
            <w:sz w:val="26"/>
            <w:szCs w:val="26"/>
          </w:rPr>
          <w:t xml:space="preserve">Khi</w:t>
        </w:r>
      </w:ins>
      <w:r>
        <w:rPr>
          <w:rFonts w:ascii="Times New Roman" w:hAnsi="Times New Roman"/>
          <w:sz w:val="26"/>
          <w:szCs w:val="26"/>
        </w:rPr>
        <w:t xml:space="preserve"> chậm tiến độ, Bên B </w:t>
      </w:r>
      <w:del w:id="5592" w:author="Claude" w:date="2026-10-12T09:00:00Z">
        <w:r>
          <w:rPr>
            <w:rFonts w:ascii="Times New Roman" w:hAnsi="Times New Roman"/>
            <w:sz w:val="26"/>
            <w:szCs w:val="26"/>
          </w:rPr>
          <w:delText xml:space="preserve">bằng những</w:delText>
        </w:r>
      </w:del>
      <w:ins w:id="5593" w:author="Claude" w:date="2026-10-12T09:00:00Z">
        <w:r>
          <w:rPr>
            <w:rFonts w:ascii="Times New Roman" w:hAnsi="Times New Roman"/>
            <w:sz w:val="26"/>
            <w:szCs w:val="26"/>
          </w:rPr>
          <w:t xml:space="preserve">phải áp dụng</w:t>
        </w:r>
      </w:ins>
      <w:r>
        <w:rPr>
          <w:rFonts w:ascii="Times New Roman" w:hAnsi="Times New Roman"/>
          <w:sz w:val="26"/>
          <w:szCs w:val="26"/>
        </w:rPr>
        <w:t xml:space="preserve"> biện pháp bổ sung</w:t>
      </w:r>
      <w:del w:id="5594" w:author="Claude" w:date="2026-10-12T09:00:00Z">
        <w:r>
          <w:rPr>
            <w:rFonts w:ascii="Times New Roman" w:hAnsi="Times New Roman"/>
            <w:sz w:val="26"/>
            <w:szCs w:val="26"/>
          </w:rPr>
          <w:delText xml:space="preserve"> phải thực hiện công việc</w:delText>
        </w:r>
      </w:del>
      <w:ins w:id="5595" w:author="Claude" w:date="2026-10-12T09:00:00Z">
        <w:r>
          <w:rPr>
            <w:rFonts w:ascii="Times New Roman" w:hAnsi="Times New Roman"/>
            <w:sz w:val="26"/>
            <w:szCs w:val="26"/>
          </w:rPr>
          <w:t xml:space="preserve">,</w:t>
        </w:r>
      </w:ins>
      <w:r>
        <w:rPr>
          <w:rFonts w:ascii="Times New Roman" w:hAnsi="Times New Roman"/>
          <w:sz w:val="26"/>
          <w:szCs w:val="26"/>
        </w:rPr>
        <w:t xml:space="preserve"> kể cả </w:t>
      </w:r>
      <w:del w:id="5596" w:author="Claude" w:date="2026-10-12T09:00:00Z">
        <w:r>
          <w:rPr>
            <w:rFonts w:ascii="Times New Roman" w:hAnsi="Times New Roman"/>
            <w:sz w:val="26"/>
            <w:szCs w:val="26"/>
          </w:rPr>
          <w:delText xml:space="preserve">ngoài</w:delText>
        </w:r>
      </w:del>
      <w:ins w:id="5597" w:author="Claude" w:date="2026-10-12T09:00:00Z">
        <w:r>
          <w:rPr>
            <w:rFonts w:ascii="Times New Roman" w:hAnsi="Times New Roman"/>
            <w:sz w:val="26"/>
            <w:szCs w:val="26"/>
          </w:rPr>
          <w:t xml:space="preserve">tăng ca, làm thêm</w:t>
        </w:r>
      </w:ins>
      <w:r>
        <w:rPr>
          <w:rFonts w:ascii="Times New Roman" w:hAnsi="Times New Roman"/>
          <w:sz w:val="26"/>
          <w:szCs w:val="26"/>
        </w:rPr>
        <w:t xml:space="preserve"> giờ</w:t>
      </w:r>
      <w:ins w:id="5598" w:author="Claude" w:date="2026-10-12T09:00:00Z">
        <w:r>
          <w:rPr>
            <w:rFonts w:ascii="Times New Roman" w:hAnsi="Times New Roman"/>
            <w:sz w:val="26"/>
            <w:szCs w:val="26"/>
          </w:rPr>
          <w:t xml:space="preserve">, làm vào ngày nghỉ, bằng chi phí của mình</w:t>
        </w:r>
      </w:ins>
      <w:r>
        <w:rPr>
          <w:rFonts w:ascii="Times New Roman" w:hAnsi="Times New Roman"/>
          <w:sz w:val="26"/>
          <w:szCs w:val="26"/>
        </w:rPr>
        <w:t xml:space="preserve"> để </w:t>
      </w:r>
      <w:del w:id="5599" w:author="Claude" w:date="2026-10-12T09:00:00Z">
        <w:r>
          <w:rPr>
            <w:rFonts w:ascii="Times New Roman" w:hAnsi="Times New Roman"/>
            <w:sz w:val="26"/>
            <w:szCs w:val="26"/>
          </w:rPr>
          <w:delText xml:space="preserve">đảm </w:delText>
        </w:r>
      </w:del>
      <w:r>
        <w:rPr>
          <w:rFonts w:ascii="Times New Roman" w:hAnsi="Times New Roman"/>
          <w:sz w:val="26"/>
          <w:szCs w:val="26"/>
        </w:rPr>
        <w:t xml:space="preserve">bảo </w:t>
      </w:r>
      <w:del w:id="5600" w:author="Claude" w:date="2026-10-12T09:00:00Z">
        <w:r>
          <w:rPr>
            <w:rFonts w:ascii="Times New Roman" w:hAnsi="Times New Roman"/>
            <w:sz w:val="26"/>
            <w:szCs w:val="26"/>
          </w:rPr>
          <w:delText xml:space="preserve">tuân theo</w:delText>
        </w:r>
      </w:del>
      <w:ins w:id="5601" w:author="Claude" w:date="2026-10-12T09:00:00Z">
        <w:r>
          <w:rPr>
            <w:rFonts w:ascii="Times New Roman" w:hAnsi="Times New Roman"/>
            <w:sz w:val="26"/>
            <w:szCs w:val="26"/>
          </w:rPr>
          <w:t xml:space="preserve">đảm</w:t>
        </w:r>
      </w:ins>
      <w:r>
        <w:rPr>
          <w:rFonts w:ascii="Times New Roman" w:hAnsi="Times New Roman"/>
          <w:sz w:val="26"/>
          <w:szCs w:val="26"/>
        </w:rPr>
        <w:t xml:space="preserve"> tiến độ của Bên A. </w:t>
      </w:r>
      <w:del w:id="5602" w:author="Claude" w:date="2026-10-12T09:00:00Z">
        <w:r>
          <w:rPr>
            <w:rFonts w:ascii="Times New Roman" w:hAnsi="Times New Roman"/>
            <w:sz w:val="26"/>
            <w:szCs w:val="26"/>
          </w:rPr>
          <w:delText xml:space="preserve">Trong trường hợp </w:delText>
        </w:r>
      </w:del>
      <w:r>
        <w:rPr>
          <w:rFonts w:ascii="Times New Roman" w:hAnsi="Times New Roman"/>
          <w:sz w:val="26"/>
          <w:szCs w:val="26"/>
        </w:rPr>
        <w:t xml:space="preserve">Bên B </w:t>
      </w:r>
      <w:del w:id="5603" w:author="Claude" w:date="2026-10-12T09:00:00Z">
        <w:r>
          <w:rPr>
            <w:rFonts w:ascii="Times New Roman" w:hAnsi="Times New Roman"/>
            <w:sz w:val="26"/>
            <w:szCs w:val="26"/>
          </w:rPr>
          <w:delText xml:space="preserve">không hoàn thành công việc theo như  tiến độ khiến</w:delText>
        </w:r>
      </w:del>
      <w:ins w:id="5604" w:author="Claude" w:date="2026-10-12T09:00:00Z">
        <w:r>
          <w:rPr>
            <w:rFonts w:ascii="Times New Roman" w:hAnsi="Times New Roman"/>
            <w:sz w:val="26"/>
            <w:szCs w:val="26"/>
          </w:rPr>
          <w:t xml:space="preserve">phải bồi thường toàn bộ thiệt hại mà</w:t>
        </w:r>
      </w:ins>
      <w:r>
        <w:rPr>
          <w:rFonts w:ascii="Times New Roman" w:hAnsi="Times New Roman"/>
          <w:sz w:val="26"/>
          <w:szCs w:val="26"/>
        </w:rPr>
        <w:t xml:space="preserve"> Bên A phải </w:t>
      </w:r>
      <w:ins w:id="5605" w:author="Claude" w:date="2026-10-12T09:00:00Z">
        <w:r>
          <w:rPr>
            <w:rFonts w:ascii="Times New Roman" w:hAnsi="Times New Roman"/>
            <w:sz w:val="26"/>
            <w:szCs w:val="26"/>
          </w:rPr>
          <w:t xml:space="preserve">gánh </w:t>
        </w:r>
      </w:ins>
      <w:r>
        <w:rPr>
          <w:rFonts w:ascii="Times New Roman" w:hAnsi="Times New Roman"/>
          <w:sz w:val="26"/>
          <w:szCs w:val="26"/>
        </w:rPr>
        <w:t xml:space="preserve">chịu </w:t>
      </w:r>
      <w:del w:id="5606" w:author="Claude" w:date="2026-10-12T09:00:00Z">
        <w:r>
          <w:rPr>
            <w:rFonts w:ascii="Times New Roman" w:hAnsi="Times New Roman"/>
            <w:sz w:val="26"/>
            <w:szCs w:val="26"/>
          </w:rPr>
          <w:delText xml:space="preserve">trách nhiệm cho những thiệt hại do chậm trễ đó,</w:delText>
        </w:r>
      </w:del>
      <w:ins w:id="5607" w:author="Claude" w:date="2026-10-12T09:00:00Z">
        <w:r>
          <w:rPr>
            <w:rFonts w:ascii="Times New Roman" w:hAnsi="Times New Roman"/>
            <w:sz w:val="26"/>
            <w:szCs w:val="26"/>
          </w:rPr>
          <w:t xml:space="preserve">do</w:t>
        </w:r>
      </w:ins>
      <w:r>
        <w:rPr>
          <w:rFonts w:ascii="Times New Roman" w:hAnsi="Times New Roman"/>
          <w:sz w:val="26"/>
          <w:szCs w:val="26"/>
        </w:rPr>
        <w:t xml:space="preserve"> Bên B </w:t>
      </w:r>
      <w:del w:id="5608" w:author="Claude" w:date="2026-10-12T09:00:00Z">
        <w:r>
          <w:rPr>
            <w:rFonts w:ascii="Times New Roman" w:hAnsi="Times New Roman"/>
            <w:sz w:val="26"/>
            <w:szCs w:val="26"/>
          </w:rPr>
          <w:delText xml:space="preserve">sẽ phải chịu trách nhiệm hoàn trả tất cả thiệt hại do sự </w:delText>
        </w:r>
      </w:del>
      <w:r>
        <w:rPr>
          <w:rFonts w:ascii="Times New Roman" w:hAnsi="Times New Roman"/>
          <w:sz w:val="26"/>
          <w:szCs w:val="26"/>
        </w:rPr>
        <w:t xml:space="preserve">chậm </w:t>
      </w:r>
      <w:del w:id="5609" w:author="Claude" w:date="2026-10-12T09:00:00Z">
        <w:r>
          <w:rPr>
            <w:rFonts w:ascii="Times New Roman" w:hAnsi="Times New Roman"/>
            <w:sz w:val="26"/>
            <w:szCs w:val="26"/>
          </w:rPr>
          <w:delText xml:space="preserve">trễ đó cho Bên A</w:delText>
        </w:r>
      </w:del>
      <w:ins w:id="5610" w:author="Claude" w:date="2026-10-12T09:00:00Z">
        <w:r>
          <w:rPr>
            <w:rFonts w:ascii="Times New Roman" w:hAnsi="Times New Roman"/>
            <w:sz w:val="26"/>
            <w:szCs w:val="26"/>
          </w:rPr>
          <w:t xml:space="preserve">tiến độ</w:t>
        </w:r>
      </w:ins>
      <w:r>
        <w:rPr>
          <w:rFonts w:ascii="Times New Roman" w:hAnsi="Times New Roman"/>
          <w:sz w:val="26"/>
          <w:szCs w:val="26"/>
        </w:rPr>
        <w:t xml:space="preserve">;</w:t>
      </w:r>
    </w:p>
    <w:p w14:paraId="48C189F5" w14:textId="77777777" w:rsidR="00096978" w:rsidRPr="00302315" w:rsidRDefault="00D05036" w:rsidP="007A44B1">
      <w:pPr>
        <w:spacing w:after="120" w:line="276" w:lineRule="auto"/>
        <w:jc w:val="both"/>
        <w:rPr>
          <w:rFonts w:ascii="Times New Roman" w:hAnsi="Times New Roman"/>
          <w:sz w:val="26"/>
          <w:szCs w:val="26"/>
        </w:rPr>
      </w:pPr>
      <w:r>
        <w:rPr>
          <w:rFonts w:ascii="Times New Roman" w:hAnsi="Times New Roman"/>
          <w:sz w:val="26"/>
          <w:szCs w:val="26"/>
        </w:rPr>
        <w:t xml:space="preserve">f) </w:t>
      </w:r>
      <w:del w:id="5611" w:author="Claude" w:date="2026-10-12T09:00:00Z">
        <w:r>
          <w:rPr>
            <w:rFonts w:ascii="Times New Roman" w:hAnsi="Times New Roman"/>
            <w:sz w:val="26"/>
            <w:szCs w:val="26"/>
          </w:rPr>
          <w:delText xml:space="preserve">Nếu đối với Bên A vào bất cứ thời điểm nào mà</w:delText>
        </w:r>
      </w:del>
      <w:ins w:id="5612" w:author="Claude" w:date="2026-10-12T09:00:00Z">
        <w:r>
          <w:rPr>
            <w:rFonts w:ascii="Times New Roman" w:hAnsi="Times New Roman"/>
            <w:sz w:val="26"/>
            <w:szCs w:val="26"/>
          </w:rPr>
          <w:t xml:space="preserve">Khi</w:t>
        </w:r>
      </w:ins>
      <w:r>
        <w:rPr>
          <w:rFonts w:ascii="Times New Roman" w:hAnsi="Times New Roman"/>
          <w:sz w:val="26"/>
          <w:szCs w:val="26"/>
        </w:rPr>
        <w:t xml:space="preserve"> tiến độ thực tế </w:t>
      </w:r>
      <w:del w:id="5613" w:author="Claude" w:date="2026-10-12T09:00:00Z">
        <w:r>
          <w:rPr>
            <w:rFonts w:ascii="Times New Roman" w:hAnsi="Times New Roman"/>
            <w:sz w:val="26"/>
            <w:szCs w:val="26"/>
          </w:rPr>
          <w:delText xml:space="preserve">của công việc Hợp đồng </w:delText>
        </w:r>
      </w:del>
      <w:r>
        <w:rPr>
          <w:rFonts w:ascii="Times New Roman" w:hAnsi="Times New Roman"/>
          <w:sz w:val="26"/>
          <w:szCs w:val="26"/>
        </w:rPr>
        <w:t xml:space="preserve">không</w:t>
      </w:r>
      <w:del w:id="5614" w:author="Claude" w:date="2026-10-12T09:00:00Z">
        <w:r>
          <w:rPr>
            <w:rFonts w:ascii="Times New Roman" w:hAnsi="Times New Roman"/>
            <w:sz w:val="26"/>
            <w:szCs w:val="26"/>
          </w:rPr>
          <w:delText xml:space="preserve"> còn</w:delText>
        </w:r>
      </w:del>
      <w:r>
        <w:rPr>
          <w:rFonts w:ascii="Times New Roman" w:hAnsi="Times New Roman"/>
          <w:sz w:val="26"/>
          <w:szCs w:val="26"/>
        </w:rPr>
        <w:t xml:space="preserve"> phù hợp với tiến độ đã được </w:t>
      </w:r>
      <w:del w:id="5615" w:author="Claude" w:date="2026-10-12T09:00:00Z">
        <w:r>
          <w:rPr>
            <w:rFonts w:ascii="Times New Roman" w:hAnsi="Times New Roman"/>
            <w:sz w:val="26"/>
            <w:szCs w:val="26"/>
          </w:rPr>
          <w:delText xml:space="preserve">phê duyệt, thì</w:delText>
        </w:r>
      </w:del>
      <w:ins w:id="5616" w:author="Claude" w:date="2026-10-12T09:00:00Z">
        <w:r>
          <w:rPr>
            <w:rFonts w:ascii="Times New Roman" w:hAnsi="Times New Roman"/>
            <w:sz w:val="26"/>
            <w:szCs w:val="26"/>
          </w:rPr>
          <w:t xml:space="preserve">chấp thuận,</w:t>
        </w:r>
      </w:ins>
      <w:r>
        <w:rPr>
          <w:rFonts w:ascii="Times New Roman" w:hAnsi="Times New Roman"/>
          <w:sz w:val="26"/>
          <w:szCs w:val="26"/>
        </w:rPr>
        <w:t xml:space="preserve"> Bên A</w:t>
      </w:r>
      <w:del w:id="5617" w:author="Claude" w:date="2026-10-12T09:00:00Z">
        <w:r>
          <w:rPr>
            <w:rFonts w:ascii="Times New Roman" w:hAnsi="Times New Roman"/>
            <w:sz w:val="26"/>
            <w:szCs w:val="26"/>
          </w:rPr>
          <w:delText xml:space="preserve"> sẽ</w:delText>
        </w:r>
      </w:del>
      <w:r>
        <w:rPr>
          <w:rFonts w:ascii="Times New Roman" w:hAnsi="Times New Roman"/>
          <w:sz w:val="26"/>
          <w:szCs w:val="26"/>
        </w:rPr>
        <w:t xml:space="preserve"> có quyền yêu cầu Bên B lập </w:t>
      </w:r>
      <w:del w:id="5618" w:author="Claude" w:date="2026-10-12T09:00:00Z">
        <w:r>
          <w:rPr>
            <w:rFonts w:ascii="Times New Roman" w:hAnsi="Times New Roman"/>
            <w:sz w:val="26"/>
            <w:szCs w:val="26"/>
          </w:rPr>
          <w:delText xml:space="preserve">bản</w:delText>
        </w:r>
      </w:del>
      <w:ins w:id="5619" w:author="Claude" w:date="2026-10-12T09:00:00Z">
        <w:r>
          <w:rPr>
            <w:rFonts w:ascii="Times New Roman" w:hAnsi="Times New Roman"/>
            <w:sz w:val="26"/>
            <w:szCs w:val="26"/>
          </w:rPr>
          <w:t xml:space="preserve">tiến độ điều chỉnh, nêu rõ biện pháp bảo đảm hoàn thành đúng các mốc</w:t>
        </w:r>
      </w:ins>
      <w:r>
        <w:rPr>
          <w:rFonts w:ascii="Times New Roman" w:hAnsi="Times New Roman"/>
          <w:sz w:val="26"/>
          <w:szCs w:val="26"/>
        </w:rPr>
        <w:t xml:space="preserve"> tiến độ </w:t>
      </w:r>
      <w:del w:id="5620" w:author="Claude" w:date="2026-10-12T09:00:00Z">
        <w:r>
          <w:rPr>
            <w:rFonts w:ascii="Times New Roman" w:hAnsi="Times New Roman"/>
            <w:sz w:val="26"/>
            <w:szCs w:val="26"/>
          </w:rPr>
          <w:delText xml:space="preserve">sửa đổi cho biết các sửa đổi cần thiết đối với bản tiến độ gốc nhằm đảm bảo hoàn thành công việc Bên B</w:delText>
        </w:r>
      </w:del>
      <w:ins w:id="5621" w:author="Claude" w:date="2026-10-12T09:00:00Z">
        <w:r>
          <w:rPr>
            <w:rFonts w:ascii="Times New Roman" w:hAnsi="Times New Roman"/>
            <w:sz w:val="26"/>
            <w:szCs w:val="26"/>
          </w:rPr>
          <w:t xml:space="preserve">bắt buộc</w:t>
        </w:r>
      </w:ins>
      <w:r>
        <w:rPr>
          <w:rFonts w:ascii="Times New Roman" w:hAnsi="Times New Roman"/>
          <w:sz w:val="26"/>
          <w:szCs w:val="26"/>
        </w:rPr>
        <w:t xml:space="preserve">;</w:t>
      </w:r>
    </w:p>
    <w:p w14:paraId="43D66102" w14:textId="77777777" w:rsidR="00096978" w:rsidRPr="00302315" w:rsidRDefault="00D05036" w:rsidP="007A44B1">
      <w:pPr>
        <w:tabs>
          <w:tab w:val="left" w:pos="6750"/>
        </w:tabs>
        <w:spacing w:after="120" w:line="276" w:lineRule="auto"/>
        <w:jc w:val="both"/>
        <w:rPr>
          <w:rFonts w:ascii="Times New Roman" w:hAnsi="Times New Roman"/>
          <w:sz w:val="26"/>
          <w:szCs w:val="26"/>
        </w:rPr>
      </w:pPr>
      <w:r>
        <w:rPr>
          <w:rFonts w:ascii="Times New Roman" w:hAnsi="Times New Roman"/>
          <w:sz w:val="26"/>
          <w:szCs w:val="26"/>
        </w:rPr>
        <w:t xml:space="preserve">g) Bên B </w:t>
      </w:r>
      <w:del w:id="5622" w:author="Claude" w:date="2026-10-12T09:00:00Z">
        <w:r>
          <w:rPr>
            <w:rFonts w:ascii="Times New Roman" w:hAnsi="Times New Roman"/>
            <w:sz w:val="26"/>
            <w:szCs w:val="26"/>
          </w:rPr>
          <w:delText xml:space="preserve">sẽ chuẩn bị</w:delText>
        </w:r>
      </w:del>
      <w:ins w:id="5623" w:author="Claude" w:date="2026-10-12T09:00:00Z">
        <w:r>
          <w:rPr>
            <w:rFonts w:ascii="Times New Roman" w:hAnsi="Times New Roman"/>
            <w:sz w:val="26"/>
            <w:szCs w:val="26"/>
          </w:rPr>
          <w:t xml:space="preserve">phải lập</w:t>
        </w:r>
      </w:ins>
      <w:r>
        <w:rPr>
          <w:rFonts w:ascii="Times New Roman" w:hAnsi="Times New Roman"/>
          <w:sz w:val="26"/>
          <w:szCs w:val="26"/>
        </w:rPr>
        <w:t xml:space="preserve"> và </w:t>
      </w:r>
      <w:del w:id="5624" w:author="Claude" w:date="2026-10-12T09:00:00Z">
        <w:r>
          <w:rPr>
            <w:rFonts w:ascii="Times New Roman" w:hAnsi="Times New Roman"/>
            <w:sz w:val="26"/>
            <w:szCs w:val="26"/>
          </w:rPr>
          <w:delText xml:space="preserve">được sự chấp thuận theo những yêu cầu của Hợp đồng này đối với tất cả</w:delText>
        </w:r>
      </w:del>
      <w:ins w:id="5625" w:author="Claude" w:date="2026-10-12T09:00:00Z">
        <w:r>
          <w:rPr>
            <w:rFonts w:ascii="Times New Roman" w:hAnsi="Times New Roman"/>
            <w:sz w:val="26"/>
            <w:szCs w:val="26"/>
          </w:rPr>
          <w:t xml:space="preserve">trình duyệt</w:t>
        </w:r>
      </w:ins>
      <w:r>
        <w:rPr>
          <w:rFonts w:ascii="Times New Roman" w:hAnsi="Times New Roman"/>
          <w:sz w:val="26"/>
          <w:szCs w:val="26"/>
        </w:rPr>
        <w:t xml:space="preserve"> biện pháp thi công, bản vẽ thi công, bản vẽ chi tiết, mẫu </w:t>
      </w:r>
      <w:del w:id="5626" w:author="Claude" w:date="2026-10-12T09:00:00Z">
        <w:r>
          <w:rPr>
            <w:rFonts w:ascii="Times New Roman" w:hAnsi="Times New Roman"/>
            <w:sz w:val="26"/>
            <w:szCs w:val="26"/>
          </w:rPr>
          <w:delText xml:space="preserve">và những thứ</w:delText>
        </w:r>
      </w:del>
      <w:ins w:id="5627" w:author="Claude" w:date="2026-10-12T09:00:00Z">
        <w:r>
          <w:rPr>
            <w:rFonts w:ascii="Times New Roman" w:hAnsi="Times New Roman"/>
            <w:sz w:val="26"/>
            <w:szCs w:val="26"/>
          </w:rPr>
          <w:t xml:space="preserve">vật liệu và tài liệu</w:t>
        </w:r>
      </w:ins>
      <w:r>
        <w:rPr>
          <w:rFonts w:ascii="Times New Roman" w:hAnsi="Times New Roman"/>
          <w:sz w:val="26"/>
          <w:szCs w:val="26"/>
        </w:rPr>
        <w:t xml:space="preserve"> cần thiết khác </w:t>
      </w:r>
      <w:del w:id="5628" w:author="Claude" w:date="2026-10-12T09:00:00Z">
        <w:r>
          <w:rPr>
            <w:rFonts w:ascii="Times New Roman" w:hAnsi="Times New Roman"/>
            <w:sz w:val="26"/>
            <w:szCs w:val="26"/>
          </w:rPr>
          <w:delText xml:space="preserve">để</w:delText>
        </w:r>
      </w:del>
      <w:ins w:id="5629" w:author="Claude" w:date="2026-10-12T09:00:00Z">
        <w:r>
          <w:rPr>
            <w:rFonts w:ascii="Times New Roman" w:hAnsi="Times New Roman"/>
            <w:sz w:val="26"/>
            <w:szCs w:val="26"/>
          </w:rPr>
          <w:t xml:space="preserve">trong thời hạn bảo đảm</w:t>
        </w:r>
      </w:ins>
      <w:r>
        <w:rPr>
          <w:rFonts w:ascii="Times New Roman" w:hAnsi="Times New Roman"/>
          <w:sz w:val="26"/>
          <w:szCs w:val="26"/>
        </w:rPr>
        <w:t xml:space="preserve"> thực hiện</w:t>
      </w:r>
      <w:del w:id="5630" w:author="Claude" w:date="2026-10-12T09:00:00Z">
        <w:r>
          <w:rPr>
            <w:rFonts w:ascii="Times New Roman" w:hAnsi="Times New Roman"/>
            <w:sz w:val="26"/>
            <w:szCs w:val="26"/>
          </w:rPr>
          <w:delText xml:space="preserve"> công việc theo</w:delText>
        </w:r>
      </w:del>
      <w:r>
        <w:rPr>
          <w:rFonts w:ascii="Times New Roman" w:hAnsi="Times New Roman"/>
          <w:sz w:val="26"/>
          <w:szCs w:val="26"/>
        </w:rPr>
        <w:t xml:space="preserve"> đúng tiến độ;</w:t>
      </w:r>
    </w:p>
    <w:p w14:paraId="12545DE0" w14:textId="77777777" w:rsidR="00096978" w:rsidRPr="00302315" w:rsidRDefault="00D05036" w:rsidP="007A44B1">
      <w:pPr>
        <w:spacing w:after="120" w:line="276" w:lineRule="auto"/>
        <w:jc w:val="both"/>
        <w:rPr>
          <w:rFonts w:ascii="Times New Roman" w:hAnsi="Times New Roman"/>
          <w:sz w:val="26"/>
          <w:szCs w:val="26"/>
        </w:rPr>
      </w:pPr>
      <w:r>
        <w:rPr>
          <w:rFonts w:ascii="Times New Roman" w:hAnsi="Times New Roman"/>
          <w:sz w:val="26"/>
          <w:szCs w:val="26"/>
        </w:rPr>
        <w:t xml:space="preserve">h) Thời </w:t>
      </w:r>
      <w:del w:id="5631" w:author="Claude" w:date="2026-10-12T09:00:00Z">
        <w:r>
          <w:rPr>
            <w:rFonts w:ascii="Times New Roman" w:hAnsi="Times New Roman"/>
            <w:sz w:val="26"/>
            <w:szCs w:val="26"/>
          </w:rPr>
          <w:delText xml:space="preserve">gian</w:delText>
        </w:r>
      </w:del>
      <w:ins w:id="5632" w:author="Claude" w:date="2026-10-12T09:00:00Z">
        <w:r>
          <w:rPr>
            <w:rFonts w:ascii="Times New Roman" w:hAnsi="Times New Roman"/>
            <w:sz w:val="26"/>
            <w:szCs w:val="26"/>
          </w:rPr>
          <w:t xml:space="preserve">hạn</w:t>
        </w:r>
      </w:ins>
      <w:r>
        <w:rPr>
          <w:rFonts w:ascii="Times New Roman" w:hAnsi="Times New Roman"/>
          <w:sz w:val="26"/>
          <w:szCs w:val="26"/>
        </w:rPr>
        <w:t xml:space="preserve"> hoàn thành</w:t>
      </w:r>
      <w:ins w:id="5633" w:author="Claude" w:date="2026-10-12T09:00:00Z">
        <w:r>
          <w:rPr>
            <w:rFonts w:ascii="Times New Roman" w:hAnsi="Times New Roman"/>
            <w:sz w:val="26"/>
            <w:szCs w:val="26"/>
          </w:rPr>
          <w:t xml:space="preserve">,</w:t>
        </w:r>
      </w:ins>
      <w:r>
        <w:rPr>
          <w:rFonts w:ascii="Times New Roman" w:hAnsi="Times New Roman"/>
          <w:sz w:val="26"/>
          <w:szCs w:val="26"/>
        </w:rPr>
        <w:t xml:space="preserve"> bàn giao: </w:t>
      </w:r>
      <w:del w:id="5634" w:author="Claude" w:date="2026-10-12T09:00:00Z">
        <w:r>
          <w:rPr>
            <w:rFonts w:ascii="Times New Roman" w:hAnsi="Times New Roman"/>
            <w:sz w:val="26"/>
            <w:szCs w:val="26"/>
          </w:rPr>
          <w:delText xml:space="preserve">Theo quy định tại Hợp đồng này</w:delText>
        </w:r>
      </w:del>
      <w:ins w:id="5635" w:author="Claude" w:date="2026-10-12T09:00:00Z">
        <w:r>
          <w:rPr>
            <w:rFonts w:ascii="Times New Roman" w:hAnsi="Times New Roman"/>
            <w:sz w:val="26"/>
            <w:szCs w:val="26"/>
          </w:rPr>
          <w:t xml:space="preserve">theo Điều 7.1</w:t>
        </w:r>
      </w:ins>
      <w:r>
        <w:rPr>
          <w:rFonts w:ascii="Times New Roman" w:hAnsi="Times New Roman"/>
          <w:sz w:val="26"/>
          <w:szCs w:val="26"/>
        </w:rPr>
        <w:t xml:space="preserve"> và Tiến độ </w:t>
      </w:r>
      <w:del w:id="5636" w:author="Claude" w:date="2026-10-12T09:00:00Z">
        <w:r>
          <w:rPr>
            <w:rFonts w:ascii="Times New Roman" w:hAnsi="Times New Roman"/>
            <w:sz w:val="26"/>
            <w:szCs w:val="26"/>
          </w:rPr>
          <w:delText xml:space="preserve">đã hai</w:delText>
        </w:r>
      </w:del>
      <w:ins w:id="5637" w:author="Claude" w:date="2026-10-12T09:00:00Z">
        <w:r>
          <w:rPr>
            <w:rFonts w:ascii="Times New Roman" w:hAnsi="Times New Roman"/>
            <w:sz w:val="26"/>
            <w:szCs w:val="26"/>
          </w:rPr>
          <w:t xml:space="preserve">được</w:t>
        </w:r>
      </w:ins>
      <w:r>
        <w:rPr>
          <w:rFonts w:ascii="Times New Roman" w:hAnsi="Times New Roman"/>
          <w:sz w:val="26"/>
          <w:szCs w:val="26"/>
        </w:rPr>
        <w:t xml:space="preserve"> Bên </w:t>
      </w:r>
      <w:del w:id="5638" w:author="Claude" w:date="2026-10-12T09:00:00Z">
        <w:r>
          <w:rPr>
            <w:rFonts w:ascii="Times New Roman" w:hAnsi="Times New Roman"/>
            <w:sz w:val="26"/>
            <w:szCs w:val="26"/>
          </w:rPr>
          <w:delText xml:space="preserve">thống nhất</w:delText>
        </w:r>
      </w:del>
      <w:ins w:id="5639" w:author="Claude" w:date="2026-10-12T09:00:00Z">
        <w:r>
          <w:rPr>
            <w:rFonts w:ascii="Times New Roman" w:hAnsi="Times New Roman"/>
            <w:sz w:val="26"/>
            <w:szCs w:val="26"/>
          </w:rPr>
          <w:t xml:space="preserve">A chấp thuận</w:t>
        </w:r>
      </w:ins>
      <w:r>
        <w:rPr>
          <w:rFonts w:ascii="Times New Roman" w:hAnsi="Times New Roman"/>
          <w:sz w:val="26"/>
          <w:szCs w:val="26"/>
        </w:rPr>
        <w:t xml:space="preserve">.</w:t>
      </w:r>
    </w:p>
    <w:p w14:paraId="49A20D2D" w14:textId="77777777" w:rsidR="00096978" w:rsidRPr="00302315" w:rsidRDefault="00096978" w:rsidP="007A44B1">
      <w:pPr>
        <w:spacing w:after="120" w:line="276" w:lineRule="auto"/>
        <w:jc w:val="both"/>
        <w:rPr>
          <w:rFonts w:ascii="Times New Roman" w:hAnsi="Times New Roman"/>
          <w:b/>
          <w:bCs/>
          <w:sz w:val="26"/>
          <w:szCs w:val="26"/>
        </w:rPr>
      </w:pPr>
      <w:r>
        <w:rPr>
          <w:rFonts w:ascii="Times New Roman" w:hAnsi="Times New Roman"/>
          <w:b/>
          <w:bCs/>
          <w:sz w:val="26"/>
          <w:szCs w:val="26"/>
        </w:rPr>
        <w:t xml:space="preserve">7.3. Hậu quả của việc chậm tiến độ thực hiện </w:t>
      </w:r>
    </w:p>
    <w:p w14:paraId="68E05707" w14:textId="77777777" w:rsidR="00096978" w:rsidRPr="00302315" w:rsidRDefault="00096978"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a) Trường hợp Bên B kéo dài thời gian thi công </w:t>
      </w:r>
      <w:del w:id="5640" w:author="Claude" w:date="2026-10-12T09:00:00Z">
        <w:r>
          <w:rPr>
            <w:rFonts w:ascii="Times New Roman" w:hAnsi="Times New Roman"/>
            <w:sz w:val="26"/>
            <w:szCs w:val="26"/>
          </w:rPr>
          <w:delText xml:space="preserve">hơn thời gian đã</w:delText>
        </w:r>
      </w:del>
      <w:ins w:id="5641" w:author="Claude" w:date="2026-10-12T09:00:00Z">
        <w:r>
          <w:rPr>
            <w:rFonts w:ascii="Times New Roman" w:hAnsi="Times New Roman"/>
            <w:sz w:val="26"/>
            <w:szCs w:val="26"/>
          </w:rPr>
          <w:t xml:space="preserve">so với các mốc tiến độ</w:t>
        </w:r>
      </w:ins>
      <w:r>
        <w:rPr>
          <w:rFonts w:ascii="Times New Roman" w:hAnsi="Times New Roman"/>
          <w:sz w:val="26"/>
          <w:szCs w:val="26"/>
        </w:rPr>
        <w:t xml:space="preserve"> quy định </w:t>
      </w:r>
      <w:del w:id="5642" w:author="Claude" w:date="2026-10-12T09:00:00Z">
        <w:r>
          <w:rPr>
            <w:rFonts w:ascii="Times New Roman" w:hAnsi="Times New Roman"/>
            <w:sz w:val="26"/>
            <w:szCs w:val="26"/>
          </w:rPr>
          <w:delText xml:space="preserve">nêu trên</w:delText>
        </w:r>
      </w:del>
      <w:ins w:id="5643" w:author="Claude" w:date="2026-10-12T09:00:00Z">
        <w:r>
          <w:rPr>
            <w:rFonts w:ascii="Times New Roman" w:hAnsi="Times New Roman"/>
            <w:sz w:val="26"/>
            <w:szCs w:val="26"/>
          </w:rPr>
          <w:t xml:space="preserve">tại Điều 7.1</w:t>
        </w:r>
      </w:ins>
      <w:r>
        <w:rPr>
          <w:rFonts w:ascii="Times New Roman" w:hAnsi="Times New Roman"/>
          <w:sz w:val="26"/>
          <w:szCs w:val="26"/>
        </w:rPr>
        <w:t xml:space="preserve"> và </w:t>
      </w:r>
      <w:del w:id="5644" w:author="Claude" w:date="2026-10-12T09:00:00Z">
        <w:r>
          <w:rPr>
            <w:rFonts w:ascii="Times New Roman" w:hAnsi="Times New Roman"/>
            <w:sz w:val="26"/>
            <w:szCs w:val="26"/>
          </w:rPr>
          <w:delText xml:space="preserve">trong tiến độ đã</w:delText>
        </w:r>
      </w:del>
      <w:ins w:id="5645" w:author="Claude" w:date="2026-10-12T09:00:00Z">
        <w:r>
          <w:rPr>
            <w:rFonts w:ascii="Times New Roman" w:hAnsi="Times New Roman"/>
            <w:sz w:val="26"/>
            <w:szCs w:val="26"/>
          </w:rPr>
          <w:t xml:space="preserve">Tiến độ</w:t>
        </w:r>
      </w:ins>
      <w:r>
        <w:rPr>
          <w:rFonts w:ascii="Times New Roman" w:hAnsi="Times New Roman"/>
          <w:sz w:val="26"/>
          <w:szCs w:val="26"/>
        </w:rPr>
        <w:t xml:space="preserve"> được Bên A </w:t>
      </w:r>
      <w:del w:id="5646" w:author="Claude" w:date="2026-10-12T09:00:00Z">
        <w:r>
          <w:rPr>
            <w:rFonts w:ascii="Times New Roman" w:hAnsi="Times New Roman"/>
            <w:sz w:val="26"/>
            <w:szCs w:val="26"/>
          </w:rPr>
          <w:delText xml:space="preserve">thống nhất</w:delText>
        </w:r>
      </w:del>
      <w:ins w:id="5647" w:author="Claude" w:date="2026-10-12T09:00:00Z">
        <w:r>
          <w:rPr>
            <w:rFonts w:ascii="Times New Roman" w:hAnsi="Times New Roman"/>
            <w:sz w:val="26"/>
            <w:szCs w:val="26"/>
          </w:rPr>
          <w:t xml:space="preserve">chấp thuận</w:t>
        </w:r>
      </w:ins>
      <w:r>
        <w:rPr>
          <w:rFonts w:ascii="Times New Roman" w:hAnsi="Times New Roman"/>
          <w:sz w:val="26"/>
          <w:szCs w:val="26"/>
        </w:rPr>
        <w:t xml:space="preserve"> mà không được </w:t>
      </w:r>
      <w:del w:id="5648" w:author="Claude" w:date="2026-10-12T09:00:00Z">
        <w:r>
          <w:rPr>
            <w:rFonts w:ascii="Times New Roman" w:hAnsi="Times New Roman"/>
            <w:sz w:val="26"/>
            <w:szCs w:val="26"/>
          </w:rPr>
          <w:delText xml:space="preserve">sự</w:delText>
        </w:r>
      </w:del>
      <w:ins w:id="5649" w:author="Claude" w:date="2026-10-12T09:00:00Z">
        <w:r>
          <w:rPr>
            <w:rFonts w:ascii="Times New Roman" w:hAnsi="Times New Roman"/>
            <w:sz w:val="26"/>
            <w:szCs w:val="26"/>
          </w:rPr>
          <w:t xml:space="preserve">Bên A</w:t>
        </w:r>
      </w:ins>
      <w:r>
        <w:rPr>
          <w:rFonts w:ascii="Times New Roman" w:hAnsi="Times New Roman"/>
          <w:sz w:val="26"/>
          <w:szCs w:val="26"/>
        </w:rPr>
        <w:t xml:space="preserve"> chấp thuận bằng văn bản </w:t>
      </w:r>
      <w:del w:id="5650" w:author="Claude" w:date="2026-10-12T09:00:00Z">
        <w:r>
          <w:rPr>
            <w:rFonts w:ascii="Times New Roman" w:hAnsi="Times New Roman"/>
            <w:sz w:val="26"/>
            <w:szCs w:val="26"/>
          </w:rPr>
          <w:delText xml:space="preserve">của Bên A thì</w:delText>
        </w:r>
      </w:del>
      <w:ins w:id="5651" w:author="Claude" w:date="2026-10-12T09:00:00Z">
        <w:r>
          <w:rPr>
            <w:rFonts w:ascii="Times New Roman" w:hAnsi="Times New Roman"/>
            <w:sz w:val="26"/>
            <w:szCs w:val="26"/>
          </w:rPr>
          <w:t xml:space="preserve">thì bị</w:t>
        </w:r>
      </w:ins>
      <w:r>
        <w:rPr>
          <w:rFonts w:ascii="Times New Roman" w:hAnsi="Times New Roman"/>
          <w:sz w:val="26"/>
          <w:szCs w:val="26"/>
        </w:rPr>
        <w:t xml:space="preserve"> coi </w:t>
      </w:r>
      <w:del w:id="5652" w:author="Claude" w:date="2026-10-12T09:00:00Z">
        <w:r>
          <w:rPr>
            <w:rFonts w:ascii="Times New Roman" w:hAnsi="Times New Roman"/>
            <w:sz w:val="26"/>
            <w:szCs w:val="26"/>
          </w:rPr>
          <w:delText xml:space="preserve">như</w:delText>
        </w:r>
      </w:del>
      <w:ins w:id="5653" w:author="Claude" w:date="2026-10-12T09:00:00Z">
        <w:r>
          <w:rPr>
            <w:rFonts w:ascii="Times New Roman" w:hAnsi="Times New Roman"/>
            <w:sz w:val="26"/>
            <w:szCs w:val="26"/>
          </w:rPr>
          <w:t xml:space="preserve">là</w:t>
        </w:r>
      </w:ins>
      <w:r>
        <w:rPr>
          <w:rFonts w:ascii="Times New Roman" w:hAnsi="Times New Roman"/>
          <w:sz w:val="26"/>
          <w:szCs w:val="26"/>
        </w:rPr>
        <w:t xml:space="preserve"> vi phạm tiến độ </w:t>
      </w:r>
      <w:del w:id="5654" w:author="Claude" w:date="2026-10-12T09:00:00Z">
        <w:r>
          <w:rPr>
            <w:rFonts w:ascii="Times New Roman" w:hAnsi="Times New Roman"/>
            <w:sz w:val="26"/>
            <w:szCs w:val="26"/>
          </w:rPr>
          <w:delText xml:space="preserve">thực hiện Hợp đồng và phải</w:delText>
        </w:r>
      </w:del>
      <w:ins w:id="5655" w:author="Claude" w:date="2026-10-12T09:00:00Z">
        <w:r>
          <w:rPr>
            <w:rFonts w:ascii="Times New Roman" w:hAnsi="Times New Roman"/>
            <w:sz w:val="26"/>
            <w:szCs w:val="26"/>
          </w:rPr>
          <w:t xml:space="preserve">và</w:t>
        </w:r>
      </w:ins>
      <w:r>
        <w:rPr>
          <w:rFonts w:ascii="Times New Roman" w:hAnsi="Times New Roman"/>
          <w:sz w:val="26"/>
          <w:szCs w:val="26"/>
        </w:rPr>
        <w:t xml:space="preserve"> chịu phạt theo </w:t>
      </w:r>
      <w:del w:id="5656" w:author="Claude" w:date="2026-10-12T09:00:00Z">
        <w:r>
          <w:rPr>
            <w:rFonts w:ascii="Times New Roman" w:hAnsi="Times New Roman"/>
            <w:sz w:val="26"/>
            <w:szCs w:val="26"/>
          </w:rPr>
          <w:delText xml:space="preserve">các quy định về phạt vi phạm tiến độ trong Hợp đồng</w:delText>
        </w:r>
      </w:del>
      <w:ins w:id="5657" w:author="Claude" w:date="2026-10-12T09:00:00Z">
        <w:r>
          <w:rPr>
            <w:rFonts w:ascii="Times New Roman" w:hAnsi="Times New Roman"/>
            <w:sz w:val="26"/>
            <w:szCs w:val="26"/>
          </w:rPr>
          <w:t xml:space="preserve">Điều 18.3</w:t>
        </w:r>
      </w:ins>
      <w:r>
        <w:rPr>
          <w:rFonts w:ascii="Times New Roman" w:hAnsi="Times New Roman"/>
          <w:sz w:val="26"/>
          <w:szCs w:val="26"/>
        </w:rPr>
        <w:t xml:space="preserve">. Ngoài ra, Bên B </w:t>
      </w:r>
      <w:del w:id="5658" w:author="Claude" w:date="2026-10-12T09:00:00Z">
        <w:r>
          <w:rPr>
            <w:rFonts w:ascii="Times New Roman" w:hAnsi="Times New Roman"/>
            <w:sz w:val="26"/>
            <w:szCs w:val="26"/>
          </w:rPr>
          <w:delText xml:space="preserve">còn </w:delText>
        </w:r>
      </w:del>
      <w:r>
        <w:rPr>
          <w:rFonts w:ascii="Times New Roman" w:hAnsi="Times New Roman"/>
          <w:sz w:val="26"/>
          <w:szCs w:val="26"/>
        </w:rPr>
        <w:t xml:space="preserve">phải bồi thường toàn bộ </w:t>
      </w:r>
      <w:del w:id="5659" w:author="Claude" w:date="2026-10-12T09:00:00Z">
        <w:r>
          <w:rPr>
            <w:rFonts w:ascii="Times New Roman" w:hAnsi="Times New Roman"/>
            <w:sz w:val="26"/>
            <w:szCs w:val="26"/>
          </w:rPr>
          <w:delText xml:space="preserve">các chi phí mà</w:delText>
        </w:r>
      </w:del>
      <w:ins w:id="5660" w:author="Claude" w:date="2026-10-12T09:00:00Z">
        <w:r>
          <w:rPr>
            <w:rFonts w:ascii="Times New Roman" w:hAnsi="Times New Roman"/>
            <w:sz w:val="26"/>
            <w:szCs w:val="26"/>
          </w:rPr>
          <w:t xml:space="preserve">thiệt hại của</w:t>
        </w:r>
      </w:ins>
      <w:r>
        <w:rPr>
          <w:rFonts w:ascii="Times New Roman" w:hAnsi="Times New Roman"/>
          <w:sz w:val="26"/>
          <w:szCs w:val="26"/>
        </w:rPr>
        <w:t xml:space="preserve"> Bên A</w:t>
      </w:r>
      <w:del w:id="5661" w:author="Claude" w:date="2026-10-12T09:00:00Z">
        <w:r>
          <w:rPr>
            <w:rFonts w:ascii="Times New Roman" w:hAnsi="Times New Roman"/>
            <w:sz w:val="26"/>
            <w:szCs w:val="26"/>
          </w:rPr>
          <w:delText xml:space="preserve"> bị thiệt hại và</w:delText>
        </w:r>
      </w:del>
      <w:ins w:id="5662" w:author="Claude" w:date="2026-10-12T09:00:00Z">
        <w:r>
          <w:rPr>
            <w:rFonts w:ascii="Times New Roman" w:hAnsi="Times New Roman"/>
            <w:sz w:val="26"/>
            <w:szCs w:val="26"/>
          </w:rPr>
          <w:t xml:space="preserve">, bao gồm khoản tiền Bên A</w:t>
        </w:r>
      </w:ins>
      <w:r>
        <w:rPr>
          <w:rFonts w:ascii="Times New Roman" w:hAnsi="Times New Roman"/>
          <w:sz w:val="26"/>
          <w:szCs w:val="26"/>
        </w:rPr>
        <w:t xml:space="preserve"> bị Chủ đầu tư phạt chậm tiến độ do </w:t>
      </w:r>
      <w:del w:id="5663" w:author="Claude" w:date="2026-10-12T09:00:00Z">
        <w:r>
          <w:rPr>
            <w:rFonts w:ascii="Times New Roman" w:hAnsi="Times New Roman"/>
            <w:sz w:val="26"/>
            <w:szCs w:val="26"/>
          </w:rPr>
          <w:delText xml:space="preserve">việc chậm tiến độ</w:delText>
        </w:r>
      </w:del>
      <w:ins w:id="5664" w:author="Claude" w:date="2026-10-12T09:00:00Z">
        <w:r>
          <w:rPr>
            <w:rFonts w:ascii="Times New Roman" w:hAnsi="Times New Roman"/>
            <w:sz w:val="26"/>
            <w:szCs w:val="26"/>
          </w:rPr>
          <w:t xml:space="preserve">lỗi</w:t>
        </w:r>
      </w:ins>
      <w:r>
        <w:rPr>
          <w:rFonts w:ascii="Times New Roman" w:hAnsi="Times New Roman"/>
          <w:sz w:val="26"/>
          <w:szCs w:val="26"/>
        </w:rPr>
        <w:t xml:space="preserve"> của Bên B</w:t>
      </w:r>
      <w:del w:id="5665" w:author="Claude" w:date="2026-10-12T09:00:00Z">
        <w:r>
          <w:rPr>
            <w:rFonts w:ascii="Times New Roman" w:hAnsi="Times New Roman"/>
            <w:sz w:val="26"/>
            <w:szCs w:val="26"/>
          </w:rPr>
          <w:delText xml:space="preserve"> gây ra</w:delText>
        </w:r>
      </w:del>
      <w:r>
        <w:rPr>
          <w:rFonts w:ascii="Times New Roman" w:hAnsi="Times New Roman"/>
          <w:sz w:val="26"/>
          <w:szCs w:val="26"/>
        </w:rPr>
        <w:t xml:space="preserve">.</w:t>
      </w:r>
    </w:p>
    <w:p w14:paraId="0177A607" w14:textId="77777777" w:rsidR="00096978" w:rsidRPr="00302315" w:rsidRDefault="00096978"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b) </w:t>
      </w:r>
      <w:del w:id="5666" w:author="Claude" w:date="2026-10-12T09:00:00Z">
        <w:r>
          <w:rPr>
            <w:rFonts w:ascii="Times New Roman" w:hAnsi="Times New Roman"/>
            <w:sz w:val="26"/>
            <w:szCs w:val="26"/>
          </w:rPr>
          <w:delText xml:space="preserve">Trường hợp</w:delText>
        </w:r>
      </w:del>
      <w:ins w:id="5667" w:author="Claude" w:date="2026-10-12T09:00:00Z">
        <w:r>
          <w:rPr>
            <w:rFonts w:ascii="Times New Roman" w:hAnsi="Times New Roman"/>
            <w:sz w:val="26"/>
            <w:szCs w:val="26"/>
          </w:rPr>
          <w:t xml:space="preserve">Khi</w:t>
        </w:r>
      </w:ins>
      <w:r>
        <w:rPr>
          <w:rFonts w:ascii="Times New Roman" w:hAnsi="Times New Roman"/>
          <w:sz w:val="26"/>
          <w:szCs w:val="26"/>
        </w:rPr>
        <w:t xml:space="preserve"> tiến độ thi công bị chậm </w:t>
      </w:r>
      <w:del w:id="5668" w:author="Claude" w:date="2026-10-12T09:00:00Z">
        <w:r>
          <w:rPr>
            <w:rFonts w:ascii="Times New Roman" w:hAnsi="Times New Roman"/>
            <w:sz w:val="26"/>
            <w:szCs w:val="26"/>
          </w:rPr>
          <w:delText xml:space="preserve">trễ </w:delText>
        </w:r>
      </w:del>
      <w:r>
        <w:rPr>
          <w:rFonts w:ascii="Times New Roman" w:hAnsi="Times New Roman"/>
          <w:sz w:val="26"/>
          <w:szCs w:val="26"/>
        </w:rPr>
        <w:t xml:space="preserve">hoặc có nguy cơ bị chậm</w:t>
      </w:r>
      <w:del w:id="5669" w:author="Claude" w:date="2026-10-12T09:00:00Z">
        <w:r>
          <w:rPr>
            <w:rFonts w:ascii="Times New Roman" w:hAnsi="Times New Roman"/>
            <w:sz w:val="26"/>
            <w:szCs w:val="26"/>
          </w:rPr>
          <w:delText xml:space="preserve"> trễ</w:delText>
        </w:r>
      </w:del>
      <w:r>
        <w:rPr>
          <w:rFonts w:ascii="Times New Roman" w:hAnsi="Times New Roman"/>
          <w:sz w:val="26"/>
          <w:szCs w:val="26"/>
        </w:rPr>
        <w:t xml:space="preserve">, Bên B phải </w:t>
      </w:r>
      <w:ins w:id="5670" w:author="Claude" w:date="2026-10-12T09:00:00Z">
        <w:r>
          <w:rPr>
            <w:rFonts w:ascii="Times New Roman" w:hAnsi="Times New Roman"/>
            <w:sz w:val="26"/>
            <w:szCs w:val="26"/>
          </w:rPr>
          <w:t xml:space="preserve">áp dụng </w:t>
        </w:r>
      </w:ins>
      <w:r>
        <w:rPr>
          <w:rFonts w:ascii="Times New Roman" w:hAnsi="Times New Roman"/>
          <w:sz w:val="26"/>
          <w:szCs w:val="26"/>
        </w:rPr>
        <w:t xml:space="preserve">ngay</w:t>
      </w:r>
      <w:del w:id="5671" w:author="Claude" w:date="2026-10-12T09:00:00Z">
        <w:r>
          <w:rPr>
            <w:rFonts w:ascii="Times New Roman" w:hAnsi="Times New Roman"/>
            <w:sz w:val="26"/>
            <w:szCs w:val="26"/>
          </w:rPr>
          <w:delText xml:space="preserve"> lập tức có các</w:delText>
        </w:r>
      </w:del>
      <w:r>
        <w:rPr>
          <w:rFonts w:ascii="Times New Roman" w:hAnsi="Times New Roman"/>
          <w:sz w:val="26"/>
          <w:szCs w:val="26"/>
        </w:rPr>
        <w:t xml:space="preserve"> biện pháp </w:t>
      </w:r>
      <w:del w:id="5672" w:author="Claude" w:date="2026-10-12T09:00:00Z">
        <w:r>
          <w:rPr>
            <w:rFonts w:ascii="Times New Roman" w:hAnsi="Times New Roman"/>
            <w:sz w:val="26"/>
            <w:szCs w:val="26"/>
          </w:rPr>
          <w:delText xml:space="preserve">hiệu quả để </w:delText>
        </w:r>
      </w:del>
      <w:r>
        <w:rPr>
          <w:rFonts w:ascii="Times New Roman" w:hAnsi="Times New Roman"/>
          <w:sz w:val="26"/>
          <w:szCs w:val="26"/>
        </w:rPr>
        <w:t xml:space="preserve">khắc phục </w:t>
      </w:r>
      <w:del w:id="5673" w:author="Claude" w:date="2026-10-12T09:00:00Z">
        <w:r>
          <w:rPr>
            <w:rFonts w:ascii="Times New Roman" w:hAnsi="Times New Roman"/>
            <w:sz w:val="26"/>
            <w:szCs w:val="26"/>
          </w:rPr>
          <w:delText xml:space="preserve">sự chậm trễ như huy động thêm máy và</w:delText>
        </w:r>
      </w:del>
      <w:ins w:id="5674" w:author="Claude" w:date="2026-10-12T09:00:00Z">
        <w:r>
          <w:rPr>
            <w:rFonts w:ascii="Times New Roman" w:hAnsi="Times New Roman"/>
            <w:sz w:val="26"/>
            <w:szCs w:val="26"/>
          </w:rPr>
          <w:t xml:space="preserve">(tăng cường</w:t>
        </w:r>
      </w:ins>
      <w:r>
        <w:rPr>
          <w:rFonts w:ascii="Times New Roman" w:hAnsi="Times New Roman"/>
          <w:sz w:val="26"/>
          <w:szCs w:val="26"/>
        </w:rPr>
        <w:t xml:space="preserve"> thiết bị</w:t>
      </w:r>
      <w:del w:id="5675" w:author="Claude" w:date="2026-10-12T09:00:00Z">
        <w:r>
          <w:rPr>
            <w:rFonts w:ascii="Times New Roman" w:hAnsi="Times New Roman"/>
            <w:sz w:val="26"/>
            <w:szCs w:val="26"/>
          </w:rPr>
          <w:delText xml:space="preserve"> thi công</w:delText>
        </w:r>
      </w:del>
      <w:r>
        <w:rPr>
          <w:rFonts w:ascii="Times New Roman" w:hAnsi="Times New Roman"/>
          <w:sz w:val="26"/>
          <w:szCs w:val="26"/>
        </w:rPr>
        <w:t xml:space="preserve">, nhân lực, vật tư</w:t>
      </w:r>
      <w:del w:id="5676" w:author="Claude" w:date="2026-10-12T09:00:00Z">
        <w:r>
          <w:rPr>
            <w:rFonts w:ascii="Times New Roman" w:hAnsi="Times New Roman"/>
            <w:sz w:val="26"/>
            <w:szCs w:val="26"/>
          </w:rPr>
          <w:delText xml:space="preserve"> và/hoặc</w:delText>
        </w:r>
      </w:del>
      <w:ins w:id="5677" w:author="Claude" w:date="2026-10-12T09:00:00Z">
        <w:r>
          <w:rPr>
            <w:rFonts w:ascii="Times New Roman" w:hAnsi="Times New Roman"/>
            <w:sz w:val="26"/>
            <w:szCs w:val="26"/>
          </w:rPr>
          <w:t xml:space="preserve">,</w:t>
        </w:r>
      </w:ins>
      <w:r>
        <w:rPr>
          <w:rFonts w:ascii="Times New Roman" w:hAnsi="Times New Roman"/>
          <w:sz w:val="26"/>
          <w:szCs w:val="26"/>
        </w:rPr>
        <w:t xml:space="preserve"> tăng ca</w:t>
      </w:r>
      <w:del w:id="5678" w:author="Claude" w:date="2026-10-12T09:00:00Z">
        <w:r>
          <w:rPr>
            <w:rFonts w:ascii="Times New Roman" w:hAnsi="Times New Roman"/>
            <w:sz w:val="26"/>
            <w:szCs w:val="26"/>
          </w:rPr>
          <w:delText xml:space="preserve">, … để đảm bảo tiến độ thi công được duyệt</w:delText>
        </w:r>
      </w:del>
      <w:ins w:id="5679" w:author="Claude" w:date="2026-10-12T09:00:00Z">
        <w:r>
          <w:rPr>
            <w:rFonts w:ascii="Times New Roman" w:hAnsi="Times New Roman"/>
            <w:sz w:val="26"/>
            <w:szCs w:val="26"/>
          </w:rPr>
          <w:t xml:space="preserve">…)</w:t>
        </w:r>
      </w:ins>
      <w:r>
        <w:rPr>
          <w:rFonts w:ascii="Times New Roman" w:hAnsi="Times New Roman"/>
          <w:sz w:val="26"/>
          <w:szCs w:val="26"/>
        </w:rPr>
        <w:t xml:space="preserve"> bằng chi phí của </w:t>
      </w:r>
      <w:del w:id="5680" w:author="Claude" w:date="2026-10-12T09:00:00Z">
        <w:r>
          <w:rPr>
            <w:rFonts w:ascii="Times New Roman" w:hAnsi="Times New Roman"/>
            <w:sz w:val="26"/>
            <w:szCs w:val="26"/>
          </w:rPr>
          <w:delText xml:space="preserve">Bên B. </w:delText>
        </w:r>
      </w:del>
      <w:ins w:id="5681" w:author="Claude" w:date="2026-10-12T09:00:00Z">
        <w:r>
          <w:rPr>
            <w:rFonts w:ascii="Times New Roman" w:hAnsi="Times New Roman"/>
            <w:sz w:val="26"/>
            <w:szCs w:val="26"/>
          </w:rPr>
          <w:t xml:space="preserve">mình.</w:t>
        </w:r>
      </w:ins>
    </w:p>
    <w:p w14:paraId="6628FF08" w14:textId="77777777" w:rsidR="00096978" w:rsidRPr="00302315" w:rsidRDefault="00096978"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c) Trong vòng 07 ngày kể từ ngày Bên A gửi thông báo bằng văn bản </w:t>
      </w:r>
      <w:del w:id="5682" w:author="Claude" w:date="2026-10-12T09:00:00Z">
        <w:r>
          <w:rPr>
            <w:rFonts w:ascii="Times New Roman" w:hAnsi="Times New Roman"/>
            <w:sz w:val="26"/>
            <w:szCs w:val="26"/>
          </w:rPr>
          <w:delText xml:space="preserve">và/</w:delText>
        </w:r>
      </w:del>
      <w:r>
        <w:rPr>
          <w:rFonts w:ascii="Times New Roman" w:hAnsi="Times New Roman"/>
          <w:sz w:val="26"/>
          <w:szCs w:val="26"/>
        </w:rPr>
        <w:t xml:space="preserve">hoặc biên bản </w:t>
      </w:r>
      <w:del w:id="5683" w:author="Claude" w:date="2026-10-12T09:00:00Z">
        <w:r>
          <w:rPr>
            <w:rFonts w:ascii="Times New Roman" w:hAnsi="Times New Roman"/>
            <w:sz w:val="26"/>
            <w:szCs w:val="26"/>
          </w:rPr>
          <w:delText xml:space="preserve">cuộc họp cho Bên B</w:delText>
        </w:r>
      </w:del>
      <w:ins w:id="5684" w:author="Claude" w:date="2026-10-12T09:00:00Z">
        <w:r>
          <w:rPr>
            <w:rFonts w:ascii="Times New Roman" w:hAnsi="Times New Roman"/>
            <w:sz w:val="26"/>
            <w:szCs w:val="26"/>
          </w:rPr>
          <w:t xml:space="preserve">họp</w:t>
        </w:r>
      </w:ins>
      <w:r>
        <w:rPr>
          <w:rFonts w:ascii="Times New Roman" w:hAnsi="Times New Roman"/>
          <w:sz w:val="26"/>
          <w:szCs w:val="26"/>
        </w:rPr>
        <w:t xml:space="preserve"> về </w:t>
      </w:r>
      <w:del w:id="5685" w:author="Claude" w:date="2026-10-12T09:00:00Z">
        <w:r>
          <w:rPr>
            <w:rFonts w:ascii="Times New Roman" w:hAnsi="Times New Roman"/>
            <w:sz w:val="26"/>
            <w:szCs w:val="26"/>
          </w:rPr>
          <w:delText xml:space="preserve">sự</w:delText>
        </w:r>
      </w:del>
      <w:ins w:id="5686" w:author="Claude" w:date="2026-10-12T09:00:00Z">
        <w:r>
          <w:rPr>
            <w:rFonts w:ascii="Times New Roman" w:hAnsi="Times New Roman"/>
            <w:sz w:val="26"/>
            <w:szCs w:val="26"/>
          </w:rPr>
          <w:t xml:space="preserve">việc</w:t>
        </w:r>
      </w:ins>
      <w:r>
        <w:rPr>
          <w:rFonts w:ascii="Times New Roman" w:hAnsi="Times New Roman"/>
          <w:sz w:val="26"/>
          <w:szCs w:val="26"/>
        </w:rPr>
        <w:t xml:space="preserve"> chậm </w:t>
      </w:r>
      <w:del w:id="5687" w:author="Claude" w:date="2026-10-12T09:00:00Z">
        <w:r>
          <w:rPr>
            <w:rFonts w:ascii="Times New Roman" w:hAnsi="Times New Roman"/>
            <w:sz w:val="26"/>
            <w:szCs w:val="26"/>
          </w:rPr>
          <w:delText xml:space="preserve">trễ đó</w:delText>
        </w:r>
      </w:del>
      <w:ins w:id="5688" w:author="Claude" w:date="2026-10-12T09:00:00Z">
        <w:r>
          <w:rPr>
            <w:rFonts w:ascii="Times New Roman" w:hAnsi="Times New Roman"/>
            <w:sz w:val="26"/>
            <w:szCs w:val="26"/>
          </w:rPr>
          <w:t xml:space="preserve">tiến độ</w:t>
        </w:r>
      </w:ins>
      <w:r>
        <w:rPr>
          <w:rFonts w:ascii="Times New Roman" w:hAnsi="Times New Roman"/>
          <w:sz w:val="26"/>
          <w:szCs w:val="26"/>
        </w:rPr>
        <w:t xml:space="preserve"> mà Bên B không </w:t>
      </w:r>
      <w:del w:id="5689" w:author="Claude" w:date="2026-10-12T09:00:00Z">
        <w:r>
          <w:rPr>
            <w:rFonts w:ascii="Times New Roman" w:hAnsi="Times New Roman"/>
            <w:sz w:val="26"/>
            <w:szCs w:val="26"/>
          </w:rPr>
          <w:delText xml:space="preserve">có biện pháp </w:delText>
        </w:r>
      </w:del>
      <w:r>
        <w:rPr>
          <w:rFonts w:ascii="Times New Roman" w:hAnsi="Times New Roman"/>
          <w:sz w:val="26"/>
          <w:szCs w:val="26"/>
        </w:rPr>
        <w:t xml:space="preserve">khắc phục </w:t>
      </w:r>
      <w:del w:id="5690" w:author="Claude" w:date="2026-10-12T09:00:00Z">
        <w:r>
          <w:rPr>
            <w:rFonts w:ascii="Times New Roman" w:hAnsi="Times New Roman"/>
            <w:sz w:val="26"/>
            <w:szCs w:val="26"/>
          </w:rPr>
          <w:delText xml:space="preserve">có </w:delText>
        </w:r>
      </w:del>
      <w:r>
        <w:rPr>
          <w:rFonts w:ascii="Times New Roman" w:hAnsi="Times New Roman"/>
          <w:sz w:val="26"/>
          <w:szCs w:val="26"/>
        </w:rPr>
        <w:t xml:space="preserve">hiệu quả</w:t>
      </w:r>
      <w:del w:id="5691" w:author="Claude" w:date="2026-10-12T09:00:00Z">
        <w:r>
          <w:rPr>
            <w:rFonts w:ascii="Times New Roman" w:hAnsi="Times New Roman"/>
            <w:sz w:val="26"/>
            <w:szCs w:val="26"/>
          </w:rPr>
          <w:delText xml:space="preserve"> hoặc cố tình không đẩy nhanh tiến độ thi công, thì</w:delText>
        </w:r>
      </w:del>
      <w:ins w:id="5692" w:author="Claude" w:date="2026-10-12T09:00:00Z">
        <w:r>
          <w:rPr>
            <w:rFonts w:ascii="Times New Roman" w:hAnsi="Times New Roman"/>
            <w:sz w:val="26"/>
            <w:szCs w:val="26"/>
          </w:rPr>
          <w:t xml:space="preserve">,</w:t>
        </w:r>
      </w:ins>
      <w:r>
        <w:rPr>
          <w:rFonts w:ascii="Times New Roman" w:hAnsi="Times New Roman"/>
          <w:sz w:val="26"/>
          <w:szCs w:val="26"/>
        </w:rPr>
        <w:t xml:space="preserve"> Bên A có quyền </w:t>
      </w:r>
      <w:del w:id="5693" w:author="Claude" w:date="2026-10-12T09:00:00Z">
        <w:r>
          <w:rPr>
            <w:rFonts w:ascii="Times New Roman" w:hAnsi="Times New Roman"/>
            <w:sz w:val="26"/>
            <w:szCs w:val="26"/>
          </w:rPr>
          <w:delText xml:space="preserve">đơn phương </w:delText>
        </w:r>
      </w:del>
      <w:r>
        <w:rPr>
          <w:rFonts w:ascii="Times New Roman" w:hAnsi="Times New Roman"/>
          <w:sz w:val="26"/>
          <w:szCs w:val="26"/>
        </w:rPr>
        <w:t xml:space="preserve">đình chỉ</w:t>
      </w:r>
      <w:del w:id="5694" w:author="Claude" w:date="2026-10-12T09:00:00Z">
        <w:r>
          <w:rPr>
            <w:rFonts w:ascii="Times New Roman" w:hAnsi="Times New Roman"/>
            <w:sz w:val="26"/>
            <w:szCs w:val="26"/>
          </w:rPr>
          <w:delText xml:space="preserve"> toàn bộ</w:delText>
        </w:r>
      </w:del>
      <w:r>
        <w:rPr>
          <w:rFonts w:ascii="Times New Roman" w:hAnsi="Times New Roman"/>
          <w:sz w:val="26"/>
          <w:szCs w:val="26"/>
        </w:rPr>
        <w:t xml:space="preserve"> phần việc </w:t>
      </w:r>
      <w:ins w:id="5695" w:author="Claude" w:date="2026-10-12T09:00:00Z">
        <w:r>
          <w:rPr>
            <w:rFonts w:ascii="Times New Roman" w:hAnsi="Times New Roman"/>
            <w:sz w:val="26"/>
            <w:szCs w:val="26"/>
          </w:rPr>
          <w:t xml:space="preserve">bị </w:t>
        </w:r>
      </w:ins>
      <w:r>
        <w:rPr>
          <w:rFonts w:ascii="Times New Roman" w:hAnsi="Times New Roman"/>
          <w:sz w:val="26"/>
          <w:szCs w:val="26"/>
        </w:rPr>
        <w:t xml:space="preserve">chậm</w:t>
      </w:r>
      <w:del w:id="5696" w:author="Claude" w:date="2026-10-12T09:00:00Z">
        <w:r>
          <w:rPr>
            <w:rFonts w:ascii="Times New Roman" w:hAnsi="Times New Roman"/>
            <w:sz w:val="26"/>
            <w:szCs w:val="26"/>
          </w:rPr>
          <w:delText xml:space="preserve"> trễ đó</w:delText>
        </w:r>
      </w:del>
      <w:r>
        <w:rPr>
          <w:rFonts w:ascii="Times New Roman" w:hAnsi="Times New Roman"/>
          <w:sz w:val="26"/>
          <w:szCs w:val="26"/>
        </w:rPr>
        <w:t xml:space="preserve"> để tự thực hiện hoặc </w:t>
      </w:r>
      <w:del w:id="5697" w:author="Claude" w:date="2026-10-12T09:00:00Z">
        <w:r>
          <w:rPr>
            <w:rFonts w:ascii="Times New Roman" w:hAnsi="Times New Roman"/>
            <w:sz w:val="26"/>
            <w:szCs w:val="26"/>
          </w:rPr>
          <w:delText xml:space="preserve">thuê đơn vị</w:delText>
        </w:r>
      </w:del>
      <w:ins w:id="5698" w:author="Claude" w:date="2026-10-12T09:00:00Z">
        <w:r>
          <w:rPr>
            <w:rFonts w:ascii="Times New Roman" w:hAnsi="Times New Roman"/>
            <w:sz w:val="26"/>
            <w:szCs w:val="26"/>
          </w:rPr>
          <w:t xml:space="preserve">giao Nhà thầu</w:t>
        </w:r>
      </w:ins>
      <w:r>
        <w:rPr>
          <w:rFonts w:ascii="Times New Roman" w:hAnsi="Times New Roman"/>
          <w:sz w:val="26"/>
          <w:szCs w:val="26"/>
        </w:rPr>
        <w:t xml:space="preserve"> khác thực hiện. </w:t>
      </w:r>
      <w:del w:id="5699" w:author="Claude" w:date="2026-10-12T09:00:00Z">
        <w:r>
          <w:rPr>
            <w:rFonts w:ascii="Times New Roman" w:hAnsi="Times New Roman"/>
            <w:sz w:val="26"/>
            <w:szCs w:val="26"/>
          </w:rPr>
          <w:delText xml:space="preserve">Chi</w:delText>
        </w:r>
      </w:del>
      <w:ins w:id="5700" w:author="Claude" w:date="2026-10-12T09:00:00Z">
        <w:r>
          <w:rPr>
            <w:rFonts w:ascii="Times New Roman" w:hAnsi="Times New Roman"/>
            <w:sz w:val="26"/>
            <w:szCs w:val="26"/>
          </w:rPr>
          <w:t xml:space="preserve">Toàn bộ chi</w:t>
        </w:r>
      </w:ins>
      <w:r>
        <w:rPr>
          <w:rFonts w:ascii="Times New Roman" w:hAnsi="Times New Roman"/>
          <w:sz w:val="26"/>
          <w:szCs w:val="26"/>
        </w:rPr>
        <w:t xml:space="preserve"> phí</w:t>
      </w:r>
      <w:del w:id="5701" w:author="Claude" w:date="2026-10-12T09:00:00Z">
        <w:r>
          <w:rPr>
            <w:rFonts w:ascii="Times New Roman" w:hAnsi="Times New Roman"/>
            <w:sz w:val="26"/>
            <w:szCs w:val="26"/>
          </w:rPr>
          <w:delText xml:space="preserve"> để Bên A tự</w:delText>
        </w:r>
      </w:del>
      <w:r>
        <w:rPr>
          <w:rFonts w:ascii="Times New Roman" w:hAnsi="Times New Roman"/>
          <w:sz w:val="26"/>
          <w:szCs w:val="26"/>
        </w:rPr>
        <w:t xml:space="preserve"> thực hiện </w:t>
      </w:r>
      <w:del w:id="5702" w:author="Claude" w:date="2026-10-12T09:00:00Z">
        <w:r>
          <w:rPr>
            <w:rFonts w:ascii="Times New Roman" w:hAnsi="Times New Roman"/>
            <w:sz w:val="26"/>
            <w:szCs w:val="26"/>
          </w:rPr>
          <w:delText xml:space="preserve">hoặc thuê đơn vị khác thực hiện cho </w:delText>
        </w:r>
      </w:del>
      <w:r>
        <w:rPr>
          <w:rFonts w:ascii="Times New Roman" w:hAnsi="Times New Roman"/>
          <w:sz w:val="26"/>
          <w:szCs w:val="26"/>
        </w:rPr>
        <w:t xml:space="preserve">phần việc </w:t>
      </w:r>
      <w:del w:id="5703" w:author="Claude" w:date="2026-10-12T09:00:00Z">
        <w:r>
          <w:rPr>
            <w:rFonts w:ascii="Times New Roman" w:hAnsi="Times New Roman"/>
            <w:sz w:val="26"/>
            <w:szCs w:val="26"/>
          </w:rPr>
          <w:delText xml:space="preserve">chậm trễ nêu trên và các</w:delText>
        </w:r>
      </w:del>
      <w:ins w:id="5704" w:author="Claude" w:date="2026-10-12T09:00:00Z">
        <w:r>
          <w:rPr>
            <w:rFonts w:ascii="Times New Roman" w:hAnsi="Times New Roman"/>
            <w:sz w:val="26"/>
            <w:szCs w:val="26"/>
          </w:rPr>
          <w:t xml:space="preserve">này và</w:t>
        </w:r>
      </w:ins>
      <w:r>
        <w:rPr>
          <w:rFonts w:ascii="Times New Roman" w:hAnsi="Times New Roman"/>
          <w:sz w:val="26"/>
          <w:szCs w:val="26"/>
        </w:rPr>
        <w:t xml:space="preserve"> thiệt hại liên quan </w:t>
      </w:r>
      <w:del w:id="5705" w:author="Claude" w:date="2026-10-12T09:00:00Z">
        <w:r>
          <w:rPr>
            <w:rFonts w:ascii="Times New Roman" w:hAnsi="Times New Roman"/>
            <w:sz w:val="26"/>
            <w:szCs w:val="26"/>
          </w:rPr>
          <w:delText xml:space="preserve">sẽ </w:delText>
        </w:r>
      </w:del>
      <w:r>
        <w:rPr>
          <w:rFonts w:ascii="Times New Roman" w:hAnsi="Times New Roman"/>
          <w:sz w:val="26"/>
          <w:szCs w:val="26"/>
        </w:rPr>
        <w:t xml:space="preserve">được </w:t>
      </w:r>
      <w:del w:id="5706" w:author="Claude" w:date="2026-10-12T09:00:00Z">
        <w:r>
          <w:rPr>
            <w:rFonts w:ascii="Times New Roman" w:hAnsi="Times New Roman"/>
            <w:sz w:val="26"/>
            <w:szCs w:val="26"/>
          </w:rPr>
          <w:delText xml:space="preserve">Bên A</w:delText>
        </w:r>
      </w:del>
      <w:ins w:id="5707" w:author="Claude" w:date="2026-10-12T09:00:00Z">
        <w:r>
          <w:rPr>
            <w:rFonts w:ascii="Times New Roman" w:hAnsi="Times New Roman"/>
            <w:sz w:val="26"/>
            <w:szCs w:val="26"/>
          </w:rPr>
          <w:t xml:space="preserve">khấu</w:t>
        </w:r>
      </w:ins>
      <w:r>
        <w:rPr>
          <w:rFonts w:ascii="Times New Roman" w:hAnsi="Times New Roman"/>
          <w:sz w:val="26"/>
          <w:szCs w:val="26"/>
        </w:rPr>
        <w:t xml:space="preserve"> trừ vào giá trị thanh toán </w:t>
      </w:r>
      <w:del w:id="5708" w:author="Claude" w:date="2026-10-12T09:00:00Z">
        <w:r>
          <w:rPr>
            <w:rFonts w:ascii="Times New Roman" w:hAnsi="Times New Roman"/>
            <w:sz w:val="26"/>
            <w:szCs w:val="26"/>
          </w:rPr>
          <w:delText xml:space="preserve">cho</w:delText>
        </w:r>
      </w:del>
      <w:ins w:id="5709" w:author="Claude" w:date="2026-10-12T09:00:00Z">
        <w:r>
          <w:rPr>
            <w:rFonts w:ascii="Times New Roman" w:hAnsi="Times New Roman"/>
            <w:sz w:val="26"/>
            <w:szCs w:val="26"/>
          </w:rPr>
          <w:t xml:space="preserve">của</w:t>
        </w:r>
      </w:ins>
      <w:r>
        <w:rPr>
          <w:rFonts w:ascii="Times New Roman" w:hAnsi="Times New Roman"/>
          <w:sz w:val="26"/>
          <w:szCs w:val="26"/>
        </w:rPr>
        <w:t xml:space="preserve"> Bên B.</w:t>
      </w:r>
    </w:p>
    <w:p w14:paraId="4DCCC15B" w14:textId="77777777" w:rsidR="00096978" w:rsidRPr="00302315" w:rsidRDefault="00096978" w:rsidP="007A44B1">
      <w:pPr>
        <w:pStyle w:val="Heading2"/>
        <w:spacing w:after="120" w:line="276" w:lineRule="auto"/>
        <w:jc w:val="left"/>
        <w:rPr>
          <w:rFonts w:ascii="Times New Roman" w:hAnsi="Times New Roman"/>
          <w:sz w:val="26"/>
          <w:szCs w:val="26"/>
        </w:rPr>
      </w:pPr>
      <w:r>
        <w:rPr>
          <w:rFonts w:ascii="Times New Roman" w:hAnsi="Times New Roman"/>
          <w:sz w:val="26"/>
          <w:szCs w:val="26"/>
        </w:rPr>
        <w:t>Điều 8. BẢO HIỂM VÀ BẢO HÀNH</w:t>
      </w:r>
    </w:p>
    <w:p w14:paraId="43229122" w14:textId="77777777" w:rsidR="00096978" w:rsidRPr="00302315" w:rsidRDefault="00935744" w:rsidP="007A44B1">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8.1. Bảo hiểm:</w:t>
      </w:r>
    </w:p>
    <w:p w14:paraId="20268D5C" w14:textId="77777777" w:rsidR="00096978" w:rsidRPr="00302315" w:rsidRDefault="00096978"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Chủ đầu tư đã mua bảo hiểm Công trình. Khi </w:t>
      </w:r>
      <w:del w:id="5710" w:author="Claude" w:date="2026-10-12T09:00:00Z">
        <w:r>
          <w:rPr>
            <w:rFonts w:ascii="Times New Roman" w:hAnsi="Times New Roman"/>
            <w:sz w:val="26"/>
            <w:szCs w:val="26"/>
          </w:rPr>
          <w:delText xml:space="preserve">có</w:delText>
        </w:r>
      </w:del>
      <w:ins w:id="5711" w:author="Claude" w:date="2026-10-12T09:00:00Z">
        <w:r>
          <w:rPr>
            <w:rFonts w:ascii="Times New Roman" w:hAnsi="Times New Roman"/>
            <w:sz w:val="26"/>
            <w:szCs w:val="26"/>
          </w:rPr>
          <w:t xml:space="preserve">xảy ra</w:t>
        </w:r>
      </w:ins>
      <w:r>
        <w:rPr>
          <w:rFonts w:ascii="Times New Roman" w:hAnsi="Times New Roman"/>
          <w:sz w:val="26"/>
          <w:szCs w:val="26"/>
        </w:rPr>
        <w:t xml:space="preserve"> tổn thất</w:t>
      </w:r>
      <w:del w:id="5712" w:author="Claude" w:date="2026-10-12T09:00:00Z">
        <w:r>
          <w:rPr>
            <w:rFonts w:ascii="Times New Roman" w:hAnsi="Times New Roman"/>
            <w:sz w:val="26"/>
            <w:szCs w:val="26"/>
          </w:rPr>
          <w:delText xml:space="preserve">, thiệt hại xảy ra</w:delText>
        </w:r>
      </w:del>
      <w:r>
        <w:rPr>
          <w:rFonts w:ascii="Times New Roman" w:hAnsi="Times New Roman"/>
          <w:sz w:val="26"/>
          <w:szCs w:val="26"/>
        </w:rPr>
        <w:t xml:space="preserve"> đối với </w:t>
      </w:r>
      <w:del w:id="5713" w:author="Claude" w:date="2026-10-12T09:00:00Z">
        <w:r>
          <w:rPr>
            <w:rFonts w:ascii="Times New Roman" w:hAnsi="Times New Roman"/>
            <w:sz w:val="26"/>
            <w:szCs w:val="26"/>
          </w:rPr>
          <w:delText xml:space="preserve">Công trình, mà tổn thất, thiệt hại đó</w:delText>
        </w:r>
      </w:del>
      <w:ins w:id="5714" w:author="Claude" w:date="2026-10-12T09:00:00Z">
        <w:r>
          <w:rPr>
            <w:rFonts w:ascii="Times New Roman" w:hAnsi="Times New Roman"/>
            <w:sz w:val="26"/>
            <w:szCs w:val="26"/>
          </w:rPr>
          <w:t xml:space="preserve">phần công việc</w:t>
        </w:r>
      </w:ins>
      <w:r>
        <w:rPr>
          <w:rFonts w:ascii="Times New Roman" w:hAnsi="Times New Roman"/>
          <w:sz w:val="26"/>
          <w:szCs w:val="26"/>
        </w:rPr>
        <w:t xml:space="preserve"> thuộc phạm vi </w:t>
      </w:r>
      <w:del w:id="5715" w:author="Claude" w:date="2026-10-12T09:00:00Z">
        <w:r>
          <w:rPr>
            <w:rFonts w:ascii="Times New Roman" w:hAnsi="Times New Roman"/>
            <w:sz w:val="26"/>
            <w:szCs w:val="26"/>
          </w:rPr>
          <w:delText xml:space="preserve">công việc của</w:delText>
        </w:r>
      </w:del>
      <w:ins w:id="5716" w:author="Claude" w:date="2026-10-12T09:00:00Z">
        <w:r>
          <w:rPr>
            <w:rFonts w:ascii="Times New Roman" w:hAnsi="Times New Roman"/>
            <w:sz w:val="26"/>
            <w:szCs w:val="26"/>
          </w:rPr>
          <w:t xml:space="preserve">Hợp đồng,</w:t>
        </w:r>
      </w:ins>
      <w:r>
        <w:rPr>
          <w:rFonts w:ascii="Times New Roman" w:hAnsi="Times New Roman"/>
          <w:sz w:val="26"/>
          <w:szCs w:val="26"/>
        </w:rPr>
        <w:t xml:space="preserve"> Bên B </w:t>
      </w:r>
      <w:del w:id="5717" w:author="Claude" w:date="2026-10-12T09:00:00Z">
        <w:r>
          <w:rPr>
            <w:rFonts w:ascii="Times New Roman" w:hAnsi="Times New Roman"/>
            <w:sz w:val="26"/>
            <w:szCs w:val="26"/>
          </w:rPr>
          <w:delText xml:space="preserve">thì Bên B phải</w:delText>
        </w:r>
      </w:del>
      <w:ins w:id="5718" w:author="Claude" w:date="2026-10-12T09:00:00Z">
        <w:r>
          <w:rPr>
            <w:rFonts w:ascii="Times New Roman" w:hAnsi="Times New Roman"/>
            <w:sz w:val="26"/>
            <w:szCs w:val="26"/>
          </w:rPr>
          <w:t xml:space="preserve">có nghĩa vụ</w:t>
        </w:r>
      </w:ins>
      <w:r>
        <w:rPr>
          <w:rFonts w:ascii="Times New Roman" w:hAnsi="Times New Roman"/>
          <w:sz w:val="26"/>
          <w:szCs w:val="26"/>
        </w:rPr>
        <w:t xml:space="preserve"> thực hiện các thủ tục </w:t>
      </w:r>
      <w:del w:id="5719" w:author="Claude" w:date="2026-10-12T09:00:00Z">
        <w:r>
          <w:rPr>
            <w:rFonts w:ascii="Times New Roman" w:hAnsi="Times New Roman"/>
            <w:sz w:val="26"/>
            <w:szCs w:val="26"/>
          </w:rPr>
          <w:delText xml:space="preserve">cần thiết</w:delText>
        </w:r>
      </w:del>
      <w:ins w:id="5720" w:author="Claude" w:date="2026-10-12T09:00:00Z">
        <w:r>
          <w:rPr>
            <w:rFonts w:ascii="Times New Roman" w:hAnsi="Times New Roman"/>
            <w:sz w:val="26"/>
            <w:szCs w:val="26"/>
          </w:rPr>
          <w:t xml:space="preserve">yêu cầu bồi thường</w:t>
        </w:r>
      </w:ins>
      <w:r>
        <w:rPr>
          <w:rFonts w:ascii="Times New Roman" w:hAnsi="Times New Roman"/>
          <w:sz w:val="26"/>
          <w:szCs w:val="26"/>
        </w:rPr>
        <w:t xml:space="preserve"> theo</w:t>
      </w:r>
      <w:del w:id="5721" w:author="Claude" w:date="2026-10-12T09:00:00Z">
        <w:r>
          <w:rPr>
            <w:rFonts w:ascii="Times New Roman" w:hAnsi="Times New Roman"/>
            <w:sz w:val="26"/>
            <w:szCs w:val="26"/>
          </w:rPr>
          <w:delText xml:space="preserve"> quy định của</w:delText>
        </w:r>
      </w:del>
      <w:r>
        <w:rPr>
          <w:rFonts w:ascii="Times New Roman" w:hAnsi="Times New Roman"/>
          <w:sz w:val="26"/>
          <w:szCs w:val="26"/>
        </w:rPr>
        <w:t xml:space="preserve"> hợp đồng</w:t>
      </w:r>
      <w:del w:id="5722" w:author="Claude" w:date="2026-10-12T09:00:00Z">
        <w:r>
          <w:rPr>
            <w:rFonts w:ascii="Times New Roman" w:hAnsi="Times New Roman"/>
            <w:sz w:val="26"/>
            <w:szCs w:val="26"/>
          </w:rPr>
          <w:delText xml:space="preserve"> cung cấp dịch vụ</w:delText>
        </w:r>
      </w:del>
      <w:r>
        <w:rPr>
          <w:rFonts w:ascii="Times New Roman" w:hAnsi="Times New Roman"/>
          <w:sz w:val="26"/>
          <w:szCs w:val="26"/>
        </w:rPr>
        <w:t xml:space="preserve"> bảo hiểm Công trình</w:t>
      </w:r>
      <w:del w:id="5723" w:author="Claude" w:date="2026-10-12T09:00:00Z">
        <w:r>
          <w:rPr>
            <w:rFonts w:ascii="Times New Roman" w:hAnsi="Times New Roman"/>
            <w:sz w:val="26"/>
            <w:szCs w:val="26"/>
          </w:rPr>
          <w:delText xml:space="preserve"> và đơn vị cung cấp dịch vụ bảo hiểm Công trình để được bồi thường</w:delText>
        </w:r>
      </w:del>
      <w:r>
        <w:rPr>
          <w:rFonts w:ascii="Times New Roman" w:hAnsi="Times New Roman"/>
          <w:sz w:val="26"/>
          <w:szCs w:val="26"/>
        </w:rPr>
        <w:t xml:space="preserve">. Bên B </w:t>
      </w:r>
      <w:del w:id="5724" w:author="Claude" w:date="2026-10-12T09:00:00Z">
        <w:r>
          <w:rPr>
            <w:rFonts w:ascii="Times New Roman" w:hAnsi="Times New Roman"/>
            <w:sz w:val="26"/>
            <w:szCs w:val="26"/>
          </w:rPr>
          <w:delText xml:space="preserve">sẽ phải hoàn</w:delText>
        </w:r>
      </w:del>
      <w:ins w:id="5725" w:author="Claude" w:date="2026-10-12T09:00:00Z">
        <w:r>
          <w:rPr>
            <w:rFonts w:ascii="Times New Roman" w:hAnsi="Times New Roman"/>
            <w:sz w:val="26"/>
            <w:szCs w:val="26"/>
          </w:rPr>
          <w:t xml:space="preserve">chịu</w:t>
        </w:r>
      </w:ins>
      <w:r>
        <w:rPr>
          <w:rFonts w:ascii="Times New Roman" w:hAnsi="Times New Roman"/>
          <w:sz w:val="26"/>
          <w:szCs w:val="26"/>
        </w:rPr>
        <w:t xml:space="preserve"> toàn </w:t>
      </w:r>
      <w:del w:id="5726" w:author="Claude" w:date="2026-10-12T09:00:00Z">
        <w:r>
          <w:rPr>
            <w:rFonts w:ascii="Times New Roman" w:hAnsi="Times New Roman"/>
            <w:sz w:val="26"/>
            <w:szCs w:val="26"/>
          </w:rPr>
          <w:delText xml:space="preserve">chịu trách nhiệm</w:delText>
        </w:r>
      </w:del>
      <w:ins w:id="5727" w:author="Claude" w:date="2026-10-12T09:00:00Z">
        <w:r>
          <w:rPr>
            <w:rFonts w:ascii="Times New Roman" w:hAnsi="Times New Roman"/>
            <w:sz w:val="26"/>
            <w:szCs w:val="26"/>
          </w:rPr>
          <w:t xml:space="preserve">bộ thiệt hại phát sinh</w:t>
        </w:r>
      </w:ins>
      <w:r>
        <w:rPr>
          <w:rFonts w:ascii="Times New Roman" w:hAnsi="Times New Roman"/>
          <w:sz w:val="26"/>
          <w:szCs w:val="26"/>
        </w:rPr>
        <w:t xml:space="preserve"> do không thực hiện </w:t>
      </w:r>
      <w:del w:id="5728" w:author="Claude" w:date="2026-10-12T09:00:00Z">
        <w:r>
          <w:rPr>
            <w:rFonts w:ascii="Times New Roman" w:hAnsi="Times New Roman"/>
            <w:sz w:val="26"/>
            <w:szCs w:val="26"/>
          </w:rPr>
          <w:delText xml:space="preserve">những</w:delText>
        </w:r>
      </w:del>
      <w:ins w:id="5729" w:author="Claude" w:date="2026-10-12T09:00:00Z">
        <w:r>
          <w:rPr>
            <w:rFonts w:ascii="Times New Roman" w:hAnsi="Times New Roman"/>
            <w:sz w:val="26"/>
            <w:szCs w:val="26"/>
          </w:rPr>
          <w:t xml:space="preserve">hoặc thực hiện không đúng các</w:t>
        </w:r>
      </w:ins>
      <w:r>
        <w:rPr>
          <w:rFonts w:ascii="Times New Roman" w:hAnsi="Times New Roman"/>
          <w:sz w:val="26"/>
          <w:szCs w:val="26"/>
        </w:rPr>
        <w:t xml:space="preserve"> thủ tục </w:t>
      </w:r>
      <w:del w:id="5730" w:author="Claude" w:date="2026-10-12T09:00:00Z">
        <w:r>
          <w:rPr>
            <w:rFonts w:ascii="Times New Roman" w:hAnsi="Times New Roman"/>
            <w:sz w:val="26"/>
            <w:szCs w:val="26"/>
          </w:rPr>
          <w:delText xml:space="preserve">trên</w:delText>
        </w:r>
      </w:del>
      <w:ins w:id="5731" w:author="Claude" w:date="2026-10-12T09:00:00Z">
        <w:r>
          <w:rPr>
            <w:rFonts w:ascii="Times New Roman" w:hAnsi="Times New Roman"/>
            <w:sz w:val="26"/>
            <w:szCs w:val="26"/>
          </w:rPr>
          <w:t xml:space="preserve">này</w:t>
        </w:r>
      </w:ins>
      <w:r>
        <w:rPr>
          <w:rFonts w:ascii="Times New Roman" w:hAnsi="Times New Roman"/>
          <w:sz w:val="26"/>
          <w:szCs w:val="26"/>
        </w:rPr>
        <w:t xml:space="preserve">.</w:t>
      </w:r>
    </w:p>
    <w:p w14:paraId="0209CB42" w14:textId="77777777" w:rsidR="00096978" w:rsidRPr="00302315" w:rsidRDefault="00096978"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Bên B </w:t>
      </w:r>
      <w:del w:id="5732" w:author="Claude" w:date="2026-10-12T09:00:00Z">
        <w:r>
          <w:rPr>
            <w:rFonts w:ascii="Times New Roman" w:hAnsi="Times New Roman"/>
            <w:sz w:val="26"/>
            <w:szCs w:val="26"/>
          </w:rPr>
          <w:delText xml:space="preserve">phải</w:delText>
        </w:r>
      </w:del>
      <w:ins w:id="5733" w:author="Claude" w:date="2026-10-12T09:00:00Z">
        <w:r>
          <w:rPr>
            <w:rFonts w:ascii="Times New Roman" w:hAnsi="Times New Roman"/>
            <w:sz w:val="26"/>
            <w:szCs w:val="26"/>
          </w:rPr>
          <w:t xml:space="preserve">có nghĩa vụ</w:t>
        </w:r>
      </w:ins>
      <w:r>
        <w:rPr>
          <w:rFonts w:ascii="Times New Roman" w:hAnsi="Times New Roman"/>
          <w:sz w:val="26"/>
          <w:szCs w:val="26"/>
        </w:rPr>
        <w:t xml:space="preserve"> mua bảo hiểm đối với thiết bị</w:t>
      </w:r>
      <w:del w:id="5734" w:author="Claude" w:date="2026-10-12T09:00:00Z">
        <w:r>
          <w:rPr>
            <w:rFonts w:ascii="Times New Roman" w:hAnsi="Times New Roman"/>
            <w:sz w:val="26"/>
            <w:szCs w:val="26"/>
          </w:rPr>
          <w:delText xml:space="preserve">;</w:delText>
        </w:r>
      </w:del>
      <w:ins w:id="5735" w:author="Claude" w:date="2026-10-12T09:00:00Z">
        <w:r>
          <w:rPr>
            <w:rFonts w:ascii="Times New Roman" w:hAnsi="Times New Roman"/>
            <w:sz w:val="26"/>
            <w:szCs w:val="26"/>
          </w:rPr>
          <w:t xml:space="preserve"> của Bên B,</w:t>
        </w:r>
      </w:ins>
      <w:r>
        <w:rPr>
          <w:rFonts w:ascii="Times New Roman" w:hAnsi="Times New Roman"/>
          <w:sz w:val="26"/>
          <w:szCs w:val="26"/>
        </w:rPr>
        <w:t xml:space="preserve"> bảo hiểm </w:t>
      </w:r>
      <w:del w:id="5736" w:author="Claude" w:date="2026-10-12T09:00:00Z">
        <w:r>
          <w:rPr>
            <w:rFonts w:ascii="Times New Roman" w:hAnsi="Times New Roman"/>
            <w:sz w:val="26"/>
            <w:szCs w:val="26"/>
          </w:rPr>
          <w:delText xml:space="preserve">đối với</w:delText>
        </w:r>
      </w:del>
      <w:ins w:id="5737" w:author="Claude" w:date="2026-10-12T09:00:00Z">
        <w:r>
          <w:rPr>
            <w:rFonts w:ascii="Times New Roman" w:hAnsi="Times New Roman"/>
            <w:sz w:val="26"/>
            <w:szCs w:val="26"/>
          </w:rPr>
          <w:t xml:space="preserve">cho</w:t>
        </w:r>
      </w:ins>
      <w:r>
        <w:rPr>
          <w:rFonts w:ascii="Times New Roman" w:hAnsi="Times New Roman"/>
          <w:sz w:val="26"/>
          <w:szCs w:val="26"/>
        </w:rPr>
        <w:t xml:space="preserve"> người lao động </w:t>
      </w:r>
      <w:del w:id="5738" w:author="Claude" w:date="2026-10-12T09:00:00Z">
        <w:r>
          <w:rPr>
            <w:rFonts w:ascii="Times New Roman" w:hAnsi="Times New Roman"/>
            <w:sz w:val="26"/>
            <w:szCs w:val="26"/>
          </w:rPr>
          <w:delText xml:space="preserve">thi công </w:delText>
        </w:r>
      </w:del>
      <w:r>
        <w:rPr>
          <w:rFonts w:ascii="Times New Roman" w:hAnsi="Times New Roman"/>
          <w:sz w:val="26"/>
          <w:szCs w:val="26"/>
        </w:rPr>
        <w:t xml:space="preserve">trên Công trường</w:t>
      </w:r>
      <w:del w:id="5739" w:author="Claude" w:date="2026-10-12T09:00:00Z">
        <w:r>
          <w:rPr>
            <w:rFonts w:ascii="Times New Roman" w:hAnsi="Times New Roman"/>
            <w:sz w:val="26"/>
            <w:szCs w:val="26"/>
          </w:rPr>
          <w:delText xml:space="preserve">;</w:delText>
        </w:r>
      </w:del>
      <w:ins w:id="5740" w:author="Claude" w:date="2026-10-12T09:00:00Z">
        <w:r>
          <w:rPr>
            <w:rFonts w:ascii="Times New Roman" w:hAnsi="Times New Roman"/>
            <w:sz w:val="26"/>
            <w:szCs w:val="26"/>
          </w:rPr>
          <w:t xml:space="preserve"> và</w:t>
        </w:r>
      </w:ins>
      <w:r>
        <w:rPr>
          <w:rFonts w:ascii="Times New Roman" w:hAnsi="Times New Roman"/>
          <w:sz w:val="26"/>
          <w:szCs w:val="26"/>
        </w:rPr>
        <w:t xml:space="preserve"> bảo hiểm trách nhiệm dân sự đối với bên thứ ba </w:t>
      </w:r>
      <w:del w:id="5741" w:author="Claude" w:date="2026-10-12T09:00:00Z">
        <w:r>
          <w:rPr>
            <w:rFonts w:ascii="Times New Roman" w:hAnsi="Times New Roman"/>
            <w:sz w:val="26"/>
            <w:szCs w:val="26"/>
          </w:rPr>
          <w:delText xml:space="preserve">đối với  </w:delText>
        </w:r>
      </w:del>
      <w:ins w:id="5742" w:author="Claude" w:date="2026-10-12T09:00:00Z">
        <w:r>
          <w:rPr>
            <w:rFonts w:ascii="Times New Roman" w:hAnsi="Times New Roman"/>
            <w:sz w:val="26"/>
            <w:szCs w:val="26"/>
          </w:rPr>
          <w:t xml:space="preserve">cho </w:t>
        </w:r>
      </w:ins>
      <w:r>
        <w:rPr>
          <w:rFonts w:ascii="Times New Roman" w:hAnsi="Times New Roman"/>
          <w:sz w:val="26"/>
          <w:szCs w:val="26"/>
        </w:rPr>
        <w:t xml:space="preserve">phần công việc </w:t>
      </w:r>
      <w:del w:id="5743" w:author="Claude" w:date="2026-10-12T09:00:00Z">
        <w:r>
          <w:rPr>
            <w:rFonts w:ascii="Times New Roman" w:hAnsi="Times New Roman"/>
            <w:sz w:val="26"/>
            <w:szCs w:val="26"/>
          </w:rPr>
          <w:delText xml:space="preserve">do</w:delText>
        </w:r>
      </w:del>
      <w:ins w:id="5744" w:author="Claude" w:date="2026-10-12T09:00:00Z">
        <w:r>
          <w:rPr>
            <w:rFonts w:ascii="Times New Roman" w:hAnsi="Times New Roman"/>
            <w:sz w:val="26"/>
            <w:szCs w:val="26"/>
          </w:rPr>
          <w:t xml:space="preserve">của</w:t>
        </w:r>
      </w:ins>
      <w:r>
        <w:rPr>
          <w:rFonts w:ascii="Times New Roman" w:hAnsi="Times New Roman"/>
          <w:sz w:val="26"/>
          <w:szCs w:val="26"/>
        </w:rPr>
        <w:t xml:space="preserve"> Bên B</w:t>
      </w:r>
      <w:del w:id="5745" w:author="Claude" w:date="2026-10-12T09:00:00Z">
        <w:r>
          <w:rPr>
            <w:rFonts w:ascii="Times New Roman" w:hAnsi="Times New Roman"/>
            <w:sz w:val="26"/>
            <w:szCs w:val="26"/>
          </w:rPr>
          <w:delText xml:space="preserve"> thực hiện theo Hợp đồng này.  </w:delText>
        </w:r>
      </w:del>
      <w:ins w:id="5746" w:author="Claude" w:date="2026-10-12T09:00:00Z">
        <w:r>
          <w:rPr>
            <w:rFonts w:ascii="Times New Roman" w:hAnsi="Times New Roman"/>
            <w:sz w:val="26"/>
            <w:szCs w:val="26"/>
          </w:rPr>
          <w:t xml:space="preserve">. </w:t>
        </w:r>
      </w:ins>
      <w:r>
        <w:rPr>
          <w:rFonts w:ascii="Times New Roman" w:hAnsi="Times New Roman"/>
          <w:sz w:val="26"/>
          <w:szCs w:val="26"/>
        </w:rPr>
        <w:t xml:space="preserve">Bên B phải nộp cho Bên A bản sao hợp đồng/giấy chứng nhận bảo hiểm còn hiệu lực trước khi huy động thiết bị, nhân lực vào Công trường.</w:t>
      </w:r>
    </w:p>
    <w:p w14:paraId="4CC7455E" w14:textId="77777777" w:rsidR="00096978" w:rsidRPr="00302315" w:rsidRDefault="00096978"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Bên B </w:t>
      </w:r>
      <w:del w:id="5747" w:author="Claude" w:date="2026-10-12T09:00:00Z">
        <w:r>
          <w:rPr>
            <w:rFonts w:ascii="Times New Roman" w:hAnsi="Times New Roman"/>
            <w:sz w:val="26"/>
            <w:szCs w:val="26"/>
          </w:rPr>
          <w:delText xml:space="preserve">phải </w:delText>
        </w:r>
      </w:del>
      <w:r>
        <w:rPr>
          <w:rFonts w:ascii="Times New Roman" w:hAnsi="Times New Roman"/>
          <w:sz w:val="26"/>
          <w:szCs w:val="26"/>
        </w:rPr>
        <w:t xml:space="preserve">chịu </w:t>
      </w:r>
      <w:del w:id="5748" w:author="Claude" w:date="2026-10-12T09:00:00Z">
        <w:r>
          <w:rPr>
            <w:rFonts w:ascii="Times New Roman" w:hAnsi="Times New Roman"/>
            <w:sz w:val="26"/>
            <w:szCs w:val="26"/>
          </w:rPr>
          <w:delText xml:space="preserve">chi trả bất cứ khoản giá trị hay phải chịu các</w:delText>
        </w:r>
      </w:del>
      <w:ins w:id="5749" w:author="Claude" w:date="2026-10-12T09:00:00Z">
        <w:r>
          <w:rPr>
            <w:rFonts w:ascii="Times New Roman" w:hAnsi="Times New Roman"/>
            <w:sz w:val="26"/>
            <w:szCs w:val="26"/>
          </w:rPr>
          <w:t xml:space="preserve">toàn bộ</w:t>
        </w:r>
      </w:ins>
      <w:r>
        <w:rPr>
          <w:rFonts w:ascii="Times New Roman" w:hAnsi="Times New Roman"/>
          <w:sz w:val="26"/>
          <w:szCs w:val="26"/>
        </w:rPr>
        <w:t xml:space="preserve"> tổn thất </w:t>
      </w:r>
      <w:del w:id="5750" w:author="Claude" w:date="2026-10-12T09:00:00Z">
        <w:r>
          <w:rPr>
            <w:rFonts w:ascii="Times New Roman" w:hAnsi="Times New Roman"/>
            <w:sz w:val="26"/>
            <w:szCs w:val="26"/>
          </w:rPr>
          <w:delText xml:space="preserve">chưa có</w:delText>
        </w:r>
      </w:del>
      <w:ins w:id="5751" w:author="Claude" w:date="2026-10-12T09:00:00Z">
        <w:r>
          <w:rPr>
            <w:rFonts w:ascii="Times New Roman" w:hAnsi="Times New Roman"/>
            <w:sz w:val="26"/>
            <w:szCs w:val="26"/>
          </w:rPr>
          <w:t xml:space="preserve">không được</w:t>
        </w:r>
      </w:ins>
      <w:r>
        <w:rPr>
          <w:rFonts w:ascii="Times New Roman" w:hAnsi="Times New Roman"/>
          <w:sz w:val="26"/>
          <w:szCs w:val="26"/>
        </w:rPr>
        <w:t xml:space="preserve"> bảo hiểm (do Bên B không mua bảo hiểm) </w:t>
      </w:r>
      <w:del w:id="5752" w:author="Claude" w:date="2026-10-12T09:00:00Z">
        <w:r>
          <w:rPr>
            <w:rFonts w:ascii="Times New Roman" w:hAnsi="Times New Roman"/>
            <w:sz w:val="26"/>
            <w:szCs w:val="26"/>
          </w:rPr>
          <w:delText xml:space="preserve">hoặc</w:delText>
        </w:r>
      </w:del>
      <w:ins w:id="5753" w:author="Claude" w:date="2026-10-12T09:00:00Z">
        <w:r>
          <w:rPr>
            <w:rFonts w:ascii="Times New Roman" w:hAnsi="Times New Roman"/>
            <w:sz w:val="26"/>
            <w:szCs w:val="26"/>
          </w:rPr>
          <w:t xml:space="preserve">và</w:t>
        </w:r>
      </w:ins>
      <w:r>
        <w:rPr>
          <w:rFonts w:ascii="Times New Roman" w:hAnsi="Times New Roman"/>
          <w:sz w:val="26"/>
          <w:szCs w:val="26"/>
        </w:rPr>
        <w:t xml:space="preserve"> các khoản </w:t>
      </w:r>
      <w:del w:id="5754" w:author="Claude" w:date="2026-10-12T09:00:00Z">
        <w:r>
          <w:rPr>
            <w:rFonts w:ascii="Times New Roman" w:hAnsi="Times New Roman"/>
            <w:sz w:val="26"/>
            <w:szCs w:val="26"/>
          </w:rPr>
          <w:delText xml:space="preserve">chưa</w:delText>
        </w:r>
      </w:del>
      <w:ins w:id="5755" w:author="Claude" w:date="2026-10-12T09:00:00Z">
        <w:r>
          <w:rPr>
            <w:rFonts w:ascii="Times New Roman" w:hAnsi="Times New Roman"/>
            <w:sz w:val="26"/>
            <w:szCs w:val="26"/>
          </w:rPr>
          <w:t xml:space="preserve">không</w:t>
        </w:r>
      </w:ins>
      <w:r>
        <w:rPr>
          <w:rFonts w:ascii="Times New Roman" w:hAnsi="Times New Roman"/>
          <w:sz w:val="26"/>
          <w:szCs w:val="26"/>
        </w:rPr>
        <w:t xml:space="preserve"> được bồi thường (do giới hạn trách nhiệm, </w:t>
      </w:r>
      <w:ins w:id="5756" w:author="Claude" w:date="2026-10-12T09:00:00Z">
        <w:r>
          <w:rPr>
            <w:rFonts w:ascii="Times New Roman" w:hAnsi="Times New Roman"/>
            <w:sz w:val="26"/>
            <w:szCs w:val="26"/>
          </w:rPr>
          <w:t xml:space="preserve">điều khoản </w:t>
        </w:r>
      </w:ins>
      <w:r>
        <w:rPr>
          <w:rFonts w:ascii="Times New Roman" w:hAnsi="Times New Roman"/>
          <w:sz w:val="26"/>
          <w:szCs w:val="26"/>
        </w:rPr>
        <w:t xml:space="preserve">loại trừ, </w:t>
      </w:r>
      <w:del w:id="5757" w:author="Claude" w:date="2026-10-12T09:00:00Z">
        <w:r>
          <w:rPr>
            <w:rFonts w:ascii="Times New Roman" w:hAnsi="Times New Roman"/>
            <w:sz w:val="26"/>
            <w:szCs w:val="26"/>
          </w:rPr>
          <w:delText xml:space="preserve">miễn thường hay</w:delText>
        </w:r>
      </w:del>
      <w:ins w:id="5758" w:author="Claude" w:date="2026-10-12T09:00:00Z">
        <w:r>
          <w:rPr>
            <w:rFonts w:ascii="Times New Roman" w:hAnsi="Times New Roman"/>
            <w:sz w:val="26"/>
            <w:szCs w:val="26"/>
          </w:rPr>
          <w:t xml:space="preserve">mức khấu trừ hoặc</w:t>
        </w:r>
      </w:ins>
      <w:r>
        <w:rPr>
          <w:rFonts w:ascii="Times New Roman" w:hAnsi="Times New Roman"/>
          <w:sz w:val="26"/>
          <w:szCs w:val="26"/>
        </w:rPr>
        <w:t xml:space="preserve"> vượt</w:t>
      </w:r>
      <w:ins w:id="5759" w:author="Claude" w:date="2026-10-12T09:00:00Z">
        <w:r>
          <w:rPr>
            <w:rFonts w:ascii="Times New Roman" w:hAnsi="Times New Roman"/>
            <w:sz w:val="26"/>
            <w:szCs w:val="26"/>
          </w:rPr>
          <w:t xml:space="preserve"> hạn</w:t>
        </w:r>
      </w:ins>
      <w:r>
        <w:rPr>
          <w:rFonts w:ascii="Times New Roman" w:hAnsi="Times New Roman"/>
          <w:sz w:val="26"/>
          <w:szCs w:val="26"/>
        </w:rPr>
        <w:t xml:space="preserve"> mức) theo </w:t>
      </w:r>
      <w:del w:id="5760" w:author="Claude" w:date="2026-10-12T09:00:00Z">
        <w:r>
          <w:rPr>
            <w:rFonts w:ascii="Times New Roman" w:hAnsi="Times New Roman"/>
            <w:sz w:val="26"/>
            <w:szCs w:val="26"/>
          </w:rPr>
          <w:delText xml:space="preserve">quy định của các </w:delText>
        </w:r>
      </w:del>
      <w:r>
        <w:rPr>
          <w:rFonts w:ascii="Times New Roman" w:hAnsi="Times New Roman"/>
          <w:sz w:val="26"/>
          <w:szCs w:val="26"/>
        </w:rPr>
        <w:t xml:space="preserve">hợp đồng</w:t>
      </w:r>
      <w:del w:id="5761" w:author="Claude" w:date="2026-10-12T09:00:00Z">
        <w:r>
          <w:rPr>
            <w:rFonts w:ascii="Times New Roman" w:hAnsi="Times New Roman"/>
            <w:sz w:val="26"/>
            <w:szCs w:val="26"/>
          </w:rPr>
          <w:delText xml:space="preserve"> cung cấp dịch vụ</w:delText>
        </w:r>
      </w:del>
      <w:r>
        <w:rPr>
          <w:rFonts w:ascii="Times New Roman" w:hAnsi="Times New Roman"/>
          <w:sz w:val="26"/>
          <w:szCs w:val="26"/>
        </w:rPr>
        <w:t xml:space="preserve"> bảo hiểm.</w:t>
      </w:r>
    </w:p>
    <w:p w14:paraId="13BD0F4E" w14:textId="77777777" w:rsidR="00FA2683" w:rsidRPr="00302315" w:rsidRDefault="00935744" w:rsidP="007A44B1">
      <w:pPr>
        <w:tabs>
          <w:tab w:val="left" w:pos="709"/>
        </w:tabs>
        <w:spacing w:after="120" w:line="276" w:lineRule="auto"/>
        <w:jc w:val="both"/>
        <w:rPr>
          <w:rFonts w:ascii="Times New Roman" w:hAnsi="Times New Roman"/>
          <w:b/>
          <w:bCs/>
          <w:sz w:val="26"/>
          <w:szCs w:val="26"/>
          <w:highlight w:val="yellow"/>
        </w:rPr>
      </w:pPr>
      <w:r>
        <w:rPr>
          <w:rFonts w:ascii="Times New Roman" w:hAnsi="Times New Roman"/>
          <w:b/>
          <w:bCs/>
          <w:sz w:val="26"/>
          <w:szCs w:val="26"/>
          <w:rPrChange w:id="7396" w:author="Claude" w:date="2026-10-12T09:00:00Z">
            <w:rPr>
              <w:rFonts w:ascii="Times New Roman" w:hAnsi="Times New Roman"/>
              <w:b/>
              <w:bCs/>
              <w:sz w:val="26"/>
              <w:szCs w:val="26"/>
              <w:highlight w:val="yellow"/>
            </w:rPr>
          </w:rPrChange>
        </w:rPr>
        <w:t>8.2. Bảo hành:</w:t>
      </w:r>
    </w:p>
    <w:p w14:paraId="5700D9E2" w14:textId="50899532" w:rsidR="00096978" w:rsidRPr="00302315" w:rsidRDefault="00096978" w:rsidP="007A44B1">
      <w:pPr>
        <w:tabs>
          <w:tab w:val="left" w:pos="709"/>
        </w:tabs>
        <w:spacing w:after="120" w:line="276" w:lineRule="auto"/>
        <w:jc w:val="both"/>
        <w:rPr>
          <w:rFonts w:ascii="Times New Roman" w:hAnsi="Times New Roman"/>
          <w:sz w:val="26"/>
          <w:szCs w:val="26"/>
          <w:highlight w:val="yellow"/>
        </w:rPr>
      </w:pPr>
      <w:commentRangeStart w:id="3"/>
      <w:r>
        <w:rPr>
          <w:rFonts w:ascii="Times New Roman" w:hAnsi="Times New Roman"/>
          <w:sz w:val="26"/>
          <w:szCs w:val="26"/>
          <w:rPrChange w:id="5762" w:author="Claude" w:date="2026-10-12T09:00:00Z">
            <w:rPr>
              <w:rFonts w:ascii="Times New Roman" w:hAnsi="Times New Roman"/>
              <w:sz w:val="26"/>
              <w:szCs w:val="26"/>
              <w:highlight w:val="yellow"/>
            </w:rPr>
          </w:rPrChange>
        </w:rPr>
        <w:t xml:space="preserve">Thời hạn bảo hành: 24 tháng (riêng công tác chống thấm: </w:t>
      </w:r>
      <w:r>
        <w:rPr>
          <w:rFonts w:ascii="Times New Roman" w:hAnsi="Times New Roman"/>
          <w:sz w:val="26"/>
          <w:szCs w:val="26"/>
          <w:highlight w:val="yellow"/>
        </w:rPr>
        <w:t xml:space="preserve">……</w:t>
      </w:r>
      <w:r>
        <w:rPr>
          <w:rFonts w:ascii="Times New Roman" w:hAnsi="Times New Roman"/>
          <w:sz w:val="26"/>
          <w:szCs w:val="26"/>
          <w:rPrChange w:id="5763" w:author="Claude" w:date="2026-10-12T09:00:00Z">
            <w:rPr>
              <w:rFonts w:ascii="Times New Roman" w:hAnsi="Times New Roman"/>
              <w:sz w:val="26"/>
              <w:szCs w:val="26"/>
              <w:highlight w:val="yellow"/>
            </w:rPr>
          </w:rPrChange>
        </w:rPr>
        <w:t xml:space="preserve"> tháng) kể từ ngày Chủ đầu tư nghiệm thu hoàn thành toàn bộ Công trình đưa vào sử dụng, nhưng không ngắn hơn thời hạn bảo hành </w:t>
      </w:r>
      <w:del w:id="5764" w:author="Claude" w:date="2026-10-12T09:00:00Z">
        <w:r>
          <w:rPr>
            <w:rFonts w:ascii="Times New Roman" w:hAnsi="Times New Roman"/>
            <w:sz w:val="26"/>
            <w:szCs w:val="26"/>
            <w:highlight w:val="yellow"/>
          </w:rPr>
          <w:delText xml:space="preserve">tương ứng </w:delText>
        </w:r>
      </w:del>
      <w:r>
        <w:rPr>
          <w:rFonts w:ascii="Times New Roman" w:hAnsi="Times New Roman"/>
          <w:sz w:val="26"/>
          <w:szCs w:val="26"/>
          <w:rPrChange w:id="5765" w:author="Claude" w:date="2026-10-12T09:00:00Z">
            <w:rPr>
              <w:rFonts w:ascii="Times New Roman" w:hAnsi="Times New Roman"/>
              <w:sz w:val="26"/>
              <w:szCs w:val="26"/>
              <w:highlight w:val="yellow"/>
            </w:rPr>
          </w:rPrChange>
        </w:rPr>
        <w:t xml:space="preserve">mà Bên A phải chịu theo Hợp đồng thầu chính.</w:t>
      </w:r>
      <w:commentRangeEnd w:id="3"/>
      <w:r>
        <w:rPr>
          <w:rStyle w:val="CommentReference"/>
        </w:rPr>
        <w:commentReference w:id="3"/>
      </w:r>
    </w:p>
    <w:p w14:paraId="56B395EE" w14:textId="77777777" w:rsidR="00096978" w:rsidRPr="00302315" w:rsidRDefault="00096978"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rPrChange w:id="5766" w:author="Claude" w:date="2026-10-12T09:00:00Z">
            <w:rPr>
              <w:rFonts w:ascii="Times New Roman" w:hAnsi="Times New Roman"/>
              <w:sz w:val="26"/>
              <w:szCs w:val="26"/>
              <w:highlight w:val="yellow"/>
            </w:rPr>
          </w:rPrChange>
        </w:rPr>
        <w:t xml:space="preserve">Tiền</w:t>
      </w:r>
      <w:del w:id="5767" w:author="Claude" w:date="2026-10-12T09:00:00Z">
        <w:r>
          <w:rPr>
            <w:rFonts w:ascii="Times New Roman" w:hAnsi="Times New Roman"/>
            <w:sz w:val="26"/>
            <w:szCs w:val="26"/>
            <w:highlight w:val="yellow"/>
          </w:rPr>
          <w:delText xml:space="preserve"> giữ lại</w:delText>
        </w:r>
      </w:del>
      <w:r>
        <w:rPr>
          <w:rFonts w:ascii="Times New Roman" w:hAnsi="Times New Roman"/>
          <w:sz w:val="26"/>
          <w:szCs w:val="26"/>
          <w:rPrChange w:id="5768" w:author="Claude" w:date="2026-10-12T09:00:00Z">
            <w:rPr>
              <w:rFonts w:ascii="Times New Roman" w:hAnsi="Times New Roman"/>
              <w:sz w:val="26"/>
              <w:szCs w:val="26"/>
              <w:highlight w:val="yellow"/>
            </w:rPr>
          </w:rPrChange>
        </w:rPr>
        <w:t xml:space="preserve"> bảo hành và giữ lại chờ quyết toán: </w:t>
      </w:r>
      <w:del w:id="5769" w:author="Claude" w:date="2026-10-12T09:00:00Z">
        <w:r>
          <w:rPr>
            <w:rFonts w:ascii="Times New Roman" w:hAnsi="Times New Roman"/>
            <w:sz w:val="26"/>
            <w:szCs w:val="26"/>
            <w:highlight w:val="yellow"/>
          </w:rPr>
          <w:delText xml:space="preserve">5</w:delText>
        </w:r>
      </w:del>
      <w:ins w:id="5770" w:author="Claude" w:date="2026-10-12T09:00:00Z">
        <w:r>
          <w:rPr>
            <w:rFonts w:ascii="Times New Roman" w:hAnsi="Times New Roman"/>
            <w:sz w:val="26"/>
            <w:szCs w:val="26"/>
            <w:highlight w:val="yellow"/>
          </w:rPr>
          <w:t xml:space="preserve">……</w:t>
        </w:r>
      </w:ins>
      <w:r>
        <w:rPr>
          <w:rFonts w:ascii="Times New Roman" w:hAnsi="Times New Roman"/>
          <w:sz w:val="26"/>
          <w:szCs w:val="26"/>
          <w:rPrChange w:id="5771" w:author="Claude" w:date="2026-10-12T09:00:00Z">
            <w:rPr>
              <w:rFonts w:ascii="Times New Roman" w:hAnsi="Times New Roman"/>
              <w:sz w:val="26"/>
              <w:szCs w:val="26"/>
              <w:highlight w:val="yellow"/>
            </w:rPr>
          </w:rPrChange>
        </w:rPr>
        <w:t xml:space="preserve">% giá trị hoàn thành.</w:t>
      </w:r>
    </w:p>
    <w:p w14:paraId="428BBBB4" w14:textId="77777777" w:rsidR="00096978" w:rsidRPr="00302315" w:rsidRDefault="00096978"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rPr>
        <w:t>Trách nhiệm bảo hành:</w:t>
      </w:r>
    </w:p>
    <w:p w14:paraId="05ACC5FB" w14:textId="492D86F1" w:rsidR="00096978" w:rsidRPr="00302315" w:rsidRDefault="00096978"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(i) Trong thời gian bảo hành, </w:t>
      </w:r>
      <w:del w:id="5772" w:author="Claude" w:date="2026-10-12T09:00:00Z">
        <w:r>
          <w:rPr>
            <w:rFonts w:ascii="Times New Roman" w:hAnsi="Times New Roman"/>
            <w:sz w:val="26"/>
            <w:szCs w:val="26"/>
          </w:rPr>
          <w:delText xml:space="preserve">nếu</w:delText>
        </w:r>
      </w:del>
      <w:ins w:id="5773" w:author="Claude" w:date="2026-10-12T09:00:00Z">
        <w:r>
          <w:rPr>
            <w:rFonts w:ascii="Times New Roman" w:hAnsi="Times New Roman"/>
            <w:sz w:val="26"/>
            <w:szCs w:val="26"/>
          </w:rPr>
          <w:t xml:space="preserve">Bên B phải sửa chữa, khắc phục mọi</w:t>
        </w:r>
      </w:ins>
      <w:r>
        <w:rPr>
          <w:rFonts w:ascii="Times New Roman" w:hAnsi="Times New Roman"/>
          <w:sz w:val="26"/>
          <w:szCs w:val="26"/>
        </w:rPr>
        <w:t xml:space="preserve"> sai sót, khiếm khuyết, hư hỏng, sự cố </w:t>
      </w:r>
      <w:del w:id="5774" w:author="Claude" w:date="2026-10-12T09:00:00Z">
        <w:r>
          <w:rPr>
            <w:rFonts w:ascii="Times New Roman" w:hAnsi="Times New Roman"/>
            <w:sz w:val="26"/>
            <w:szCs w:val="26"/>
          </w:rPr>
          <w:delText xml:space="preserve">xảy ra </w:delText>
        </w:r>
      </w:del>
      <w:r>
        <w:rPr>
          <w:rFonts w:ascii="Times New Roman" w:hAnsi="Times New Roman"/>
          <w:sz w:val="26"/>
          <w:szCs w:val="26"/>
        </w:rPr>
        <w:t xml:space="preserve">do lỗi của Bên B</w:t>
      </w:r>
      <w:del w:id="5775" w:author="Claude" w:date="2026-10-12T09:00:00Z">
        <w:r>
          <w:rPr>
            <w:rFonts w:ascii="Times New Roman" w:hAnsi="Times New Roman"/>
            <w:sz w:val="26"/>
            <w:szCs w:val="26"/>
          </w:rPr>
          <w:delText xml:space="preserve">, Bên B phải tiến hành sửa chữa, khắc phục</w:delText>
        </w:r>
      </w:del>
      <w:r>
        <w:rPr>
          <w:rFonts w:ascii="Times New Roman" w:hAnsi="Times New Roman"/>
          <w:sz w:val="26"/>
          <w:szCs w:val="26"/>
        </w:rPr>
        <w:t xml:space="preserve"> theo yêu cầu của Bên A </w:t>
      </w:r>
      <w:del w:id="5776" w:author="Claude" w:date="2026-10-12T09:00:00Z">
        <w:r>
          <w:rPr>
            <w:rFonts w:ascii="Times New Roman" w:hAnsi="Times New Roman"/>
            <w:sz w:val="26"/>
            <w:szCs w:val="26"/>
          </w:rPr>
          <w:delText xml:space="preserve">và chịu mọi</w:delText>
        </w:r>
      </w:del>
      <w:ins w:id="5777" w:author="Claude" w:date="2026-10-12T09:00:00Z">
        <w:r>
          <w:rPr>
            <w:rFonts w:ascii="Times New Roman" w:hAnsi="Times New Roman"/>
            <w:sz w:val="26"/>
            <w:szCs w:val="26"/>
          </w:rPr>
          <w:t xml:space="preserve">bằng</w:t>
        </w:r>
      </w:ins>
      <w:r>
        <w:rPr>
          <w:rFonts w:ascii="Times New Roman" w:hAnsi="Times New Roman"/>
          <w:sz w:val="26"/>
          <w:szCs w:val="26"/>
        </w:rPr>
        <w:t xml:space="preserve"> chi phí </w:t>
      </w:r>
      <w:del w:id="5778" w:author="Claude" w:date="2026-10-12T09:00:00Z">
        <w:r>
          <w:rPr>
            <w:rFonts w:ascii="Times New Roman" w:hAnsi="Times New Roman"/>
            <w:sz w:val="26"/>
            <w:szCs w:val="26"/>
          </w:rPr>
          <w:delText xml:space="preserve">liên quan. Trong</w:delText>
        </w:r>
      </w:del>
      <w:ins w:id="5779" w:author="Claude" w:date="2026-10-12T09:00:00Z">
        <w:r>
          <w:rPr>
            <w:rFonts w:ascii="Times New Roman" w:hAnsi="Times New Roman"/>
            <w:sz w:val="26"/>
            <w:szCs w:val="26"/>
          </w:rPr>
          <w:t xml:space="preserve">của mình. Trường hợp Bên B không triển khai khắc phục trong</w:t>
        </w:r>
      </w:ins>
      <w:r>
        <w:rPr>
          <w:rFonts w:ascii="Times New Roman" w:hAnsi="Times New Roman"/>
          <w:sz w:val="26"/>
          <w:szCs w:val="26"/>
        </w:rPr>
        <w:t xml:space="preserve"> vòng 07 ngày (đối với sự cố khẩn cấp, thấm</w:t>
      </w:r>
      <w:del w:id="5780" w:author="Claude" w:date="2026-10-12T09:00:00Z">
        <w:r>
          <w:rPr>
            <w:rFonts w:ascii="Times New Roman" w:hAnsi="Times New Roman"/>
            <w:sz w:val="26"/>
            <w:szCs w:val="26"/>
          </w:rPr>
          <w:delText xml:space="preserve"> dột</w:delText>
        </w:r>
      </w:del>
      <w:ins w:id="5781" w:author="Claude" w:date="2026-10-12T09:00:00Z">
        <w:r>
          <w:rPr>
            <w:rFonts w:ascii="Times New Roman" w:hAnsi="Times New Roman"/>
            <w:sz w:val="26"/>
            <w:szCs w:val="26"/>
          </w:rPr>
          <w:t xml:space="preserve">, rò rỉ nước</w:t>
        </w:r>
      </w:ins>
      <w:r>
        <w:rPr>
          <w:rFonts w:ascii="Times New Roman" w:hAnsi="Times New Roman"/>
          <w:sz w:val="26"/>
          <w:szCs w:val="26"/>
        </w:rPr>
        <w:t xml:space="preserve">: 24 giờ) kể từ khi </w:t>
      </w:r>
      <w:del w:id="5782" w:author="Claude" w:date="2026-10-12T09:00:00Z">
        <w:r>
          <w:rPr>
            <w:rFonts w:ascii="Times New Roman" w:hAnsi="Times New Roman"/>
            <w:sz w:val="26"/>
            <w:szCs w:val="26"/>
          </w:rPr>
          <w:delText xml:space="preserve">có</w:delText>
        </w:r>
      </w:del>
      <w:ins w:id="5783" w:author="Claude" w:date="2026-10-12T09:00:00Z">
        <w:r>
          <w:rPr>
            <w:rFonts w:ascii="Times New Roman" w:hAnsi="Times New Roman"/>
            <w:sz w:val="26"/>
            <w:szCs w:val="26"/>
          </w:rPr>
          <w:t xml:space="preserve">nhận được</w:t>
        </w:r>
      </w:ins>
      <w:r>
        <w:rPr>
          <w:rFonts w:ascii="Times New Roman" w:hAnsi="Times New Roman"/>
          <w:sz w:val="26"/>
          <w:szCs w:val="26"/>
        </w:rPr>
        <w:t xml:space="preserve"> yêu cầu</w:t>
      </w:r>
      <w:del w:id="5784" w:author="Claude" w:date="2026-10-12T09:00:00Z">
        <w:r>
          <w:rPr>
            <w:rFonts w:ascii="Times New Roman" w:hAnsi="Times New Roman"/>
            <w:sz w:val="26"/>
            <w:szCs w:val="26"/>
          </w:rPr>
          <w:delText xml:space="preserve"> sửa chữa, khắc phục của Bên A, nếu Bên B không triển khai công việc theo yêu cầu thì</w:delText>
        </w:r>
      </w:del>
      <w:ins w:id="5785" w:author="Claude" w:date="2026-10-12T09:00:00Z">
        <w:r>
          <w:rPr>
            <w:rFonts w:ascii="Times New Roman" w:hAnsi="Times New Roman"/>
            <w:sz w:val="26"/>
            <w:szCs w:val="26"/>
          </w:rPr>
          <w:t xml:space="preserve">,</w:t>
        </w:r>
      </w:ins>
      <w:r>
        <w:rPr>
          <w:rFonts w:ascii="Times New Roman" w:hAnsi="Times New Roman"/>
          <w:sz w:val="26"/>
          <w:szCs w:val="26"/>
        </w:rPr>
        <w:t xml:space="preserve"> Bên A có quyền tự thực hiện hoặc thuê </w:t>
      </w:r>
      <w:del w:id="5786" w:author="Claude" w:date="2026-10-12T09:00:00Z">
        <w:r>
          <w:rPr>
            <w:rFonts w:ascii="Times New Roman" w:hAnsi="Times New Roman"/>
            <w:sz w:val="26"/>
            <w:szCs w:val="26"/>
          </w:rPr>
          <w:delText xml:space="preserve">đơn vị</w:delText>
        </w:r>
      </w:del>
      <w:ins w:id="5787" w:author="Claude" w:date="2026-10-12T09:00:00Z">
        <w:r>
          <w:rPr>
            <w:rFonts w:ascii="Times New Roman" w:hAnsi="Times New Roman"/>
            <w:sz w:val="26"/>
            <w:szCs w:val="26"/>
          </w:rPr>
          <w:t xml:space="preserve">Nhà thầu</w:t>
        </w:r>
      </w:ins>
      <w:r>
        <w:rPr>
          <w:rFonts w:ascii="Times New Roman" w:hAnsi="Times New Roman"/>
          <w:sz w:val="26"/>
          <w:szCs w:val="26"/>
        </w:rPr>
        <w:t xml:space="preserve"> khác </w:t>
      </w:r>
      <w:del w:id="5788" w:author="Claude" w:date="2026-10-12T09:00:00Z">
        <w:r>
          <w:rPr>
            <w:rFonts w:ascii="Times New Roman" w:hAnsi="Times New Roman"/>
            <w:sz w:val="26"/>
            <w:szCs w:val="26"/>
          </w:rPr>
          <w:delText xml:space="preserve">để khắc phục;</w:delText>
        </w:r>
      </w:del>
      <w:ins w:id="5789" w:author="Claude" w:date="2026-10-12T09:00:00Z">
        <w:r>
          <w:rPr>
            <w:rFonts w:ascii="Times New Roman" w:hAnsi="Times New Roman"/>
            <w:sz w:val="26"/>
            <w:szCs w:val="26"/>
          </w:rPr>
          <w:t xml:space="preserve">thực hiện; toàn bộ</w:t>
        </w:r>
      </w:ins>
      <w:r>
        <w:rPr>
          <w:rFonts w:ascii="Times New Roman" w:hAnsi="Times New Roman"/>
          <w:sz w:val="26"/>
          <w:szCs w:val="26"/>
        </w:rPr>
        <w:t xml:space="preserve"> chi phí</w:t>
      </w:r>
      <w:del w:id="5790" w:author="Claude" w:date="2026-10-12T09:00:00Z">
        <w:r>
          <w:rPr>
            <w:rFonts w:ascii="Times New Roman" w:hAnsi="Times New Roman"/>
            <w:sz w:val="26"/>
            <w:szCs w:val="26"/>
          </w:rPr>
          <w:delText xml:space="preserve"> sửa chữa, khắc phục được Bên A xác định trên cơ sở hồ sơ, chứng từ thực tế, hợp lệ và</w:delText>
        </w:r>
      </w:del>
      <w:r>
        <w:rPr>
          <w:rFonts w:ascii="Times New Roman" w:hAnsi="Times New Roman"/>
          <w:sz w:val="26"/>
          <w:szCs w:val="26"/>
        </w:rPr>
        <w:t xml:space="preserve"> được khấu trừ vào</w:t>
      </w:r>
      <w:del w:id="5791" w:author="Claude" w:date="2026-10-12T09:00:00Z">
        <w:r>
          <w:rPr>
            <w:rFonts w:ascii="Times New Roman" w:hAnsi="Times New Roman"/>
            <w:sz w:val="26"/>
            <w:szCs w:val="26"/>
          </w:rPr>
          <w:delText xml:space="preserve"> các</w:delText>
        </w:r>
      </w:del>
      <w:r>
        <w:rPr>
          <w:rFonts w:ascii="Times New Roman" w:hAnsi="Times New Roman"/>
          <w:sz w:val="26"/>
          <w:szCs w:val="26"/>
        </w:rPr>
        <w:t xml:space="preserve"> khoản Bên A còn phải thanh toán cho Bên B</w:t>
      </w:r>
      <w:ins w:id="5792" w:author="Claude" w:date="2026-10-12T09:00:00Z">
        <w:r>
          <w:rPr>
            <w:rFonts w:ascii="Times New Roman" w:hAnsi="Times New Roman"/>
            <w:sz w:val="26"/>
            <w:szCs w:val="26"/>
          </w:rPr>
          <w:t xml:space="preserve">, tiền bảo hành</w:t>
        </w:r>
      </w:ins>
      <w:r>
        <w:rPr>
          <w:rFonts w:ascii="Times New Roman" w:hAnsi="Times New Roman"/>
          <w:sz w:val="26"/>
          <w:szCs w:val="26"/>
        </w:rPr>
        <w:t xml:space="preserve"> hoặc thu từ bảo lãnh </w:t>
      </w:r>
      <w:del w:id="5793" w:author="Claude" w:date="2026-10-12T09:00:00Z">
        <w:r>
          <w:rPr>
            <w:rFonts w:ascii="Times New Roman" w:hAnsi="Times New Roman"/>
            <w:sz w:val="26"/>
            <w:szCs w:val="26"/>
          </w:rPr>
          <w:delText xml:space="preserve">tương ứng (nếu có)</w:delText>
        </w:r>
      </w:del>
      <w:ins w:id="5794" w:author="Claude" w:date="2026-10-12T09:00:00Z">
        <w:r>
          <w:rPr>
            <w:rFonts w:ascii="Times New Roman" w:hAnsi="Times New Roman"/>
            <w:sz w:val="26"/>
            <w:szCs w:val="26"/>
          </w:rPr>
          <w:t xml:space="preserve">bảo hành</w:t>
        </w:r>
      </w:ins>
      <w:r>
        <w:rPr>
          <w:rFonts w:ascii="Times New Roman" w:hAnsi="Times New Roman"/>
          <w:sz w:val="26"/>
          <w:szCs w:val="26"/>
        </w:rPr>
        <w:t xml:space="preserve">.</w:t>
      </w:r>
    </w:p>
    <w:p w14:paraId="5033DCA3" w14:textId="77777777" w:rsidR="00C56B5A" w:rsidRPr="00302315" w:rsidRDefault="00096978"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(ii) Khi kết thúc thời </w:t>
      </w:r>
      <w:del w:id="5795" w:author="Claude" w:date="2026-10-12T09:00:00Z">
        <w:r>
          <w:rPr>
            <w:rFonts w:ascii="Times New Roman" w:hAnsi="Times New Roman"/>
            <w:sz w:val="26"/>
            <w:szCs w:val="26"/>
          </w:rPr>
          <w:delText xml:space="preserve">gian</w:delText>
        </w:r>
      </w:del>
      <w:ins w:id="5796" w:author="Claude" w:date="2026-10-12T09:00:00Z">
        <w:r>
          <w:rPr>
            <w:rFonts w:ascii="Times New Roman" w:hAnsi="Times New Roman"/>
            <w:sz w:val="26"/>
            <w:szCs w:val="26"/>
          </w:rPr>
          <w:t xml:space="preserve">hạn</w:t>
        </w:r>
      </w:ins>
      <w:r>
        <w:rPr>
          <w:rFonts w:ascii="Times New Roman" w:hAnsi="Times New Roman"/>
          <w:sz w:val="26"/>
          <w:szCs w:val="26"/>
        </w:rPr>
        <w:t xml:space="preserve"> bảo hành, Bên B</w:t>
      </w:r>
      <w:ins w:id="5797" w:author="Claude" w:date="2026-10-12T09:00:00Z">
        <w:r>
          <w:rPr>
            <w:rFonts w:ascii="Times New Roman" w:hAnsi="Times New Roman"/>
            <w:sz w:val="26"/>
            <w:szCs w:val="26"/>
          </w:rPr>
          <w:t xml:space="preserve"> phải</w:t>
        </w:r>
      </w:ins>
      <w:r>
        <w:rPr>
          <w:rFonts w:ascii="Times New Roman" w:hAnsi="Times New Roman"/>
          <w:sz w:val="26"/>
          <w:szCs w:val="26"/>
        </w:rPr>
        <w:t xml:space="preserve"> lập báo cáo hoàn thành công tác bảo hành gửi Bên A </w:t>
      </w:r>
      <w:del w:id="5798" w:author="Claude" w:date="2026-10-12T09:00:00Z">
        <w:r>
          <w:rPr>
            <w:rFonts w:ascii="Times New Roman" w:hAnsi="Times New Roman"/>
            <w:sz w:val="26"/>
            <w:szCs w:val="26"/>
          </w:rPr>
          <w:delText xml:space="preserve">để được </w:delText>
        </w:r>
      </w:del>
      <w:r>
        <w:rPr>
          <w:rFonts w:ascii="Times New Roman" w:hAnsi="Times New Roman"/>
          <w:sz w:val="26"/>
          <w:szCs w:val="26"/>
        </w:rPr>
        <w:t xml:space="preserve">xác nhận</w:t>
      </w:r>
      <w:del w:id="5799" w:author="Claude" w:date="2026-10-12T09:00:00Z">
        <w:r>
          <w:rPr>
            <w:rFonts w:ascii="Times New Roman" w:hAnsi="Times New Roman"/>
            <w:sz w:val="26"/>
            <w:szCs w:val="26"/>
          </w:rPr>
          <w:delText xml:space="preserve"> hoàn thành bảo hành Hạng mục công trình</w:delText>
        </w:r>
      </w:del>
      <w:r>
        <w:rPr>
          <w:rFonts w:ascii="Times New Roman" w:hAnsi="Times New Roman"/>
          <w:sz w:val="26"/>
          <w:szCs w:val="26"/>
        </w:rPr>
        <w:t xml:space="preserve">.</w:t>
      </w:r>
    </w:p>
    <w:p w14:paraId="69D3C8E3" w14:textId="729E94FA" w:rsidR="000068E8" w:rsidRPr="00302315" w:rsidRDefault="00C56B5A"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(iii) Bên B </w:t>
      </w:r>
      <w:del w:id="5800" w:author="Claude" w:date="2026-10-12T09:00:00Z">
        <w:r>
          <w:rPr>
            <w:rFonts w:ascii="Times New Roman" w:hAnsi="Times New Roman"/>
            <w:sz w:val="26"/>
            <w:szCs w:val="26"/>
          </w:rPr>
          <w:delText xml:space="preserve">sẽ </w:delText>
        </w:r>
      </w:del>
      <w:r>
        <w:rPr>
          <w:rFonts w:ascii="Times New Roman" w:hAnsi="Times New Roman"/>
          <w:sz w:val="26"/>
          <w:szCs w:val="26"/>
        </w:rPr>
        <w:t xml:space="preserve">được hoàn trả </w:t>
      </w:r>
      <w:del w:id="5801" w:author="Claude" w:date="2026-10-12T09:00:00Z">
        <w:r>
          <w:rPr>
            <w:rFonts w:ascii="Times New Roman" w:hAnsi="Times New Roman"/>
            <w:sz w:val="26"/>
            <w:szCs w:val="26"/>
          </w:rPr>
          <w:delText xml:space="preserve">khoản </w:delText>
        </w:r>
      </w:del>
      <w:r>
        <w:rPr>
          <w:rFonts w:ascii="Times New Roman" w:hAnsi="Times New Roman"/>
          <w:sz w:val="26"/>
          <w:szCs w:val="26"/>
        </w:rPr>
        <w:t xml:space="preserve">tiền</w:t>
      </w:r>
      <w:del w:id="5802" w:author="Claude" w:date="2026-10-12T09:00:00Z">
        <w:r>
          <w:rPr>
            <w:rFonts w:ascii="Times New Roman" w:hAnsi="Times New Roman"/>
            <w:sz w:val="26"/>
            <w:szCs w:val="26"/>
          </w:rPr>
          <w:delText xml:space="preserve"> giữ lại</w:delText>
        </w:r>
      </w:del>
      <w:r>
        <w:rPr>
          <w:rFonts w:ascii="Times New Roman" w:hAnsi="Times New Roman"/>
          <w:sz w:val="26"/>
          <w:szCs w:val="26"/>
        </w:rPr>
        <w:t xml:space="preserve"> bảo hành sau khi kết thúc thời hạn bảo hành và được Bên A xác nhận </w:t>
      </w:r>
      <w:del w:id="5803" w:author="Claude" w:date="2026-10-12T09:00:00Z">
        <w:r>
          <w:rPr>
            <w:rFonts w:ascii="Times New Roman" w:hAnsi="Times New Roman"/>
            <w:sz w:val="26"/>
            <w:szCs w:val="26"/>
          </w:rPr>
          <w:delText xml:space="preserve">đã </w:delText>
        </w:r>
      </w:del>
      <w:r>
        <w:rPr>
          <w:rFonts w:ascii="Times New Roman" w:hAnsi="Times New Roman"/>
          <w:sz w:val="26"/>
          <w:szCs w:val="26"/>
        </w:rPr>
        <w:t xml:space="preserve">hoàn thành </w:t>
      </w:r>
      <w:del w:id="5804" w:author="Claude" w:date="2026-10-12T09:00:00Z">
        <w:r>
          <w:rPr>
            <w:rFonts w:ascii="Times New Roman" w:hAnsi="Times New Roman"/>
            <w:sz w:val="26"/>
            <w:szCs w:val="26"/>
          </w:rPr>
          <w:delText xml:space="preserve">công việc</w:delText>
        </w:r>
      </w:del>
      <w:ins w:id="5805" w:author="Claude" w:date="2026-10-12T09:00:00Z">
        <w:r>
          <w:rPr>
            <w:rFonts w:ascii="Times New Roman" w:hAnsi="Times New Roman"/>
            <w:sz w:val="26"/>
            <w:szCs w:val="26"/>
          </w:rPr>
          <w:t xml:space="preserve">nghĩa vụ</w:t>
        </w:r>
      </w:ins>
      <w:r>
        <w:rPr>
          <w:rFonts w:ascii="Times New Roman" w:hAnsi="Times New Roman"/>
          <w:sz w:val="26"/>
          <w:szCs w:val="26"/>
        </w:rPr>
        <w:t xml:space="preserve"> bảo hành. Trường hợp Bên B </w:t>
      </w:r>
      <w:del w:id="5806" w:author="Claude" w:date="2026-10-12T09:00:00Z">
        <w:r>
          <w:rPr>
            <w:rFonts w:ascii="Times New Roman" w:hAnsi="Times New Roman"/>
            <w:sz w:val="26"/>
            <w:szCs w:val="26"/>
          </w:rPr>
          <w:delText xml:space="preserve">phát hành</w:delText>
        </w:r>
      </w:del>
      <w:ins w:id="5807" w:author="Claude" w:date="2026-10-12T09:00:00Z">
        <w:r>
          <w:rPr>
            <w:rFonts w:ascii="Times New Roman" w:hAnsi="Times New Roman"/>
            <w:sz w:val="26"/>
            <w:szCs w:val="26"/>
          </w:rPr>
          <w:t xml:space="preserve">nộp</w:t>
        </w:r>
      </w:ins>
      <w:r>
        <w:rPr>
          <w:rFonts w:ascii="Times New Roman" w:hAnsi="Times New Roman"/>
          <w:sz w:val="26"/>
          <w:szCs w:val="26"/>
        </w:rPr>
        <w:t xml:space="preserve"> bảo lãnh bảo hành có giá trị </w:t>
      </w:r>
      <w:del w:id="5808" w:author="Claude" w:date="2026-10-12T09:00:00Z">
        <w:r>
          <w:rPr>
            <w:rFonts w:ascii="Times New Roman" w:hAnsi="Times New Roman"/>
            <w:sz w:val="26"/>
            <w:szCs w:val="26"/>
          </w:rPr>
          <w:delText xml:space="preserve">tương đương số</w:delText>
        </w:r>
      </w:del>
      <w:ins w:id="5809" w:author="Claude" w:date="2026-10-12T09:00:00Z">
        <w:r>
          <w:rPr>
            <w:rFonts w:ascii="Times New Roman" w:hAnsi="Times New Roman"/>
            <w:sz w:val="26"/>
            <w:szCs w:val="26"/>
          </w:rPr>
          <w:t xml:space="preserve">bằng</w:t>
        </w:r>
      </w:ins>
      <w:r>
        <w:rPr>
          <w:rFonts w:ascii="Times New Roman" w:hAnsi="Times New Roman"/>
          <w:sz w:val="26"/>
          <w:szCs w:val="26"/>
        </w:rPr>
        <w:t xml:space="preserve"> tiền bảo hành </w:t>
      </w:r>
      <w:del w:id="5810" w:author="Claude" w:date="2026-10-12T09:00:00Z">
        <w:r>
          <w:rPr>
            <w:rFonts w:ascii="Times New Roman" w:hAnsi="Times New Roman"/>
            <w:sz w:val="26"/>
            <w:szCs w:val="26"/>
          </w:rPr>
          <w:delText xml:space="preserve">như quy định tại</w:delText>
        </w:r>
      </w:del>
      <w:ins w:id="5811" w:author="Claude" w:date="2026-10-12T09:00:00Z">
        <w:r>
          <w:rPr>
            <w:rFonts w:ascii="Times New Roman" w:hAnsi="Times New Roman"/>
            <w:sz w:val="26"/>
            <w:szCs w:val="26"/>
          </w:rPr>
          <w:t xml:space="preserve">theo</w:t>
        </w:r>
      </w:ins>
      <w:r>
        <w:rPr>
          <w:rFonts w:ascii="Times New Roman" w:hAnsi="Times New Roman"/>
          <w:sz w:val="26"/>
          <w:szCs w:val="26"/>
        </w:rPr>
        <w:t xml:space="preserve"> Điều 20</w:t>
      </w:r>
      <w:del w:id="5812" w:author="Claude" w:date="2026-10-12T09:00:00Z">
        <w:r>
          <w:rPr>
            <w:rFonts w:ascii="Times New Roman" w:hAnsi="Times New Roman"/>
            <w:sz w:val="26"/>
            <w:szCs w:val="26"/>
          </w:rPr>
          <w:delText xml:space="preserve"> thì</w:delText>
        </w:r>
      </w:del>
      <w:ins w:id="5813" w:author="Claude" w:date="2026-10-12T09:00:00Z">
        <w:r>
          <w:rPr>
            <w:rFonts w:ascii="Times New Roman" w:hAnsi="Times New Roman"/>
            <w:sz w:val="26"/>
            <w:szCs w:val="26"/>
          </w:rPr>
          <w:t xml:space="preserve">.3,</w:t>
        </w:r>
      </w:ins>
      <w:r>
        <w:rPr>
          <w:rFonts w:ascii="Times New Roman" w:hAnsi="Times New Roman"/>
          <w:sz w:val="26"/>
          <w:szCs w:val="26"/>
        </w:rPr>
        <w:t xml:space="preserve"> Bên A hoàn trả </w:t>
      </w:r>
      <w:del w:id="5814" w:author="Claude" w:date="2026-10-12T09:00:00Z">
        <w:r>
          <w:rPr>
            <w:rFonts w:ascii="Times New Roman" w:hAnsi="Times New Roman"/>
            <w:sz w:val="26"/>
            <w:szCs w:val="26"/>
          </w:rPr>
          <w:delText xml:space="preserve">khoản </w:delText>
        </w:r>
      </w:del>
      <w:r>
        <w:rPr>
          <w:rFonts w:ascii="Times New Roman" w:hAnsi="Times New Roman"/>
          <w:sz w:val="26"/>
          <w:szCs w:val="26"/>
        </w:rPr>
        <w:t xml:space="preserve">tiền</w:t>
      </w:r>
      <w:del w:id="5815" w:author="Claude" w:date="2026-10-12T09:00:00Z">
        <w:r>
          <w:rPr>
            <w:rFonts w:ascii="Times New Roman" w:hAnsi="Times New Roman"/>
            <w:sz w:val="26"/>
            <w:szCs w:val="26"/>
          </w:rPr>
          <w:delText xml:space="preserve"> giữ lại</w:delText>
        </w:r>
      </w:del>
      <w:r>
        <w:rPr>
          <w:rFonts w:ascii="Times New Roman" w:hAnsi="Times New Roman"/>
          <w:sz w:val="26"/>
          <w:szCs w:val="26"/>
        </w:rPr>
        <w:t xml:space="preserve"> bảo hành theo Điều 10.3.2 sau khi nhận được bản gốc thư bảo lãnh </w:t>
      </w:r>
      <w:del w:id="5816" w:author="Claude" w:date="2026-10-12T09:00:00Z">
        <w:r>
          <w:rPr>
            <w:rFonts w:ascii="Times New Roman" w:hAnsi="Times New Roman"/>
            <w:sz w:val="26"/>
            <w:szCs w:val="26"/>
          </w:rPr>
          <w:delText xml:space="preserve">bảo hành </w:delText>
        </w:r>
      </w:del>
      <w:r>
        <w:rPr>
          <w:rFonts w:ascii="Times New Roman" w:hAnsi="Times New Roman"/>
          <w:sz w:val="26"/>
          <w:szCs w:val="26"/>
        </w:rPr>
        <w:t xml:space="preserve">hợp lệ.</w:t>
      </w:r>
    </w:p>
    <w:p w14:paraId="7CCEAE76" w14:textId="77777777" w:rsidR="00096978" w:rsidRPr="00302315" w:rsidRDefault="00096978" w:rsidP="007A44B1">
      <w:pPr>
        <w:pStyle w:val="Heading2"/>
        <w:spacing w:after="120" w:line="276" w:lineRule="auto"/>
        <w:jc w:val="left"/>
        <w:rPr>
          <w:rFonts w:ascii="Times New Roman" w:hAnsi="Times New Roman"/>
          <w:sz w:val="26"/>
          <w:szCs w:val="26"/>
        </w:rPr>
      </w:pPr>
      <w:r>
        <w:rPr>
          <w:rFonts w:ascii="Times New Roman" w:hAnsi="Times New Roman"/>
          <w:sz w:val="26"/>
          <w:szCs w:val="26"/>
        </w:rPr>
        <w:t>Điều 9. GIÁ HỢP ĐỒNG</w:t>
      </w:r>
    </w:p>
    <w:p w14:paraId="72573E31" w14:textId="77777777" w:rsidR="00382A1C" w:rsidRPr="00302315" w:rsidRDefault="00935744" w:rsidP="007A44B1">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 xml:space="preserve">9.1. Hình thức giá Hợp đồng: </w:t>
      </w:r>
    </w:p>
    <w:p w14:paraId="2007EAB1" w14:textId="4F5105C5" w:rsidR="00096978" w:rsidRPr="00302315" w:rsidRDefault="00935744"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Hợp đồng theo đơn giá cố định. Đơn giá không</w:t>
      </w:r>
      <w:ins w:id="5817" w:author="Claude" w:date="2026-10-12T09:00:00Z">
        <w:r>
          <w:rPr>
            <w:rFonts w:ascii="Times New Roman" w:hAnsi="Times New Roman"/>
            <w:sz w:val="26"/>
            <w:szCs w:val="26"/>
          </w:rPr>
          <w:t xml:space="preserve"> được</w:t>
        </w:r>
      </w:ins>
      <w:r>
        <w:rPr>
          <w:rFonts w:ascii="Times New Roman" w:hAnsi="Times New Roman"/>
          <w:sz w:val="26"/>
          <w:szCs w:val="26"/>
        </w:rPr>
        <w:t xml:space="preserve"> điều chỉnh trong suốt thời gian thực hiện Hợp đồng, kể cả khi có biến động giá vật liệu, nhân công, nhiên liệu, </w:t>
      </w:r>
      <w:ins w:id="5818" w:author="Claude" w:date="2026-10-12T09:00:00Z">
        <w:r>
          <w:rPr>
            <w:rFonts w:ascii="Times New Roman" w:hAnsi="Times New Roman"/>
            <w:sz w:val="26"/>
            <w:szCs w:val="26"/>
          </w:rPr>
          <w:t xml:space="preserve">máy thi công, </w:t>
        </w:r>
      </w:ins>
      <w:r>
        <w:rPr>
          <w:rFonts w:ascii="Times New Roman" w:hAnsi="Times New Roman"/>
          <w:sz w:val="26"/>
          <w:szCs w:val="26"/>
        </w:rPr>
        <w:t xml:space="preserve">trừ trường hợp Bên A được Chủ đầu tư chấp thuận điều chỉnh tương ứng theo Hợp đồng thầu chính.</w:t>
      </w:r>
    </w:p>
    <w:p w14:paraId="6AC34BA9" w14:textId="77777777" w:rsidR="00096978" w:rsidRPr="00302315" w:rsidRDefault="00935744" w:rsidP="007A44B1">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9.2. Tính đầy đủ của giá Hợp đồng:</w:t>
      </w:r>
    </w:p>
    <w:p w14:paraId="613A778C" w14:textId="77777777" w:rsidR="00096978" w:rsidRPr="00302315" w:rsidRDefault="00096978"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Trước khi ký Hợp đồng</w:t>
      </w:r>
      <w:del w:id="5819" w:author="Claude" w:date="2026-10-12T09:00:00Z">
        <w:r>
          <w:rPr>
            <w:rFonts w:ascii="Times New Roman" w:hAnsi="Times New Roman"/>
            <w:sz w:val="26"/>
            <w:szCs w:val="26"/>
          </w:rPr>
          <w:delText xml:space="preserve"> này</w:delText>
        </w:r>
      </w:del>
      <w:r>
        <w:rPr>
          <w:rFonts w:ascii="Times New Roman" w:hAnsi="Times New Roman"/>
          <w:sz w:val="26"/>
          <w:szCs w:val="26"/>
        </w:rPr>
        <w:t xml:space="preserve">, Bên B đã </w:t>
      </w:r>
      <w:del w:id="5820" w:author="Claude" w:date="2026-10-12T09:00:00Z">
        <w:r>
          <w:rPr>
            <w:rFonts w:ascii="Times New Roman" w:hAnsi="Times New Roman"/>
            <w:sz w:val="26"/>
            <w:szCs w:val="26"/>
          </w:rPr>
          <w:delText xml:space="preserve">có được và hiểu tất cả các</w:delText>
        </w:r>
      </w:del>
      <w:ins w:id="5821" w:author="Claude" w:date="2026-10-12T09:00:00Z">
        <w:r>
          <w:rPr>
            <w:rFonts w:ascii="Times New Roman" w:hAnsi="Times New Roman"/>
            <w:sz w:val="26"/>
            <w:szCs w:val="26"/>
          </w:rPr>
          <w:t xml:space="preserve">nhận, nghiên cứu đầy đủ</w:t>
        </w:r>
      </w:ins>
      <w:r>
        <w:rPr>
          <w:rFonts w:ascii="Times New Roman" w:hAnsi="Times New Roman"/>
          <w:sz w:val="26"/>
          <w:szCs w:val="26"/>
        </w:rPr>
        <w:t xml:space="preserve"> thông tin, </w:t>
      </w:r>
      <w:del w:id="5822" w:author="Claude" w:date="2026-10-12T09:00:00Z">
        <w:r>
          <w:rPr>
            <w:rFonts w:ascii="Times New Roman" w:hAnsi="Times New Roman"/>
            <w:sz w:val="26"/>
            <w:szCs w:val="26"/>
          </w:rPr>
          <w:delText xml:space="preserve">số liệu, </w:delText>
        </w:r>
      </w:del>
      <w:r>
        <w:rPr>
          <w:rFonts w:ascii="Times New Roman" w:hAnsi="Times New Roman"/>
          <w:sz w:val="26"/>
          <w:szCs w:val="26"/>
        </w:rPr>
        <w:t xml:space="preserve">tài liệu</w:t>
      </w:r>
      <w:del w:id="5823" w:author="Claude" w:date="2026-10-12T09:00:00Z">
        <w:r>
          <w:rPr>
            <w:rFonts w:ascii="Times New Roman" w:hAnsi="Times New Roman"/>
            <w:sz w:val="26"/>
            <w:szCs w:val="26"/>
          </w:rPr>
          <w:delText xml:space="preserve"> cần thiết</w:delText>
        </w:r>
      </w:del>
      <w:r>
        <w:rPr>
          <w:rFonts w:ascii="Times New Roman" w:hAnsi="Times New Roman"/>
          <w:sz w:val="26"/>
          <w:szCs w:val="26"/>
        </w:rPr>
        <w:t xml:space="preserve"> về thiết kế, Chỉ dẫn kỹ thuật, mặt bằng, điều kiện </w:t>
      </w:r>
      <w:ins w:id="5824" w:author="Claude" w:date="2026-10-12T09:00:00Z">
        <w:r>
          <w:rPr>
            <w:rFonts w:ascii="Times New Roman" w:hAnsi="Times New Roman"/>
            <w:sz w:val="26"/>
            <w:szCs w:val="26"/>
          </w:rPr>
          <w:t xml:space="preserve">địa chất, thủy văn, điều kiện </w:t>
        </w:r>
      </w:ins>
      <w:r>
        <w:rPr>
          <w:rFonts w:ascii="Times New Roman" w:hAnsi="Times New Roman"/>
          <w:sz w:val="26"/>
          <w:szCs w:val="26"/>
        </w:rPr>
        <w:t xml:space="preserve">và biện pháp thi công</w:t>
      </w:r>
      <w:del w:id="5825" w:author="Claude" w:date="2026-10-12T09:00:00Z">
        <w:r>
          <w:rPr>
            <w:rFonts w:ascii="Times New Roman" w:hAnsi="Times New Roman"/>
            <w:sz w:val="26"/>
            <w:szCs w:val="26"/>
          </w:rPr>
          <w:delText xml:space="preserve"> xây dựng Hạng mục</w:delText>
        </w:r>
      </w:del>
      <w:ins w:id="5826" w:author="Claude" w:date="2026-10-12T09:00:00Z">
        <w:r>
          <w:rPr>
            <w:rFonts w:ascii="Times New Roman" w:hAnsi="Times New Roman"/>
            <w:sz w:val="26"/>
            <w:szCs w:val="26"/>
          </w:rPr>
          <w:t xml:space="preserve">, trình tự phối hợp với Nhà thầu thi</w:t>
        </w:r>
      </w:ins>
      <w:r>
        <w:rPr>
          <w:rFonts w:ascii="Times New Roman" w:hAnsi="Times New Roman"/>
          <w:sz w:val="26"/>
          <w:szCs w:val="26"/>
        </w:rPr>
        <w:t xml:space="preserve"> công </w:t>
      </w:r>
      <w:del w:id="5827" w:author="Claude" w:date="2026-10-12T09:00:00Z">
        <w:r>
          <w:rPr>
            <w:rFonts w:ascii="Times New Roman" w:hAnsi="Times New Roman"/>
            <w:sz w:val="26"/>
            <w:szCs w:val="26"/>
          </w:rPr>
          <w:delText xml:space="preserve">trình và các thông tin, số liệu, tài liệu khác có liên quan;</w:delText>
        </w:r>
      </w:del>
      <w:ins w:id="5828" w:author="Claude" w:date="2026-10-12T09:00:00Z">
        <w:r>
          <w:rPr>
            <w:rFonts w:ascii="Times New Roman" w:hAnsi="Times New Roman"/>
            <w:sz w:val="26"/>
            <w:szCs w:val="26"/>
          </w:rPr>
          <w:t xml:space="preserve">công tác đất; đã</w:t>
        </w:r>
      </w:ins>
      <w:r>
        <w:rPr>
          <w:rFonts w:ascii="Times New Roman" w:hAnsi="Times New Roman"/>
          <w:sz w:val="26"/>
          <w:szCs w:val="26"/>
        </w:rPr>
        <w:t xml:space="preserve"> khảo sát hiện trường </w:t>
      </w:r>
      <w:del w:id="5829" w:author="Claude" w:date="2026-10-12T09:00:00Z">
        <w:r>
          <w:rPr>
            <w:rFonts w:ascii="Times New Roman" w:hAnsi="Times New Roman"/>
            <w:sz w:val="26"/>
            <w:szCs w:val="26"/>
          </w:rPr>
          <w:delText xml:space="preserve">Hạng mục công trình; bằng năng lực và kinh nghiệm của mình</w:delText>
        </w:r>
      </w:del>
      <w:ins w:id="5830" w:author="Claude" w:date="2026-10-12T09:00:00Z">
        <w:r>
          <w:rPr>
            <w:rFonts w:ascii="Times New Roman" w:hAnsi="Times New Roman"/>
            <w:sz w:val="26"/>
            <w:szCs w:val="26"/>
          </w:rPr>
          <w:t xml:space="preserve">và</w:t>
        </w:r>
      </w:ins>
      <w:r>
        <w:rPr>
          <w:rFonts w:ascii="Times New Roman" w:hAnsi="Times New Roman"/>
          <w:sz w:val="26"/>
          <w:szCs w:val="26"/>
        </w:rPr>
        <w:t xml:space="preserve"> đã </w:t>
      </w:r>
      <w:del w:id="5831" w:author="Claude" w:date="2026-10-12T09:00:00Z">
        <w:r>
          <w:rPr>
            <w:rFonts w:ascii="Times New Roman" w:hAnsi="Times New Roman"/>
            <w:sz w:val="26"/>
            <w:szCs w:val="26"/>
          </w:rPr>
          <w:delText xml:space="preserve">xét tới</w:delText>
        </w:r>
      </w:del>
      <w:ins w:id="5832" w:author="Claude" w:date="2026-10-12T09:00:00Z">
        <w:r>
          <w:rPr>
            <w:rFonts w:ascii="Times New Roman" w:hAnsi="Times New Roman"/>
            <w:sz w:val="26"/>
            <w:szCs w:val="26"/>
          </w:rPr>
          <w:t xml:space="preserve">tính đủ trong giá Hợp đồng</w:t>
        </w:r>
      </w:ins>
      <w:r>
        <w:rPr>
          <w:rFonts w:ascii="Times New Roman" w:hAnsi="Times New Roman"/>
          <w:sz w:val="26"/>
          <w:szCs w:val="26"/>
        </w:rPr>
        <w:t xml:space="preserve"> toàn bộ </w:t>
      </w:r>
      <w:ins w:id="5833" w:author="Claude" w:date="2026-10-12T09:00:00Z">
        <w:r>
          <w:rPr>
            <w:rFonts w:ascii="Times New Roman" w:hAnsi="Times New Roman"/>
            <w:sz w:val="26"/>
            <w:szCs w:val="26"/>
          </w:rPr>
          <w:t xml:space="preserve">chi phí cho </w:t>
        </w:r>
      </w:ins>
      <w:r>
        <w:rPr>
          <w:rFonts w:ascii="Times New Roman" w:hAnsi="Times New Roman"/>
          <w:sz w:val="26"/>
          <w:szCs w:val="26"/>
        </w:rPr>
        <w:t xml:space="preserve">các </w:t>
      </w:r>
      <w:del w:id="5834" w:author="Claude" w:date="2026-10-12T09:00:00Z">
        <w:r>
          <w:rPr>
            <w:rFonts w:ascii="Times New Roman" w:hAnsi="Times New Roman"/>
            <w:sz w:val="26"/>
            <w:szCs w:val="26"/>
          </w:rPr>
          <w:delText xml:space="preserve">vấn đề có thể</w:delText>
        </w:r>
      </w:del>
      <w:ins w:id="5835" w:author="Claude" w:date="2026-10-12T09:00:00Z">
        <w:r>
          <w:rPr>
            <w:rFonts w:ascii="Times New Roman" w:hAnsi="Times New Roman"/>
            <w:sz w:val="26"/>
            <w:szCs w:val="26"/>
          </w:rPr>
          <w:t xml:space="preserve">yếu tố</w:t>
        </w:r>
      </w:ins>
      <w:r>
        <w:rPr>
          <w:rFonts w:ascii="Times New Roman" w:hAnsi="Times New Roman"/>
          <w:sz w:val="26"/>
          <w:szCs w:val="26"/>
        </w:rPr>
        <w:t xml:space="preserve"> ảnh hưởng đến biện pháp thi công, tiến độ</w:t>
      </w:r>
      <w:del w:id="5836" w:author="Claude" w:date="2026-10-12T09:00:00Z">
        <w:r>
          <w:rPr>
            <w:rFonts w:ascii="Times New Roman" w:hAnsi="Times New Roman"/>
            <w:sz w:val="26"/>
            <w:szCs w:val="26"/>
          </w:rPr>
          <w:delText xml:space="preserve"> thực hiện Hợp đồng</w:delText>
        </w:r>
      </w:del>
      <w:r>
        <w:rPr>
          <w:rFonts w:ascii="Times New Roman" w:hAnsi="Times New Roman"/>
          <w:sz w:val="26"/>
          <w:szCs w:val="26"/>
        </w:rPr>
        <w:t xml:space="preserve">, giá Hợp đồng</w:t>
      </w:r>
      <w:del w:id="5837" w:author="Claude" w:date="2026-10-12T09:00:00Z">
        <w:r>
          <w:rPr>
            <w:rFonts w:ascii="Times New Roman" w:hAnsi="Times New Roman"/>
            <w:sz w:val="26"/>
            <w:szCs w:val="26"/>
          </w:rPr>
          <w:delText xml:space="preserve">,</w:delText>
        </w:r>
      </w:del>
      <w:ins w:id="5838" w:author="Claude" w:date="2026-10-12T09:00:00Z">
        <w:r>
          <w:rPr>
            <w:rFonts w:ascii="Times New Roman" w:hAnsi="Times New Roman"/>
            <w:sz w:val="26"/>
            <w:szCs w:val="26"/>
          </w:rPr>
          <w:t xml:space="preserve"> và</w:t>
        </w:r>
      </w:ins>
      <w:r>
        <w:rPr>
          <w:rFonts w:ascii="Times New Roman" w:hAnsi="Times New Roman"/>
          <w:sz w:val="26"/>
          <w:szCs w:val="26"/>
        </w:rPr>
        <w:t xml:space="preserve"> trách nhiệm của Bên B</w:t>
      </w:r>
      <w:del w:id="5839" w:author="Claude" w:date="2026-10-12T09:00:00Z">
        <w:r>
          <w:rPr>
            <w:rFonts w:ascii="Times New Roman" w:hAnsi="Times New Roman"/>
            <w:sz w:val="26"/>
            <w:szCs w:val="26"/>
          </w:rPr>
          <w:delText xml:space="preserve">, và chi phí cho các yếu tố này đã được</w:delText>
        </w:r>
      </w:del>
      <w:ins w:id="5840" w:author="Claude" w:date="2026-10-12T09:00:00Z">
        <w:r>
          <w:rPr>
            <w:rFonts w:ascii="Times New Roman" w:hAnsi="Times New Roman"/>
            <w:sz w:val="26"/>
            <w:szCs w:val="26"/>
          </w:rPr>
          <w:t xml:space="preserve">.</w:t>
        </w:r>
      </w:ins>
      <w:r>
        <w:rPr>
          <w:rFonts w:ascii="Times New Roman" w:hAnsi="Times New Roman"/>
          <w:sz w:val="26"/>
          <w:szCs w:val="26"/>
        </w:rPr>
        <w:t xml:space="preserve"> Bên B </w:t>
      </w:r>
      <w:del w:id="5841" w:author="Claude" w:date="2026-10-12T09:00:00Z">
        <w:r>
          <w:rPr>
            <w:rFonts w:ascii="Times New Roman" w:hAnsi="Times New Roman"/>
            <w:sz w:val="26"/>
            <w:szCs w:val="26"/>
          </w:rPr>
          <w:delText xml:space="preserve">tính đầy đủ trong</w:delText>
        </w:r>
      </w:del>
      <w:ins w:id="5842" w:author="Claude" w:date="2026-10-12T09:00:00Z">
        <w:r>
          <w:rPr>
            <w:rFonts w:ascii="Times New Roman" w:hAnsi="Times New Roman"/>
            <w:sz w:val="26"/>
            <w:szCs w:val="26"/>
          </w:rPr>
          <w:t xml:space="preserve">không được yêu cầu điều chỉnh</w:t>
        </w:r>
      </w:ins>
      <w:r>
        <w:rPr>
          <w:rFonts w:ascii="Times New Roman" w:hAnsi="Times New Roman"/>
          <w:sz w:val="26"/>
          <w:szCs w:val="26"/>
        </w:rPr>
        <w:t xml:space="preserve"> giá Hợp đồng</w:t>
      </w:r>
      <w:ins w:id="5843" w:author="Claude" w:date="2026-10-12T09:00:00Z">
        <w:r>
          <w:rPr>
            <w:rFonts w:ascii="Times New Roman" w:hAnsi="Times New Roman"/>
            <w:sz w:val="26"/>
            <w:szCs w:val="26"/>
          </w:rPr>
          <w:t xml:space="preserve"> vì lý do thiếu thông tin hoặc hiểu sai điều kiện Công trường</w:t>
        </w:r>
      </w:ins>
      <w:r>
        <w:rPr>
          <w:rFonts w:ascii="Times New Roman" w:hAnsi="Times New Roman"/>
          <w:sz w:val="26"/>
          <w:szCs w:val="26"/>
        </w:rPr>
        <w:t xml:space="preserve">.</w:t>
      </w:r>
    </w:p>
    <w:p w14:paraId="1B0917F1" w14:textId="77777777" w:rsidR="00096978" w:rsidRPr="00302315" w:rsidRDefault="00935744" w:rsidP="007A44B1">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9.3. Giá hợp đồng:</w:t>
      </w:r>
    </w:p>
    <w:p w14:paraId="46E84979" w14:textId="77777777" w:rsidR="00096978" w:rsidRPr="00302315" w:rsidRDefault="00096978"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rPrChange w:id="5844" w:author="Claude" w:date="2026-10-12T09:00:00Z">
            <w:rPr>
              <w:rFonts w:ascii="Times New Roman" w:hAnsi="Times New Roman"/>
              <w:sz w:val="26"/>
              <w:szCs w:val="26"/>
              <w:highlight w:val="yellow"/>
            </w:rPr>
          </w:rPrChange>
        </w:rPr>
        <w:t xml:space="preserve">a) Giá </w:t>
      </w:r>
      <w:del w:id="5845" w:author="Claude" w:date="2026-10-12T09:00:00Z">
        <w:r>
          <w:rPr>
            <w:rFonts w:ascii="Times New Roman" w:hAnsi="Times New Roman"/>
            <w:sz w:val="26"/>
            <w:szCs w:val="26"/>
            <w:highlight w:val="yellow"/>
          </w:rPr>
          <w:delText xml:space="preserve">hợp</w:delText>
        </w:r>
      </w:del>
      <w:ins w:id="5846" w:author="Claude" w:date="2026-10-12T09:00:00Z">
        <w:r>
          <w:rPr>
            <w:rFonts w:ascii="Times New Roman" w:hAnsi="Times New Roman"/>
            <w:sz w:val="26"/>
            <w:szCs w:val="26"/>
          </w:rPr>
          <w:t xml:space="preserve">Hợp</w:t>
        </w:r>
      </w:ins>
      <w:r>
        <w:rPr>
          <w:rFonts w:ascii="Times New Roman" w:hAnsi="Times New Roman"/>
          <w:sz w:val="26"/>
          <w:szCs w:val="26"/>
          <w:rPrChange w:id="5847" w:author="Claude" w:date="2026-10-12T09:00:00Z">
            <w:rPr>
              <w:rFonts w:ascii="Times New Roman" w:hAnsi="Times New Roman"/>
              <w:sz w:val="26"/>
              <w:szCs w:val="26"/>
              <w:highlight w:val="yellow"/>
            </w:rPr>
          </w:rPrChange>
        </w:rPr>
        <w:t xml:space="preserve"> đồng (tạm tính): </w:t>
      </w:r>
      <w:del w:id="5848" w:author="Claude" w:date="2026-10-12T09:00:00Z">
        <w:r>
          <w:rPr>
            <w:rFonts w:ascii="Times New Roman" w:hAnsi="Times New Roman"/>
            <w:sz w:val="26"/>
            <w:szCs w:val="26"/>
            <w:highlight w:val="yellow"/>
          </w:rPr>
          <w:delText xml:space="preserve">........................</w:delText>
        </w:r>
      </w:del>
      <w:ins w:id="5849" w:author="Claude" w:date="2026-10-12T09:00:00Z">
        <w:r>
          <w:rPr>
            <w:rFonts w:ascii="Times New Roman" w:hAnsi="Times New Roman"/>
            <w:sz w:val="26"/>
            <w:szCs w:val="26"/>
            <w:highlight w:val="yellow"/>
          </w:rPr>
          <w:t xml:space="preserve">……</w:t>
        </w:r>
        <w:r>
          <w:rPr>
            <w:rFonts w:ascii="Times New Roman" w:hAnsi="Times New Roman"/>
            <w:sz w:val="26"/>
            <w:szCs w:val="26"/>
          </w:rPr>
          <w:t xml:space="preserve"> </w:t>
        </w:r>
      </w:ins>
      <w:r>
        <w:rPr>
          <w:rFonts w:ascii="Times New Roman" w:hAnsi="Times New Roman"/>
          <w:sz w:val="26"/>
          <w:szCs w:val="26"/>
          <w:rPrChange w:id="5850" w:author="Claude" w:date="2026-10-12T09:00:00Z">
            <w:rPr>
              <w:rFonts w:ascii="Times New Roman" w:hAnsi="Times New Roman"/>
              <w:sz w:val="26"/>
              <w:szCs w:val="26"/>
              <w:highlight w:val="yellow"/>
            </w:rPr>
          </w:rPrChange>
        </w:rPr>
        <w:t xml:space="preserve">đồng</w:t>
      </w:r>
      <w:ins w:id="5851" w:author="Claude" w:date="2026-10-12T09:00:00Z">
        <w:r>
          <w:rPr>
            <w:rFonts w:ascii="Times New Roman" w:hAnsi="Times New Roman"/>
            <w:sz w:val="26"/>
            <w:szCs w:val="26"/>
          </w:rPr>
          <w:t xml:space="preserve">,</w:t>
        </w:r>
      </w:ins>
      <w:r>
        <w:rPr>
          <w:rFonts w:ascii="Times New Roman" w:hAnsi="Times New Roman"/>
          <w:sz w:val="26"/>
          <w:szCs w:val="26"/>
          <w:rPrChange w:id="5852" w:author="Claude" w:date="2026-10-12T09:00:00Z">
            <w:rPr>
              <w:rFonts w:ascii="Times New Roman" w:hAnsi="Times New Roman"/>
              <w:sz w:val="26"/>
              <w:szCs w:val="26"/>
              <w:highlight w:val="yellow"/>
            </w:rPr>
          </w:rPrChange>
        </w:rPr>
        <w:t xml:space="preserve"> đã bao gồm </w:t>
      </w:r>
      <w:del w:id="5853" w:author="Claude" w:date="2026-10-12T09:00:00Z">
        <w:r>
          <w:rPr>
            <w:rFonts w:ascii="Times New Roman" w:hAnsi="Times New Roman"/>
            <w:sz w:val="26"/>
            <w:szCs w:val="26"/>
            <w:highlight w:val="yellow"/>
          </w:rPr>
          <w:delText xml:space="preserve">VAT</w:delText>
        </w:r>
      </w:del>
      <w:ins w:id="5854" w:author="Claude" w:date="2026-10-12T09:00:00Z">
        <w:r>
          <w:rPr>
            <w:rFonts w:ascii="Times New Roman" w:hAnsi="Times New Roman"/>
            <w:sz w:val="26"/>
            <w:szCs w:val="26"/>
          </w:rPr>
          <w:t xml:space="preserve">thuế GTGT</w:t>
        </w:r>
      </w:ins>
      <w:r>
        <w:rPr>
          <w:rFonts w:ascii="Times New Roman" w:hAnsi="Times New Roman"/>
          <w:sz w:val="26"/>
          <w:szCs w:val="26"/>
          <w:rPrChange w:id="5855" w:author="Claude" w:date="2026-10-12T09:00:00Z">
            <w:rPr>
              <w:rFonts w:ascii="Times New Roman" w:hAnsi="Times New Roman"/>
              <w:sz w:val="26"/>
              <w:szCs w:val="26"/>
              <w:highlight w:val="yellow"/>
            </w:rPr>
          </w:rPrChange>
        </w:rPr>
        <w:t xml:space="preserve"> (Bằng chữ: </w:t>
      </w:r>
      <w:del w:id="5856" w:author="Claude" w:date="2026-10-12T09:00:00Z">
        <w:r>
          <w:rPr>
            <w:rFonts w:ascii="Times New Roman" w:hAnsi="Times New Roman"/>
            <w:sz w:val="26"/>
            <w:szCs w:val="26"/>
            <w:highlight w:val="yellow"/>
          </w:rPr>
          <w:delText xml:space="preserve">......................)</w:delText>
        </w:r>
        <w:r>
          <w:rPr>
            <w:rFonts w:ascii="Times New Roman" w:hAnsi="Times New Roman"/>
            <w:sz w:val="26"/>
            <w:szCs w:val="26"/>
          </w:rPr>
          <w:delText xml:space="preserve"> </w:delText>
        </w:r>
      </w:del>
      <w:ins w:id="5857" w:author="Claude" w:date="2026-10-12T09:00:00Z">
        <w:r>
          <w:rPr>
            <w:rFonts w:ascii="Times New Roman" w:hAnsi="Times New Roman"/>
            <w:sz w:val="26"/>
            <w:szCs w:val="26"/>
            <w:highlight w:val="yellow"/>
          </w:rPr>
          <w:t xml:space="preserve">……</w:t>
        </w:r>
        <w:r>
          <w:rPr>
            <w:rFonts w:ascii="Times New Roman" w:hAnsi="Times New Roman"/>
            <w:sz w:val="26"/>
            <w:szCs w:val="26"/>
          </w:rPr>
          <w:t xml:space="preserve">)</w:t>
        </w:r>
      </w:ins>
    </w:p>
    <w:p w14:paraId="58578763" w14:textId="77777777" w:rsidR="00096978" w:rsidRPr="00302315" w:rsidRDefault="00096978" w:rsidP="007A44B1">
      <w:pPr>
        <w:tabs>
          <w:tab w:val="left" w:pos="709"/>
        </w:tabs>
        <w:spacing w:after="120" w:line="276" w:lineRule="auto"/>
        <w:jc w:val="center"/>
        <w:rPr>
          <w:rFonts w:ascii="Times New Roman" w:hAnsi="Times New Roman"/>
          <w:i/>
          <w:iCs/>
          <w:sz w:val="26"/>
          <w:szCs w:val="26"/>
        </w:rPr>
      </w:pPr>
      <w:r>
        <w:rPr>
          <w:rFonts w:ascii="Times New Roman" w:hAnsi="Times New Roman"/>
          <w:i/>
          <w:iCs/>
          <w:sz w:val="26"/>
          <w:szCs w:val="26"/>
        </w:rPr>
        <w:t>Chi tiết xem Biểu 01[Chi tiết giá hợp đồng] đính kèm Hợp đồng.</w:t>
      </w:r>
    </w:p>
    <w:p w14:paraId="30F1D867" w14:textId="77777777" w:rsidR="00096978" w:rsidRPr="00302315" w:rsidRDefault="00096978"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Khối lượng </w:t>
      </w:r>
      <w:del w:id="5858" w:author="Claude" w:date="2026-10-12T09:00:00Z">
        <w:r>
          <w:rPr>
            <w:rFonts w:ascii="Times New Roman" w:hAnsi="Times New Roman"/>
            <w:sz w:val="26"/>
            <w:szCs w:val="26"/>
          </w:rPr>
          <w:delText xml:space="preserve">công việc được nêu trong</w:delText>
        </w:r>
      </w:del>
      <w:ins w:id="5859" w:author="Claude" w:date="2026-10-12T09:00:00Z">
        <w:r>
          <w:rPr>
            <w:rFonts w:ascii="Times New Roman" w:hAnsi="Times New Roman"/>
            <w:sz w:val="26"/>
            <w:szCs w:val="26"/>
          </w:rPr>
          <w:t xml:space="preserve">tại</w:t>
        </w:r>
      </w:ins>
      <w:r>
        <w:rPr>
          <w:rFonts w:ascii="Times New Roman" w:hAnsi="Times New Roman"/>
          <w:sz w:val="26"/>
          <w:szCs w:val="26"/>
        </w:rPr>
        <w:t xml:space="preserve"> Biểu </w:t>
      </w:r>
      <w:del w:id="5860" w:author="Claude" w:date="2026-10-12T09:00:00Z">
        <w:r>
          <w:rPr>
            <w:rFonts w:ascii="Times New Roman" w:hAnsi="Times New Roman"/>
            <w:sz w:val="26"/>
            <w:szCs w:val="26"/>
          </w:rPr>
          <w:delText xml:space="preserve">giá Hợp đồng được coi là những</w:delText>
        </w:r>
      </w:del>
      <w:ins w:id="5861" w:author="Claude" w:date="2026-10-12T09:00:00Z">
        <w:r>
          <w:rPr>
            <w:rFonts w:ascii="Times New Roman" w:hAnsi="Times New Roman"/>
            <w:sz w:val="26"/>
            <w:szCs w:val="26"/>
          </w:rPr>
          <w:t xml:space="preserve">01 là</w:t>
        </w:r>
      </w:ins>
      <w:r>
        <w:rPr>
          <w:rFonts w:ascii="Times New Roman" w:hAnsi="Times New Roman"/>
          <w:sz w:val="26"/>
          <w:szCs w:val="26"/>
        </w:rPr>
        <w:t xml:space="preserve"> khối lượng tạm tính</w:t>
      </w:r>
      <w:del w:id="5862" w:author="Claude" w:date="2026-10-12T09:00:00Z">
        <w:r>
          <w:rPr>
            <w:rFonts w:ascii="Times New Roman" w:hAnsi="Times New Roman"/>
            <w:sz w:val="26"/>
            <w:szCs w:val="26"/>
          </w:rPr>
          <w:delText xml:space="preserve"> và sẽ</w:delText>
        </w:r>
      </w:del>
      <w:ins w:id="5863" w:author="Claude" w:date="2026-10-12T09:00:00Z">
        <w:r>
          <w:rPr>
            <w:rFonts w:ascii="Times New Roman" w:hAnsi="Times New Roman"/>
            <w:sz w:val="26"/>
            <w:szCs w:val="26"/>
          </w:rPr>
          <w:t xml:space="preserve">,</w:t>
        </w:r>
      </w:ins>
      <w:r>
        <w:rPr>
          <w:rFonts w:ascii="Times New Roman" w:hAnsi="Times New Roman"/>
          <w:sz w:val="26"/>
          <w:szCs w:val="26"/>
        </w:rPr>
        <w:t xml:space="preserve"> không </w:t>
      </w:r>
      <w:del w:id="5864" w:author="Claude" w:date="2026-10-12T09:00:00Z">
        <w:r>
          <w:rPr>
            <w:rFonts w:ascii="Times New Roman" w:hAnsi="Times New Roman"/>
            <w:sz w:val="26"/>
            <w:szCs w:val="26"/>
          </w:rPr>
          <w:delText xml:space="preserve">được coi là những</w:delText>
        </w:r>
      </w:del>
      <w:ins w:id="5865" w:author="Claude" w:date="2026-10-12T09:00:00Z">
        <w:r>
          <w:rPr>
            <w:rFonts w:ascii="Times New Roman" w:hAnsi="Times New Roman"/>
            <w:sz w:val="26"/>
            <w:szCs w:val="26"/>
          </w:rPr>
          <w:t xml:space="preserve">phải</w:t>
        </w:r>
      </w:ins>
      <w:r>
        <w:rPr>
          <w:rFonts w:ascii="Times New Roman" w:hAnsi="Times New Roman"/>
          <w:sz w:val="26"/>
          <w:szCs w:val="26"/>
        </w:rPr>
        <w:t xml:space="preserve"> khối lượng thực tế </w:t>
      </w:r>
      <w:del w:id="5866" w:author="Claude" w:date="2026-10-12T09:00:00Z">
        <w:r>
          <w:rPr>
            <w:rFonts w:ascii="Times New Roman" w:hAnsi="Times New Roman"/>
            <w:sz w:val="26"/>
            <w:szCs w:val="26"/>
          </w:rPr>
          <w:delText xml:space="preserve">và đúng của công việc mà Bên B phải thực hiện</w:delText>
        </w:r>
      </w:del>
      <w:ins w:id="5867" w:author="Claude" w:date="2026-10-12T09:00:00Z">
        <w:r>
          <w:rPr>
            <w:rFonts w:ascii="Times New Roman" w:hAnsi="Times New Roman"/>
            <w:sz w:val="26"/>
            <w:szCs w:val="26"/>
          </w:rPr>
          <w:t xml:space="preserve">thanh toán</w:t>
        </w:r>
      </w:ins>
      <w:r>
        <w:rPr>
          <w:rFonts w:ascii="Times New Roman" w:hAnsi="Times New Roman"/>
          <w:sz w:val="26"/>
          <w:szCs w:val="26"/>
        </w:rPr>
        <w:t xml:space="preserve">. Việc thanh toán </w:t>
      </w:r>
      <w:del w:id="5868" w:author="Claude" w:date="2026-10-12T09:00:00Z">
        <w:r>
          <w:rPr>
            <w:rFonts w:ascii="Times New Roman" w:hAnsi="Times New Roman"/>
            <w:sz w:val="26"/>
            <w:szCs w:val="26"/>
          </w:rPr>
          <w:delText xml:space="preserve">được thực hiện trên cơ sở</w:delText>
        </w:r>
      </w:del>
      <w:ins w:id="5869" w:author="Claude" w:date="2026-10-12T09:00:00Z">
        <w:r>
          <w:rPr>
            <w:rFonts w:ascii="Times New Roman" w:hAnsi="Times New Roman"/>
            <w:sz w:val="26"/>
            <w:szCs w:val="26"/>
          </w:rPr>
          <w:t xml:space="preserve">căn cứ</w:t>
        </w:r>
      </w:ins>
      <w:r>
        <w:rPr>
          <w:rFonts w:ascii="Times New Roman" w:hAnsi="Times New Roman"/>
          <w:sz w:val="26"/>
          <w:szCs w:val="26"/>
        </w:rPr>
        <w:t xml:space="preserve"> khối lượng thực tế hoàn thành (kể cả khối lượng tăng hoặc giảm</w:t>
      </w:r>
      <w:del w:id="5870" w:author="Claude" w:date="2026-10-12T09:00:00Z">
        <w:r>
          <w:rPr>
            <w:rFonts w:ascii="Times New Roman" w:hAnsi="Times New Roman"/>
            <w:sz w:val="26"/>
            <w:szCs w:val="26"/>
          </w:rPr>
          <w:delText xml:space="preserve">, nếu có</w:delText>
        </w:r>
      </w:del>
      <w:r>
        <w:rPr>
          <w:rFonts w:ascii="Times New Roman" w:hAnsi="Times New Roman"/>
          <w:sz w:val="26"/>
          <w:szCs w:val="26"/>
        </w:rPr>
        <w:t xml:space="preserve">) được nghiệm thu </w:t>
      </w:r>
      <w:del w:id="5871" w:author="Claude" w:date="2026-10-12T09:00:00Z">
        <w:r>
          <w:rPr>
            <w:rFonts w:ascii="Times New Roman" w:hAnsi="Times New Roman"/>
            <w:sz w:val="26"/>
            <w:szCs w:val="26"/>
          </w:rPr>
          <w:delText xml:space="preserve">hợp lệ </w:delText>
        </w:r>
      </w:del>
      <w:r>
        <w:rPr>
          <w:rFonts w:ascii="Times New Roman" w:hAnsi="Times New Roman"/>
          <w:sz w:val="26"/>
          <w:szCs w:val="26"/>
        </w:rPr>
        <w:t xml:space="preserve">theo</w:t>
      </w:r>
      <w:del w:id="5872" w:author="Claude" w:date="2026-10-12T09:00:00Z">
        <w:r>
          <w:rPr>
            <w:rFonts w:ascii="Times New Roman" w:hAnsi="Times New Roman"/>
            <w:sz w:val="26"/>
            <w:szCs w:val="26"/>
          </w:rPr>
          <w:delText xml:space="preserve"> đúng</w:delText>
        </w:r>
      </w:del>
      <w:r>
        <w:rPr>
          <w:rFonts w:ascii="Times New Roman" w:hAnsi="Times New Roman"/>
          <w:sz w:val="26"/>
          <w:szCs w:val="26"/>
        </w:rPr>
        <w:t xml:space="preserve"> quy định của Hợp đồng.</w:t>
      </w:r>
    </w:p>
    <w:p w14:paraId="4907AF6D" w14:textId="77777777" w:rsidR="00096978" w:rsidRPr="00302315" w:rsidRDefault="00096978"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b) Giá Hợp đồng đã bao gồm: </w:t>
      </w:r>
    </w:p>
    <w:p w14:paraId="46E1B16E" w14:textId="77777777" w:rsidR="00096978" w:rsidRPr="00302315" w:rsidRDefault="00096978"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(1) Thuế giá trị gia tăng theo quy định hiện hành, các khoản thuế, phí khác có liên quan; </w:t>
      </w:r>
    </w:p>
    <w:p w14:paraId="5B6091B7" w14:textId="77777777" w:rsidR="00096978" w:rsidRPr="00302315" w:rsidRDefault="00096978"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(2) Toàn bộ</w:t>
      </w:r>
      <w:del w:id="5873" w:author="Claude" w:date="2026-10-12T09:00:00Z">
        <w:r>
          <w:rPr>
            <w:rFonts w:ascii="Times New Roman" w:hAnsi="Times New Roman"/>
            <w:sz w:val="26"/>
            <w:szCs w:val="26"/>
          </w:rPr>
          <w:delText xml:space="preserve"> các</w:delText>
        </w:r>
      </w:del>
      <w:r>
        <w:rPr>
          <w:rFonts w:ascii="Times New Roman" w:hAnsi="Times New Roman"/>
          <w:sz w:val="26"/>
          <w:szCs w:val="26"/>
        </w:rPr>
        <w:t xml:space="preserve"> chi phí cần thiết để </w:t>
      </w:r>
      <w:del w:id="5874" w:author="Claude" w:date="2026-10-12T09:00:00Z">
        <w:r>
          <w:rPr>
            <w:rFonts w:ascii="Times New Roman" w:hAnsi="Times New Roman"/>
            <w:sz w:val="26"/>
            <w:szCs w:val="26"/>
          </w:rPr>
          <w:delText xml:space="preserve">đáp ứng công tác </w:delText>
        </w:r>
      </w:del>
      <w:r>
        <w:rPr>
          <w:rFonts w:ascii="Times New Roman" w:hAnsi="Times New Roman"/>
          <w:sz w:val="26"/>
          <w:szCs w:val="26"/>
        </w:rPr>
        <w:t xml:space="preserve">thi công </w:t>
      </w:r>
      <w:del w:id="5875" w:author="Claude" w:date="2026-10-12T09:00:00Z">
        <w:r>
          <w:rPr>
            <w:rFonts w:ascii="Times New Roman" w:hAnsi="Times New Roman"/>
            <w:sz w:val="26"/>
            <w:szCs w:val="26"/>
          </w:rPr>
          <w:delText xml:space="preserve">cho Dự án. Các chi phí</w:delText>
        </w:r>
      </w:del>
      <w:ins w:id="5876" w:author="Claude" w:date="2026-10-12T09:00:00Z">
        <w:r>
          <w:rPr>
            <w:rFonts w:ascii="Times New Roman" w:hAnsi="Times New Roman"/>
            <w:sz w:val="26"/>
            <w:szCs w:val="26"/>
          </w:rPr>
          <w:t xml:space="preserve">hoàn thành công việc của Hợp đồng,</w:t>
        </w:r>
      </w:ins>
      <w:r>
        <w:rPr>
          <w:rFonts w:ascii="Times New Roman" w:hAnsi="Times New Roman"/>
          <w:sz w:val="26"/>
          <w:szCs w:val="26"/>
        </w:rPr>
        <w:t xml:space="preserve"> bao gồm nhưng không giới hạn</w:t>
      </w:r>
      <w:del w:id="5877" w:author="Claude" w:date="2026-10-12T09:00:00Z">
        <w:r>
          <w:rPr>
            <w:rFonts w:ascii="Times New Roman" w:hAnsi="Times New Roman"/>
            <w:sz w:val="26"/>
            <w:szCs w:val="26"/>
          </w:rPr>
          <w:delText xml:space="preserve"> bởi các</w:delText>
        </w:r>
      </w:del>
      <w:ins w:id="5878" w:author="Claude" w:date="2026-10-12T09:00:00Z">
        <w:r>
          <w:rPr>
            <w:rFonts w:ascii="Times New Roman" w:hAnsi="Times New Roman"/>
            <w:sz w:val="26"/>
            <w:szCs w:val="26"/>
          </w:rPr>
          <w:t xml:space="preserve">:</w:t>
        </w:r>
      </w:ins>
      <w:r>
        <w:rPr>
          <w:rFonts w:ascii="Times New Roman" w:hAnsi="Times New Roman"/>
          <w:sz w:val="26"/>
          <w:szCs w:val="26"/>
        </w:rPr>
        <w:t xml:space="preserve"> chi</w:t>
      </w:r>
      <w:del w:id="5879" w:author="Claude" w:date="2026-10-12T09:00:00Z">
        <w:r>
          <w:rPr>
            <w:rFonts w:ascii="Times New Roman" w:hAnsi="Times New Roman"/>
            <w:sz w:val="26"/>
            <w:szCs w:val="26"/>
          </w:rPr>
          <w:delText xml:space="preserve"> phí: Chi</w:delText>
        </w:r>
      </w:del>
      <w:r>
        <w:rPr>
          <w:rFonts w:ascii="Times New Roman" w:hAnsi="Times New Roman"/>
          <w:sz w:val="26"/>
          <w:szCs w:val="26"/>
        </w:rPr>
        <w:t xml:space="preserve"> phí bảo hiểm, quản lý doanh nghiệp, tài chính, lợi nhuận; </w:t>
      </w:r>
      <w:del w:id="5880" w:author="Claude" w:date="2026-10-12T09:00:00Z">
        <w:r>
          <w:rPr>
            <w:rFonts w:ascii="Times New Roman" w:hAnsi="Times New Roman"/>
            <w:sz w:val="26"/>
            <w:szCs w:val="26"/>
          </w:rPr>
          <w:delText xml:space="preserve">Chi</w:delText>
        </w:r>
      </w:del>
      <w:ins w:id="5881" w:author="Claude" w:date="2026-10-12T09:00:00Z">
        <w:r>
          <w:rPr>
            <w:rFonts w:ascii="Times New Roman" w:hAnsi="Times New Roman"/>
            <w:sz w:val="26"/>
            <w:szCs w:val="26"/>
          </w:rPr>
          <w:t xml:space="preserve">chi</w:t>
        </w:r>
      </w:ins>
      <w:r>
        <w:rPr>
          <w:rFonts w:ascii="Times New Roman" w:hAnsi="Times New Roman"/>
          <w:sz w:val="26"/>
          <w:szCs w:val="26"/>
        </w:rPr>
        <w:t xml:space="preserve"> phí điều hành </w:t>
      </w:r>
      <w:del w:id="5882" w:author="Claude" w:date="2026-10-12T09:00:00Z">
        <w:r>
          <w:rPr>
            <w:rFonts w:ascii="Times New Roman" w:hAnsi="Times New Roman"/>
            <w:sz w:val="26"/>
            <w:szCs w:val="26"/>
          </w:rPr>
          <w:delText xml:space="preserve">sản xuất </w:delText>
        </w:r>
      </w:del>
      <w:r>
        <w:rPr>
          <w:rFonts w:ascii="Times New Roman" w:hAnsi="Times New Roman"/>
          <w:sz w:val="26"/>
          <w:szCs w:val="26"/>
        </w:rPr>
        <w:t xml:space="preserve">tại </w:t>
      </w:r>
      <w:del w:id="5883" w:author="Claude" w:date="2026-10-12T09:00:00Z">
        <w:r>
          <w:rPr>
            <w:rFonts w:ascii="Times New Roman" w:hAnsi="Times New Roman"/>
            <w:sz w:val="26"/>
            <w:szCs w:val="26"/>
          </w:rPr>
          <w:delText xml:space="preserve">công</w:delText>
        </w:r>
      </w:del>
      <w:ins w:id="5884" w:author="Claude" w:date="2026-10-12T09:00:00Z">
        <w:r>
          <w:rPr>
            <w:rFonts w:ascii="Times New Roman" w:hAnsi="Times New Roman"/>
            <w:sz w:val="26"/>
            <w:szCs w:val="26"/>
          </w:rPr>
          <w:t xml:space="preserve">Công</w:t>
        </w:r>
      </w:ins>
      <w:r>
        <w:rPr>
          <w:rFonts w:ascii="Times New Roman" w:hAnsi="Times New Roman"/>
          <w:sz w:val="26"/>
          <w:szCs w:val="26"/>
        </w:rPr>
        <w:t xml:space="preserve"> trường</w:t>
      </w:r>
      <w:del w:id="5885" w:author="Claude" w:date="2026-10-12T09:00:00Z">
        <w:r>
          <w:rPr>
            <w:rFonts w:ascii="Times New Roman" w:hAnsi="Times New Roman"/>
            <w:sz w:val="26"/>
            <w:szCs w:val="26"/>
          </w:rPr>
          <w:delText xml:space="preserve">, Chi</w:delText>
        </w:r>
      </w:del>
      <w:ins w:id="5886" w:author="Claude" w:date="2026-10-12T09:00:00Z">
        <w:r>
          <w:rPr>
            <w:rFonts w:ascii="Times New Roman" w:hAnsi="Times New Roman"/>
            <w:sz w:val="26"/>
            <w:szCs w:val="26"/>
          </w:rPr>
          <w:t xml:space="preserve">; chi</w:t>
        </w:r>
      </w:ins>
      <w:r>
        <w:rPr>
          <w:rFonts w:ascii="Times New Roman" w:hAnsi="Times New Roman"/>
          <w:sz w:val="26"/>
          <w:szCs w:val="26"/>
        </w:rPr>
        <w:t xml:space="preserve"> phí điện</w:t>
      </w:r>
      <w:ins w:id="5887" w:author="Claude" w:date="2026-10-12T09:00:00Z">
        <w:r>
          <w:rPr>
            <w:rFonts w:ascii="Times New Roman" w:hAnsi="Times New Roman"/>
            <w:sz w:val="26"/>
            <w:szCs w:val="26"/>
          </w:rPr>
          <w:t xml:space="preserve">,</w:t>
        </w:r>
      </w:ins>
      <w:r>
        <w:rPr>
          <w:rFonts w:ascii="Times New Roman" w:hAnsi="Times New Roman"/>
          <w:sz w:val="26"/>
          <w:szCs w:val="26"/>
        </w:rPr>
        <w:t xml:space="preserve"> nước, nhiên liệu</w:t>
      </w:r>
      <w:del w:id="5888" w:author="Claude" w:date="2026-10-12T09:00:00Z">
        <w:r>
          <w:rPr>
            <w:rFonts w:ascii="Times New Roman" w:hAnsi="Times New Roman"/>
            <w:sz w:val="26"/>
            <w:szCs w:val="26"/>
          </w:rPr>
          <w:delText xml:space="preserve"> tiêu thụ hàng tháng; Chi</w:delText>
        </w:r>
      </w:del>
      <w:ins w:id="5889" w:author="Claude" w:date="2026-10-12T09:00:00Z">
        <w:r>
          <w:rPr>
            <w:rFonts w:ascii="Times New Roman" w:hAnsi="Times New Roman"/>
            <w:sz w:val="26"/>
            <w:szCs w:val="26"/>
          </w:rPr>
          <w:t xml:space="preserve">; chi</w:t>
        </w:r>
      </w:ins>
      <w:r>
        <w:rPr>
          <w:rFonts w:ascii="Times New Roman" w:hAnsi="Times New Roman"/>
          <w:sz w:val="26"/>
          <w:szCs w:val="26"/>
        </w:rPr>
        <w:t xml:space="preserve"> phí</w:t>
      </w:r>
      <w:del w:id="5890" w:author="Claude" w:date="2026-10-12T09:00:00Z">
        <w:r>
          <w:rPr>
            <w:rFonts w:ascii="Times New Roman" w:hAnsi="Times New Roman"/>
            <w:sz w:val="26"/>
            <w:szCs w:val="26"/>
          </w:rPr>
          <w:delText xml:space="preserve"> xây dựng</w:delText>
        </w:r>
      </w:del>
      <w:r>
        <w:rPr>
          <w:rFonts w:ascii="Times New Roman" w:hAnsi="Times New Roman"/>
          <w:sz w:val="26"/>
          <w:szCs w:val="26"/>
        </w:rPr>
        <w:t xml:space="preserve"> nhà tạm để ở và điều hành thi công</w:t>
      </w:r>
      <w:del w:id="5891" w:author="Claude" w:date="2026-10-12T09:00:00Z">
        <w:r>
          <w:rPr>
            <w:rFonts w:ascii="Times New Roman" w:hAnsi="Times New Roman"/>
            <w:sz w:val="26"/>
            <w:szCs w:val="26"/>
          </w:rPr>
          <w:delText xml:space="preserve"> tại hiện trường; Chi</w:delText>
        </w:r>
      </w:del>
      <w:ins w:id="5892" w:author="Claude" w:date="2026-10-12T09:00:00Z">
        <w:r>
          <w:rPr>
            <w:rFonts w:ascii="Times New Roman" w:hAnsi="Times New Roman"/>
            <w:sz w:val="26"/>
            <w:szCs w:val="26"/>
          </w:rPr>
          <w:t xml:space="preserve">; chi</w:t>
        </w:r>
      </w:ins>
      <w:r>
        <w:rPr>
          <w:rFonts w:ascii="Times New Roman" w:hAnsi="Times New Roman"/>
          <w:sz w:val="26"/>
          <w:szCs w:val="26"/>
        </w:rPr>
        <w:t xml:space="preserve"> phí</w:t>
      </w:r>
      <w:del w:id="5893" w:author="Claude" w:date="2026-10-12T09:00:00Z">
        <w:r>
          <w:rPr>
            <w:rFonts w:ascii="Times New Roman" w:hAnsi="Times New Roman"/>
            <w:sz w:val="26"/>
            <w:szCs w:val="26"/>
          </w:rPr>
          <w:delText xml:space="preserve"> xây dựng</w:delText>
        </w:r>
      </w:del>
      <w:r>
        <w:rPr>
          <w:rFonts w:ascii="Times New Roman" w:hAnsi="Times New Roman"/>
          <w:sz w:val="26"/>
          <w:szCs w:val="26"/>
        </w:rPr>
        <w:t xml:space="preserve"> công trình tạm, phụ trợ phục vụ thi công</w:t>
      </w:r>
      <w:ins w:id="5894" w:author="Claude" w:date="2026-10-12T09:00:00Z">
        <w:r>
          <w:rPr>
            <w:rFonts w:ascii="Times New Roman" w:hAnsi="Times New Roman"/>
            <w:sz w:val="26"/>
            <w:szCs w:val="26"/>
          </w:rPr>
          <w:t xml:space="preserve">; chi phí huy động, giải thể; chi phí cung cấp, lắp đặt, duy trì, tháo dỡ, nhổ hệ cừ, văng chống; chi phí hạ mực nước ngầm, tiêu thoát nước hố móng trong thời gian thi công</w:t>
        </w:r>
      </w:ins>
      <w:r>
        <w:rPr>
          <w:rFonts w:ascii="Times New Roman" w:hAnsi="Times New Roman"/>
          <w:sz w:val="26"/>
          <w:szCs w:val="26"/>
        </w:rPr>
        <w:t xml:space="preserve"> của Bên B; </w:t>
      </w:r>
      <w:del w:id="5895" w:author="Claude" w:date="2026-10-12T09:00:00Z">
        <w:r>
          <w:rPr>
            <w:rFonts w:ascii="Times New Roman" w:hAnsi="Times New Roman"/>
            <w:sz w:val="26"/>
            <w:szCs w:val="26"/>
          </w:rPr>
          <w:delText xml:space="preserve">Chi</w:delText>
        </w:r>
      </w:del>
      <w:ins w:id="5896" w:author="Claude" w:date="2026-10-12T09:00:00Z">
        <w:r>
          <w:rPr>
            <w:rFonts w:ascii="Times New Roman" w:hAnsi="Times New Roman"/>
            <w:sz w:val="26"/>
            <w:szCs w:val="26"/>
          </w:rPr>
          <w:t xml:space="preserve">chi</w:t>
        </w:r>
      </w:ins>
      <w:r>
        <w:rPr>
          <w:rFonts w:ascii="Times New Roman" w:hAnsi="Times New Roman"/>
          <w:sz w:val="26"/>
          <w:szCs w:val="26"/>
        </w:rPr>
        <w:t xml:space="preserve"> phí </w:t>
      </w:r>
      <w:del w:id="5897" w:author="Claude" w:date="2026-10-12T09:00:00Z">
        <w:r>
          <w:rPr>
            <w:rFonts w:ascii="Times New Roman" w:hAnsi="Times New Roman"/>
            <w:sz w:val="26"/>
            <w:szCs w:val="26"/>
          </w:rPr>
          <w:delText xml:space="preserve">huy động và giải thể; Chi</w:delText>
        </w:r>
      </w:del>
      <w:ins w:id="5898" w:author="Claude" w:date="2026-10-12T09:00:00Z">
        <w:r>
          <w:rPr>
            <w:rFonts w:ascii="Times New Roman" w:hAnsi="Times New Roman"/>
            <w:sz w:val="26"/>
            <w:szCs w:val="26"/>
          </w:rPr>
          <w:t xml:space="preserve">quan trắc; chi phí phối hợp với Nhà thầu khác; chi</w:t>
        </w:r>
      </w:ins>
      <w:r>
        <w:rPr>
          <w:rFonts w:ascii="Times New Roman" w:hAnsi="Times New Roman"/>
          <w:sz w:val="26"/>
          <w:szCs w:val="26"/>
        </w:rPr>
        <w:t xml:space="preserve"> phí an toàn lao động, vệ sinh môi trường</w:t>
      </w:r>
      <w:del w:id="5899" w:author="Claude" w:date="2026-10-12T09:00:00Z">
        <w:r>
          <w:rPr>
            <w:rFonts w:ascii="Times New Roman" w:hAnsi="Times New Roman"/>
            <w:sz w:val="26"/>
            <w:szCs w:val="26"/>
          </w:rPr>
          <w:delText xml:space="preserve">, nhà vệ sinh và môi trường xung quanh; Chi</w:delText>
        </w:r>
      </w:del>
      <w:ins w:id="5900" w:author="Claude" w:date="2026-10-12T09:00:00Z">
        <w:r>
          <w:rPr>
            <w:rFonts w:ascii="Times New Roman" w:hAnsi="Times New Roman"/>
            <w:sz w:val="26"/>
            <w:szCs w:val="26"/>
          </w:rPr>
          <w:t xml:space="preserve">; chi</w:t>
        </w:r>
      </w:ins>
      <w:r>
        <w:rPr>
          <w:rFonts w:ascii="Times New Roman" w:hAnsi="Times New Roman"/>
          <w:sz w:val="26"/>
          <w:szCs w:val="26"/>
        </w:rPr>
        <w:t xml:space="preserve"> phí hoàn trả hạ tầng kỹ thuật (nếu có); </w:t>
      </w:r>
      <w:del w:id="5901" w:author="Claude" w:date="2026-10-12T09:00:00Z">
        <w:r>
          <w:rPr>
            <w:rFonts w:ascii="Times New Roman" w:hAnsi="Times New Roman"/>
            <w:sz w:val="26"/>
            <w:szCs w:val="26"/>
          </w:rPr>
          <w:delText xml:space="preserve">Chi</w:delText>
        </w:r>
      </w:del>
      <w:ins w:id="5902" w:author="Claude" w:date="2026-10-12T09:00:00Z">
        <w:r>
          <w:rPr>
            <w:rFonts w:ascii="Times New Roman" w:hAnsi="Times New Roman"/>
            <w:sz w:val="26"/>
            <w:szCs w:val="26"/>
          </w:rPr>
          <w:t xml:space="preserve">chi</w:t>
        </w:r>
      </w:ins>
      <w:r>
        <w:rPr>
          <w:rFonts w:ascii="Times New Roman" w:hAnsi="Times New Roman"/>
          <w:sz w:val="26"/>
          <w:szCs w:val="26"/>
        </w:rPr>
        <w:t xml:space="preserve"> phí</w:t>
      </w:r>
      <w:del w:id="5903" w:author="Claude" w:date="2026-10-12T09:00:00Z">
        <w:r>
          <w:rPr>
            <w:rFonts w:ascii="Times New Roman" w:hAnsi="Times New Roman"/>
            <w:sz w:val="26"/>
            <w:szCs w:val="26"/>
          </w:rPr>
          <w:delText xml:space="preserve"> mặt bằng thi công, Chi phí thực hiện</w:delText>
        </w:r>
      </w:del>
      <w:r>
        <w:rPr>
          <w:rFonts w:ascii="Times New Roman" w:hAnsi="Times New Roman"/>
          <w:sz w:val="26"/>
          <w:szCs w:val="26"/>
        </w:rPr>
        <w:t xml:space="preserve"> thí nghiệm, kiểm định </w:t>
      </w:r>
      <w:del w:id="5904" w:author="Claude" w:date="2026-10-12T09:00:00Z">
        <w:r>
          <w:rPr>
            <w:rFonts w:ascii="Times New Roman" w:hAnsi="Times New Roman"/>
            <w:sz w:val="26"/>
            <w:szCs w:val="26"/>
          </w:rPr>
          <w:delText xml:space="preserve">chất lượng </w:delText>
        </w:r>
      </w:del>
      <w:r>
        <w:rPr>
          <w:rFonts w:ascii="Times New Roman" w:hAnsi="Times New Roman"/>
          <w:sz w:val="26"/>
          <w:szCs w:val="26"/>
        </w:rPr>
        <w:t xml:space="preserve">vật liệu do </w:t>
      </w:r>
      <w:del w:id="5905" w:author="Claude" w:date="2026-10-12T09:00:00Z">
        <w:r>
          <w:rPr>
            <w:rFonts w:ascii="Times New Roman" w:hAnsi="Times New Roman"/>
            <w:sz w:val="26"/>
            <w:szCs w:val="26"/>
          </w:rPr>
          <w:delText xml:space="preserve">bên</w:delText>
        </w:r>
      </w:del>
      <w:ins w:id="5906" w:author="Claude" w:date="2026-10-12T09:00:00Z">
        <w:r>
          <w:rPr>
            <w:rFonts w:ascii="Times New Roman" w:hAnsi="Times New Roman"/>
            <w:sz w:val="26"/>
            <w:szCs w:val="26"/>
          </w:rPr>
          <w:t xml:space="preserve">Bên</w:t>
        </w:r>
      </w:ins>
      <w:r>
        <w:rPr>
          <w:rFonts w:ascii="Times New Roman" w:hAnsi="Times New Roman"/>
          <w:sz w:val="26"/>
          <w:szCs w:val="26"/>
        </w:rPr>
        <w:t xml:space="preserve"> B cung cấp</w:t>
      </w:r>
      <w:del w:id="5907" w:author="Claude" w:date="2026-10-12T09:00:00Z">
        <w:r>
          <w:rPr>
            <w:rFonts w:ascii="Times New Roman" w:hAnsi="Times New Roman"/>
            <w:sz w:val="26"/>
            <w:szCs w:val="26"/>
          </w:rPr>
          <w:delText xml:space="preserve"> thuộc trách nhiệm của Bên B . Chi</w:delText>
        </w:r>
      </w:del>
      <w:ins w:id="5908" w:author="Claude" w:date="2026-10-12T09:00:00Z">
        <w:r>
          <w:rPr>
            <w:rFonts w:ascii="Times New Roman" w:hAnsi="Times New Roman"/>
            <w:sz w:val="26"/>
            <w:szCs w:val="26"/>
          </w:rPr>
          <w:t xml:space="preserve">; chi</w:t>
        </w:r>
      </w:ins>
      <w:r>
        <w:rPr>
          <w:rFonts w:ascii="Times New Roman" w:hAnsi="Times New Roman"/>
          <w:sz w:val="26"/>
          <w:szCs w:val="26"/>
        </w:rPr>
        <w:t xml:space="preserve"> phí duy tu mặt bằng, đường công vụ trong phạm </w:t>
      </w:r>
      <w:del w:id="5909" w:author="Claude" w:date="2026-10-12T09:00:00Z">
        <w:r>
          <w:rPr>
            <w:rFonts w:ascii="Times New Roman" w:hAnsi="Times New Roman"/>
            <w:sz w:val="26"/>
            <w:szCs w:val="26"/>
          </w:rPr>
          <w:delText xml:space="preserve">vị</w:delText>
        </w:r>
      </w:del>
      <w:ins w:id="5910" w:author="Claude" w:date="2026-10-12T09:00:00Z">
        <w:r>
          <w:rPr>
            <w:rFonts w:ascii="Times New Roman" w:hAnsi="Times New Roman"/>
            <w:sz w:val="26"/>
            <w:szCs w:val="26"/>
          </w:rPr>
          <w:t xml:space="preserve">vi</w:t>
        </w:r>
      </w:ins>
      <w:r>
        <w:rPr>
          <w:rFonts w:ascii="Times New Roman" w:hAnsi="Times New Roman"/>
          <w:sz w:val="26"/>
          <w:szCs w:val="26"/>
        </w:rPr>
        <w:t xml:space="preserve"> của Bên B; </w:t>
      </w:r>
      <w:del w:id="5911" w:author="Claude" w:date="2026-10-12T09:00:00Z">
        <w:r>
          <w:rPr>
            <w:rFonts w:ascii="Times New Roman" w:hAnsi="Times New Roman"/>
            <w:sz w:val="26"/>
            <w:szCs w:val="26"/>
          </w:rPr>
          <w:delText xml:space="preserve">Chi</w:delText>
        </w:r>
      </w:del>
      <w:ins w:id="5912" w:author="Claude" w:date="2026-10-12T09:00:00Z">
        <w:r>
          <w:rPr>
            <w:rFonts w:ascii="Times New Roman" w:hAnsi="Times New Roman"/>
            <w:sz w:val="26"/>
            <w:szCs w:val="26"/>
          </w:rPr>
          <w:t xml:space="preserve">chi</w:t>
        </w:r>
      </w:ins>
      <w:r>
        <w:rPr>
          <w:rFonts w:ascii="Times New Roman" w:hAnsi="Times New Roman"/>
          <w:sz w:val="26"/>
          <w:szCs w:val="26"/>
        </w:rPr>
        <w:t xml:space="preserve"> phí bảo hành; </w:t>
      </w:r>
      <w:del w:id="5913" w:author="Claude" w:date="2026-10-12T09:00:00Z">
        <w:r>
          <w:rPr>
            <w:rFonts w:ascii="Times New Roman" w:hAnsi="Times New Roman"/>
            <w:sz w:val="26"/>
            <w:szCs w:val="26"/>
          </w:rPr>
          <w:delText xml:space="preserve">Chi</w:delText>
        </w:r>
      </w:del>
      <w:ins w:id="5914" w:author="Claude" w:date="2026-10-12T09:00:00Z">
        <w:r>
          <w:rPr>
            <w:rFonts w:ascii="Times New Roman" w:hAnsi="Times New Roman"/>
            <w:sz w:val="26"/>
            <w:szCs w:val="26"/>
          </w:rPr>
          <w:t xml:space="preserve">chi</w:t>
        </w:r>
      </w:ins>
      <w:r>
        <w:rPr>
          <w:rFonts w:ascii="Times New Roman" w:hAnsi="Times New Roman"/>
          <w:sz w:val="26"/>
          <w:szCs w:val="26"/>
        </w:rPr>
        <w:t xml:space="preserve"> phí</w:t>
      </w:r>
      <w:del w:id="5915" w:author="Claude" w:date="2026-10-12T09:00:00Z">
        <w:r>
          <w:rPr>
            <w:rFonts w:ascii="Times New Roman" w:hAnsi="Times New Roman"/>
            <w:sz w:val="26"/>
            <w:szCs w:val="26"/>
          </w:rPr>
          <w:delText xml:space="preserve"> cho các yếu tố</w:delText>
        </w:r>
      </w:del>
      <w:r>
        <w:rPr>
          <w:rFonts w:ascii="Times New Roman" w:hAnsi="Times New Roman"/>
          <w:sz w:val="26"/>
          <w:szCs w:val="26"/>
        </w:rPr>
        <w:t xml:space="preserve"> rủi ro</w:t>
      </w:r>
      <w:del w:id="5916" w:author="Claude" w:date="2026-10-12T09:00:00Z">
        <w:r>
          <w:rPr>
            <w:rFonts w:ascii="Times New Roman" w:hAnsi="Times New Roman"/>
            <w:sz w:val="26"/>
            <w:szCs w:val="26"/>
          </w:rPr>
          <w:delText xml:space="preserve"> có thể xảy ra trong quá trình thực hiện Hợp đồng; Chi</w:delText>
        </w:r>
      </w:del>
      <w:ins w:id="5917" w:author="Claude" w:date="2026-10-12T09:00:00Z">
        <w:r>
          <w:rPr>
            <w:rFonts w:ascii="Times New Roman" w:hAnsi="Times New Roman"/>
            <w:sz w:val="26"/>
            <w:szCs w:val="26"/>
          </w:rPr>
          <w:t xml:space="preserve">; chi</w:t>
        </w:r>
      </w:ins>
      <w:r>
        <w:rPr>
          <w:rFonts w:ascii="Times New Roman" w:hAnsi="Times New Roman"/>
          <w:sz w:val="26"/>
          <w:szCs w:val="26"/>
        </w:rPr>
        <w:t xml:space="preserve"> phí thực hiện các </w:t>
      </w:r>
      <w:del w:id="5918" w:author="Claude" w:date="2026-10-12T09:00:00Z">
        <w:r>
          <w:rPr>
            <w:rFonts w:ascii="Times New Roman" w:hAnsi="Times New Roman"/>
            <w:sz w:val="26"/>
            <w:szCs w:val="26"/>
          </w:rPr>
          <w:delText xml:space="preserve">trách nhiệm của Bên B,… và các chi phí liên quan đến biện pháp thi công</w:delText>
        </w:r>
      </w:del>
      <w:ins w:id="5919" w:author="Claude" w:date="2026-10-12T09:00:00Z">
        <w:r>
          <w:rPr>
            <w:rFonts w:ascii="Times New Roman" w:hAnsi="Times New Roman"/>
            <w:sz w:val="26"/>
            <w:szCs w:val="26"/>
          </w:rPr>
          <w:t xml:space="preserve">nghĩa vụ khác</w:t>
        </w:r>
      </w:ins>
      <w:r>
        <w:rPr>
          <w:rFonts w:ascii="Times New Roman" w:hAnsi="Times New Roman"/>
          <w:sz w:val="26"/>
          <w:szCs w:val="26"/>
        </w:rPr>
        <w:t xml:space="preserve"> của Bên B </w:t>
      </w:r>
      <w:del w:id="5920" w:author="Claude" w:date="2026-10-12T09:00:00Z">
        <w:r>
          <w:rPr>
            <w:rFonts w:ascii="Times New Roman" w:hAnsi="Times New Roman"/>
            <w:sz w:val="26"/>
            <w:szCs w:val="26"/>
          </w:rPr>
          <w:delText xml:space="preserve">để hoàn thành trọn vẹn nội dung công việc của</w:delText>
        </w:r>
      </w:del>
      <w:ins w:id="5921" w:author="Claude" w:date="2026-10-12T09:00:00Z">
        <w:r>
          <w:rPr>
            <w:rFonts w:ascii="Times New Roman" w:hAnsi="Times New Roman"/>
            <w:sz w:val="26"/>
            <w:szCs w:val="26"/>
          </w:rPr>
          <w:t xml:space="preserve">theo</w:t>
        </w:r>
      </w:ins>
      <w:r>
        <w:rPr>
          <w:rFonts w:ascii="Times New Roman" w:hAnsi="Times New Roman"/>
          <w:sz w:val="26"/>
          <w:szCs w:val="26"/>
        </w:rPr>
        <w:t xml:space="preserve"> Hợp đồng</w:t>
      </w:r>
      <w:del w:id="5922" w:author="Claude" w:date="2026-10-12T09:00:00Z">
        <w:r>
          <w:rPr>
            <w:rFonts w:ascii="Times New Roman" w:hAnsi="Times New Roman"/>
            <w:sz w:val="26"/>
            <w:szCs w:val="26"/>
          </w:rPr>
          <w:delText xml:space="preserve"> này</w:delText>
        </w:r>
      </w:del>
      <w:r>
        <w:rPr>
          <w:rFonts w:ascii="Times New Roman" w:hAnsi="Times New Roman"/>
          <w:sz w:val="26"/>
          <w:szCs w:val="26"/>
        </w:rPr>
        <w:t xml:space="preserve">.</w:t>
      </w:r>
    </w:p>
    <w:p w14:paraId="22C301A2" w14:textId="77777777" w:rsidR="00096978" w:rsidRPr="00302315" w:rsidRDefault="004F1396"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c) Bên B </w:t>
      </w:r>
      <w:del w:id="5923" w:author="Claude" w:date="2026-10-12T09:00:00Z">
        <w:r>
          <w:rPr>
            <w:rFonts w:ascii="Times New Roman" w:hAnsi="Times New Roman"/>
            <w:sz w:val="26"/>
            <w:szCs w:val="26"/>
          </w:rPr>
          <w:delText xml:space="preserve">sẽ </w:delText>
        </w:r>
      </w:del>
      <w:r>
        <w:rPr>
          <w:rFonts w:ascii="Times New Roman" w:hAnsi="Times New Roman"/>
          <w:sz w:val="26"/>
          <w:szCs w:val="26"/>
        </w:rPr>
        <w:t xml:space="preserve">chịu </w:t>
      </w:r>
      <w:del w:id="5924" w:author="Claude" w:date="2026-10-12T09:00:00Z">
        <w:r>
          <w:rPr>
            <w:rFonts w:ascii="Times New Roman" w:hAnsi="Times New Roman"/>
            <w:sz w:val="26"/>
            <w:szCs w:val="26"/>
          </w:rPr>
          <w:delText xml:space="preserve">trách nhiệm chi trả các</w:delText>
        </w:r>
      </w:del>
      <w:ins w:id="5925" w:author="Claude" w:date="2026-10-12T09:00:00Z">
        <w:r>
          <w:rPr>
            <w:rFonts w:ascii="Times New Roman" w:hAnsi="Times New Roman"/>
            <w:sz w:val="26"/>
            <w:szCs w:val="26"/>
          </w:rPr>
          <w:t xml:space="preserve">toàn bộ</w:t>
        </w:r>
      </w:ins>
      <w:r>
        <w:rPr>
          <w:rFonts w:ascii="Times New Roman" w:hAnsi="Times New Roman"/>
          <w:sz w:val="26"/>
          <w:szCs w:val="26"/>
        </w:rPr>
        <w:t xml:space="preserve"> chi phí </w:t>
      </w:r>
      <w:del w:id="5926" w:author="Claude" w:date="2026-10-12T09:00:00Z">
        <w:r>
          <w:rPr>
            <w:rFonts w:ascii="Times New Roman" w:hAnsi="Times New Roman"/>
            <w:sz w:val="26"/>
            <w:szCs w:val="26"/>
          </w:rPr>
          <w:delText xml:space="preserve">liên quan đến việc</w:delText>
        </w:r>
      </w:del>
      <w:ins w:id="5927" w:author="Claude" w:date="2026-10-12T09:00:00Z">
        <w:r>
          <w:rPr>
            <w:rFonts w:ascii="Times New Roman" w:hAnsi="Times New Roman"/>
            <w:sz w:val="26"/>
            <w:szCs w:val="26"/>
          </w:rPr>
          <w:t xml:space="preserve">đối với phần vật tư</w:t>
        </w:r>
      </w:ins>
      <w:r>
        <w:rPr>
          <w:rFonts w:ascii="Times New Roman" w:hAnsi="Times New Roman"/>
          <w:sz w:val="26"/>
          <w:szCs w:val="26"/>
        </w:rPr>
        <w:t xml:space="preserve"> vượt</w:t>
      </w:r>
      <w:ins w:id="5928" w:author="Claude" w:date="2026-10-12T09:00:00Z">
        <w:r>
          <w:rPr>
            <w:rFonts w:ascii="Times New Roman" w:hAnsi="Times New Roman"/>
            <w:sz w:val="26"/>
            <w:szCs w:val="26"/>
          </w:rPr>
          <w:t xml:space="preserve"> định mức</w:t>
        </w:r>
      </w:ins>
      <w:r>
        <w:rPr>
          <w:rFonts w:ascii="Times New Roman" w:hAnsi="Times New Roman"/>
          <w:sz w:val="26"/>
          <w:szCs w:val="26"/>
        </w:rPr>
        <w:t xml:space="preserve"> hao hụt </w:t>
      </w:r>
      <w:del w:id="5929" w:author="Claude" w:date="2026-10-12T09:00:00Z">
        <w:r>
          <w:rPr>
            <w:rFonts w:ascii="Times New Roman" w:hAnsi="Times New Roman"/>
            <w:sz w:val="26"/>
            <w:szCs w:val="26"/>
          </w:rPr>
          <w:delText xml:space="preserve">vật liệu </w:delText>
        </w:r>
      </w:del>
      <w:r>
        <w:rPr>
          <w:rFonts w:ascii="Times New Roman" w:hAnsi="Times New Roman"/>
          <w:sz w:val="26"/>
          <w:szCs w:val="26"/>
        </w:rPr>
        <w:t xml:space="preserve">cho phép</w:t>
      </w:r>
      <w:del w:id="5930" w:author="Claude" w:date="2026-10-12T09:00:00Z">
        <w:r>
          <w:rPr>
            <w:rFonts w:ascii="Times New Roman" w:hAnsi="Times New Roman"/>
            <w:sz w:val="26"/>
            <w:szCs w:val="26"/>
          </w:rPr>
          <w:delText xml:space="preserve"> được</w:delText>
        </w:r>
      </w:del>
      <w:r>
        <w:rPr>
          <w:rFonts w:ascii="Times New Roman" w:hAnsi="Times New Roman"/>
          <w:sz w:val="26"/>
          <w:szCs w:val="26"/>
        </w:rPr>
        <w:t xml:space="preserve"> quy định </w:t>
      </w:r>
      <w:del w:id="5931" w:author="Claude" w:date="2026-10-12T09:00:00Z">
        <w:r>
          <w:rPr>
            <w:rFonts w:ascii="Times New Roman" w:hAnsi="Times New Roman"/>
            <w:sz w:val="26"/>
            <w:szCs w:val="26"/>
          </w:rPr>
          <w:delText xml:space="preserve">trong</w:delText>
        </w:r>
      </w:del>
      <w:ins w:id="5932" w:author="Claude" w:date="2026-10-12T09:00:00Z">
        <w:r>
          <w:rPr>
            <w:rFonts w:ascii="Times New Roman" w:hAnsi="Times New Roman"/>
            <w:sz w:val="26"/>
            <w:szCs w:val="26"/>
          </w:rPr>
          <w:t xml:space="preserve">tại</w:t>
        </w:r>
      </w:ins>
      <w:r>
        <w:rPr>
          <w:rFonts w:ascii="Times New Roman" w:hAnsi="Times New Roman"/>
          <w:sz w:val="26"/>
          <w:szCs w:val="26"/>
        </w:rPr>
        <w:t xml:space="preserve"> Biểu </w:t>
      </w:r>
      <w:del w:id="5933" w:author="Claude" w:date="2026-10-12T09:00:00Z">
        <w:r>
          <w:rPr>
            <w:rFonts w:ascii="Times New Roman" w:hAnsi="Times New Roman"/>
            <w:sz w:val="26"/>
            <w:szCs w:val="26"/>
          </w:rPr>
          <w:delText xml:space="preserve">7 của Hợp đồng</w:delText>
        </w:r>
      </w:del>
      <w:ins w:id="5934" w:author="Claude" w:date="2026-10-12T09:00:00Z">
        <w:r>
          <w:rPr>
            <w:rFonts w:ascii="Times New Roman" w:hAnsi="Times New Roman"/>
            <w:sz w:val="26"/>
            <w:szCs w:val="26"/>
          </w:rPr>
          <w:t xml:space="preserve">07</w:t>
        </w:r>
      </w:ins>
      <w:r>
        <w:rPr>
          <w:rFonts w:ascii="Times New Roman" w:hAnsi="Times New Roman"/>
          <w:sz w:val="26"/>
          <w:szCs w:val="26"/>
        </w:rPr>
        <w:t xml:space="preserve">.</w:t>
      </w:r>
    </w:p>
    <w:p w14:paraId="2E2269C3" w14:textId="77777777" w:rsidR="00096978" w:rsidRPr="00302315" w:rsidRDefault="00096978" w:rsidP="007A44B1">
      <w:pPr>
        <w:pStyle w:val="Heading2"/>
        <w:spacing w:after="120" w:line="276" w:lineRule="auto"/>
        <w:jc w:val="left"/>
        <w:rPr>
          <w:rFonts w:ascii="Times New Roman" w:hAnsi="Times New Roman"/>
          <w:sz w:val="26"/>
          <w:szCs w:val="26"/>
        </w:rPr>
      </w:pPr>
      <w:r>
        <w:rPr>
          <w:rFonts w:ascii="Times New Roman" w:hAnsi="Times New Roman"/>
          <w:sz w:val="26"/>
          <w:szCs w:val="26"/>
        </w:rPr>
        <w:t>Điều 10. THANH TOÁN HỢP ĐỒNG</w:t>
      </w:r>
    </w:p>
    <w:p w14:paraId="7940235F" w14:textId="77777777" w:rsidR="00096978" w:rsidRPr="00302315" w:rsidRDefault="00096978" w:rsidP="007A44B1">
      <w:pPr>
        <w:tabs>
          <w:tab w:val="left" w:pos="709"/>
        </w:tabs>
        <w:spacing w:after="120" w:line="276" w:lineRule="auto"/>
        <w:jc w:val="both"/>
        <w:rPr>
          <w:rFonts w:ascii="Times New Roman" w:hAnsi="Times New Roman"/>
          <w:sz w:val="26"/>
          <w:szCs w:val="26"/>
        </w:rPr>
      </w:pPr>
      <w:r>
        <w:rPr>
          <w:rFonts w:ascii="Times New Roman" w:hAnsi="Times New Roman"/>
          <w:b/>
          <w:bCs/>
          <w:sz w:val="26"/>
          <w:szCs w:val="26"/>
        </w:rPr>
        <w:t>10.1. Hình thức thanh toán:</w:t>
      </w:r>
      <w:r>
        <w:rPr>
          <w:rFonts w:ascii="Times New Roman" w:hAnsi="Times New Roman"/>
          <w:sz w:val="26"/>
          <w:szCs w:val="26"/>
        </w:rPr>
        <w:t xml:space="preserve"> Thanh toán bằng chuyển khoản.</w:t>
      </w:r>
    </w:p>
    <w:p w14:paraId="2C99E2EE" w14:textId="77777777" w:rsidR="00096978" w:rsidRPr="00302315" w:rsidRDefault="00096978" w:rsidP="007A44B1">
      <w:pPr>
        <w:tabs>
          <w:tab w:val="left" w:pos="709"/>
        </w:tabs>
        <w:spacing w:after="120" w:line="276" w:lineRule="auto"/>
        <w:jc w:val="both"/>
        <w:rPr>
          <w:rFonts w:ascii="Times New Roman" w:hAnsi="Times New Roman"/>
          <w:sz w:val="26"/>
          <w:szCs w:val="26"/>
        </w:rPr>
      </w:pPr>
      <w:r>
        <w:rPr>
          <w:rFonts w:ascii="Times New Roman" w:hAnsi="Times New Roman"/>
          <w:b/>
          <w:bCs/>
          <w:sz w:val="26"/>
          <w:szCs w:val="26"/>
        </w:rPr>
        <w:t>10.2. Đồng tiền thanh toán:</w:t>
      </w:r>
      <w:r>
        <w:rPr>
          <w:rFonts w:ascii="Times New Roman" w:hAnsi="Times New Roman"/>
          <w:sz w:val="26"/>
          <w:szCs w:val="26"/>
        </w:rPr>
        <w:t xml:space="preserve"> Đồng tiền Việt Nam (VNĐ).</w:t>
      </w:r>
    </w:p>
    <w:p w14:paraId="26A3A233" w14:textId="77777777" w:rsidR="00096978" w:rsidRPr="00302315" w:rsidRDefault="00096978" w:rsidP="007A44B1">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10.3. Tạm ứng, thanh toán:</w:t>
      </w:r>
    </w:p>
    <w:p w14:paraId="6E923AEB" w14:textId="77777777" w:rsidR="00096978" w:rsidRPr="00302315" w:rsidRDefault="00096978" w:rsidP="007A44B1">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 xml:space="preserve">10.3.1. Tạm ứng hợp đồng: </w:t>
      </w:r>
    </w:p>
    <w:p w14:paraId="7AEB32A4" w14:textId="48C63B52" w:rsidR="004D434C" w:rsidRPr="00302315" w:rsidRDefault="002435FB" w:rsidP="007A44B1">
      <w:pPr>
        <w:tabs>
          <w:tab w:val="left" w:pos="709"/>
        </w:tabs>
        <w:spacing w:after="120" w:line="276" w:lineRule="auto"/>
        <w:jc w:val="both"/>
        <w:rPr>
          <w:rFonts w:ascii="Times New Roman" w:hAnsi="Times New Roman"/>
          <w:sz w:val="26"/>
          <w:szCs w:val="26"/>
          <w:highlight w:val="yellow"/>
        </w:rPr>
      </w:pPr>
      <w:commentRangeStart w:id="4"/>
      <w:r>
        <w:rPr>
          <w:rFonts w:ascii="Times New Roman" w:hAnsi="Times New Roman"/>
          <w:sz w:val="26"/>
          <w:szCs w:val="26"/>
          <w:rPrChange w:id="5935" w:author="Claude" w:date="2026-10-12T09:00:00Z">
            <w:rPr>
              <w:rFonts w:ascii="Times New Roman" w:hAnsi="Times New Roman"/>
              <w:sz w:val="26"/>
              <w:szCs w:val="26"/>
              <w:highlight w:val="yellow"/>
            </w:rPr>
          </w:rPrChange>
        </w:rPr>
        <w:t xml:space="preserve">a) Giá trị tạm ứng: </w:t>
      </w:r>
      <w:ins w:id="5936" w:author="Claude" w:date="2026-10-12T09:00:00Z">
        <w:r>
          <w:rPr>
            <w:rFonts w:ascii="Times New Roman" w:hAnsi="Times New Roman"/>
            <w:sz w:val="26"/>
            <w:szCs w:val="26"/>
          </w:rPr>
          <w:t xml:space="preserve">tối đa </w:t>
        </w:r>
        <w:r>
          <w:rPr>
            <w:rFonts w:ascii="Times New Roman" w:hAnsi="Times New Roman"/>
            <w:sz w:val="26"/>
            <w:szCs w:val="26"/>
            <w:highlight w:val="yellow"/>
          </w:rPr>
          <w:t xml:space="preserve">……</w:t>
        </w:r>
        <w:r>
          <w:rPr>
            <w:rFonts w:ascii="Times New Roman" w:hAnsi="Times New Roman"/>
            <w:sz w:val="26"/>
            <w:szCs w:val="26"/>
          </w:rPr>
          <w:t xml:space="preserve">% giá trị Hợp đồng trước thuế GTGT. </w:t>
        </w:r>
      </w:ins>
      <w:r>
        <w:rPr>
          <w:rFonts w:ascii="Times New Roman" w:hAnsi="Times New Roman"/>
          <w:sz w:val="26"/>
          <w:szCs w:val="26"/>
          <w:rPrChange w:id="5937" w:author="Claude" w:date="2026-10-12T09:00:00Z">
            <w:rPr>
              <w:rFonts w:ascii="Times New Roman" w:hAnsi="Times New Roman"/>
              <w:sz w:val="26"/>
              <w:szCs w:val="26"/>
              <w:highlight w:val="yellow"/>
            </w:rPr>
          </w:rPrChange>
        </w:rPr>
        <w:t xml:space="preserve">Bên A tạm ứng</w:t>
      </w:r>
      <w:del w:id="5938" w:author="Claude" w:date="2026-10-12T09:00:00Z">
        <w:r>
          <w:rPr>
            <w:rFonts w:ascii="Times New Roman" w:hAnsi="Times New Roman"/>
            <w:sz w:val="26"/>
            <w:szCs w:val="26"/>
            <w:highlight w:val="yellow"/>
          </w:rPr>
          <w:delText xml:space="preserve"> cho Bên B tối đa 20% giá trị trước thuế của Hợp đồng</w:delText>
        </w:r>
      </w:del>
      <w:r>
        <w:rPr>
          <w:rFonts w:ascii="Times New Roman" w:hAnsi="Times New Roman"/>
          <w:sz w:val="26"/>
          <w:szCs w:val="26"/>
          <w:rPrChange w:id="5939" w:author="Claude" w:date="2026-10-12T09:00:00Z">
            <w:rPr>
              <w:rFonts w:ascii="Times New Roman" w:hAnsi="Times New Roman"/>
              <w:sz w:val="26"/>
              <w:szCs w:val="26"/>
              <w:highlight w:val="yellow"/>
            </w:rPr>
          </w:rPrChange>
        </w:rPr>
        <w:t xml:space="preserve"> trong vòng 15 ngày làm việc kể từ ngày</w:t>
      </w:r>
      <w:del w:id="5940" w:author="Claude" w:date="2026-10-12T09:00:00Z">
        <w:r>
          <w:rPr>
            <w:rFonts w:ascii="Times New Roman" w:hAnsi="Times New Roman"/>
            <w:sz w:val="26"/>
            <w:szCs w:val="26"/>
            <w:highlight w:val="yellow"/>
          </w:rPr>
          <w:delText xml:space="preserve"> Bên A</w:delText>
        </w:r>
      </w:del>
      <w:r>
        <w:rPr>
          <w:rFonts w:ascii="Times New Roman" w:hAnsi="Times New Roman"/>
          <w:sz w:val="26"/>
          <w:szCs w:val="26"/>
          <w:rPrChange w:id="5941" w:author="Claude" w:date="2026-10-12T09:00:00Z">
            <w:rPr>
              <w:rFonts w:ascii="Times New Roman" w:hAnsi="Times New Roman"/>
              <w:sz w:val="26"/>
              <w:szCs w:val="26"/>
              <w:highlight w:val="yellow"/>
            </w:rPr>
          </w:rPrChange>
        </w:rPr>
        <w:t xml:space="preserve"> nhận đủ các hồ sơ hợp lệ sau của Bên B:</w:t>
      </w:r>
      <w:commentRangeEnd w:id="4"/>
      <w:r>
        <w:rPr>
          <w:rStyle w:val="CommentReference"/>
        </w:rPr>
        <w:commentReference w:id="4"/>
      </w:r>
    </w:p>
    <w:p w14:paraId="137AEF30" w14:textId="69B4C4C2" w:rsidR="0087553B" w:rsidRPr="00302315" w:rsidRDefault="00D107CC" w:rsidP="007A44B1">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Change w:id="5942" w:author="Claude" w:date="2026-10-12T09:00:00Z">
            <w:rPr>
              <w:rFonts w:ascii="Times New Roman" w:hAnsi="Times New Roman"/>
              <w:sz w:val="26"/>
              <w:szCs w:val="26"/>
              <w:highlight w:val="yellow"/>
            </w:rPr>
          </w:rPrChange>
        </w:rPr>
        <w:t xml:space="preserve">- Hợp </w:t>
      </w:r>
      <w:r>
        <w:rPr>
          <w:rFonts w:ascii="Times New Roman" w:hAnsi="Times New Roman" w:hint="eastAsia"/>
          <w:sz w:val="26"/>
          <w:szCs w:val="26"/>
          <w:rPrChange w:id="5943" w:author="Claude" w:date="2026-10-12T09:00:00Z">
            <w:rPr>
              <w:rFonts w:ascii="Times New Roman" w:hAnsi="Times New Roman" w:hint="eastAsia"/>
              <w:sz w:val="26"/>
              <w:szCs w:val="26"/>
              <w:highlight w:val="yellow"/>
            </w:rPr>
          </w:rPrChange>
        </w:rPr>
        <w:t xml:space="preserve">đ</w:t>
      </w:r>
      <w:r>
        <w:rPr>
          <w:rFonts w:ascii="Times New Roman" w:hAnsi="Times New Roman"/>
          <w:sz w:val="26"/>
          <w:szCs w:val="26"/>
          <w:rPrChange w:id="5944" w:author="Claude" w:date="2026-10-12T09:00:00Z">
            <w:rPr>
              <w:rFonts w:ascii="Times New Roman" w:hAnsi="Times New Roman"/>
              <w:sz w:val="26"/>
              <w:szCs w:val="26"/>
              <w:highlight w:val="yellow"/>
            </w:rPr>
          </w:rPrChange>
        </w:rPr>
        <w:t xml:space="preserve">ồng </w:t>
      </w:r>
      <w:ins w:id="5945" w:author="Claude" w:date="2026-10-12T09:00:00Z">
        <w:r>
          <w:rPr>
            <w:rFonts w:ascii="Times New Roman" w:hAnsi="Times New Roman"/>
            <w:sz w:val="26"/>
            <w:szCs w:val="26"/>
          </w:rPr>
          <w:t xml:space="preserve">đã </w:t>
        </w:r>
      </w:ins>
      <w:r>
        <w:rPr>
          <w:rFonts w:ascii="Times New Roman" w:hAnsi="Times New Roman" w:hint="eastAsia"/>
          <w:sz w:val="26"/>
          <w:szCs w:val="26"/>
          <w:rPrChange w:id="5946" w:author="Claude" w:date="2026-10-12T09:00:00Z">
            <w:rPr>
              <w:rFonts w:ascii="Times New Roman" w:hAnsi="Times New Roman" w:hint="eastAsia"/>
              <w:sz w:val="26"/>
              <w:szCs w:val="26"/>
              <w:highlight w:val="yellow"/>
            </w:rPr>
          </w:rPrChange>
        </w:rPr>
        <w:t xml:space="preserve">đư</w:t>
      </w:r>
      <w:r>
        <w:rPr>
          <w:rFonts w:ascii="Times New Roman" w:hAnsi="Times New Roman"/>
          <w:sz w:val="26"/>
          <w:szCs w:val="26"/>
          <w:rPrChange w:id="5947" w:author="Claude" w:date="2026-10-12T09:00:00Z">
            <w:rPr>
              <w:rFonts w:ascii="Times New Roman" w:hAnsi="Times New Roman"/>
              <w:sz w:val="26"/>
              <w:szCs w:val="26"/>
              <w:highlight w:val="yellow"/>
            </w:rPr>
          </w:rPrChange>
        </w:rPr>
        <w:t xml:space="preserve">ợc ký kết</w:t>
      </w:r>
      <w:del w:id="5948" w:author="Claude" w:date="2026-10-12T09:00:00Z">
        <w:r>
          <w:rPr>
            <w:rFonts w:ascii="Times New Roman" w:hAnsi="Times New Roman"/>
            <w:sz w:val="26"/>
            <w:szCs w:val="26"/>
            <w:highlight w:val="yellow"/>
          </w:rPr>
          <w:delText xml:space="preserve"> </w:delText>
        </w:r>
      </w:del>
      <w:ins w:id="5949" w:author="Claude" w:date="2026-10-12T09:00:00Z">
        <w:r>
          <w:rPr>
            <w:rFonts w:ascii="Times New Roman" w:hAnsi="Times New Roman"/>
            <w:sz w:val="26"/>
            <w:szCs w:val="26"/>
          </w:rPr>
          <w:t xml:space="preserve">;</w:t>
        </w:r>
      </w:ins>
    </w:p>
    <w:p w14:paraId="6E36CFE4" w14:textId="02BA1B53" w:rsidR="0087553B" w:rsidRPr="00302315" w:rsidRDefault="00D107CC" w:rsidP="007A44B1">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Change w:id="7397" w:author="Claude" w:date="2026-10-12T09:00:00Z">
            <w:rPr>
              <w:rFonts w:ascii="Times New Roman" w:hAnsi="Times New Roman"/>
              <w:sz w:val="26"/>
              <w:szCs w:val="26"/>
              <w:highlight w:val="yellow"/>
            </w:rPr>
          </w:rPrChange>
        </w:rPr>
        <w:t xml:space="preserve">- Th</w:t>
      </w:r>
      <w:r>
        <w:rPr>
          <w:rFonts w:ascii="Times New Roman" w:hAnsi="Times New Roman" w:hint="eastAsia"/>
          <w:sz w:val="26"/>
          <w:szCs w:val="26"/>
          <w:rPrChange w:id="7398" w:author="Claude" w:date="2026-10-12T09:00:00Z">
            <w:rPr>
              <w:rFonts w:ascii="Times New Roman" w:hAnsi="Times New Roman" w:hint="eastAsia"/>
              <w:sz w:val="26"/>
              <w:szCs w:val="26"/>
              <w:highlight w:val="yellow"/>
            </w:rPr>
          </w:rPrChange>
        </w:rPr>
        <w:t>ư</w:t>
      </w:r>
      <w:r>
        <w:rPr>
          <w:rFonts w:ascii="Times New Roman" w:hAnsi="Times New Roman"/>
          <w:sz w:val="26"/>
          <w:szCs w:val="26"/>
          <w:highlight w:val="yellow"/>
        </w:rPr>
        <w:t xml:space="preserve"> </w:t>
      </w:r>
      <w:r>
        <w:rPr>
          <w:rFonts w:ascii="Times New Roman" w:hAnsi="Times New Roman" w:hint="eastAsia"/>
          <w:sz w:val="26"/>
          <w:szCs w:val="26"/>
          <w:rPrChange w:id="7399" w:author="Claude" w:date="2026-10-12T09:00:00Z">
            <w:rPr>
              <w:rFonts w:ascii="Times New Roman" w:hAnsi="Times New Roman" w:hint="eastAsia"/>
              <w:sz w:val="26"/>
              <w:szCs w:val="26"/>
              <w:highlight w:val="yellow"/>
            </w:rPr>
          </w:rPrChange>
        </w:rPr>
        <w:t>đ</w:t>
      </w:r>
      <w:r>
        <w:rPr>
          <w:rFonts w:ascii="Times New Roman" w:hAnsi="Times New Roman"/>
          <w:sz w:val="26"/>
          <w:szCs w:val="26"/>
          <w:rPrChange w:id="7400" w:author="Claude" w:date="2026-10-12T09:00:00Z">
            <w:rPr>
              <w:rFonts w:ascii="Times New Roman" w:hAnsi="Times New Roman"/>
              <w:sz w:val="26"/>
              <w:szCs w:val="26"/>
              <w:highlight w:val="yellow"/>
            </w:rPr>
          </w:rPrChange>
        </w:rPr>
        <w:t>ề nghị tạm ứng;</w:t>
      </w:r>
    </w:p>
    <w:p w14:paraId="47D23FCC" w14:textId="5C89E78B" w:rsidR="0087553B" w:rsidRPr="00302315" w:rsidRDefault="00D107CC" w:rsidP="007A44B1">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Change w:id="5950" w:author="Claude" w:date="2026-10-12T09:00:00Z">
            <w:rPr>
              <w:rFonts w:ascii="Times New Roman" w:hAnsi="Times New Roman"/>
              <w:sz w:val="26"/>
              <w:szCs w:val="26"/>
              <w:highlight w:val="yellow"/>
            </w:rPr>
          </w:rPrChange>
        </w:rPr>
        <w:t xml:space="preserve">- Bảo lãnh thực hiện </w:t>
      </w:r>
      <w:del w:id="5951" w:author="Claude" w:date="2026-10-12T09:00:00Z">
        <w:r>
          <w:rPr>
            <w:rFonts w:ascii="Times New Roman" w:hAnsi="Times New Roman"/>
            <w:sz w:val="26"/>
            <w:szCs w:val="26"/>
            <w:highlight w:val="yellow"/>
          </w:rPr>
          <w:delText xml:space="preserve">hợp</w:delText>
        </w:r>
      </w:del>
      <w:ins w:id="5952" w:author="Claude" w:date="2026-10-12T09:00:00Z">
        <w:r>
          <w:rPr>
            <w:rFonts w:ascii="Times New Roman" w:hAnsi="Times New Roman"/>
            <w:sz w:val="26"/>
            <w:szCs w:val="26"/>
          </w:rPr>
          <w:t xml:space="preserve">Hợp</w:t>
        </w:r>
      </w:ins>
      <w:r>
        <w:rPr>
          <w:rFonts w:ascii="Times New Roman" w:hAnsi="Times New Roman"/>
          <w:sz w:val="26"/>
          <w:szCs w:val="26"/>
          <w:rPrChange w:id="5953" w:author="Claude" w:date="2026-10-12T09:00:00Z">
            <w:rPr>
              <w:rFonts w:ascii="Times New Roman" w:hAnsi="Times New Roman"/>
              <w:sz w:val="26"/>
              <w:szCs w:val="26"/>
              <w:highlight w:val="yellow"/>
            </w:rPr>
          </w:rPrChange>
        </w:rPr>
        <w:t xml:space="preserve"> </w:t>
      </w:r>
      <w:r>
        <w:rPr>
          <w:rFonts w:ascii="Times New Roman" w:hAnsi="Times New Roman" w:hint="eastAsia"/>
          <w:sz w:val="26"/>
          <w:szCs w:val="26"/>
          <w:rPrChange w:id="5954" w:author="Claude" w:date="2026-10-12T09:00:00Z">
            <w:rPr>
              <w:rFonts w:ascii="Times New Roman" w:hAnsi="Times New Roman" w:hint="eastAsia"/>
              <w:sz w:val="26"/>
              <w:szCs w:val="26"/>
              <w:highlight w:val="yellow"/>
            </w:rPr>
          </w:rPrChange>
        </w:rPr>
        <w:t xml:space="preserve">đ</w:t>
      </w:r>
      <w:r>
        <w:rPr>
          <w:rFonts w:ascii="Times New Roman" w:hAnsi="Times New Roman"/>
          <w:sz w:val="26"/>
          <w:szCs w:val="26"/>
          <w:rPrChange w:id="5955" w:author="Claude" w:date="2026-10-12T09:00:00Z">
            <w:rPr>
              <w:rFonts w:ascii="Times New Roman" w:hAnsi="Times New Roman"/>
              <w:sz w:val="26"/>
              <w:szCs w:val="26"/>
              <w:highlight w:val="yellow"/>
            </w:rPr>
          </w:rPrChange>
        </w:rPr>
        <w:t xml:space="preserve">ồng </w:t>
      </w:r>
      <w:del w:id="5956" w:author="Claude" w:date="2026-10-12T09:00:00Z">
        <w:r>
          <w:rPr>
            <w:rFonts w:ascii="Times New Roman" w:hAnsi="Times New Roman"/>
            <w:sz w:val="26"/>
            <w:szCs w:val="26"/>
            <w:highlight w:val="yellow"/>
          </w:rPr>
          <w:delText xml:space="preserve">với số tiền m</w:delText>
        </w:r>
        <w:r>
          <w:rPr>
            <w:rFonts w:ascii="Times New Roman" w:hAnsi="Times New Roman" w:hint="eastAsia"/>
            <w:sz w:val="26"/>
            <w:szCs w:val="26"/>
            <w:highlight w:val="yellow"/>
          </w:rPr>
          <w:delText xml:space="preserve">ư</w:delText>
        </w:r>
        <w:r>
          <w:rPr>
            <w:rFonts w:ascii="Times New Roman" w:hAnsi="Times New Roman"/>
            <w:sz w:val="26"/>
            <w:szCs w:val="26"/>
            <w:highlight w:val="yellow"/>
          </w:rPr>
          <w:delText xml:space="preserve">ời phần tr</w:delText>
        </w:r>
        <w:r>
          <w:rPr>
            <w:rFonts w:ascii="Times New Roman" w:hAnsi="Times New Roman" w:hint="eastAsia"/>
            <w:sz w:val="26"/>
            <w:szCs w:val="26"/>
            <w:highlight w:val="yellow"/>
          </w:rPr>
          <w:delText xml:space="preserve">ă</w:delText>
        </w:r>
        <w:r>
          <w:rPr>
            <w:rFonts w:ascii="Times New Roman" w:hAnsi="Times New Roman"/>
            <w:sz w:val="26"/>
            <w:szCs w:val="26"/>
            <w:highlight w:val="yellow"/>
          </w:rPr>
          <w:delText xml:space="preserve">m (10%) Giá</w:delText>
        </w:r>
      </w:del>
      <w:ins w:id="5957" w:author="Claude" w:date="2026-10-12T09:00:00Z">
        <w:r>
          <w:rPr>
            <w:rFonts w:ascii="Times New Roman" w:hAnsi="Times New Roman"/>
            <w:sz w:val="26"/>
            <w:szCs w:val="26"/>
          </w:rPr>
          <w:t xml:space="preserve">có giá trị bằng </w:t>
        </w:r>
        <w:r>
          <w:rPr>
            <w:rFonts w:ascii="Times New Roman" w:hAnsi="Times New Roman"/>
            <w:sz w:val="26"/>
            <w:szCs w:val="26"/>
            <w:highlight w:val="yellow"/>
          </w:rPr>
          <w:t xml:space="preserve">……</w:t>
        </w:r>
        <w:r>
          <w:rPr>
            <w:rFonts w:ascii="Times New Roman" w:hAnsi="Times New Roman"/>
            <w:sz w:val="26"/>
            <w:szCs w:val="26"/>
          </w:rPr>
          <w:t xml:space="preserve">% giá</w:t>
        </w:r>
      </w:ins>
      <w:r>
        <w:rPr>
          <w:rFonts w:ascii="Times New Roman" w:hAnsi="Times New Roman"/>
          <w:sz w:val="26"/>
          <w:szCs w:val="26"/>
          <w:rPrChange w:id="5958" w:author="Claude" w:date="2026-10-12T09:00:00Z">
            <w:rPr>
              <w:rFonts w:ascii="Times New Roman" w:hAnsi="Times New Roman"/>
              <w:sz w:val="26"/>
              <w:szCs w:val="26"/>
              <w:highlight w:val="yellow"/>
            </w:rPr>
          </w:rPrChange>
        </w:rPr>
        <w:t xml:space="preserve"> trị Hợp </w:t>
      </w:r>
      <w:r>
        <w:rPr>
          <w:rFonts w:ascii="Times New Roman" w:hAnsi="Times New Roman" w:hint="eastAsia"/>
          <w:sz w:val="26"/>
          <w:szCs w:val="26"/>
          <w:rPrChange w:id="5959" w:author="Claude" w:date="2026-10-12T09:00:00Z">
            <w:rPr>
              <w:rFonts w:ascii="Times New Roman" w:hAnsi="Times New Roman" w:hint="eastAsia"/>
              <w:sz w:val="26"/>
              <w:szCs w:val="26"/>
              <w:highlight w:val="yellow"/>
            </w:rPr>
          </w:rPrChange>
        </w:rPr>
        <w:t xml:space="preserve">đ</w:t>
      </w:r>
      <w:r>
        <w:rPr>
          <w:rFonts w:ascii="Times New Roman" w:hAnsi="Times New Roman"/>
          <w:sz w:val="26"/>
          <w:szCs w:val="26"/>
          <w:rPrChange w:id="5960" w:author="Claude" w:date="2026-10-12T09:00:00Z">
            <w:rPr>
              <w:rFonts w:ascii="Times New Roman" w:hAnsi="Times New Roman"/>
              <w:sz w:val="26"/>
              <w:szCs w:val="26"/>
              <w:highlight w:val="yellow"/>
            </w:rPr>
          </w:rPrChange>
        </w:rPr>
        <w:t xml:space="preserve">ồng </w:t>
      </w:r>
      <w:del w:id="5961" w:author="Claude" w:date="2026-10-12T09:00:00Z">
        <w:r>
          <w:rPr>
            <w:rFonts w:ascii="Times New Roman" w:hAnsi="Times New Roman"/>
            <w:sz w:val="26"/>
            <w:szCs w:val="26"/>
            <w:highlight w:val="yellow"/>
          </w:rPr>
          <w:delText xml:space="preserve">tuân thủ</w:delText>
        </w:r>
      </w:del>
      <w:ins w:id="5962" w:author="Claude" w:date="2026-10-12T09:00:00Z">
        <w:r>
          <w:rPr>
            <w:rFonts w:ascii="Times New Roman" w:hAnsi="Times New Roman"/>
            <w:sz w:val="26"/>
            <w:szCs w:val="26"/>
          </w:rPr>
          <w:t xml:space="preserve">theo</w:t>
        </w:r>
      </w:ins>
      <w:r>
        <w:rPr>
          <w:rFonts w:ascii="Times New Roman" w:hAnsi="Times New Roman"/>
          <w:sz w:val="26"/>
          <w:szCs w:val="26"/>
          <w:rPrChange w:id="5963" w:author="Claude" w:date="2026-10-12T09:00:00Z">
            <w:rPr>
              <w:rFonts w:ascii="Times New Roman" w:hAnsi="Times New Roman"/>
              <w:sz w:val="26"/>
              <w:szCs w:val="26"/>
              <w:highlight w:val="yellow"/>
            </w:rPr>
          </w:rPrChange>
        </w:rPr>
        <w:t xml:space="preserve"> </w:t>
      </w:r>
      <w:r>
        <w:rPr>
          <w:rFonts w:ascii="Times New Roman" w:hAnsi="Times New Roman" w:hint="eastAsia"/>
          <w:sz w:val="26"/>
          <w:szCs w:val="26"/>
          <w:rPrChange w:id="5964" w:author="Claude" w:date="2026-10-12T09:00:00Z">
            <w:rPr>
              <w:rFonts w:ascii="Times New Roman" w:hAnsi="Times New Roman" w:hint="eastAsia"/>
              <w:sz w:val="26"/>
              <w:szCs w:val="26"/>
              <w:highlight w:val="yellow"/>
            </w:rPr>
          </w:rPrChange>
        </w:rPr>
        <w:t xml:space="preserve">Đ</w:t>
      </w:r>
      <w:r>
        <w:rPr>
          <w:rFonts w:ascii="Times New Roman" w:hAnsi="Times New Roman"/>
          <w:sz w:val="26"/>
          <w:szCs w:val="26"/>
          <w:rPrChange w:id="5965" w:author="Claude" w:date="2026-10-12T09:00:00Z">
            <w:rPr>
              <w:rFonts w:ascii="Times New Roman" w:hAnsi="Times New Roman"/>
              <w:sz w:val="26"/>
              <w:szCs w:val="26"/>
              <w:highlight w:val="yellow"/>
            </w:rPr>
          </w:rPrChange>
        </w:rPr>
        <w:t xml:space="preserve">iều 20</w:t>
      </w:r>
      <w:del w:id="5966" w:author="Claude" w:date="2026-10-12T09:00:00Z">
        <w:r>
          <w:rPr>
            <w:rFonts w:ascii="Times New Roman" w:hAnsi="Times New Roman"/>
            <w:sz w:val="26"/>
            <w:szCs w:val="26"/>
            <w:highlight w:val="yellow"/>
          </w:rPr>
          <w:delText xml:space="preserve"> của Hợp </w:delText>
        </w:r>
        <w:r>
          <w:rPr>
            <w:rFonts w:ascii="Times New Roman" w:hAnsi="Times New Roman" w:hint="eastAsia"/>
            <w:sz w:val="26"/>
            <w:szCs w:val="26"/>
            <w:highlight w:val="yellow"/>
          </w:rPr>
          <w:delText xml:space="preserve">đ</w:delText>
        </w:r>
        <w:r>
          <w:rPr>
            <w:rFonts w:ascii="Times New Roman" w:hAnsi="Times New Roman"/>
            <w:sz w:val="26"/>
            <w:szCs w:val="26"/>
            <w:highlight w:val="yellow"/>
          </w:rPr>
          <w:delText xml:space="preserve">ồng này</w:delText>
        </w:r>
      </w:del>
      <w:ins w:id="5967" w:author="Claude" w:date="2026-10-12T09:00:00Z">
        <w:r>
          <w:rPr>
            <w:rFonts w:ascii="Times New Roman" w:hAnsi="Times New Roman"/>
            <w:sz w:val="26"/>
            <w:szCs w:val="26"/>
          </w:rPr>
          <w:t xml:space="preserve">.2</w:t>
        </w:r>
      </w:ins>
      <w:r>
        <w:rPr>
          <w:rFonts w:ascii="Times New Roman" w:hAnsi="Times New Roman"/>
          <w:sz w:val="26"/>
          <w:szCs w:val="26"/>
          <w:rPrChange w:id="5968" w:author="Claude" w:date="2026-10-12T09:00:00Z">
            <w:rPr>
              <w:rFonts w:ascii="Times New Roman" w:hAnsi="Times New Roman"/>
              <w:sz w:val="26"/>
              <w:szCs w:val="26"/>
              <w:highlight w:val="yellow"/>
            </w:rPr>
          </w:rPrChange>
        </w:rPr>
        <w:t xml:space="preserve">;</w:t>
      </w:r>
    </w:p>
    <w:p w14:paraId="67E64ECC" w14:textId="6BE45E9C" w:rsidR="0087553B" w:rsidRPr="00302315" w:rsidRDefault="00D107CC" w:rsidP="007A44B1">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Change w:id="5969" w:author="Claude" w:date="2026-10-12T09:00:00Z">
            <w:rPr>
              <w:rFonts w:ascii="Times New Roman" w:hAnsi="Times New Roman"/>
              <w:sz w:val="26"/>
              <w:szCs w:val="26"/>
              <w:highlight w:val="yellow"/>
            </w:rPr>
          </w:rPrChange>
        </w:rPr>
        <w:t xml:space="preserve">- Bảo lãnh tạm ứng có giá trị bằng </w:t>
      </w:r>
      <w:del w:id="5970" w:author="Claude" w:date="2026-10-12T09:00:00Z">
        <w:r>
          <w:rPr>
            <w:rFonts w:ascii="Times New Roman" w:hAnsi="Times New Roman"/>
            <w:sz w:val="26"/>
            <w:szCs w:val="26"/>
            <w:highlight w:val="yellow"/>
          </w:rPr>
          <w:delText xml:space="preserve">100</w:delText>
        </w:r>
      </w:del>
      <w:ins w:id="5971" w:author="Claude" w:date="2026-10-12T09:00:00Z">
        <w:r>
          <w:rPr>
            <w:rFonts w:ascii="Times New Roman" w:hAnsi="Times New Roman"/>
            <w:sz w:val="26"/>
            <w:szCs w:val="26"/>
            <w:highlight w:val="yellow"/>
          </w:rPr>
          <w:t xml:space="preserve">……</w:t>
        </w:r>
      </w:ins>
      <w:r>
        <w:rPr>
          <w:rFonts w:ascii="Times New Roman" w:hAnsi="Times New Roman"/>
          <w:sz w:val="26"/>
          <w:szCs w:val="26"/>
          <w:rPrChange w:id="5972" w:author="Claude" w:date="2026-10-12T09:00:00Z">
            <w:rPr>
              <w:rFonts w:ascii="Times New Roman" w:hAnsi="Times New Roman"/>
              <w:sz w:val="26"/>
              <w:szCs w:val="26"/>
              <w:highlight w:val="yellow"/>
            </w:rPr>
          </w:rPrChange>
        </w:rPr>
        <w:t xml:space="preserve">% số tiền tạm ứng</w:t>
      </w:r>
      <w:del w:id="5973" w:author="Claude" w:date="2026-10-12T09:00:00Z">
        <w:r>
          <w:rPr>
            <w:rFonts w:ascii="Times New Roman" w:hAnsi="Times New Roman"/>
            <w:sz w:val="26"/>
            <w:szCs w:val="26"/>
            <w:highlight w:val="yellow"/>
          </w:rPr>
          <w:delText xml:space="preserve">, tuân thủ</w:delText>
        </w:r>
      </w:del>
      <w:ins w:id="5974" w:author="Claude" w:date="2026-10-12T09:00:00Z">
        <w:r>
          <w:rPr>
            <w:rFonts w:ascii="Times New Roman" w:hAnsi="Times New Roman"/>
            <w:sz w:val="26"/>
            <w:szCs w:val="26"/>
          </w:rPr>
          <w:t xml:space="preserve"> theo</w:t>
        </w:r>
      </w:ins>
      <w:r>
        <w:rPr>
          <w:rFonts w:ascii="Times New Roman" w:hAnsi="Times New Roman"/>
          <w:sz w:val="26"/>
          <w:szCs w:val="26"/>
          <w:rPrChange w:id="5975" w:author="Claude" w:date="2026-10-12T09:00:00Z">
            <w:rPr>
              <w:rFonts w:ascii="Times New Roman" w:hAnsi="Times New Roman"/>
              <w:sz w:val="26"/>
              <w:szCs w:val="26"/>
              <w:highlight w:val="yellow"/>
            </w:rPr>
          </w:rPrChange>
        </w:rPr>
        <w:t xml:space="preserve"> Điều 20</w:t>
      </w:r>
      <w:del w:id="5976" w:author="Claude" w:date="2026-10-12T09:00:00Z">
        <w:r>
          <w:rPr>
            <w:rFonts w:ascii="Times New Roman" w:hAnsi="Times New Roman"/>
            <w:sz w:val="26"/>
            <w:szCs w:val="26"/>
            <w:highlight w:val="yellow"/>
          </w:rPr>
          <w:delText xml:space="preserve"> của Hợp đồng này</w:delText>
        </w:r>
      </w:del>
      <w:ins w:id="5977" w:author="Claude" w:date="2026-10-12T09:00:00Z">
        <w:r>
          <w:rPr>
            <w:rFonts w:ascii="Times New Roman" w:hAnsi="Times New Roman"/>
            <w:sz w:val="26"/>
            <w:szCs w:val="26"/>
          </w:rPr>
          <w:t xml:space="preserve">.1</w:t>
        </w:r>
      </w:ins>
      <w:r>
        <w:rPr>
          <w:rFonts w:ascii="Times New Roman" w:hAnsi="Times New Roman"/>
          <w:sz w:val="26"/>
          <w:szCs w:val="26"/>
          <w:rPrChange w:id="5978" w:author="Claude" w:date="2026-10-12T09:00:00Z">
            <w:rPr>
              <w:rFonts w:ascii="Times New Roman" w:hAnsi="Times New Roman"/>
              <w:sz w:val="26"/>
              <w:szCs w:val="26"/>
              <w:highlight w:val="yellow"/>
            </w:rPr>
          </w:rPrChange>
        </w:rPr>
        <w:t xml:space="preserve">;</w:t>
      </w:r>
    </w:p>
    <w:p w14:paraId="0969D236" w14:textId="22325E6B" w:rsidR="0087553B" w:rsidRPr="00302315" w:rsidRDefault="00D107CC" w:rsidP="007A44B1">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Change w:id="5979" w:author="Claude" w:date="2026-10-12T09:00:00Z">
            <w:rPr>
              <w:rFonts w:ascii="Times New Roman" w:hAnsi="Times New Roman"/>
              <w:sz w:val="26"/>
              <w:szCs w:val="26"/>
              <w:highlight w:val="yellow"/>
            </w:rPr>
          </w:rPrChange>
        </w:rPr>
        <w:t xml:space="preserve">- Biên bản xác nhận </w:t>
      </w:r>
      <w:del w:id="5980" w:author="Claude" w:date="2026-10-12T09:00:00Z">
        <w:r>
          <w:rPr>
            <w:rFonts w:ascii="Times New Roman" w:hAnsi="Times New Roman"/>
            <w:sz w:val="26"/>
            <w:szCs w:val="26"/>
            <w:highlight w:val="yellow"/>
          </w:rPr>
          <w:delText xml:space="preserve">Thiết</w:delText>
        </w:r>
      </w:del>
      <w:ins w:id="5981" w:author="Claude" w:date="2026-10-12T09:00:00Z">
        <w:r>
          <w:rPr>
            <w:rFonts w:ascii="Times New Roman" w:hAnsi="Times New Roman"/>
            <w:sz w:val="26"/>
            <w:szCs w:val="26"/>
          </w:rPr>
          <w:t xml:space="preserve">thiết</w:t>
        </w:r>
      </w:ins>
      <w:r>
        <w:rPr>
          <w:rFonts w:ascii="Times New Roman" w:hAnsi="Times New Roman"/>
          <w:sz w:val="26"/>
          <w:szCs w:val="26"/>
          <w:rPrChange w:id="5982" w:author="Claude" w:date="2026-10-12T09:00:00Z">
            <w:rPr>
              <w:rFonts w:ascii="Times New Roman" w:hAnsi="Times New Roman"/>
              <w:sz w:val="26"/>
              <w:szCs w:val="26"/>
              <w:highlight w:val="yellow"/>
            </w:rPr>
          </w:rPrChange>
        </w:rPr>
        <w:t xml:space="preserve"> bị thi công </w:t>
      </w:r>
      <w:r>
        <w:rPr>
          <w:rFonts w:ascii="Times New Roman" w:hAnsi="Times New Roman" w:hint="eastAsia"/>
          <w:sz w:val="26"/>
          <w:szCs w:val="26"/>
          <w:rPrChange w:id="5983" w:author="Claude" w:date="2026-10-12T09:00:00Z">
            <w:rPr>
              <w:rFonts w:ascii="Times New Roman" w:hAnsi="Times New Roman" w:hint="eastAsia"/>
              <w:sz w:val="26"/>
              <w:szCs w:val="26"/>
              <w:highlight w:val="yellow"/>
            </w:rPr>
          </w:rPrChange>
        </w:rPr>
        <w:t xml:space="preserve">đã</w:t>
      </w:r>
      <w:r>
        <w:rPr>
          <w:rFonts w:ascii="Times New Roman" w:hAnsi="Times New Roman"/>
          <w:sz w:val="26"/>
          <w:szCs w:val="26"/>
          <w:rPrChange w:id="5984" w:author="Claude" w:date="2026-10-12T09:00:00Z">
            <w:rPr>
              <w:rFonts w:ascii="Times New Roman" w:hAnsi="Times New Roman"/>
              <w:sz w:val="26"/>
              <w:szCs w:val="26"/>
              <w:highlight w:val="yellow"/>
            </w:rPr>
          </w:rPrChange>
        </w:rPr>
        <w:t xml:space="preserve"> tập kết </w:t>
      </w:r>
      <w:del w:id="5985" w:author="Claude" w:date="2026-10-12T09:00:00Z">
        <w:r>
          <w:rPr>
            <w:rFonts w:ascii="Times New Roman" w:hAnsi="Times New Roman"/>
            <w:sz w:val="26"/>
            <w:szCs w:val="26"/>
            <w:highlight w:val="yellow"/>
          </w:rPr>
          <w:delText xml:space="preserve">về công</w:delText>
        </w:r>
      </w:del>
      <w:ins w:id="5986" w:author="Claude" w:date="2026-10-12T09:00:00Z">
        <w:r>
          <w:rPr>
            <w:rFonts w:ascii="Times New Roman" w:hAnsi="Times New Roman"/>
            <w:sz w:val="26"/>
            <w:szCs w:val="26"/>
          </w:rPr>
          <w:t xml:space="preserve">tại Công</w:t>
        </w:r>
      </w:ins>
      <w:r>
        <w:rPr>
          <w:rFonts w:ascii="Times New Roman" w:hAnsi="Times New Roman"/>
          <w:sz w:val="26"/>
          <w:szCs w:val="26"/>
          <w:rPrChange w:id="5987" w:author="Claude" w:date="2026-10-12T09:00:00Z">
            <w:rPr>
              <w:rFonts w:ascii="Times New Roman" w:hAnsi="Times New Roman"/>
              <w:sz w:val="26"/>
              <w:szCs w:val="26"/>
              <w:highlight w:val="yellow"/>
            </w:rPr>
          </w:rPrChange>
        </w:rPr>
        <w:t xml:space="preserve"> tr</w:t>
      </w:r>
      <w:r>
        <w:rPr>
          <w:rFonts w:ascii="Times New Roman" w:hAnsi="Times New Roman" w:hint="eastAsia"/>
          <w:sz w:val="26"/>
          <w:szCs w:val="26"/>
          <w:rPrChange w:id="5988" w:author="Claude" w:date="2026-10-12T09:00:00Z">
            <w:rPr>
              <w:rFonts w:ascii="Times New Roman" w:hAnsi="Times New Roman" w:hint="eastAsia"/>
              <w:sz w:val="26"/>
              <w:szCs w:val="26"/>
              <w:highlight w:val="yellow"/>
            </w:rPr>
          </w:rPrChange>
        </w:rPr>
        <w:t xml:space="preserve">ư</w:t>
      </w:r>
      <w:r>
        <w:rPr>
          <w:rFonts w:ascii="Times New Roman" w:hAnsi="Times New Roman"/>
          <w:sz w:val="26"/>
          <w:szCs w:val="26"/>
          <w:rPrChange w:id="5989" w:author="Claude" w:date="2026-10-12T09:00:00Z">
            <w:rPr>
              <w:rFonts w:ascii="Times New Roman" w:hAnsi="Times New Roman"/>
              <w:sz w:val="26"/>
              <w:szCs w:val="26"/>
              <w:highlight w:val="yellow"/>
            </w:rPr>
          </w:rPrChange>
        </w:rPr>
        <w:t xml:space="preserve">ờng</w:t>
      </w:r>
      <w:del w:id="5990" w:author="Claude" w:date="2026-10-12T09:00:00Z">
        <w:r>
          <w:rPr>
            <w:rFonts w:ascii="Times New Roman" w:hAnsi="Times New Roman"/>
            <w:sz w:val="26"/>
            <w:szCs w:val="26"/>
            <w:highlight w:val="yellow"/>
          </w:rPr>
          <w:delText xml:space="preserve"> </w:delText>
        </w:r>
        <w:r>
          <w:rPr>
            <w:rFonts w:ascii="Times New Roman" w:hAnsi="Times New Roman" w:hint="eastAsia"/>
            <w:sz w:val="26"/>
            <w:szCs w:val="26"/>
            <w:highlight w:val="yellow"/>
          </w:rPr>
          <w:delText xml:space="preserve">đư</w:delText>
        </w:r>
        <w:r>
          <w:rPr>
            <w:rFonts w:ascii="Times New Roman" w:hAnsi="Times New Roman"/>
            <w:sz w:val="26"/>
            <w:szCs w:val="26"/>
            <w:highlight w:val="yellow"/>
          </w:rPr>
          <w:delText xml:space="preserve">ợc</w:delText>
        </w:r>
      </w:del>
      <w:ins w:id="5991" w:author="Claude" w:date="2026-10-12T09:00:00Z">
        <w:r>
          <w:rPr>
            <w:rFonts w:ascii="Times New Roman" w:hAnsi="Times New Roman"/>
            <w:sz w:val="26"/>
            <w:szCs w:val="26"/>
          </w:rPr>
          <w:t xml:space="preserve">, có xác nhận của</w:t>
        </w:r>
      </w:ins>
      <w:r>
        <w:rPr>
          <w:rFonts w:ascii="Times New Roman" w:hAnsi="Times New Roman"/>
          <w:sz w:val="26"/>
          <w:szCs w:val="26"/>
          <w:rPrChange w:id="5992" w:author="Claude" w:date="2026-10-12T09:00:00Z">
            <w:rPr>
              <w:rFonts w:ascii="Times New Roman" w:hAnsi="Times New Roman"/>
              <w:sz w:val="26"/>
              <w:szCs w:val="26"/>
              <w:highlight w:val="yellow"/>
            </w:rPr>
          </w:rPrChange>
        </w:rPr>
        <w:t xml:space="preserve"> Bên A</w:t>
      </w:r>
      <w:del w:id="5993" w:author="Claude" w:date="2026-10-12T09:00:00Z">
        <w:r>
          <w:rPr>
            <w:rFonts w:ascii="Times New Roman" w:hAnsi="Times New Roman"/>
            <w:sz w:val="26"/>
            <w:szCs w:val="26"/>
            <w:highlight w:val="yellow"/>
          </w:rPr>
          <w:delText xml:space="preserve"> xác nhận</w:delText>
        </w:r>
      </w:del>
      <w:r>
        <w:rPr>
          <w:rFonts w:ascii="Times New Roman" w:hAnsi="Times New Roman"/>
          <w:sz w:val="26"/>
          <w:szCs w:val="26"/>
          <w:rPrChange w:id="5994" w:author="Claude" w:date="2026-10-12T09:00:00Z">
            <w:rPr>
              <w:rFonts w:ascii="Times New Roman" w:hAnsi="Times New Roman"/>
              <w:sz w:val="26"/>
              <w:szCs w:val="26"/>
              <w:highlight w:val="yellow"/>
            </w:rPr>
          </w:rPrChange>
        </w:rPr>
        <w:t xml:space="preserve">;</w:t>
      </w:r>
    </w:p>
    <w:p w14:paraId="04B2FA46" w14:textId="77777777" w:rsidR="00096978" w:rsidRPr="00302315" w:rsidRDefault="00096978" w:rsidP="007A44B1">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Change w:id="5995" w:author="Claude" w:date="2026-10-12T09:00:00Z">
            <w:rPr>
              <w:rFonts w:ascii="Times New Roman" w:hAnsi="Times New Roman"/>
              <w:sz w:val="26"/>
              <w:szCs w:val="26"/>
              <w:highlight w:val="yellow"/>
            </w:rPr>
          </w:rPrChange>
        </w:rPr>
        <w:t xml:space="preserve">b) Thu hồi</w:t>
      </w:r>
      <w:del w:id="5996" w:author="Claude" w:date="2026-10-12T09:00:00Z">
        <w:r>
          <w:rPr>
            <w:rFonts w:ascii="Times New Roman" w:hAnsi="Times New Roman"/>
            <w:sz w:val="26"/>
            <w:szCs w:val="26"/>
            <w:highlight w:val="yellow"/>
          </w:rPr>
          <w:delText xml:space="preserve"> tiền</w:delText>
        </w:r>
      </w:del>
      <w:r>
        <w:rPr>
          <w:rFonts w:ascii="Times New Roman" w:hAnsi="Times New Roman"/>
          <w:sz w:val="26"/>
          <w:szCs w:val="26"/>
          <w:rPrChange w:id="5997" w:author="Claude" w:date="2026-10-12T09:00:00Z">
            <w:rPr>
              <w:rFonts w:ascii="Times New Roman" w:hAnsi="Times New Roman"/>
              <w:sz w:val="26"/>
              <w:szCs w:val="26"/>
              <w:highlight w:val="yellow"/>
            </w:rPr>
          </w:rPrChange>
        </w:rPr>
        <w:t xml:space="preserve"> tạm ứng: Tiền tạm ứng được thu hồi dần qua các lần thanh toán</w:t>
      </w:r>
      <w:del w:id="5998" w:author="Claude" w:date="2026-10-12T09:00:00Z">
        <w:r>
          <w:rPr>
            <w:rFonts w:ascii="Times New Roman" w:hAnsi="Times New Roman"/>
            <w:sz w:val="26"/>
            <w:szCs w:val="26"/>
            <w:highlight w:val="yellow"/>
          </w:rPr>
          <w:delText xml:space="preserve"> khối lượng hoàn thành của hợp đồng, việc thu hồi vốn tạm ứng được</w:delText>
        </w:r>
      </w:del>
      <w:ins w:id="5999" w:author="Claude" w:date="2026-10-12T09:00:00Z">
        <w:r>
          <w:rPr>
            <w:rFonts w:ascii="Times New Roman" w:hAnsi="Times New Roman"/>
            <w:sz w:val="26"/>
            <w:szCs w:val="26"/>
          </w:rPr>
          <w:t xml:space="preserve">,</w:t>
        </w:r>
      </w:ins>
      <w:r>
        <w:rPr>
          <w:rFonts w:ascii="Times New Roman" w:hAnsi="Times New Roman"/>
          <w:sz w:val="26"/>
          <w:szCs w:val="26"/>
          <w:rPrChange w:id="6000" w:author="Claude" w:date="2026-10-12T09:00:00Z">
            <w:rPr>
              <w:rFonts w:ascii="Times New Roman" w:hAnsi="Times New Roman"/>
              <w:sz w:val="26"/>
              <w:szCs w:val="26"/>
              <w:highlight w:val="yellow"/>
            </w:rPr>
          </w:rPrChange>
        </w:rPr>
        <w:t xml:space="preserve"> bắt đầu </w:t>
      </w:r>
      <w:del w:id="6001" w:author="Claude" w:date="2026-10-12T09:00:00Z">
        <w:r>
          <w:rPr>
            <w:rFonts w:ascii="Times New Roman" w:hAnsi="Times New Roman"/>
            <w:sz w:val="26"/>
            <w:szCs w:val="26"/>
            <w:highlight w:val="yellow"/>
          </w:rPr>
          <w:delText xml:space="preserve">ngay khi</w:delText>
        </w:r>
      </w:del>
      <w:ins w:id="6002" w:author="Claude" w:date="2026-10-12T09:00:00Z">
        <w:r>
          <w:rPr>
            <w:rFonts w:ascii="Times New Roman" w:hAnsi="Times New Roman"/>
            <w:sz w:val="26"/>
            <w:szCs w:val="26"/>
          </w:rPr>
          <w:t xml:space="preserve">từ lần</w:t>
        </w:r>
      </w:ins>
      <w:r>
        <w:rPr>
          <w:rFonts w:ascii="Times New Roman" w:hAnsi="Times New Roman"/>
          <w:sz w:val="26"/>
          <w:szCs w:val="26"/>
          <w:rPrChange w:id="6003" w:author="Claude" w:date="2026-10-12T09:00:00Z">
            <w:rPr>
              <w:rFonts w:ascii="Times New Roman" w:hAnsi="Times New Roman"/>
              <w:sz w:val="26"/>
              <w:szCs w:val="26"/>
              <w:highlight w:val="yellow"/>
            </w:rPr>
          </w:rPrChange>
        </w:rPr>
        <w:t xml:space="preserve"> thanh toán </w:t>
      </w:r>
      <w:del w:id="6004" w:author="Claude" w:date="2026-10-12T09:00:00Z">
        <w:r>
          <w:rPr>
            <w:rFonts w:ascii="Times New Roman" w:hAnsi="Times New Roman"/>
            <w:sz w:val="26"/>
            <w:szCs w:val="26"/>
            <w:highlight w:val="yellow"/>
          </w:rPr>
          <w:delText xml:space="preserve">lần </w:delText>
        </w:r>
      </w:del>
      <w:r>
        <w:rPr>
          <w:rFonts w:ascii="Times New Roman" w:hAnsi="Times New Roman"/>
          <w:sz w:val="26"/>
          <w:szCs w:val="26"/>
          <w:rPrChange w:id="6005" w:author="Claude" w:date="2026-10-12T09:00:00Z">
            <w:rPr>
              <w:rFonts w:ascii="Times New Roman" w:hAnsi="Times New Roman"/>
              <w:sz w:val="26"/>
              <w:szCs w:val="26"/>
              <w:highlight w:val="yellow"/>
            </w:rPr>
          </w:rPrChange>
        </w:rPr>
        <w:t xml:space="preserve">đầu </w:t>
      </w:r>
      <w:del w:id="6006" w:author="Claude" w:date="2026-10-12T09:00:00Z">
        <w:r>
          <w:rPr>
            <w:rFonts w:ascii="Times New Roman" w:hAnsi="Times New Roman"/>
            <w:sz w:val="26"/>
            <w:szCs w:val="26"/>
            <w:highlight w:val="yellow"/>
          </w:rPr>
          <w:delText xml:space="preserve">và đảm bảo việc</w:delText>
        </w:r>
      </w:del>
      <w:ins w:id="6007" w:author="Claude" w:date="2026-10-12T09:00:00Z">
        <w:r>
          <w:rPr>
            <w:rFonts w:ascii="Times New Roman" w:hAnsi="Times New Roman"/>
            <w:sz w:val="26"/>
            <w:szCs w:val="26"/>
          </w:rPr>
          <w:t xml:space="preserve">tiên và</w:t>
        </w:r>
      </w:ins>
      <w:r>
        <w:rPr>
          <w:rFonts w:ascii="Times New Roman" w:hAnsi="Times New Roman"/>
          <w:sz w:val="26"/>
          <w:szCs w:val="26"/>
          <w:rPrChange w:id="6008" w:author="Claude" w:date="2026-10-12T09:00:00Z">
            <w:rPr>
              <w:rFonts w:ascii="Times New Roman" w:hAnsi="Times New Roman"/>
              <w:sz w:val="26"/>
              <w:szCs w:val="26"/>
              <w:highlight w:val="yellow"/>
            </w:rPr>
          </w:rPrChange>
        </w:rPr>
        <w:t xml:space="preserve"> thu hồi</w:t>
      </w:r>
      <w:del w:id="6009" w:author="Claude" w:date="2026-10-12T09:00:00Z">
        <w:r>
          <w:rPr>
            <w:rFonts w:ascii="Times New Roman" w:hAnsi="Times New Roman"/>
            <w:sz w:val="26"/>
            <w:szCs w:val="26"/>
            <w:highlight w:val="yellow"/>
          </w:rPr>
          <w:delText xml:space="preserve"> tạm ứng</w:delText>
        </w:r>
      </w:del>
      <w:r>
        <w:rPr>
          <w:rFonts w:ascii="Times New Roman" w:hAnsi="Times New Roman"/>
          <w:sz w:val="26"/>
          <w:szCs w:val="26"/>
          <w:rPrChange w:id="6010" w:author="Claude" w:date="2026-10-12T09:00:00Z">
            <w:rPr>
              <w:rFonts w:ascii="Times New Roman" w:hAnsi="Times New Roman"/>
              <w:sz w:val="26"/>
              <w:szCs w:val="26"/>
              <w:highlight w:val="yellow"/>
            </w:rPr>
          </w:rPrChange>
        </w:rPr>
        <w:t xml:space="preserve"> hết khi giá trị thanh toán </w:t>
      </w:r>
      <w:del w:id="6011" w:author="Claude" w:date="2026-10-12T09:00:00Z">
        <w:r>
          <w:rPr>
            <w:rFonts w:ascii="Times New Roman" w:hAnsi="Times New Roman"/>
            <w:sz w:val="26"/>
            <w:szCs w:val="26"/>
            <w:highlight w:val="yellow"/>
          </w:rPr>
          <w:delText xml:space="preserve">khối lượng hoàn thành </w:delText>
        </w:r>
      </w:del>
      <w:r>
        <w:rPr>
          <w:rFonts w:ascii="Times New Roman" w:hAnsi="Times New Roman"/>
          <w:sz w:val="26"/>
          <w:szCs w:val="26"/>
          <w:rPrChange w:id="6012" w:author="Claude" w:date="2026-10-12T09:00:00Z">
            <w:rPr>
              <w:rFonts w:ascii="Times New Roman" w:hAnsi="Times New Roman"/>
              <w:sz w:val="26"/>
              <w:szCs w:val="26"/>
              <w:highlight w:val="yellow"/>
            </w:rPr>
          </w:rPrChange>
        </w:rPr>
        <w:t xml:space="preserve">đạt </w:t>
      </w:r>
      <w:del w:id="6013" w:author="Claude" w:date="2026-10-12T09:00:00Z">
        <w:r>
          <w:rPr>
            <w:rFonts w:ascii="Times New Roman" w:hAnsi="Times New Roman"/>
            <w:sz w:val="26"/>
            <w:szCs w:val="26"/>
            <w:highlight w:val="yellow"/>
          </w:rPr>
          <w:delText xml:space="preserve">80</w:delText>
        </w:r>
      </w:del>
      <w:ins w:id="6014" w:author="Claude" w:date="2026-10-12T09:00:00Z">
        <w:r>
          <w:rPr>
            <w:rFonts w:ascii="Times New Roman" w:hAnsi="Times New Roman"/>
            <w:sz w:val="26"/>
            <w:szCs w:val="26"/>
            <w:highlight w:val="yellow"/>
          </w:rPr>
          <w:t xml:space="preserve">……</w:t>
        </w:r>
      </w:ins>
      <w:r>
        <w:rPr>
          <w:rFonts w:ascii="Times New Roman" w:hAnsi="Times New Roman"/>
          <w:sz w:val="26"/>
          <w:szCs w:val="26"/>
          <w:rPrChange w:id="6015" w:author="Claude" w:date="2026-10-12T09:00:00Z">
            <w:rPr>
              <w:rFonts w:ascii="Times New Roman" w:hAnsi="Times New Roman"/>
              <w:sz w:val="26"/>
              <w:szCs w:val="26"/>
              <w:highlight w:val="yellow"/>
            </w:rPr>
          </w:rPrChange>
        </w:rPr>
        <w:t xml:space="preserve">% giá trị </w:t>
      </w:r>
      <w:del w:id="6016" w:author="Claude" w:date="2026-10-12T09:00:00Z">
        <w:r>
          <w:rPr>
            <w:rFonts w:ascii="Times New Roman" w:hAnsi="Times New Roman"/>
            <w:sz w:val="26"/>
            <w:szCs w:val="26"/>
            <w:highlight w:val="yellow"/>
          </w:rPr>
          <w:delText xml:space="preserve">hợp</w:delText>
        </w:r>
      </w:del>
      <w:ins w:id="6017" w:author="Claude" w:date="2026-10-12T09:00:00Z">
        <w:r>
          <w:rPr>
            <w:rFonts w:ascii="Times New Roman" w:hAnsi="Times New Roman"/>
            <w:sz w:val="26"/>
            <w:szCs w:val="26"/>
          </w:rPr>
          <w:t xml:space="preserve">Hợp</w:t>
        </w:r>
      </w:ins>
      <w:r>
        <w:rPr>
          <w:rFonts w:ascii="Times New Roman" w:hAnsi="Times New Roman"/>
          <w:sz w:val="26"/>
          <w:szCs w:val="26"/>
          <w:rPrChange w:id="6018" w:author="Claude" w:date="2026-10-12T09:00:00Z">
            <w:rPr>
              <w:rFonts w:ascii="Times New Roman" w:hAnsi="Times New Roman"/>
              <w:sz w:val="26"/>
              <w:szCs w:val="26"/>
              <w:highlight w:val="yellow"/>
            </w:rPr>
          </w:rPrChange>
        </w:rPr>
        <w:t xml:space="preserve"> đồng. Trường hợp tiền tạm ứng </w:t>
      </w:r>
      <w:del w:id="6019" w:author="Claude" w:date="2026-10-12T09:00:00Z">
        <w:r>
          <w:rPr>
            <w:rFonts w:ascii="Times New Roman" w:hAnsi="Times New Roman"/>
            <w:sz w:val="26"/>
            <w:szCs w:val="26"/>
            <w:highlight w:val="yellow"/>
          </w:rPr>
          <w:delText xml:space="preserve">vẫn </w:delText>
        </w:r>
      </w:del>
      <w:r>
        <w:rPr>
          <w:rFonts w:ascii="Times New Roman" w:hAnsi="Times New Roman"/>
          <w:sz w:val="26"/>
          <w:szCs w:val="26"/>
          <w:rPrChange w:id="6020" w:author="Claude" w:date="2026-10-12T09:00:00Z">
            <w:rPr>
              <w:rFonts w:ascii="Times New Roman" w:hAnsi="Times New Roman"/>
              <w:sz w:val="26"/>
              <w:szCs w:val="26"/>
              <w:highlight w:val="yellow"/>
            </w:rPr>
          </w:rPrChange>
        </w:rPr>
        <w:t xml:space="preserve">chưa được </w:t>
      </w:r>
      <w:del w:id="6021" w:author="Claude" w:date="2026-10-12T09:00:00Z">
        <w:r>
          <w:rPr>
            <w:rFonts w:ascii="Times New Roman" w:hAnsi="Times New Roman"/>
            <w:sz w:val="26"/>
            <w:szCs w:val="26"/>
            <w:highlight w:val="yellow"/>
          </w:rPr>
          <w:delText xml:space="preserve">hoàn trả</w:delText>
        </w:r>
      </w:del>
      <w:ins w:id="6022" w:author="Claude" w:date="2026-10-12T09:00:00Z">
        <w:r>
          <w:rPr>
            <w:rFonts w:ascii="Times New Roman" w:hAnsi="Times New Roman"/>
            <w:sz w:val="26"/>
            <w:szCs w:val="26"/>
          </w:rPr>
          <w:t xml:space="preserve">thu hồi hết</w:t>
        </w:r>
      </w:ins>
      <w:r>
        <w:rPr>
          <w:rFonts w:ascii="Times New Roman" w:hAnsi="Times New Roman"/>
          <w:sz w:val="26"/>
          <w:szCs w:val="26"/>
          <w:rPrChange w:id="6023" w:author="Claude" w:date="2026-10-12T09:00:00Z">
            <w:rPr>
              <w:rFonts w:ascii="Times New Roman" w:hAnsi="Times New Roman"/>
              <w:sz w:val="26"/>
              <w:szCs w:val="26"/>
              <w:highlight w:val="yellow"/>
            </w:rPr>
          </w:rPrChange>
        </w:rPr>
        <w:t xml:space="preserve"> trước khi ký biên bản nghiệm thu hoàn thành Hạng mục công trình hoặc </w:t>
      </w:r>
      <w:del w:id="6024" w:author="Claude" w:date="2026-10-12T09:00:00Z">
        <w:r>
          <w:rPr>
            <w:rFonts w:ascii="Times New Roman" w:hAnsi="Times New Roman"/>
            <w:sz w:val="26"/>
            <w:szCs w:val="26"/>
            <w:highlight w:val="yellow"/>
          </w:rPr>
          <w:delText xml:space="preserve">trước khi</w:delText>
        </w:r>
      </w:del>
      <w:ins w:id="6025" w:author="Claude" w:date="2026-10-12T09:00:00Z">
        <w:r>
          <w:rPr>
            <w:rFonts w:ascii="Times New Roman" w:hAnsi="Times New Roman"/>
            <w:sz w:val="26"/>
            <w:szCs w:val="26"/>
          </w:rPr>
          <w:t xml:space="preserve">khi Hợp đồng</w:t>
        </w:r>
      </w:ins>
      <w:r>
        <w:rPr>
          <w:rFonts w:ascii="Times New Roman" w:hAnsi="Times New Roman"/>
          <w:sz w:val="26"/>
          <w:szCs w:val="26"/>
          <w:rPrChange w:id="6026" w:author="Claude" w:date="2026-10-12T09:00:00Z">
            <w:rPr>
              <w:rFonts w:ascii="Times New Roman" w:hAnsi="Times New Roman"/>
              <w:sz w:val="26"/>
              <w:szCs w:val="26"/>
              <w:highlight w:val="yellow"/>
            </w:rPr>
          </w:rPrChange>
        </w:rPr>
        <w:t xml:space="preserve"> chấm dứt</w:t>
      </w:r>
      <w:del w:id="6027" w:author="Claude" w:date="2026-10-12T09:00:00Z">
        <w:r>
          <w:rPr>
            <w:rFonts w:ascii="Times New Roman" w:hAnsi="Times New Roman"/>
            <w:sz w:val="26"/>
            <w:szCs w:val="26"/>
            <w:highlight w:val="yellow"/>
          </w:rPr>
          <w:delText xml:space="preserve"> Hợp đồng, khi đó toàn bộ</w:delText>
        </w:r>
      </w:del>
      <w:ins w:id="6028" w:author="Claude" w:date="2026-10-12T09:00:00Z">
        <w:r>
          <w:rPr>
            <w:rFonts w:ascii="Times New Roman" w:hAnsi="Times New Roman"/>
            <w:sz w:val="26"/>
            <w:szCs w:val="26"/>
          </w:rPr>
          <w:t xml:space="preserve">,</w:t>
        </w:r>
      </w:ins>
      <w:r>
        <w:rPr>
          <w:rFonts w:ascii="Times New Roman" w:hAnsi="Times New Roman"/>
          <w:sz w:val="26"/>
          <w:szCs w:val="26"/>
          <w:rPrChange w:id="6029" w:author="Claude" w:date="2026-10-12T09:00:00Z">
            <w:rPr>
              <w:rFonts w:ascii="Times New Roman" w:hAnsi="Times New Roman"/>
              <w:sz w:val="26"/>
              <w:szCs w:val="26"/>
              <w:highlight w:val="yellow"/>
            </w:rPr>
          </w:rPrChange>
        </w:rPr>
        <w:t xml:space="preserve"> số tiền tạm ứng </w:t>
      </w:r>
      <w:del w:id="6030" w:author="Claude" w:date="2026-10-12T09:00:00Z">
        <w:r>
          <w:rPr>
            <w:rFonts w:ascii="Times New Roman" w:hAnsi="Times New Roman"/>
            <w:sz w:val="26"/>
            <w:szCs w:val="26"/>
            <w:highlight w:val="yellow"/>
          </w:rPr>
          <w:delText xml:space="preserve">này sẽ là</w:delText>
        </w:r>
      </w:del>
      <w:ins w:id="6031" w:author="Claude" w:date="2026-10-12T09:00:00Z">
        <w:r>
          <w:rPr>
            <w:rFonts w:ascii="Times New Roman" w:hAnsi="Times New Roman"/>
            <w:sz w:val="26"/>
            <w:szCs w:val="26"/>
          </w:rPr>
          <w:t xml:space="preserve">còn lại trở thành khoản</w:t>
        </w:r>
      </w:ins>
      <w:r>
        <w:rPr>
          <w:rFonts w:ascii="Times New Roman" w:hAnsi="Times New Roman"/>
          <w:sz w:val="26"/>
          <w:szCs w:val="26"/>
          <w:rPrChange w:id="6032" w:author="Claude" w:date="2026-10-12T09:00:00Z">
            <w:rPr>
              <w:rFonts w:ascii="Times New Roman" w:hAnsi="Times New Roman"/>
              <w:sz w:val="26"/>
              <w:szCs w:val="26"/>
              <w:highlight w:val="yellow"/>
            </w:rPr>
          </w:rPrChange>
        </w:rPr>
        <w:t xml:space="preserve"> nợ đến hạn</w:t>
      </w:r>
      <w:del w:id="6033" w:author="Claude" w:date="2026-10-12T09:00:00Z">
        <w:r>
          <w:rPr>
            <w:rFonts w:ascii="Times New Roman" w:hAnsi="Times New Roman"/>
            <w:sz w:val="26"/>
            <w:szCs w:val="26"/>
            <w:highlight w:val="yellow"/>
          </w:rPr>
          <w:delText xml:space="preserve"> và</w:delText>
        </w:r>
      </w:del>
      <w:ins w:id="6034" w:author="Claude" w:date="2026-10-12T09:00:00Z">
        <w:r>
          <w:rPr>
            <w:rFonts w:ascii="Times New Roman" w:hAnsi="Times New Roman"/>
            <w:sz w:val="26"/>
            <w:szCs w:val="26"/>
          </w:rPr>
          <w:t xml:space="preserve">;</w:t>
        </w:r>
      </w:ins>
      <w:r>
        <w:rPr>
          <w:rFonts w:ascii="Times New Roman" w:hAnsi="Times New Roman"/>
          <w:sz w:val="26"/>
          <w:szCs w:val="26"/>
          <w:rPrChange w:id="6035" w:author="Claude" w:date="2026-10-12T09:00:00Z">
            <w:rPr>
              <w:rFonts w:ascii="Times New Roman" w:hAnsi="Times New Roman"/>
              <w:sz w:val="26"/>
              <w:szCs w:val="26"/>
              <w:highlight w:val="yellow"/>
            </w:rPr>
          </w:rPrChange>
        </w:rPr>
        <w:t xml:space="preserve"> Bên B phải </w:t>
      </w:r>
      <w:del w:id="6036" w:author="Claude" w:date="2026-10-12T09:00:00Z">
        <w:r>
          <w:rPr>
            <w:rFonts w:ascii="Times New Roman" w:hAnsi="Times New Roman"/>
            <w:sz w:val="26"/>
            <w:szCs w:val="26"/>
            <w:highlight w:val="yellow"/>
          </w:rPr>
          <w:delText xml:space="preserve">chịu trách nhiệm thanh toán</w:delText>
        </w:r>
      </w:del>
      <w:ins w:id="6037" w:author="Claude" w:date="2026-10-12T09:00:00Z">
        <w:r>
          <w:rPr>
            <w:rFonts w:ascii="Times New Roman" w:hAnsi="Times New Roman"/>
            <w:sz w:val="26"/>
            <w:szCs w:val="26"/>
          </w:rPr>
          <w:t xml:space="preserve">hoàn trả ngay</w:t>
        </w:r>
      </w:ins>
      <w:r>
        <w:rPr>
          <w:rFonts w:ascii="Times New Roman" w:hAnsi="Times New Roman"/>
          <w:sz w:val="26"/>
          <w:szCs w:val="26"/>
          <w:rPrChange w:id="6038" w:author="Claude" w:date="2026-10-12T09:00:00Z">
            <w:rPr>
              <w:rFonts w:ascii="Times New Roman" w:hAnsi="Times New Roman"/>
              <w:sz w:val="26"/>
              <w:szCs w:val="26"/>
              <w:highlight w:val="yellow"/>
            </w:rPr>
          </w:rPrChange>
        </w:rPr>
        <w:t xml:space="preserve"> cho Bên A</w:t>
      </w:r>
      <w:ins w:id="6039" w:author="Claude" w:date="2026-10-12T09:00:00Z">
        <w:r>
          <w:rPr>
            <w:rFonts w:ascii="Times New Roman" w:hAnsi="Times New Roman"/>
            <w:sz w:val="26"/>
            <w:szCs w:val="26"/>
          </w:rPr>
          <w:t xml:space="preserve">, Bên A có quyền thu từ bảo lãnh tạm ứng</w:t>
        </w:r>
      </w:ins>
      <w:r>
        <w:rPr>
          <w:rFonts w:ascii="Times New Roman" w:hAnsi="Times New Roman"/>
          <w:sz w:val="26"/>
          <w:szCs w:val="26"/>
          <w:rPrChange w:id="6040" w:author="Claude" w:date="2026-10-12T09:00:00Z">
            <w:rPr>
              <w:rFonts w:ascii="Times New Roman" w:hAnsi="Times New Roman"/>
              <w:sz w:val="26"/>
              <w:szCs w:val="26"/>
              <w:highlight w:val="yellow"/>
            </w:rPr>
          </w:rPrChange>
        </w:rPr>
        <w:t xml:space="preserve">.</w:t>
      </w:r>
    </w:p>
    <w:p w14:paraId="6137F3B1" w14:textId="77777777" w:rsidR="00E00D25" w:rsidRPr="00302315" w:rsidRDefault="008D17AC" w:rsidP="007A44B1">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Change w:id="6041" w:author="Claude" w:date="2026-10-12T09:00:00Z">
            <w:rPr>
              <w:rFonts w:ascii="Times New Roman" w:hAnsi="Times New Roman"/>
              <w:sz w:val="26"/>
              <w:szCs w:val="26"/>
              <w:highlight w:val="yellow"/>
            </w:rPr>
          </w:rPrChange>
        </w:rPr>
        <w:t xml:space="preserve">Giá trị thu hồi tạm ứng  = GTT</w:t>
      </w:r>
      <w:r>
        <w:rPr>
          <w:rFonts w:ascii="Times New Roman" w:hAnsi="Times New Roman" w:hint="eastAsia"/>
          <w:sz w:val="26"/>
          <w:szCs w:val="26"/>
          <w:rPrChange w:id="6042" w:author="Claude" w:date="2026-10-12T09:00:00Z">
            <w:rPr>
              <w:rFonts w:ascii="Times New Roman" w:hAnsi="Times New Roman" w:hint="eastAsia"/>
              <w:sz w:val="26"/>
              <w:szCs w:val="26"/>
              <w:highlight w:val="yellow"/>
            </w:rPr>
          </w:rPrChange>
        </w:rPr>
        <w:t xml:space="preserve">Ư</w:t>
      </w:r>
      <w:r>
        <w:rPr>
          <w:rFonts w:ascii="Times New Roman" w:hAnsi="Times New Roman"/>
          <w:sz w:val="26"/>
          <w:szCs w:val="26"/>
          <w:rPrChange w:id="6043" w:author="Claude" w:date="2026-10-12T09:00:00Z">
            <w:rPr>
              <w:rFonts w:ascii="Times New Roman" w:hAnsi="Times New Roman"/>
              <w:sz w:val="26"/>
              <w:szCs w:val="26"/>
              <w:highlight w:val="yellow"/>
            </w:rPr>
          </w:rPrChange>
        </w:rPr>
        <w:t xml:space="preserve"> x [GTHT/(GTH</w:t>
      </w:r>
      <w:r>
        <w:rPr>
          <w:rFonts w:ascii="Times New Roman" w:hAnsi="Times New Roman" w:hint="eastAsia"/>
          <w:sz w:val="26"/>
          <w:szCs w:val="26"/>
          <w:rPrChange w:id="6044" w:author="Claude" w:date="2026-10-12T09:00:00Z">
            <w:rPr>
              <w:rFonts w:ascii="Times New Roman" w:hAnsi="Times New Roman" w:hint="eastAsia"/>
              <w:sz w:val="26"/>
              <w:szCs w:val="26"/>
              <w:highlight w:val="yellow"/>
            </w:rPr>
          </w:rPrChange>
        </w:rPr>
        <w:t xml:space="preserve">Đ</w:t>
      </w:r>
      <w:del w:id="6045" w:author="Claude" w:date="2026-10-12T09:00:00Z">
        <w:r>
          <w:rPr>
            <w:rFonts w:ascii="Times New Roman" w:hAnsi="Times New Roman"/>
            <w:sz w:val="26"/>
            <w:szCs w:val="26"/>
            <w:highlight w:val="yellow"/>
          </w:rPr>
          <w:delText xml:space="preserve">*80</w:delText>
        </w:r>
      </w:del>
      <w:ins w:id="6046" w:author="Claude" w:date="2026-10-12T09:00:00Z">
        <w:r>
          <w:rPr>
            <w:rFonts w:ascii="Times New Roman" w:hAnsi="Times New Roman"/>
            <w:sz w:val="26"/>
            <w:szCs w:val="26"/>
          </w:rPr>
          <w:t xml:space="preserve"> x </w:t>
        </w:r>
        <w:r>
          <w:rPr>
            <w:rFonts w:ascii="Times New Roman" w:hAnsi="Times New Roman"/>
            <w:sz w:val="26"/>
            <w:szCs w:val="26"/>
            <w:highlight w:val="yellow"/>
          </w:rPr>
          <w:t xml:space="preserve">……</w:t>
        </w:r>
      </w:ins>
      <w:r>
        <w:rPr>
          <w:rFonts w:ascii="Times New Roman" w:hAnsi="Times New Roman"/>
          <w:sz w:val="26"/>
          <w:szCs w:val="26"/>
          <w:rPrChange w:id="6047" w:author="Claude" w:date="2026-10-12T09:00:00Z">
            <w:rPr>
              <w:rFonts w:ascii="Times New Roman" w:hAnsi="Times New Roman"/>
              <w:sz w:val="26"/>
              <w:szCs w:val="26"/>
              <w:highlight w:val="yellow"/>
            </w:rPr>
          </w:rPrChange>
        </w:rPr>
        <w:t xml:space="preserve">%)]</w:t>
      </w:r>
    </w:p>
    <w:p w14:paraId="3A8CCA35" w14:textId="77777777" w:rsidR="00E00D25" w:rsidRPr="00302315" w:rsidRDefault="00E00D25" w:rsidP="007A44B1">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Change w:id="7401" w:author="Claude" w:date="2026-10-12T09:00:00Z">
            <w:rPr>
              <w:rFonts w:ascii="Times New Roman" w:hAnsi="Times New Roman"/>
              <w:sz w:val="26"/>
              <w:szCs w:val="26"/>
              <w:highlight w:val="yellow"/>
            </w:rPr>
          </w:rPrChange>
        </w:rPr>
        <w:t>GTT</w:t>
      </w:r>
      <w:r>
        <w:rPr>
          <w:rFonts w:ascii="Times New Roman" w:hAnsi="Times New Roman" w:hint="eastAsia"/>
          <w:sz w:val="26"/>
          <w:szCs w:val="26"/>
          <w:rPrChange w:id="7402" w:author="Claude" w:date="2026-10-12T09:00:00Z">
            <w:rPr>
              <w:rFonts w:ascii="Times New Roman" w:hAnsi="Times New Roman" w:hint="eastAsia"/>
              <w:sz w:val="26"/>
              <w:szCs w:val="26"/>
              <w:highlight w:val="yellow"/>
            </w:rPr>
          </w:rPrChange>
        </w:rPr>
        <w:t>Ư</w:t>
      </w:r>
      <w:r>
        <w:rPr>
          <w:rFonts w:ascii="Times New Roman" w:hAnsi="Times New Roman"/>
          <w:sz w:val="26"/>
          <w:szCs w:val="26"/>
          <w:rPrChange w:id="7403" w:author="Claude" w:date="2026-10-12T09:00:00Z">
            <w:rPr>
              <w:rFonts w:ascii="Times New Roman" w:hAnsi="Times New Roman"/>
              <w:sz w:val="26"/>
              <w:szCs w:val="26"/>
              <w:highlight w:val="yellow"/>
            </w:rPr>
          </w:rPrChange>
        </w:rPr>
        <w:t xml:space="preserve">: Giá trị tạm ứng theo hợp </w:t>
      </w:r>
      <w:r>
        <w:rPr>
          <w:rFonts w:ascii="Times New Roman" w:hAnsi="Times New Roman" w:hint="eastAsia"/>
          <w:sz w:val="26"/>
          <w:szCs w:val="26"/>
          <w:rPrChange w:id="7404" w:author="Claude" w:date="2026-10-12T09:00:00Z">
            <w:rPr>
              <w:rFonts w:ascii="Times New Roman" w:hAnsi="Times New Roman" w:hint="eastAsia"/>
              <w:sz w:val="26"/>
              <w:szCs w:val="26"/>
              <w:highlight w:val="yellow"/>
            </w:rPr>
          </w:rPrChange>
        </w:rPr>
        <w:t>đ</w:t>
      </w:r>
      <w:r>
        <w:rPr>
          <w:rFonts w:ascii="Times New Roman" w:hAnsi="Times New Roman"/>
          <w:sz w:val="26"/>
          <w:szCs w:val="26"/>
          <w:rPrChange w:id="7405" w:author="Claude" w:date="2026-10-12T09:00:00Z">
            <w:rPr>
              <w:rFonts w:ascii="Times New Roman" w:hAnsi="Times New Roman"/>
              <w:sz w:val="26"/>
              <w:szCs w:val="26"/>
              <w:highlight w:val="yellow"/>
            </w:rPr>
          </w:rPrChange>
        </w:rPr>
        <w:t>ồng</w:t>
      </w:r>
    </w:p>
    <w:p w14:paraId="4636253A" w14:textId="77777777" w:rsidR="001476C6" w:rsidRPr="00302315" w:rsidRDefault="00E00D25" w:rsidP="007A44B1">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Change w:id="7406" w:author="Claude" w:date="2026-10-12T09:00:00Z">
            <w:rPr>
              <w:rFonts w:ascii="Times New Roman" w:hAnsi="Times New Roman"/>
              <w:sz w:val="26"/>
              <w:szCs w:val="26"/>
              <w:highlight w:val="yellow"/>
            </w:rPr>
          </w:rPrChange>
        </w:rPr>
        <w:lastRenderedPageBreak/>
        <w:t>GTHT: Giá trị hoàn thành</w:t>
      </w:r>
    </w:p>
    <w:p w14:paraId="263EF0F9" w14:textId="77777777" w:rsidR="008D17AC" w:rsidRPr="00302315" w:rsidRDefault="008D17AC" w:rsidP="007A44B1">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Change w:id="7407" w:author="Claude" w:date="2026-10-12T09:00:00Z">
            <w:rPr>
              <w:rFonts w:ascii="Times New Roman" w:hAnsi="Times New Roman"/>
              <w:sz w:val="26"/>
              <w:szCs w:val="26"/>
              <w:highlight w:val="yellow"/>
            </w:rPr>
          </w:rPrChange>
        </w:rPr>
        <w:t>GTHĐ: Giá trị hợp đồng</w:t>
      </w:r>
    </w:p>
    <w:p w14:paraId="57AF3E32" w14:textId="77777777" w:rsidR="00096978" w:rsidRPr="00302315" w:rsidRDefault="00096978" w:rsidP="007A44B1">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Change w:id="7408" w:author="Claude" w:date="2026-10-12T09:00:00Z">
            <w:rPr>
              <w:rFonts w:ascii="Times New Roman" w:hAnsi="Times New Roman"/>
              <w:sz w:val="26"/>
              <w:szCs w:val="26"/>
              <w:highlight w:val="yellow"/>
            </w:rPr>
          </w:rPrChange>
        </w:rPr>
        <w:t xml:space="preserve">c) Sử dụng tiền tạm ứng: </w:t>
      </w:r>
    </w:p>
    <w:p w14:paraId="78F1F7C6" w14:textId="14908EA9" w:rsidR="00096978" w:rsidRPr="00302315" w:rsidRDefault="00D107CC" w:rsidP="007A44B1">
      <w:pPr>
        <w:tabs>
          <w:tab w:val="left" w:pos="709"/>
        </w:tabs>
        <w:spacing w:after="120" w:line="276" w:lineRule="auto"/>
        <w:jc w:val="both"/>
        <w:rPr>
          <w:rFonts w:ascii="Times New Roman" w:hAnsi="Times New Roman"/>
          <w:sz w:val="26"/>
          <w:szCs w:val="26"/>
          <w:highlight w:val="yellow"/>
        </w:rPr>
      </w:pPr>
      <w:r>
        <w:rPr>
          <w:rFonts w:ascii="Times New Roman" w:hAnsi="Times New Roman"/>
          <w:sz w:val="26"/>
          <w:szCs w:val="26"/>
          <w:rPrChange w:id="7409" w:author="Claude" w:date="2026-10-12T09:00:00Z">
            <w:rPr>
              <w:rFonts w:ascii="Times New Roman" w:hAnsi="Times New Roman"/>
              <w:sz w:val="26"/>
              <w:szCs w:val="26"/>
              <w:highlight w:val="yellow"/>
            </w:rPr>
          </w:rPrChange>
        </w:rPr>
        <w:t xml:space="preserve">- Bên B phải sử dụng tiền tạm ứng đúng mục đích để triển khai thực hiện các công việc theo Hợp đồng.</w:t>
      </w:r>
    </w:p>
    <w:p w14:paraId="75BB718B" w14:textId="6E6B7AD8" w:rsidR="00096978" w:rsidRPr="00302315" w:rsidRDefault="00D107CC"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rPrChange w:id="6048" w:author="Claude" w:date="2026-10-12T09:00:00Z">
            <w:rPr>
              <w:rFonts w:ascii="Times New Roman" w:hAnsi="Times New Roman"/>
              <w:sz w:val="26"/>
              <w:szCs w:val="26"/>
              <w:highlight w:val="yellow"/>
            </w:rPr>
          </w:rPrChange>
        </w:rPr>
        <w:t xml:space="preserve">- </w:t>
      </w:r>
      <w:del w:id="6049" w:author="Claude" w:date="2026-10-12T09:00:00Z">
        <w:r>
          <w:rPr>
            <w:rFonts w:ascii="Times New Roman" w:hAnsi="Times New Roman"/>
            <w:sz w:val="26"/>
            <w:szCs w:val="26"/>
            <w:highlight w:val="yellow"/>
          </w:rPr>
          <w:delText xml:space="preserve">Trong trường hợp có</w:delText>
        </w:r>
      </w:del>
      <w:ins w:id="6050" w:author="Claude" w:date="2026-10-12T09:00:00Z">
        <w:r>
          <w:rPr>
            <w:rFonts w:ascii="Times New Roman" w:hAnsi="Times New Roman"/>
            <w:sz w:val="26"/>
            <w:szCs w:val="26"/>
          </w:rPr>
          <w:t xml:space="preserve">Theo</w:t>
        </w:r>
      </w:ins>
      <w:r>
        <w:rPr>
          <w:rFonts w:ascii="Times New Roman" w:hAnsi="Times New Roman"/>
          <w:sz w:val="26"/>
          <w:szCs w:val="26"/>
          <w:rPrChange w:id="6051" w:author="Claude" w:date="2026-10-12T09:00:00Z">
            <w:rPr>
              <w:rFonts w:ascii="Times New Roman" w:hAnsi="Times New Roman"/>
              <w:sz w:val="26"/>
              <w:szCs w:val="26"/>
              <w:highlight w:val="yellow"/>
            </w:rPr>
          </w:rPrChange>
        </w:rPr>
        <w:t xml:space="preserve"> yêu cầu của cơ quan nhà nước có thẩm quyền</w:t>
      </w:r>
      <w:ins w:id="6052" w:author="Claude" w:date="2026-10-12T09:00:00Z">
        <w:r>
          <w:rPr>
            <w:rFonts w:ascii="Times New Roman" w:hAnsi="Times New Roman"/>
            <w:sz w:val="26"/>
            <w:szCs w:val="26"/>
          </w:rPr>
          <w:t xml:space="preserve"> hoặc của Bên A</w:t>
        </w:r>
      </w:ins>
      <w:r>
        <w:rPr>
          <w:rFonts w:ascii="Times New Roman" w:hAnsi="Times New Roman"/>
          <w:sz w:val="26"/>
          <w:szCs w:val="26"/>
          <w:rPrChange w:id="6053" w:author="Claude" w:date="2026-10-12T09:00:00Z">
            <w:rPr>
              <w:rFonts w:ascii="Times New Roman" w:hAnsi="Times New Roman"/>
              <w:sz w:val="26"/>
              <w:szCs w:val="26"/>
              <w:highlight w:val="yellow"/>
            </w:rPr>
          </w:rPrChange>
        </w:rPr>
        <w:t xml:space="preserve">, Bên B có </w:t>
      </w:r>
      <w:del w:id="6054" w:author="Claude" w:date="2026-10-12T09:00:00Z">
        <w:r>
          <w:rPr>
            <w:rFonts w:ascii="Times New Roman" w:hAnsi="Times New Roman"/>
            <w:sz w:val="26"/>
            <w:szCs w:val="26"/>
            <w:highlight w:val="yellow"/>
          </w:rPr>
          <w:delText xml:space="preserve">trách nhiệm phối hợp với Bên A để</w:delText>
        </w:r>
      </w:del>
      <w:ins w:id="6055" w:author="Claude" w:date="2026-10-12T09:00:00Z">
        <w:r>
          <w:rPr>
            <w:rFonts w:ascii="Times New Roman" w:hAnsi="Times New Roman"/>
            <w:sz w:val="26"/>
            <w:szCs w:val="26"/>
          </w:rPr>
          <w:t xml:space="preserve">nghĩa vụ</w:t>
        </w:r>
      </w:ins>
      <w:r>
        <w:rPr>
          <w:rFonts w:ascii="Times New Roman" w:hAnsi="Times New Roman"/>
          <w:sz w:val="26"/>
          <w:szCs w:val="26"/>
          <w:rPrChange w:id="6056" w:author="Claude" w:date="2026-10-12T09:00:00Z">
            <w:rPr>
              <w:rFonts w:ascii="Times New Roman" w:hAnsi="Times New Roman"/>
              <w:sz w:val="26"/>
              <w:szCs w:val="26"/>
              <w:highlight w:val="yellow"/>
            </w:rPr>
          </w:rPrChange>
        </w:rPr>
        <w:t xml:space="preserve"> chứng minh </w:t>
      </w:r>
      <w:del w:id="6057" w:author="Claude" w:date="2026-10-12T09:00:00Z">
        <w:r>
          <w:rPr>
            <w:rFonts w:ascii="Times New Roman" w:hAnsi="Times New Roman"/>
            <w:sz w:val="26"/>
            <w:szCs w:val="26"/>
            <w:highlight w:val="yellow"/>
          </w:rPr>
          <w:delText xml:space="preserve">rằng khoản</w:delText>
        </w:r>
      </w:del>
      <w:ins w:id="6058" w:author="Claude" w:date="2026-10-12T09:00:00Z">
        <w:r>
          <w:rPr>
            <w:rFonts w:ascii="Times New Roman" w:hAnsi="Times New Roman"/>
            <w:sz w:val="26"/>
            <w:szCs w:val="26"/>
          </w:rPr>
          <w:t xml:space="preserve">việc sử dụng</w:t>
        </w:r>
      </w:ins>
      <w:r>
        <w:rPr>
          <w:rFonts w:ascii="Times New Roman" w:hAnsi="Times New Roman"/>
          <w:sz w:val="26"/>
          <w:szCs w:val="26"/>
          <w:rPrChange w:id="6059" w:author="Claude" w:date="2026-10-12T09:00:00Z">
            <w:rPr>
              <w:rFonts w:ascii="Times New Roman" w:hAnsi="Times New Roman"/>
              <w:sz w:val="26"/>
              <w:szCs w:val="26"/>
              <w:highlight w:val="yellow"/>
            </w:rPr>
          </w:rPrChange>
        </w:rPr>
        <w:t xml:space="preserve"> tiền tạm ứng </w:t>
      </w:r>
      <w:del w:id="6060" w:author="Claude" w:date="2026-10-12T09:00:00Z">
        <w:r>
          <w:rPr>
            <w:rFonts w:ascii="Times New Roman" w:hAnsi="Times New Roman"/>
            <w:sz w:val="26"/>
            <w:szCs w:val="26"/>
            <w:highlight w:val="yellow"/>
          </w:rPr>
          <w:delText xml:space="preserve">đã được sử dụng </w:delText>
        </w:r>
      </w:del>
      <w:r>
        <w:rPr>
          <w:rFonts w:ascii="Times New Roman" w:hAnsi="Times New Roman"/>
          <w:sz w:val="26"/>
          <w:szCs w:val="26"/>
          <w:rPrChange w:id="6061" w:author="Claude" w:date="2026-10-12T09:00:00Z">
            <w:rPr>
              <w:rFonts w:ascii="Times New Roman" w:hAnsi="Times New Roman"/>
              <w:sz w:val="26"/>
              <w:szCs w:val="26"/>
              <w:highlight w:val="yellow"/>
            </w:rPr>
          </w:rPrChange>
        </w:rPr>
        <w:t xml:space="preserve">đúng mục đích</w:t>
      </w:r>
      <w:del w:id="6062" w:author="Claude" w:date="2026-10-12T09:00:00Z">
        <w:r>
          <w:rPr>
            <w:rFonts w:ascii="Times New Roman" w:hAnsi="Times New Roman"/>
            <w:sz w:val="26"/>
            <w:szCs w:val="26"/>
            <w:highlight w:val="yellow"/>
          </w:rPr>
          <w:delText xml:space="preserve">, đúng đối tượng</w:delText>
        </w:r>
      </w:del>
      <w:r>
        <w:rPr>
          <w:rFonts w:ascii="Times New Roman" w:hAnsi="Times New Roman"/>
          <w:sz w:val="26"/>
          <w:szCs w:val="26"/>
          <w:rPrChange w:id="6063" w:author="Claude" w:date="2026-10-12T09:00:00Z">
            <w:rPr>
              <w:rFonts w:ascii="Times New Roman" w:hAnsi="Times New Roman"/>
              <w:sz w:val="26"/>
              <w:szCs w:val="26"/>
              <w:highlight w:val="yellow"/>
            </w:rPr>
          </w:rPrChange>
        </w:rPr>
        <w:t xml:space="preserve"> bằng</w:t>
      </w:r>
      <w:del w:id="6064" w:author="Claude" w:date="2026-10-12T09:00:00Z">
        <w:r>
          <w:rPr>
            <w:rFonts w:ascii="Times New Roman" w:hAnsi="Times New Roman"/>
            <w:sz w:val="26"/>
            <w:szCs w:val="26"/>
            <w:highlight w:val="yellow"/>
          </w:rPr>
          <w:delText xml:space="preserve"> cách nộp bản sao các</w:delText>
        </w:r>
      </w:del>
      <w:r>
        <w:rPr>
          <w:rFonts w:ascii="Times New Roman" w:hAnsi="Times New Roman"/>
          <w:sz w:val="26"/>
          <w:szCs w:val="26"/>
          <w:rPrChange w:id="6065" w:author="Claude" w:date="2026-10-12T09:00:00Z">
            <w:rPr>
              <w:rFonts w:ascii="Times New Roman" w:hAnsi="Times New Roman"/>
              <w:sz w:val="26"/>
              <w:szCs w:val="26"/>
              <w:highlight w:val="yellow"/>
            </w:rPr>
          </w:rPrChange>
        </w:rPr>
        <w:t xml:space="preserve"> hóa đơn, chứng từ</w:t>
      </w:r>
      <w:del w:id="6066" w:author="Claude" w:date="2026-10-12T09:00:00Z">
        <w:r>
          <w:rPr>
            <w:rFonts w:ascii="Times New Roman" w:hAnsi="Times New Roman"/>
            <w:sz w:val="26"/>
            <w:szCs w:val="26"/>
            <w:highlight w:val="yellow"/>
          </w:rPr>
          <w:delText xml:space="preserve"> hoặc tài liệu liên quan cho Bên A. Nếu phát hiện vốn tạm ứng được</w:delText>
        </w:r>
      </w:del>
      <w:ins w:id="6067" w:author="Claude" w:date="2026-10-12T09:00:00Z">
        <w:r>
          <w:rPr>
            <w:rFonts w:ascii="Times New Roman" w:hAnsi="Times New Roman"/>
            <w:sz w:val="26"/>
            <w:szCs w:val="26"/>
          </w:rPr>
          <w:t xml:space="preserve">. Trường hợp</w:t>
        </w:r>
      </w:ins>
      <w:r>
        <w:rPr>
          <w:rFonts w:ascii="Times New Roman" w:hAnsi="Times New Roman"/>
          <w:sz w:val="26"/>
          <w:szCs w:val="26"/>
          <w:rPrChange w:id="6068" w:author="Claude" w:date="2026-10-12T09:00:00Z">
            <w:rPr>
              <w:rFonts w:ascii="Times New Roman" w:hAnsi="Times New Roman"/>
              <w:sz w:val="26"/>
              <w:szCs w:val="26"/>
              <w:highlight w:val="yellow"/>
            </w:rPr>
          </w:rPrChange>
        </w:rPr>
        <w:t xml:space="preserve"> sử dụng </w:t>
      </w:r>
      <w:del w:id="6069" w:author="Claude" w:date="2026-10-12T09:00:00Z">
        <w:r>
          <w:rPr>
            <w:rFonts w:ascii="Times New Roman" w:hAnsi="Times New Roman"/>
            <w:sz w:val="26"/>
            <w:szCs w:val="26"/>
            <w:highlight w:val="yellow"/>
          </w:rPr>
          <w:delText xml:space="preserve">không đúng</w:delText>
        </w:r>
      </w:del>
      <w:ins w:id="6070" w:author="Claude" w:date="2026-10-12T09:00:00Z">
        <w:r>
          <w:rPr>
            <w:rFonts w:ascii="Times New Roman" w:hAnsi="Times New Roman"/>
            <w:sz w:val="26"/>
            <w:szCs w:val="26"/>
          </w:rPr>
          <w:t xml:space="preserve">sai</w:t>
        </w:r>
      </w:ins>
      <w:r>
        <w:rPr>
          <w:rFonts w:ascii="Times New Roman" w:hAnsi="Times New Roman"/>
          <w:sz w:val="26"/>
          <w:szCs w:val="26"/>
          <w:rPrChange w:id="6071" w:author="Claude" w:date="2026-10-12T09:00:00Z">
            <w:rPr>
              <w:rFonts w:ascii="Times New Roman" w:hAnsi="Times New Roman"/>
              <w:sz w:val="26"/>
              <w:szCs w:val="26"/>
              <w:highlight w:val="yellow"/>
            </w:rPr>
          </w:rPrChange>
        </w:rPr>
        <w:t xml:space="preserve"> mục đích, Bên A có quyền thu hồi</w:t>
      </w:r>
      <w:ins w:id="6072" w:author="Claude" w:date="2026-10-12T09:00:00Z">
        <w:r>
          <w:rPr>
            <w:rFonts w:ascii="Times New Roman" w:hAnsi="Times New Roman"/>
            <w:sz w:val="26"/>
            <w:szCs w:val="26"/>
          </w:rPr>
          <w:t xml:space="preserve"> ngay toàn bộ tiền tạm ứng</w:t>
        </w:r>
      </w:ins>
      <w:r>
        <w:rPr>
          <w:rFonts w:ascii="Times New Roman" w:hAnsi="Times New Roman"/>
          <w:sz w:val="26"/>
          <w:szCs w:val="26"/>
          <w:rPrChange w:id="6073" w:author="Claude" w:date="2026-10-12T09:00:00Z">
            <w:rPr>
              <w:rFonts w:ascii="Times New Roman" w:hAnsi="Times New Roman"/>
              <w:sz w:val="26"/>
              <w:szCs w:val="26"/>
              <w:highlight w:val="yellow"/>
            </w:rPr>
          </w:rPrChange>
        </w:rPr>
        <w:t xml:space="preserve">.</w:t>
      </w:r>
    </w:p>
    <w:p w14:paraId="32FFE333" w14:textId="77777777" w:rsidR="00096978" w:rsidRPr="00302315" w:rsidRDefault="00096978" w:rsidP="007A44B1">
      <w:pPr>
        <w:widowControl w:val="0"/>
        <w:tabs>
          <w:tab w:val="left" w:pos="0"/>
        </w:tabs>
        <w:spacing w:after="120" w:line="276" w:lineRule="auto"/>
        <w:jc w:val="both"/>
        <w:rPr>
          <w:rFonts w:ascii="Times New Roman" w:hAnsi="Times New Roman"/>
          <w:sz w:val="26"/>
          <w:szCs w:val="26"/>
          <w:lang w:val="nl-NL"/>
        </w:rPr>
      </w:pPr>
      <w:r>
        <w:rPr>
          <w:rFonts w:ascii="Times New Roman" w:hAnsi="Times New Roman"/>
          <w:b/>
          <w:sz w:val="26"/>
          <w:szCs w:val="26"/>
          <w:lang w:val="nl-NL"/>
        </w:rPr>
        <w:t>10.3.2. Thanh toán:</w:t>
      </w:r>
    </w:p>
    <w:p w14:paraId="1DBBDF31" w14:textId="77777777" w:rsidR="00743C15" w:rsidRPr="00302315" w:rsidRDefault="00096978" w:rsidP="007A44B1">
      <w:pPr>
        <w:widowControl w:val="0"/>
        <w:tabs>
          <w:tab w:val="left" w:pos="270"/>
        </w:tabs>
        <w:spacing w:after="120" w:line="276" w:lineRule="auto"/>
        <w:jc w:val="both"/>
        <w:rPr>
          <w:rFonts w:ascii="Times New Roman" w:hAnsi="Times New Roman"/>
          <w:sz w:val="26"/>
          <w:szCs w:val="26"/>
        </w:rPr>
      </w:pPr>
      <w:r>
        <w:rPr>
          <w:rFonts w:ascii="Times New Roman" w:hAnsi="Times New Roman"/>
          <w:b/>
          <w:bCs/>
          <w:sz w:val="26"/>
          <w:szCs w:val="26"/>
        </w:rPr>
        <w:t xml:space="preserve">a) Thanh toán theo đợt:</w:t>
      </w:r>
      <w:r>
        <w:rPr>
          <w:rFonts w:ascii="Times New Roman" w:hAnsi="Times New Roman"/>
          <w:sz w:val="26"/>
          <w:szCs w:val="26"/>
        </w:rPr>
        <w:t xml:space="preserve"> Bên A </w:t>
      </w:r>
      <w:del w:id="6074" w:author="Claude" w:date="2026-10-12T09:00:00Z">
        <w:r>
          <w:rPr>
            <w:rFonts w:ascii="Times New Roman" w:hAnsi="Times New Roman"/>
            <w:sz w:val="26"/>
            <w:szCs w:val="26"/>
          </w:rPr>
          <w:delText xml:space="preserve">sẽ </w:delText>
        </w:r>
      </w:del>
      <w:r>
        <w:rPr>
          <w:rFonts w:ascii="Times New Roman" w:hAnsi="Times New Roman"/>
          <w:sz w:val="26"/>
          <w:szCs w:val="26"/>
        </w:rPr>
        <w:t xml:space="preserve">thanh toán cho Bên B </w:t>
      </w:r>
      <w:del w:id="6075" w:author="Claude" w:date="2026-10-12T09:00:00Z">
        <w:r>
          <w:rPr>
            <w:rFonts w:ascii="Times New Roman" w:hAnsi="Times New Roman"/>
            <w:sz w:val="26"/>
            <w:szCs w:val="26"/>
          </w:rPr>
          <w:delText xml:space="preserve">đến 90</w:delText>
        </w:r>
      </w:del>
      <w:ins w:id="6076" w:author="Claude" w:date="2026-10-12T09:00:00Z">
        <w:r>
          <w:rPr>
            <w:rFonts w:ascii="Times New Roman" w:hAnsi="Times New Roman"/>
            <w:sz w:val="26"/>
            <w:szCs w:val="26"/>
          </w:rPr>
          <w:t xml:space="preserve">tối đa </w:t>
        </w:r>
        <w:r>
          <w:rPr>
            <w:rFonts w:ascii="Times New Roman" w:hAnsi="Times New Roman"/>
            <w:sz w:val="26"/>
            <w:szCs w:val="26"/>
            <w:highlight w:val="yellow"/>
          </w:rPr>
          <w:t xml:space="preserve">……</w:t>
        </w:r>
      </w:ins>
      <w:r>
        <w:rPr>
          <w:rFonts w:ascii="Times New Roman" w:hAnsi="Times New Roman"/>
          <w:sz w:val="26"/>
          <w:szCs w:val="26"/>
        </w:rPr>
        <w:t xml:space="preserve">% giá trị </w:t>
      </w:r>
      <w:ins w:id="6077" w:author="Claude" w:date="2026-10-12T09:00:00Z">
        <w:r>
          <w:rPr>
            <w:rFonts w:ascii="Times New Roman" w:hAnsi="Times New Roman"/>
            <w:sz w:val="26"/>
            <w:szCs w:val="26"/>
          </w:rPr>
          <w:t xml:space="preserve">khối lượng </w:t>
        </w:r>
      </w:ins>
      <w:r>
        <w:rPr>
          <w:rFonts w:ascii="Times New Roman" w:hAnsi="Times New Roman"/>
          <w:sz w:val="26"/>
          <w:szCs w:val="26"/>
        </w:rPr>
        <w:t xml:space="preserve">hoàn thành </w:t>
      </w:r>
      <w:del w:id="6078" w:author="Claude" w:date="2026-10-12T09:00:00Z">
        <w:r>
          <w:rPr>
            <w:rFonts w:ascii="Times New Roman" w:hAnsi="Times New Roman"/>
            <w:sz w:val="26"/>
            <w:szCs w:val="26"/>
          </w:rPr>
          <w:delText xml:space="preserve">theo</w:delText>
        </w:r>
      </w:del>
      <w:ins w:id="6079" w:author="Claude" w:date="2026-10-12T09:00:00Z">
        <w:r>
          <w:rPr>
            <w:rFonts w:ascii="Times New Roman" w:hAnsi="Times New Roman"/>
            <w:sz w:val="26"/>
            <w:szCs w:val="26"/>
          </w:rPr>
          <w:t xml:space="preserve">được nghiệm thu của từng</w:t>
        </w:r>
      </w:ins>
      <w:r>
        <w:rPr>
          <w:rFonts w:ascii="Times New Roman" w:hAnsi="Times New Roman"/>
          <w:sz w:val="26"/>
          <w:szCs w:val="26"/>
        </w:rPr>
        <w:t xml:space="preserve"> đợt (giá trị</w:t>
      </w:r>
      <w:del w:id="6080" w:author="Claude" w:date="2026-10-12T09:00:00Z">
        <w:r>
          <w:rPr>
            <w:rFonts w:ascii="Times New Roman" w:hAnsi="Times New Roman"/>
            <w:sz w:val="26"/>
            <w:szCs w:val="26"/>
          </w:rPr>
          <w:delText xml:space="preserve"> hoàn thành Bên B</w:delText>
        </w:r>
      </w:del>
      <w:r>
        <w:rPr>
          <w:rFonts w:ascii="Times New Roman" w:hAnsi="Times New Roman"/>
          <w:sz w:val="26"/>
          <w:szCs w:val="26"/>
        </w:rPr>
        <w:t xml:space="preserve"> đề nghị thanh toán </w:t>
      </w:r>
      <w:del w:id="6081" w:author="Claude" w:date="2026-10-12T09:00:00Z">
        <w:r>
          <w:rPr>
            <w:rFonts w:ascii="Times New Roman" w:hAnsi="Times New Roman"/>
            <w:sz w:val="26"/>
            <w:szCs w:val="26"/>
          </w:rPr>
          <w:delText xml:space="preserve">các</w:delText>
        </w:r>
      </w:del>
      <w:ins w:id="6082" w:author="Claude" w:date="2026-10-12T09:00:00Z">
        <w:r>
          <w:rPr>
            <w:rFonts w:ascii="Times New Roman" w:hAnsi="Times New Roman"/>
            <w:sz w:val="26"/>
            <w:szCs w:val="26"/>
          </w:rPr>
          <w:t xml:space="preserve">mỗi</w:t>
        </w:r>
      </w:ins>
      <w:r>
        <w:rPr>
          <w:rFonts w:ascii="Times New Roman" w:hAnsi="Times New Roman"/>
          <w:sz w:val="26"/>
          <w:szCs w:val="26"/>
        </w:rPr>
        <w:t xml:space="preserve"> đợt</w:t>
      </w:r>
      <w:del w:id="6083" w:author="Claude" w:date="2026-10-12T09:00:00Z">
        <w:r>
          <w:rPr>
            <w:rFonts w:ascii="Times New Roman" w:hAnsi="Times New Roman"/>
            <w:sz w:val="26"/>
            <w:szCs w:val="26"/>
          </w:rPr>
          <w:delText xml:space="preserve"> phải đạt</w:delText>
        </w:r>
      </w:del>
      <w:r>
        <w:rPr>
          <w:rFonts w:ascii="Times New Roman" w:hAnsi="Times New Roman"/>
          <w:sz w:val="26"/>
          <w:szCs w:val="26"/>
        </w:rPr>
        <w:t xml:space="preserve"> tối thiểu </w:t>
      </w:r>
      <w:del w:id="6084" w:author="Claude" w:date="2026-10-12T09:00:00Z">
        <w:r>
          <w:rPr>
            <w:rFonts w:ascii="Times New Roman" w:hAnsi="Times New Roman"/>
            <w:sz w:val="26"/>
            <w:szCs w:val="26"/>
          </w:rPr>
          <w:delText xml:space="preserve">2 tỷ</w:delText>
        </w:r>
      </w:del>
      <w:ins w:id="6085" w:author="Claude" w:date="2026-10-12T09:00:00Z">
        <w:r>
          <w:rPr>
            <w:rFonts w:ascii="Times New Roman" w:hAnsi="Times New Roman"/>
            <w:sz w:val="26"/>
            <w:szCs w:val="26"/>
            <w:highlight w:val="yellow"/>
          </w:rPr>
          <w:t xml:space="preserve">……</w:t>
        </w:r>
      </w:ins>
      <w:r>
        <w:rPr>
          <w:rFonts w:ascii="Times New Roman" w:hAnsi="Times New Roman"/>
          <w:sz w:val="26"/>
          <w:szCs w:val="26"/>
        </w:rPr>
        <w:t xml:space="preserve"> đồng)</w:t>
      </w:r>
      <w:ins w:id="6086" w:author="Claude" w:date="2026-10-12T09:00:00Z">
        <w:r>
          <w:rPr>
            <w:rFonts w:ascii="Times New Roman" w:hAnsi="Times New Roman"/>
            <w:sz w:val="26"/>
            <w:szCs w:val="26"/>
          </w:rPr>
          <w:t xml:space="preserve">,</w:t>
        </w:r>
      </w:ins>
      <w:r>
        <w:rPr>
          <w:rFonts w:ascii="Times New Roman" w:hAnsi="Times New Roman"/>
          <w:sz w:val="26"/>
          <w:szCs w:val="26"/>
        </w:rPr>
        <w:t xml:space="preserve"> sau khi Bên B </w:t>
      </w:r>
      <w:del w:id="6087" w:author="Claude" w:date="2026-10-12T09:00:00Z">
        <w:r>
          <w:rPr>
            <w:rFonts w:ascii="Times New Roman" w:hAnsi="Times New Roman"/>
            <w:sz w:val="26"/>
            <w:szCs w:val="26"/>
          </w:rPr>
          <w:delText xml:space="preserve">hoàn thành và </w:delText>
        </w:r>
      </w:del>
      <w:r>
        <w:rPr>
          <w:rFonts w:ascii="Times New Roman" w:hAnsi="Times New Roman"/>
          <w:sz w:val="26"/>
          <w:szCs w:val="26"/>
        </w:rPr>
        <w:t xml:space="preserve">nộp </w:t>
      </w:r>
      <w:del w:id="6088" w:author="Claude" w:date="2026-10-12T09:00:00Z">
        <w:r>
          <w:rPr>
            <w:rFonts w:ascii="Times New Roman" w:hAnsi="Times New Roman"/>
            <w:sz w:val="26"/>
            <w:szCs w:val="26"/>
          </w:rPr>
          <w:delText xml:space="preserve">bộ Hồ</w:delText>
        </w:r>
      </w:del>
      <w:ins w:id="6089" w:author="Claude" w:date="2026-10-12T09:00:00Z">
        <w:r>
          <w:rPr>
            <w:rFonts w:ascii="Times New Roman" w:hAnsi="Times New Roman"/>
            <w:sz w:val="26"/>
            <w:szCs w:val="26"/>
          </w:rPr>
          <w:t xml:space="preserve">đủ hồ</w:t>
        </w:r>
      </w:ins>
      <w:r>
        <w:rPr>
          <w:rFonts w:ascii="Times New Roman" w:hAnsi="Times New Roman"/>
          <w:sz w:val="26"/>
          <w:szCs w:val="26"/>
        </w:rPr>
        <w:t xml:space="preserve"> sơ thanh toán </w:t>
      </w:r>
      <w:del w:id="6090" w:author="Claude" w:date="2026-10-12T09:00:00Z">
        <w:r>
          <w:rPr>
            <w:rFonts w:ascii="Times New Roman" w:hAnsi="Times New Roman"/>
            <w:sz w:val="26"/>
            <w:szCs w:val="26"/>
          </w:rPr>
          <w:delText xml:space="preserve">bao </w:delText>
        </w:r>
      </w:del>
      <w:r>
        <w:rPr>
          <w:rFonts w:ascii="Times New Roman" w:hAnsi="Times New Roman"/>
          <w:sz w:val="26"/>
          <w:szCs w:val="26"/>
        </w:rPr>
        <w:t xml:space="preserve">gồm:</w:t>
      </w:r>
    </w:p>
    <w:p w14:paraId="4B6E0F1A" w14:textId="0D908A6C" w:rsidR="00F123D1"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 xml:space="preserve">- Hồ s</w:t>
      </w:r>
      <w:r>
        <w:rPr>
          <w:rFonts w:ascii="Times New Roman" w:hAnsi="Times New Roman" w:hint="eastAsia"/>
          <w:sz w:val="26"/>
          <w:szCs w:val="26"/>
        </w:rPr>
        <w:t>ơ</w:t>
      </w:r>
      <w:r>
        <w:rPr>
          <w:rFonts w:ascii="Times New Roman" w:hAnsi="Times New Roman"/>
          <w:sz w:val="26"/>
          <w:szCs w:val="26"/>
        </w:rPr>
        <w:t xml:space="preserve"> quản lý chất l</w:t>
      </w:r>
      <w:r>
        <w:rPr>
          <w:rFonts w:ascii="Times New Roman" w:hAnsi="Times New Roman" w:hint="eastAsia"/>
          <w:sz w:val="26"/>
          <w:szCs w:val="26"/>
        </w:rPr>
        <w:t>ư</w:t>
      </w:r>
      <w:r>
        <w:rPr>
          <w:rFonts w:ascii="Times New Roman" w:hAnsi="Times New Roman"/>
          <w:sz w:val="26"/>
          <w:szCs w:val="26"/>
        </w:rPr>
        <w:t>ợng (biên bản nghiệm thu công việc, nhật ký thi công, s</w:t>
      </w:r>
      <w:r>
        <w:rPr>
          <w:rFonts w:ascii="Times New Roman" w:hAnsi="Times New Roman" w:hint="eastAsia"/>
          <w:sz w:val="26"/>
          <w:szCs w:val="26"/>
        </w:rPr>
        <w:t>ơ</w:t>
      </w:r>
      <w:r>
        <w:rPr>
          <w:rFonts w:ascii="Times New Roman" w:hAnsi="Times New Roman"/>
          <w:sz w:val="26"/>
          <w:szCs w:val="26"/>
        </w:rPr>
        <w:t xml:space="preserve"> họa hoàn công, kết quả thí nghiệm…). Các chứng chỉ vật liệu bản sao </w:t>
      </w:r>
      <w:r>
        <w:rPr>
          <w:rFonts w:ascii="Times New Roman" w:hAnsi="Times New Roman" w:hint="eastAsia"/>
          <w:sz w:val="26"/>
          <w:szCs w:val="26"/>
        </w:rPr>
        <w:t>đư</w:t>
      </w:r>
      <w:r>
        <w:rPr>
          <w:rFonts w:ascii="Times New Roman" w:hAnsi="Times New Roman"/>
          <w:sz w:val="26"/>
          <w:szCs w:val="26"/>
        </w:rPr>
        <w:t>ợc các bên chấp nhận; Riêng công tác quan trắc hệ cừ, văng chống và thí nghiệm chống thấm phải có đề cương, báo cáo kết quả quan trắc, thí nghiệm;</w:t>
      </w:r>
    </w:p>
    <w:p w14:paraId="58462A0B" w14:textId="7CA9E836" w:rsidR="00F123D1"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hint="eastAsia"/>
          <w:sz w:val="26"/>
          <w:szCs w:val="26"/>
        </w:rPr>
        <w:t>Đ</w:t>
      </w:r>
      <w:r>
        <w:rPr>
          <w:rFonts w:ascii="Times New Roman" w:hAnsi="Times New Roman"/>
          <w:sz w:val="26"/>
          <w:szCs w:val="26"/>
        </w:rPr>
        <w:t>ối với bê tông và vữa:</w:t>
      </w:r>
    </w:p>
    <w:p w14:paraId="16C7BA6C" w14:textId="7DC66368" w:rsidR="00F123D1"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 xml:space="preserve">- Kết quả thí nghiệm bê tông R7 (khi ch</w:t>
      </w:r>
      <w:r>
        <w:rPr>
          <w:rFonts w:ascii="Times New Roman" w:hAnsi="Times New Roman" w:hint="eastAsia"/>
          <w:sz w:val="26"/>
          <w:szCs w:val="26"/>
        </w:rPr>
        <w:t>ư</w:t>
      </w:r>
      <w:r>
        <w:rPr>
          <w:rFonts w:ascii="Times New Roman" w:hAnsi="Times New Roman"/>
          <w:sz w:val="26"/>
          <w:szCs w:val="26"/>
        </w:rPr>
        <w:t>a có kết quả R28) và nộp bổ sung R28 ở kỳ thanh toán tiếp theo;</w:t>
      </w:r>
    </w:p>
    <w:p w14:paraId="07476D39" w14:textId="4D14B451" w:rsidR="00F123D1"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 xml:space="preserve">- Bảng nghiệm thu khối l</w:t>
      </w:r>
      <w:r>
        <w:rPr>
          <w:rFonts w:ascii="Times New Roman" w:hAnsi="Times New Roman" w:hint="eastAsia"/>
          <w:sz w:val="26"/>
          <w:szCs w:val="26"/>
        </w:rPr>
        <w:t>ư</w:t>
      </w:r>
      <w:r>
        <w:rPr>
          <w:rFonts w:ascii="Times New Roman" w:hAnsi="Times New Roman"/>
          <w:sz w:val="26"/>
          <w:szCs w:val="26"/>
        </w:rPr>
        <w:t xml:space="preserve">ợng công việc hoàn thành </w:t>
      </w:r>
      <w:r>
        <w:rPr>
          <w:rFonts w:ascii="Times New Roman" w:hAnsi="Times New Roman" w:hint="eastAsia"/>
          <w:sz w:val="26"/>
          <w:szCs w:val="26"/>
        </w:rPr>
        <w:t>đư</w:t>
      </w:r>
      <w:r>
        <w:rPr>
          <w:rFonts w:ascii="Times New Roman" w:hAnsi="Times New Roman"/>
          <w:sz w:val="26"/>
          <w:szCs w:val="26"/>
        </w:rPr>
        <w:t>ợc Bên A, Tư vấn giám sát và Chủ đầu tư xác nhận;</w:t>
      </w:r>
    </w:p>
    <w:p w14:paraId="5A35C8B8" w14:textId="0461101A" w:rsidR="00F123D1"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 xml:space="preserve">- Bảng tính giá trị công việc hoàn thành </w:t>
      </w:r>
      <w:r>
        <w:rPr>
          <w:rFonts w:ascii="Times New Roman" w:hAnsi="Times New Roman" w:hint="eastAsia"/>
          <w:sz w:val="26"/>
          <w:szCs w:val="26"/>
        </w:rPr>
        <w:t>đư</w:t>
      </w:r>
      <w:r>
        <w:rPr>
          <w:rFonts w:ascii="Times New Roman" w:hAnsi="Times New Roman"/>
          <w:sz w:val="26"/>
          <w:szCs w:val="26"/>
        </w:rPr>
        <w:t>ợc Bên A xác nhận;</w:t>
      </w:r>
    </w:p>
    <w:p w14:paraId="5C6230B4" w14:textId="0BA2AFEA" w:rsidR="00F123D1"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 xml:space="preserve">- Bảng xác </w:t>
      </w:r>
      <w:r>
        <w:rPr>
          <w:rFonts w:ascii="Times New Roman" w:hAnsi="Times New Roman" w:hint="eastAsia"/>
          <w:sz w:val="26"/>
          <w:szCs w:val="26"/>
        </w:rPr>
        <w:t>đ</w:t>
      </w:r>
      <w:r>
        <w:rPr>
          <w:rFonts w:ascii="Times New Roman" w:hAnsi="Times New Roman"/>
          <w:sz w:val="26"/>
          <w:szCs w:val="26"/>
        </w:rPr>
        <w:t>ịnh giá trị khối l</w:t>
      </w:r>
      <w:r>
        <w:rPr>
          <w:rFonts w:ascii="Times New Roman" w:hAnsi="Times New Roman" w:hint="eastAsia"/>
          <w:sz w:val="26"/>
          <w:szCs w:val="26"/>
        </w:rPr>
        <w:t>ư</w:t>
      </w:r>
      <w:r>
        <w:rPr>
          <w:rFonts w:ascii="Times New Roman" w:hAnsi="Times New Roman"/>
          <w:sz w:val="26"/>
          <w:szCs w:val="26"/>
        </w:rPr>
        <w:t xml:space="preserve">ợng phát sinh ngoài hợp </w:t>
      </w:r>
      <w:r>
        <w:rPr>
          <w:rFonts w:ascii="Times New Roman" w:hAnsi="Times New Roman" w:hint="eastAsia"/>
          <w:sz w:val="26"/>
          <w:szCs w:val="26"/>
        </w:rPr>
        <w:t>đ</w:t>
      </w:r>
      <w:r>
        <w:rPr>
          <w:rFonts w:ascii="Times New Roman" w:hAnsi="Times New Roman"/>
          <w:sz w:val="26"/>
          <w:szCs w:val="26"/>
        </w:rPr>
        <w:t xml:space="preserve">ồng (nếu có). Phần phát sinh sẽ </w:t>
      </w:r>
      <w:r>
        <w:rPr>
          <w:rFonts w:ascii="Times New Roman" w:hAnsi="Times New Roman" w:hint="eastAsia"/>
          <w:sz w:val="26"/>
          <w:szCs w:val="26"/>
        </w:rPr>
        <w:t>đư</w:t>
      </w:r>
      <w:r>
        <w:rPr>
          <w:rFonts w:ascii="Times New Roman" w:hAnsi="Times New Roman"/>
          <w:sz w:val="26"/>
          <w:szCs w:val="26"/>
        </w:rPr>
        <w:t xml:space="preserve">ợc hai bên lập thành Phụ lục Hợp </w:t>
      </w:r>
      <w:r>
        <w:rPr>
          <w:rFonts w:ascii="Times New Roman" w:hAnsi="Times New Roman" w:hint="eastAsia"/>
          <w:sz w:val="26"/>
          <w:szCs w:val="26"/>
        </w:rPr>
        <w:t>đ</w:t>
      </w:r>
      <w:r>
        <w:rPr>
          <w:rFonts w:ascii="Times New Roman" w:hAnsi="Times New Roman"/>
          <w:sz w:val="26"/>
          <w:szCs w:val="26"/>
        </w:rPr>
        <w:t xml:space="preserve">ồng sau khi giá trị phần phát sinh </w:t>
      </w:r>
      <w:r>
        <w:rPr>
          <w:rFonts w:ascii="Times New Roman" w:hAnsi="Times New Roman" w:hint="eastAsia"/>
          <w:sz w:val="26"/>
          <w:szCs w:val="26"/>
        </w:rPr>
        <w:t>đư</w:t>
      </w:r>
      <w:r>
        <w:rPr>
          <w:rFonts w:ascii="Times New Roman" w:hAnsi="Times New Roman"/>
          <w:sz w:val="26"/>
          <w:szCs w:val="26"/>
        </w:rPr>
        <w:t xml:space="preserve">ợc Chủ </w:t>
      </w:r>
      <w:r>
        <w:rPr>
          <w:rFonts w:ascii="Times New Roman" w:hAnsi="Times New Roman" w:hint="eastAsia"/>
          <w:sz w:val="26"/>
          <w:szCs w:val="26"/>
        </w:rPr>
        <w:t>đ</w:t>
      </w:r>
      <w:r>
        <w:rPr>
          <w:rFonts w:ascii="Times New Roman" w:hAnsi="Times New Roman"/>
          <w:sz w:val="26"/>
          <w:szCs w:val="26"/>
        </w:rPr>
        <w:t>ầu t</w:t>
      </w:r>
      <w:r>
        <w:rPr>
          <w:rFonts w:ascii="Times New Roman" w:hAnsi="Times New Roman" w:hint="eastAsia"/>
          <w:sz w:val="26"/>
          <w:szCs w:val="26"/>
        </w:rPr>
        <w:t>ư</w:t>
      </w:r>
      <w:r>
        <w:rPr>
          <w:rFonts w:ascii="Times New Roman" w:hAnsi="Times New Roman"/>
          <w:sz w:val="26"/>
          <w:szCs w:val="26"/>
        </w:rPr>
        <w:t xml:space="preserve"> phê duyệt;</w:t>
      </w:r>
    </w:p>
    <w:p w14:paraId="3DF35EE1" w14:textId="6448E1A5" w:rsidR="00F123D1"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 xml:space="preserve">- Bảng nghiệm thu các công tác chuẩn bị và các công tác thuộc phần Biện pháp thi công tại Dự án;</w:t>
      </w:r>
    </w:p>
    <w:p w14:paraId="3C8BB062" w14:textId="77FE430C" w:rsidR="00F123D1"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hint="eastAsia"/>
          <w:sz w:val="26"/>
          <w:szCs w:val="26"/>
        </w:rPr>
        <w:t>Đ</w:t>
      </w:r>
      <w:r>
        <w:rPr>
          <w:rFonts w:ascii="Times New Roman" w:hAnsi="Times New Roman"/>
          <w:sz w:val="26"/>
          <w:szCs w:val="26"/>
        </w:rPr>
        <w:t>ề nghị thanh toán;</w:t>
      </w:r>
    </w:p>
    <w:p w14:paraId="55FA86DA" w14:textId="0AE47415" w:rsidR="00F123D1"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 xml:space="preserve">- Hóa </w:t>
      </w:r>
      <w:r>
        <w:rPr>
          <w:rFonts w:ascii="Times New Roman" w:hAnsi="Times New Roman" w:hint="eastAsia"/>
          <w:sz w:val="26"/>
          <w:szCs w:val="26"/>
        </w:rPr>
        <w:t>đơ</w:t>
      </w:r>
      <w:r>
        <w:rPr>
          <w:rFonts w:ascii="Times New Roman" w:hAnsi="Times New Roman"/>
          <w:sz w:val="26"/>
          <w:szCs w:val="26"/>
        </w:rPr>
        <w:t>n GTGT hợp lệ.</w:t>
      </w:r>
    </w:p>
    <w:p w14:paraId="07143E94" w14:textId="0EBAF316" w:rsidR="00F123D1"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 xml:space="preserve">-</w:t>
      </w:r>
      <w:del w:id="6091" w:author="Claude" w:date="2026-10-12T09:00:00Z">
        <w:r>
          <w:rPr>
            <w:rFonts w:ascii="Times New Roman" w:hAnsi="Times New Roman"/>
            <w:sz w:val="26"/>
            <w:szCs w:val="26"/>
          </w:rPr>
          <w:delText xml:space="preserve"> Giá trị của toàn bộ phần Công tác chuẩn bị, phần Biện pháp thi công theo Hợp </w:delText>
        </w:r>
        <w:r>
          <w:rPr>
            <w:rFonts w:ascii="Times New Roman" w:hAnsi="Times New Roman" w:hint="eastAsia"/>
            <w:sz w:val="26"/>
            <w:szCs w:val="26"/>
          </w:rPr>
          <w:delText xml:space="preserve">đ</w:delText>
        </w:r>
        <w:r>
          <w:rPr>
            <w:rFonts w:ascii="Times New Roman" w:hAnsi="Times New Roman"/>
            <w:sz w:val="26"/>
            <w:szCs w:val="26"/>
          </w:rPr>
          <w:delText xml:space="preserve">ồng là trọn gói, không tính phát sinh.</w:delText>
        </w:r>
      </w:del>
      <w:r>
        <w:rPr>
          <w:rFonts w:ascii="Times New Roman" w:hAnsi="Times New Roman"/>
          <w:sz w:val="26"/>
          <w:szCs w:val="26"/>
        </w:rPr>
        <w:t xml:space="preserve"> Giá trị phần Công tác chuẩn bị, </w:t>
      </w:r>
      <w:del w:id="6092" w:author="Claude" w:date="2026-10-12T09:00:00Z">
        <w:r>
          <w:rPr>
            <w:rFonts w:ascii="Times New Roman" w:hAnsi="Times New Roman"/>
            <w:sz w:val="26"/>
            <w:szCs w:val="26"/>
          </w:rPr>
          <w:delText xml:space="preserve">phần </w:delText>
        </w:r>
      </w:del>
      <w:r>
        <w:rPr>
          <w:rFonts w:ascii="Times New Roman" w:hAnsi="Times New Roman"/>
          <w:sz w:val="26"/>
          <w:szCs w:val="26"/>
        </w:rPr>
        <w:t xml:space="preserve">Biện pháp thi công </w:t>
      </w:r>
      <w:del w:id="6093" w:author="Claude" w:date="2026-10-12T09:00:00Z">
        <w:r>
          <w:rPr>
            <w:rFonts w:ascii="Times New Roman" w:hAnsi="Times New Roman"/>
            <w:sz w:val="26"/>
            <w:szCs w:val="26"/>
          </w:rPr>
          <w:delText xml:space="preserve">sẽ</w:delText>
        </w:r>
      </w:del>
      <w:ins w:id="6094" w:author="Claude" w:date="2026-10-12T09:00:00Z">
        <w:r>
          <w:rPr>
            <w:rFonts w:ascii="Times New Roman" w:hAnsi="Times New Roman"/>
            <w:sz w:val="26"/>
            <w:szCs w:val="26"/>
          </w:rPr>
          <w:t xml:space="preserve">(bao gồm hệ cừ, văng chống, hạ mực nước ngầm) là trọn gói, không điều chỉnh, không tính phát sinh. Giá trị này</w:t>
        </w:r>
      </w:ins>
      <w:r>
        <w:rPr>
          <w:rFonts w:ascii="Times New Roman" w:hAnsi="Times New Roman"/>
          <w:sz w:val="26"/>
          <w:szCs w:val="26"/>
        </w:rPr>
        <w:t xml:space="preserve"> </w:t>
      </w:r>
      <w:r>
        <w:rPr>
          <w:rFonts w:ascii="Times New Roman" w:hAnsi="Times New Roman" w:hint="eastAsia"/>
          <w:sz w:val="26"/>
          <w:szCs w:val="26"/>
        </w:rPr>
        <w:t xml:space="preserve">đư</w:t>
      </w:r>
      <w:r>
        <w:rPr>
          <w:rFonts w:ascii="Times New Roman" w:hAnsi="Times New Roman"/>
          <w:sz w:val="26"/>
          <w:szCs w:val="26"/>
        </w:rPr>
        <w:t xml:space="preserve">ợc thanh toán </w:t>
      </w:r>
      <w:del w:id="6095" w:author="Claude" w:date="2026-10-12T09:00:00Z">
        <w:r>
          <w:rPr>
            <w:rFonts w:ascii="Times New Roman" w:hAnsi="Times New Roman" w:hint="eastAsia"/>
            <w:sz w:val="26"/>
            <w:szCs w:val="26"/>
          </w:rPr>
          <w:delText xml:space="preserve">đ</w:delText>
        </w:r>
        <w:r>
          <w:rPr>
            <w:rFonts w:ascii="Times New Roman" w:hAnsi="Times New Roman"/>
            <w:sz w:val="26"/>
            <w:szCs w:val="26"/>
          </w:rPr>
          <w:delText xml:space="preserve">ịnh kỳ và </w:delText>
        </w:r>
        <w:r>
          <w:rPr>
            <w:rFonts w:ascii="Times New Roman" w:hAnsi="Times New Roman" w:hint="eastAsia"/>
            <w:sz w:val="26"/>
            <w:szCs w:val="26"/>
          </w:rPr>
          <w:delText xml:space="preserve">đư</w:delText>
        </w:r>
        <w:r>
          <w:rPr>
            <w:rFonts w:ascii="Times New Roman" w:hAnsi="Times New Roman"/>
            <w:sz w:val="26"/>
            <w:szCs w:val="26"/>
          </w:rPr>
          <w:delText xml:space="preserve">ợc tính toán t</w:delText>
        </w:r>
        <w:r>
          <w:rPr>
            <w:rFonts w:ascii="Times New Roman" w:hAnsi="Times New Roman" w:hint="eastAsia"/>
            <w:sz w:val="26"/>
            <w:szCs w:val="26"/>
          </w:rPr>
          <w:delText xml:space="preserve">ươ</w:delText>
        </w:r>
        <w:r>
          <w:rPr>
            <w:rFonts w:ascii="Times New Roman" w:hAnsi="Times New Roman"/>
            <w:sz w:val="26"/>
            <w:szCs w:val="26"/>
          </w:rPr>
          <w:delText xml:space="preserve">ng ứng với</w:delText>
        </w:r>
      </w:del>
      <w:ins w:id="6096" w:author="Claude" w:date="2026-10-12T09:00:00Z">
        <w:r>
          <w:rPr>
            <w:rFonts w:ascii="Times New Roman" w:hAnsi="Times New Roman" w:hint="eastAsia"/>
            <w:sz w:val="26"/>
            <w:szCs w:val="26"/>
          </w:rPr>
          <w:t xml:space="preserve">theo</w:t>
        </w:r>
      </w:ins>
      <w:r>
        <w:rPr>
          <w:rFonts w:ascii="Times New Roman" w:hAnsi="Times New Roman"/>
          <w:sz w:val="26"/>
          <w:szCs w:val="26"/>
        </w:rPr>
        <w:t xml:space="preserve"> tỷ lệ </w:t>
      </w:r>
      <w:del w:id="6097" w:author="Claude" w:date="2026-10-12T09:00:00Z">
        <w:r>
          <w:rPr>
            <w:rFonts w:ascii="Times New Roman" w:hAnsi="Times New Roman"/>
            <w:sz w:val="26"/>
            <w:szCs w:val="26"/>
          </w:rPr>
          <w:delText xml:space="preserve">Giá</w:delText>
        </w:r>
      </w:del>
      <w:ins w:id="6098" w:author="Claude" w:date="2026-10-12T09:00:00Z">
        <w:r>
          <w:rPr>
            <w:rFonts w:ascii="Times New Roman" w:hAnsi="Times New Roman"/>
            <w:sz w:val="26"/>
            <w:szCs w:val="26"/>
          </w:rPr>
          <w:t xml:space="preserve">giá</w:t>
        </w:r>
      </w:ins>
      <w:r>
        <w:rPr>
          <w:rFonts w:ascii="Times New Roman" w:hAnsi="Times New Roman"/>
          <w:sz w:val="26"/>
          <w:szCs w:val="26"/>
        </w:rPr>
        <w:t xml:space="preserve"> trị </w:t>
      </w:r>
      <w:del w:id="6099" w:author="Claude" w:date="2026-10-12T09:00:00Z">
        <w:r>
          <w:rPr>
            <w:rFonts w:ascii="Times New Roman" w:hAnsi="Times New Roman"/>
            <w:sz w:val="26"/>
            <w:szCs w:val="26"/>
          </w:rPr>
          <w:delText xml:space="preserve">Khối</w:delText>
        </w:r>
      </w:del>
      <w:ins w:id="6100" w:author="Claude" w:date="2026-10-12T09:00:00Z">
        <w:r>
          <w:rPr>
            <w:rFonts w:ascii="Times New Roman" w:hAnsi="Times New Roman"/>
            <w:sz w:val="26"/>
            <w:szCs w:val="26"/>
          </w:rPr>
          <w:t xml:space="preserve">khối</w:t>
        </w:r>
      </w:ins>
      <w:r>
        <w:rPr>
          <w:rFonts w:ascii="Times New Roman" w:hAnsi="Times New Roman"/>
          <w:sz w:val="26"/>
          <w:szCs w:val="26"/>
        </w:rPr>
        <w:t xml:space="preserve"> l</w:t>
      </w:r>
      <w:r>
        <w:rPr>
          <w:rFonts w:ascii="Times New Roman" w:hAnsi="Times New Roman" w:hint="eastAsia"/>
          <w:sz w:val="26"/>
          <w:szCs w:val="26"/>
        </w:rPr>
        <w:t xml:space="preserve">ư</w:t>
      </w:r>
      <w:r>
        <w:rPr>
          <w:rFonts w:ascii="Times New Roman" w:hAnsi="Times New Roman"/>
          <w:sz w:val="26"/>
          <w:szCs w:val="26"/>
        </w:rPr>
        <w:t xml:space="preserve">ợng</w:t>
      </w:r>
      <w:del w:id="6101" w:author="Claude" w:date="2026-10-12T09:00:00Z">
        <w:r>
          <w:rPr>
            <w:rFonts w:ascii="Times New Roman" w:hAnsi="Times New Roman"/>
            <w:sz w:val="26"/>
            <w:szCs w:val="26"/>
          </w:rPr>
          <w:delText xml:space="preserve"> hoàn thành phần các</w:delText>
        </w:r>
      </w:del>
      <w:r>
        <w:rPr>
          <w:rFonts w:ascii="Times New Roman" w:hAnsi="Times New Roman"/>
          <w:sz w:val="26"/>
          <w:szCs w:val="26"/>
        </w:rPr>
        <w:t xml:space="preserve"> công tác thi công </w:t>
      </w:r>
      <w:ins w:id="6102" w:author="Claude" w:date="2026-10-12T09:00:00Z">
        <w:r>
          <w:rPr>
            <w:rFonts w:ascii="Times New Roman" w:hAnsi="Times New Roman"/>
            <w:sz w:val="26"/>
            <w:szCs w:val="26"/>
          </w:rPr>
          <w:t xml:space="preserve">chính hoàn thành </w:t>
        </w:r>
      </w:ins>
      <w:r>
        <w:rPr>
          <w:rFonts w:ascii="Times New Roman" w:hAnsi="Times New Roman"/>
          <w:sz w:val="26"/>
          <w:szCs w:val="26"/>
        </w:rPr>
        <w:t xml:space="preserve">trên </w:t>
      </w:r>
      <w:del w:id="6103" w:author="Claude" w:date="2026-10-12T09:00:00Z">
        <w:r>
          <w:rPr>
            <w:rFonts w:ascii="Times New Roman" w:hAnsi="Times New Roman"/>
            <w:sz w:val="26"/>
            <w:szCs w:val="26"/>
          </w:rPr>
          <w:delText xml:space="preserve">Tổng Giá</w:delText>
        </w:r>
      </w:del>
      <w:ins w:id="6104" w:author="Claude" w:date="2026-10-12T09:00:00Z">
        <w:r>
          <w:rPr>
            <w:rFonts w:ascii="Times New Roman" w:hAnsi="Times New Roman"/>
            <w:sz w:val="26"/>
            <w:szCs w:val="26"/>
          </w:rPr>
          <w:t xml:space="preserve">tổng giá</w:t>
        </w:r>
      </w:ins>
      <w:r>
        <w:rPr>
          <w:rFonts w:ascii="Times New Roman" w:hAnsi="Times New Roman"/>
          <w:sz w:val="26"/>
          <w:szCs w:val="26"/>
        </w:rPr>
        <w:t xml:space="preserve"> trị</w:t>
      </w:r>
      <w:del w:id="6105" w:author="Claude" w:date="2026-10-12T09:00:00Z">
        <w:r>
          <w:rPr>
            <w:rFonts w:ascii="Times New Roman" w:hAnsi="Times New Roman"/>
            <w:sz w:val="26"/>
            <w:szCs w:val="26"/>
          </w:rPr>
          <w:delText xml:space="preserve"> phần Các</w:delText>
        </w:r>
      </w:del>
      <w:r>
        <w:rPr>
          <w:rFonts w:ascii="Times New Roman" w:hAnsi="Times New Roman"/>
          <w:sz w:val="26"/>
          <w:szCs w:val="26"/>
        </w:rPr>
        <w:t xml:space="preserve"> công tác thi công </w:t>
      </w:r>
      <w:del w:id="6106" w:author="Claude" w:date="2026-10-12T09:00:00Z">
        <w:r>
          <w:rPr>
            <w:rFonts w:ascii="Times New Roman" w:hAnsi="Times New Roman"/>
            <w:sz w:val="26"/>
            <w:szCs w:val="26"/>
          </w:rPr>
          <w:delText xml:space="preserve">theo</w:delText>
        </w:r>
      </w:del>
      <w:ins w:id="6107" w:author="Claude" w:date="2026-10-12T09:00:00Z">
        <w:r>
          <w:rPr>
            <w:rFonts w:ascii="Times New Roman" w:hAnsi="Times New Roman"/>
            <w:sz w:val="26"/>
            <w:szCs w:val="26"/>
          </w:rPr>
          <w:t xml:space="preserve">chính của</w:t>
        </w:r>
      </w:ins>
      <w:r>
        <w:rPr>
          <w:rFonts w:ascii="Times New Roman" w:hAnsi="Times New Roman"/>
          <w:sz w:val="26"/>
          <w:szCs w:val="26"/>
        </w:rPr>
        <w:t xml:space="preserve"> Hợp </w:t>
      </w:r>
      <w:r>
        <w:rPr>
          <w:rFonts w:ascii="Times New Roman" w:hAnsi="Times New Roman" w:hint="eastAsia"/>
          <w:sz w:val="26"/>
          <w:szCs w:val="26"/>
        </w:rPr>
        <w:t xml:space="preserve">đ</w:t>
      </w:r>
      <w:r>
        <w:rPr>
          <w:rFonts w:ascii="Times New Roman" w:hAnsi="Times New Roman"/>
          <w:sz w:val="26"/>
          <w:szCs w:val="26"/>
        </w:rPr>
        <w:t xml:space="preserve">ồng</w:t>
      </w:r>
      <w:del w:id="6108" w:author="Claude" w:date="2026-10-12T09:00:00Z">
        <w:r>
          <w:rPr>
            <w:rFonts w:ascii="Times New Roman" w:hAnsi="Times New Roman"/>
            <w:sz w:val="26"/>
            <w:szCs w:val="26"/>
          </w:rPr>
          <w:delText xml:space="preserve"> (Giai </w:delText>
        </w:r>
        <w:r>
          <w:rPr>
            <w:rFonts w:ascii="Times New Roman" w:hAnsi="Times New Roman" w:hint="eastAsia"/>
            <w:sz w:val="26"/>
            <w:szCs w:val="26"/>
          </w:rPr>
          <w:delText xml:space="preserve">đ</w:delText>
        </w:r>
        <w:r>
          <w:rPr>
            <w:rFonts w:ascii="Times New Roman" w:hAnsi="Times New Roman"/>
            <w:sz w:val="26"/>
            <w:szCs w:val="26"/>
          </w:rPr>
          <w:delText xml:space="preserve">oạn </w:delText>
        </w:r>
        <w:r>
          <w:rPr>
            <w:rFonts w:ascii="Times New Roman" w:hAnsi="Times New Roman" w:hint="eastAsia"/>
            <w:sz w:val="26"/>
            <w:szCs w:val="26"/>
          </w:rPr>
          <w:delText xml:space="preserve">đ</w:delText>
        </w:r>
        <w:r>
          <w:rPr>
            <w:rFonts w:ascii="Times New Roman" w:hAnsi="Times New Roman"/>
            <w:sz w:val="26"/>
            <w:szCs w:val="26"/>
          </w:rPr>
          <w:delText xml:space="preserve">ang thi công)</w:delText>
        </w:r>
      </w:del>
      <w:ins w:id="6109" w:author="Claude" w:date="2026-10-12T09:00:00Z">
        <w:r>
          <w:rPr>
            <w:rFonts w:ascii="Times New Roman" w:hAnsi="Times New Roman"/>
            <w:sz w:val="26"/>
            <w:szCs w:val="26"/>
          </w:rPr>
          <w:t xml:space="preserve">,</w:t>
        </w:r>
      </w:ins>
      <w:r>
        <w:rPr>
          <w:rFonts w:ascii="Times New Roman" w:hAnsi="Times New Roman"/>
          <w:sz w:val="26"/>
          <w:szCs w:val="26"/>
        </w:rPr>
        <w:t xml:space="preserve"> hoặc </w:t>
      </w:r>
      <w:del w:id="6110" w:author="Claude" w:date="2026-10-12T09:00:00Z">
        <w:r>
          <w:rPr>
            <w:rFonts w:ascii="Times New Roman" w:hAnsi="Times New Roman" w:hint="eastAsia"/>
            <w:sz w:val="26"/>
            <w:szCs w:val="26"/>
          </w:rPr>
          <w:delText xml:space="preserve">đư</w:delText>
        </w:r>
        <w:r>
          <w:rPr>
            <w:rFonts w:ascii="Times New Roman" w:hAnsi="Times New Roman"/>
            <w:sz w:val="26"/>
            <w:szCs w:val="26"/>
          </w:rPr>
          <w:delText xml:space="preserve">ợc tính toán </w:delText>
        </w:r>
      </w:del>
      <w:r>
        <w:rPr>
          <w:rFonts w:ascii="Times New Roman" w:hAnsi="Times New Roman"/>
          <w:sz w:val="26"/>
          <w:szCs w:val="26"/>
        </w:rPr>
        <w:t xml:space="preserve">theo </w:t>
      </w:r>
      <w:del w:id="6111" w:author="Claude" w:date="2026-10-12T09:00:00Z">
        <w:r>
          <w:rPr>
            <w:rFonts w:ascii="Times New Roman" w:hAnsi="Times New Roman"/>
            <w:sz w:val="26"/>
            <w:szCs w:val="26"/>
          </w:rPr>
          <w:delText xml:space="preserve">Giá</w:delText>
        </w:r>
      </w:del>
      <w:ins w:id="6112" w:author="Claude" w:date="2026-10-12T09:00:00Z">
        <w:r>
          <w:rPr>
            <w:rFonts w:ascii="Times New Roman" w:hAnsi="Times New Roman"/>
            <w:sz w:val="26"/>
            <w:szCs w:val="26"/>
          </w:rPr>
          <w:t xml:space="preserve">giá</w:t>
        </w:r>
      </w:ins>
      <w:r>
        <w:rPr>
          <w:rFonts w:ascii="Times New Roman" w:hAnsi="Times New Roman"/>
          <w:sz w:val="26"/>
          <w:szCs w:val="26"/>
        </w:rPr>
        <w:t xml:space="preserve"> trị công việc </w:t>
      </w:r>
      <w:del w:id="6113" w:author="Claude" w:date="2026-10-12T09:00:00Z">
        <w:r>
          <w:rPr>
            <w:rFonts w:ascii="Times New Roman" w:hAnsi="Times New Roman"/>
            <w:sz w:val="26"/>
            <w:szCs w:val="26"/>
          </w:rPr>
          <w:delText xml:space="preserve">thuộc Các công</w:delText>
        </w:r>
      </w:del>
      <w:ins w:id="6114" w:author="Claude" w:date="2026-10-12T09:00:00Z">
        <w:r>
          <w:rPr>
            <w:rFonts w:ascii="Times New Roman" w:hAnsi="Times New Roman"/>
            <w:sz w:val="26"/>
            <w:szCs w:val="26"/>
          </w:rPr>
          <w:t xml:space="preserve">Công</w:t>
        </w:r>
      </w:ins>
      <w:r>
        <w:rPr>
          <w:rFonts w:ascii="Times New Roman" w:hAnsi="Times New Roman"/>
          <w:sz w:val="26"/>
          <w:szCs w:val="26"/>
        </w:rPr>
        <w:t xml:space="preserve"> tác </w:t>
      </w:r>
      <w:del w:id="6115" w:author="Claude" w:date="2026-10-12T09:00:00Z">
        <w:r>
          <w:rPr>
            <w:rFonts w:ascii="Times New Roman" w:hAnsi="Times New Roman"/>
            <w:sz w:val="26"/>
            <w:szCs w:val="26"/>
          </w:rPr>
          <w:delText xml:space="preserve">Chuẩn</w:delText>
        </w:r>
      </w:del>
      <w:ins w:id="6116" w:author="Claude" w:date="2026-10-12T09:00:00Z">
        <w:r>
          <w:rPr>
            <w:rFonts w:ascii="Times New Roman" w:hAnsi="Times New Roman"/>
            <w:sz w:val="26"/>
            <w:szCs w:val="26"/>
          </w:rPr>
          <w:t xml:space="preserve">chuẩn</w:t>
        </w:r>
      </w:ins>
      <w:r>
        <w:rPr>
          <w:rFonts w:ascii="Times New Roman" w:hAnsi="Times New Roman"/>
          <w:sz w:val="26"/>
          <w:szCs w:val="26"/>
        </w:rPr>
        <w:t xml:space="preserve"> bị, Biện pháp thi công </w:t>
      </w:r>
      <w:r>
        <w:rPr>
          <w:rFonts w:ascii="Times New Roman" w:hAnsi="Times New Roman" w:hint="eastAsia"/>
          <w:sz w:val="26"/>
          <w:szCs w:val="26"/>
        </w:rPr>
        <w:t xml:space="preserve">đư</w:t>
      </w:r>
      <w:r>
        <w:rPr>
          <w:rFonts w:ascii="Times New Roman" w:hAnsi="Times New Roman"/>
          <w:sz w:val="26"/>
          <w:szCs w:val="26"/>
        </w:rPr>
        <w:t xml:space="preserve">ợc nghiệm thu</w:t>
      </w:r>
      <w:del w:id="6117" w:author="Claude" w:date="2026-10-12T09:00:00Z">
        <w:r>
          <w:rPr>
            <w:rFonts w:ascii="Times New Roman" w:hAnsi="Times New Roman"/>
            <w:sz w:val="26"/>
            <w:szCs w:val="26"/>
          </w:rPr>
          <w:delText xml:space="preserve"> (t</w:delText>
        </w:r>
        <w:r>
          <w:rPr>
            <w:rFonts w:ascii="Times New Roman" w:hAnsi="Times New Roman" w:hint="eastAsia"/>
            <w:sz w:val="26"/>
            <w:szCs w:val="26"/>
          </w:rPr>
          <w:delText xml:space="preserve">ươ</w:delText>
        </w:r>
        <w:r>
          <w:rPr>
            <w:rFonts w:ascii="Times New Roman" w:hAnsi="Times New Roman"/>
            <w:sz w:val="26"/>
            <w:szCs w:val="26"/>
          </w:rPr>
          <w:delText xml:space="preserve">ng ứng với các </w:delText>
        </w:r>
        <w:r>
          <w:rPr>
            <w:rFonts w:ascii="Times New Roman" w:hAnsi="Times New Roman" w:hint="eastAsia"/>
            <w:sz w:val="26"/>
            <w:szCs w:val="26"/>
          </w:rPr>
          <w:delText xml:space="preserve">đ</w:delText>
        </w:r>
        <w:r>
          <w:rPr>
            <w:rFonts w:ascii="Times New Roman" w:hAnsi="Times New Roman"/>
            <w:sz w:val="26"/>
            <w:szCs w:val="26"/>
          </w:rPr>
          <w:delText xml:space="preserve">ầu việc </w:delText>
        </w:r>
        <w:r>
          <w:rPr>
            <w:rFonts w:ascii="Times New Roman" w:hAnsi="Times New Roman" w:hint="eastAsia"/>
            <w:sz w:val="26"/>
            <w:szCs w:val="26"/>
          </w:rPr>
          <w:delText xml:space="preserve">đư</w:delText>
        </w:r>
        <w:r>
          <w:rPr>
            <w:rFonts w:ascii="Times New Roman" w:hAnsi="Times New Roman"/>
            <w:sz w:val="26"/>
            <w:szCs w:val="26"/>
          </w:rPr>
          <w:delText xml:space="preserve">ợc nêu trong Hợp </w:delText>
        </w:r>
        <w:r>
          <w:rPr>
            <w:rFonts w:ascii="Times New Roman" w:hAnsi="Times New Roman" w:hint="eastAsia"/>
            <w:sz w:val="26"/>
            <w:szCs w:val="26"/>
          </w:rPr>
          <w:delText xml:space="preserve">đ</w:delText>
        </w:r>
        <w:r>
          <w:rPr>
            <w:rFonts w:ascii="Times New Roman" w:hAnsi="Times New Roman"/>
            <w:sz w:val="26"/>
            <w:szCs w:val="26"/>
          </w:rPr>
          <w:delText xml:space="preserve">ồng), tuỳ thuộc</w:delText>
        </w:r>
      </w:del>
      <w:ins w:id="6118" w:author="Claude" w:date="2026-10-12T09:00:00Z">
        <w:r>
          <w:rPr>
            <w:rFonts w:ascii="Times New Roman" w:hAnsi="Times New Roman"/>
            <w:sz w:val="26"/>
            <w:szCs w:val="26"/>
          </w:rPr>
          <w:t xml:space="preserve">, áp dụng</w:t>
        </w:r>
      </w:ins>
      <w:r>
        <w:rPr>
          <w:rFonts w:ascii="Times New Roman" w:hAnsi="Times New Roman"/>
          <w:sz w:val="26"/>
          <w:szCs w:val="26"/>
        </w:rPr>
        <w:t xml:space="preserve"> giá trị nào thấp h</w:t>
      </w:r>
      <w:r>
        <w:rPr>
          <w:rFonts w:ascii="Times New Roman" w:hAnsi="Times New Roman" w:hint="eastAsia"/>
          <w:sz w:val="26"/>
          <w:szCs w:val="26"/>
        </w:rPr>
        <w:t xml:space="preserve">ơ</w:t>
      </w:r>
      <w:r>
        <w:rPr>
          <w:rFonts w:ascii="Times New Roman" w:hAnsi="Times New Roman"/>
          <w:sz w:val="26"/>
          <w:szCs w:val="26"/>
        </w:rPr>
        <w:t xml:space="preserve">n.</w:t>
      </w:r>
    </w:p>
    <w:p w14:paraId="2EB15E07" w14:textId="452209A7" w:rsidR="00F123D1"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 xml:space="preserve">- Thời hạn xác nhận hồ s</w:t>
      </w:r>
      <w:r>
        <w:rPr>
          <w:rFonts w:ascii="Times New Roman" w:hAnsi="Times New Roman" w:hint="eastAsia"/>
          <w:sz w:val="26"/>
          <w:szCs w:val="26"/>
        </w:rPr>
        <w:t>ơ</w:t>
      </w:r>
      <w:r>
        <w:rPr>
          <w:rFonts w:ascii="Times New Roman" w:hAnsi="Times New Roman"/>
          <w:sz w:val="26"/>
          <w:szCs w:val="26"/>
        </w:rPr>
        <w:t xml:space="preserve"> và thanh toán:</w:t>
      </w:r>
    </w:p>
    <w:p w14:paraId="6570F71A" w14:textId="29F4CA40" w:rsidR="00F123D1"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 xml:space="preserve">- Hồ sơ nghiệm thu chất lượng, Bảng nghiệm thu khối lượng hoàn thành: Bên A xem xét, xác nhận trong vòng 14 ngày kể từ ngày nhận đủ hồ sơ hợp lệ.</w:t>
      </w:r>
    </w:p>
    <w:p w14:paraId="39C48201" w14:textId="145C3AED" w:rsidR="00F123D1"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 xml:space="preserve">- Bảng tính giá trị công việc hoàn thành: Bên A xem xét, xác nhận trong vòng 14 ngày kể từ ngày nhận đủ hồ sơ nghiệm thu khối lượng đã được xác nhận và hồ sơ thanh toán hợp lệ.</w:t>
      </w:r>
    </w:p>
    <w:p w14:paraId="472C0FEE" w14:textId="5C260A31" w:rsidR="00F123D1" w:rsidRPr="00302315" w:rsidRDefault="00D107CC" w:rsidP="007A44B1">
      <w:pPr>
        <w:spacing w:after="120" w:line="276" w:lineRule="auto"/>
        <w:jc w:val="both"/>
        <w:rPr>
          <w:rFonts w:ascii="Times New Roman" w:hAnsi="Times New Roman"/>
          <w:sz w:val="26"/>
          <w:szCs w:val="26"/>
        </w:rPr>
      </w:pPr>
      <w:r>
        <w:rPr>
          <w:rFonts w:ascii="Times New Roman" w:hAnsi="Times New Roman"/>
          <w:sz w:val="26"/>
          <w:szCs w:val="26"/>
        </w:rPr>
        <w:t xml:space="preserve">- Trường hợp Bên A, Tư vấn giám sát hoặc Chủ đầu tư yêu cầu chỉnh sửa, bổ sung hồ sơ, Bên B phải hoàn thành trong thời hạn Bên A yêu cầu; thời gian Bên B chỉnh sửa, bổ sung không tính vào thời hạn xem xét, xác nhận và thanh toán của Bên A.</w:t>
      </w:r>
    </w:p>
    <w:p w14:paraId="006BEBEA" w14:textId="77777777" w:rsidR="00F123D1" w:rsidRPr="00302315" w:rsidRDefault="00C115A2" w:rsidP="007A44B1">
      <w:pPr>
        <w:widowControl w:val="0"/>
        <w:tabs>
          <w:tab w:val="left" w:pos="270"/>
        </w:tabs>
        <w:spacing w:after="120" w:line="276" w:lineRule="auto"/>
        <w:jc w:val="both"/>
        <w:rPr>
          <w:rFonts w:ascii="Times New Roman" w:hAnsi="Times New Roman"/>
          <w:sz w:val="26"/>
          <w:szCs w:val="26"/>
        </w:rPr>
      </w:pPr>
      <w:r>
        <w:rPr>
          <w:rFonts w:ascii="Times New Roman" w:hAnsi="Times New Roman"/>
          <w:b/>
          <w:bCs/>
          <w:sz w:val="26"/>
          <w:szCs w:val="26"/>
        </w:rPr>
        <w:t xml:space="preserve">b) Thanh toán</w:t>
      </w:r>
      <w:del w:id="6119" w:author="Claude" w:date="2026-10-12T09:00:00Z">
        <w:r>
          <w:rPr>
            <w:rFonts w:ascii="Times New Roman" w:hAnsi="Times New Roman"/>
            <w:b/>
            <w:bCs/>
            <w:sz w:val="26"/>
            <w:szCs w:val="26"/>
          </w:rPr>
          <w:delText xml:space="preserve"> sau</w:delText>
        </w:r>
      </w:del>
      <w:r>
        <w:rPr>
          <w:rFonts w:ascii="Times New Roman" w:hAnsi="Times New Roman"/>
          <w:b/>
          <w:bCs/>
          <w:sz w:val="26"/>
          <w:szCs w:val="26"/>
        </w:rPr>
        <w:t xml:space="preserve"> khi hoàn thành toàn bộ công việc: </w:t>
      </w:r>
      <w:del w:id="6120" w:author="Claude" w:date="2026-10-12T09:00:00Z">
        <w:r>
          <w:rPr>
            <w:rFonts w:ascii="Times New Roman" w:hAnsi="Times New Roman"/>
            <w:sz w:val="26"/>
            <w:szCs w:val="26"/>
          </w:rPr>
          <w:delText xml:space="preserve">Sau</w:delText>
        </w:r>
      </w:del>
      <w:ins w:id="6121" w:author="Claude" w:date="2026-10-12T09:00:00Z">
        <w:r>
          <w:rPr>
            <w:rFonts w:ascii="Times New Roman" w:hAnsi="Times New Roman"/>
            <w:sz w:val="26"/>
            <w:szCs w:val="26"/>
          </w:rPr>
          <w:t xml:space="preserve">sau</w:t>
        </w:r>
      </w:ins>
      <w:r>
        <w:rPr>
          <w:rFonts w:ascii="Times New Roman" w:hAnsi="Times New Roman"/>
          <w:sz w:val="26"/>
          <w:szCs w:val="26"/>
        </w:rPr>
        <w:t xml:space="preserve"> khi Bên B hoàn thành toàn bộ công việc </w:t>
      </w:r>
      <w:del w:id="6122" w:author="Claude" w:date="2026-10-12T09:00:00Z">
        <w:r>
          <w:rPr>
            <w:rFonts w:ascii="Times New Roman" w:hAnsi="Times New Roman"/>
            <w:sz w:val="26"/>
            <w:szCs w:val="26"/>
          </w:rPr>
          <w:delText xml:space="preserve">của Hợp đồng </w:delText>
        </w:r>
      </w:del>
      <w:r>
        <w:rPr>
          <w:rFonts w:ascii="Times New Roman" w:hAnsi="Times New Roman"/>
          <w:sz w:val="26"/>
          <w:szCs w:val="26"/>
        </w:rPr>
        <w:t xml:space="preserve">và các </w:t>
      </w:r>
      <w:del w:id="6123" w:author="Claude" w:date="2026-10-12T09:00:00Z">
        <w:r>
          <w:rPr>
            <w:rFonts w:ascii="Times New Roman" w:hAnsi="Times New Roman"/>
            <w:sz w:val="26"/>
            <w:szCs w:val="26"/>
          </w:rPr>
          <w:delText xml:space="preserve">Bên</w:delText>
        </w:r>
      </w:del>
      <w:ins w:id="6124" w:author="Claude" w:date="2026-10-12T09:00:00Z">
        <w:r>
          <w:rPr>
            <w:rFonts w:ascii="Times New Roman" w:hAnsi="Times New Roman"/>
            <w:sz w:val="26"/>
            <w:szCs w:val="26"/>
          </w:rPr>
          <w:t xml:space="preserve">bên</w:t>
        </w:r>
      </w:ins>
      <w:r>
        <w:rPr>
          <w:rFonts w:ascii="Times New Roman" w:hAnsi="Times New Roman"/>
          <w:sz w:val="26"/>
          <w:szCs w:val="26"/>
        </w:rPr>
        <w:t xml:space="preserve"> ký Biên bản </w:t>
      </w:r>
      <w:ins w:id="6125" w:author="Claude" w:date="2026-10-12T09:00:00Z">
        <w:r>
          <w:rPr>
            <w:rFonts w:ascii="Times New Roman" w:hAnsi="Times New Roman"/>
            <w:sz w:val="26"/>
            <w:szCs w:val="26"/>
          </w:rPr>
          <w:t xml:space="preserve">nghiệm thu </w:t>
        </w:r>
      </w:ins>
      <w:r>
        <w:rPr>
          <w:rFonts w:ascii="Times New Roman" w:hAnsi="Times New Roman"/>
          <w:sz w:val="26"/>
          <w:szCs w:val="26"/>
        </w:rPr>
        <w:t xml:space="preserve">hoàn thành</w:t>
      </w:r>
      <w:ins w:id="6126" w:author="Claude" w:date="2026-10-12T09:00:00Z">
        <w:r>
          <w:rPr>
            <w:rFonts w:ascii="Times New Roman" w:hAnsi="Times New Roman"/>
            <w:sz w:val="26"/>
            <w:szCs w:val="26"/>
          </w:rPr>
          <w:t xml:space="preserve">,</w:t>
        </w:r>
      </w:ins>
      <w:r>
        <w:rPr>
          <w:rFonts w:ascii="Times New Roman" w:hAnsi="Times New Roman"/>
          <w:sz w:val="26"/>
          <w:szCs w:val="26"/>
        </w:rPr>
        <w:t xml:space="preserve"> bàn giao</w:t>
      </w:r>
      <w:del w:id="6127" w:author="Claude" w:date="2026-10-12T09:00:00Z">
        <w:r>
          <w:rPr>
            <w:rFonts w:ascii="Times New Roman" w:hAnsi="Times New Roman"/>
            <w:sz w:val="26"/>
            <w:szCs w:val="26"/>
          </w:rPr>
          <w:delText xml:space="preserve"> đưa</w:delText>
        </w:r>
      </w:del>
      <w:r>
        <w:rPr>
          <w:rFonts w:ascii="Times New Roman" w:hAnsi="Times New Roman"/>
          <w:sz w:val="26"/>
          <w:szCs w:val="26"/>
        </w:rPr>
        <w:t xml:space="preserve"> Hạng mục công trình</w:t>
      </w:r>
      <w:del w:id="6128" w:author="Claude" w:date="2026-10-12T09:00:00Z">
        <w:r>
          <w:rPr>
            <w:rFonts w:ascii="Times New Roman" w:hAnsi="Times New Roman"/>
            <w:sz w:val="26"/>
            <w:szCs w:val="26"/>
          </w:rPr>
          <w:delText xml:space="preserve"> vào sử dụng.</w:delText>
        </w:r>
      </w:del>
      <w:ins w:id="6129" w:author="Claude" w:date="2026-10-12T09:00:00Z">
        <w:r>
          <w:rPr>
            <w:rFonts w:ascii="Times New Roman" w:hAnsi="Times New Roman"/>
            <w:sz w:val="26"/>
            <w:szCs w:val="26"/>
          </w:rPr>
          <w:t xml:space="preserve">. </w:t>
        </w:r>
      </w:ins>
      <w:r>
        <w:rPr>
          <w:rFonts w:ascii="Times New Roman" w:hAnsi="Times New Roman"/>
          <w:sz w:val="26"/>
          <w:szCs w:val="26"/>
        </w:rPr>
        <w:t xml:space="preserve">Hồ sơ quyết toán </w:t>
      </w:r>
      <w:del w:id="6130" w:author="Claude" w:date="2026-10-12T09:00:00Z">
        <w:r>
          <w:rPr>
            <w:rFonts w:ascii="Times New Roman" w:hAnsi="Times New Roman"/>
            <w:sz w:val="26"/>
            <w:szCs w:val="26"/>
          </w:rPr>
          <w:delText xml:space="preserve">bao </w:delText>
        </w:r>
      </w:del>
      <w:r>
        <w:rPr>
          <w:rFonts w:ascii="Times New Roman" w:hAnsi="Times New Roman"/>
          <w:sz w:val="26"/>
          <w:szCs w:val="26"/>
        </w:rPr>
        <w:t xml:space="preserve">gồm:</w:t>
      </w:r>
    </w:p>
    <w:p w14:paraId="47462A4D" w14:textId="43474280" w:rsidR="00F123D1" w:rsidRPr="00302315" w:rsidRDefault="0015704E" w:rsidP="007A44B1">
      <w:pPr>
        <w:spacing w:after="120" w:line="276" w:lineRule="auto"/>
        <w:jc w:val="both"/>
        <w:rPr>
          <w:rFonts w:ascii="Times New Roman" w:hAnsi="Times New Roman"/>
          <w:sz w:val="26"/>
          <w:szCs w:val="26"/>
        </w:rPr>
      </w:pPr>
      <w:r>
        <w:rPr>
          <w:rFonts w:ascii="Times New Roman" w:hAnsi="Times New Roman"/>
          <w:sz w:val="26"/>
          <w:szCs w:val="26"/>
        </w:rPr>
        <w:t xml:space="preserve">- Giấy đề nghị thanh toán</w:t>
      </w:r>
    </w:p>
    <w:p w14:paraId="69D1B1F3" w14:textId="6257A3C3" w:rsidR="00F123D1" w:rsidRPr="00302315" w:rsidRDefault="0015704E" w:rsidP="007A44B1">
      <w:pPr>
        <w:spacing w:after="120" w:line="276" w:lineRule="auto"/>
        <w:jc w:val="both"/>
        <w:rPr>
          <w:rFonts w:ascii="Times New Roman" w:hAnsi="Times New Roman"/>
          <w:sz w:val="26"/>
          <w:szCs w:val="26"/>
        </w:rPr>
      </w:pPr>
      <w:r>
        <w:rPr>
          <w:rFonts w:ascii="Times New Roman" w:hAnsi="Times New Roman"/>
          <w:sz w:val="26"/>
          <w:szCs w:val="26"/>
        </w:rPr>
        <w:t xml:space="preserve">- Hồ sơ chất lượng và các hồ sơ liên quan khác:</w:t>
      </w:r>
    </w:p>
    <w:p w14:paraId="2CA4A4C0" w14:textId="77777777" w:rsidR="00F123D1" w:rsidRPr="00302315" w:rsidRDefault="00F123D1" w:rsidP="007A44B1">
      <w:pPr>
        <w:pStyle w:val="ListParagraph"/>
        <w:spacing w:after="120"/>
        <w:ind w:left="0"/>
        <w:contextualSpacing w:val="0"/>
        <w:jc w:val="both"/>
        <w:rPr>
          <w:rFonts w:ascii="Times New Roman" w:hAnsi="Times New Roman"/>
          <w:b/>
          <w:bCs/>
          <w:noProof/>
          <w:sz w:val="26"/>
          <w:szCs w:val="26"/>
          <w:lang w:val="en-US" w:eastAsia="en-US"/>
        </w:rPr>
      </w:pPr>
      <w:r>
        <w:rPr>
          <w:rFonts w:ascii="Times New Roman" w:hAnsi="Times New Roman"/>
          <w:b/>
          <w:bCs/>
          <w:noProof/>
          <w:sz w:val="26"/>
          <w:szCs w:val="26"/>
          <w:lang w:val="en-US" w:eastAsia="en-US"/>
        </w:rPr>
        <w:t>Phần thi công:</w:t>
      </w:r>
    </w:p>
    <w:p w14:paraId="43511BB0" w14:textId="33764357" w:rsidR="00F123D1" w:rsidRPr="00302315" w:rsidRDefault="007A44B1" w:rsidP="007A44B1">
      <w:pPr>
        <w:pStyle w:val="ListParagraph"/>
        <w:tabs>
          <w:tab w:val="left" w:pos="993"/>
        </w:tabs>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xml:space="preserve">- Hồ sơ, bản vẽ hoàn công đã được các bên xác nhận;</w:t>
      </w:r>
    </w:p>
    <w:p w14:paraId="19A002C9" w14:textId="7FAB7788" w:rsidR="00F123D1" w:rsidRPr="00302315" w:rsidRDefault="007A44B1" w:rsidP="007A44B1">
      <w:pPr>
        <w:pStyle w:val="ListParagraph"/>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xml:space="preserve">- Hồ sơ nghiệm thu gồm: </w:t>
      </w:r>
    </w:p>
    <w:p w14:paraId="2A979650" w14:textId="066B3257" w:rsidR="00F123D1" w:rsidRPr="00302315" w:rsidRDefault="007A44B1" w:rsidP="007A44B1">
      <w:pPr>
        <w:pStyle w:val="ListParagraph"/>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xml:space="preserve">+ Biên bản nghiệm thu bàn giao Hạng mục công trình;</w:t>
      </w:r>
    </w:p>
    <w:p w14:paraId="146E44DF" w14:textId="0AD16969" w:rsidR="00F123D1" w:rsidRPr="00302315" w:rsidRDefault="007A44B1" w:rsidP="007A44B1">
      <w:pPr>
        <w:pStyle w:val="ListParagraph"/>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xml:space="preserve">+ Các biên bản nghiệm thu công việc hoàn thành;</w:t>
      </w:r>
    </w:p>
    <w:p w14:paraId="6554CF43" w14:textId="54E30D7E" w:rsidR="00F123D1" w:rsidRPr="00302315" w:rsidRDefault="007A44B1" w:rsidP="007A44B1">
      <w:pPr>
        <w:pStyle w:val="ListParagraph"/>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xml:space="preserve">+ Hồ sơ nghiệm thu vật liệu đầu vào, kết quả thí nghiệm;</w:t>
      </w:r>
    </w:p>
    <w:p w14:paraId="01A03CA6" w14:textId="1964A567" w:rsidR="00F123D1" w:rsidRPr="00302315" w:rsidRDefault="007A44B1" w:rsidP="007A44B1">
      <w:pPr>
        <w:pStyle w:val="ListParagraph"/>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xml:space="preserve">+ Các biên bản hiện trường.</w:t>
      </w:r>
    </w:p>
    <w:p w14:paraId="7B4350B7" w14:textId="7A4CE9BB" w:rsidR="00F123D1" w:rsidRPr="00302315" w:rsidRDefault="007A44B1" w:rsidP="007A44B1">
      <w:pPr>
        <w:pStyle w:val="ListParagraph"/>
        <w:tabs>
          <w:tab w:val="left" w:pos="993"/>
        </w:tabs>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xml:space="preserve">- Nhật ký thi công;</w:t>
      </w:r>
    </w:p>
    <w:p w14:paraId="607C8752" w14:textId="3495D76D" w:rsidR="00F123D1" w:rsidRPr="00302315" w:rsidRDefault="007A44B1" w:rsidP="007A44B1">
      <w:pPr>
        <w:pStyle w:val="ListParagraph"/>
        <w:tabs>
          <w:tab w:val="left" w:pos="993"/>
        </w:tabs>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xml:space="preserve">- Hồ sơ quyết toán (giá trị hoàn thành) bao gồm:</w:t>
      </w:r>
    </w:p>
    <w:p w14:paraId="2460507F" w14:textId="1B888292" w:rsidR="00F123D1" w:rsidRPr="00302315" w:rsidRDefault="007A44B1" w:rsidP="007A44B1">
      <w:pPr>
        <w:pStyle w:val="ListParagraph"/>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xml:space="preserve">+ Bảng giá trị công việc hoàn thành theo hợp đồng;</w:t>
      </w:r>
    </w:p>
    <w:p w14:paraId="1DFCEDB5" w14:textId="7DAAE5CB" w:rsidR="00F123D1" w:rsidRPr="00302315" w:rsidRDefault="007A44B1" w:rsidP="007A44B1">
      <w:pPr>
        <w:pStyle w:val="ListParagraph"/>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xml:space="preserve">+ Bảng giá trị khối lượng phát sinh ngoài hợp đồng (trường hợp chưa có PLHĐ trong quá trình thi công phải trình Chủ đầu tư phê duyệt giá trị phát sinh và lập Phụ lục Hợp đồng);</w:t>
      </w:r>
    </w:p>
    <w:p w14:paraId="0B37FCDE" w14:textId="4374112E" w:rsidR="00F123D1" w:rsidRPr="00302315" w:rsidRDefault="007A44B1" w:rsidP="007A44B1">
      <w:pPr>
        <w:pStyle w:val="ListParagraph"/>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xml:space="preserve">+ Bảng Tổng hợp các khoản thưởng, phạt, khấu trừ Hợp đồng và các hồ sơ liên quan.</w:t>
      </w:r>
    </w:p>
    <w:p w14:paraId="7DEC8864" w14:textId="77777777" w:rsidR="00F123D1" w:rsidRPr="00302315" w:rsidRDefault="00F123D1" w:rsidP="007A44B1">
      <w:pPr>
        <w:pStyle w:val="ListParagraph"/>
        <w:spacing w:after="120"/>
        <w:ind w:left="0"/>
        <w:contextualSpacing w:val="0"/>
        <w:jc w:val="both"/>
        <w:rPr>
          <w:rFonts w:ascii="Times New Roman" w:hAnsi="Times New Roman"/>
          <w:b/>
          <w:bCs/>
          <w:noProof/>
          <w:sz w:val="26"/>
          <w:szCs w:val="26"/>
          <w:lang w:val="en-US" w:eastAsia="en-US"/>
        </w:rPr>
      </w:pPr>
      <w:r>
        <w:rPr>
          <w:rFonts w:ascii="Times New Roman" w:hAnsi="Times New Roman"/>
          <w:b/>
          <w:bCs/>
          <w:noProof/>
          <w:sz w:val="26"/>
          <w:szCs w:val="26"/>
          <w:lang w:val="en-US" w:eastAsia="en-US"/>
        </w:rPr>
        <w:t>Phần Công tác chuẩn bị, Biện pháp thi công:</w:t>
      </w:r>
    </w:p>
    <w:p w14:paraId="763969EC" w14:textId="35F6A8F9" w:rsidR="00F123D1" w:rsidRPr="00302315" w:rsidRDefault="007A44B1" w:rsidP="007A44B1">
      <w:pPr>
        <w:pStyle w:val="ListParagraph"/>
        <w:tabs>
          <w:tab w:val="left" w:pos="993"/>
        </w:tabs>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xml:space="preserve">- Biên bản nghiệm thu hoàn thành Công tác chuẩn bị;</w:t>
      </w:r>
    </w:p>
    <w:p w14:paraId="13A17DD8" w14:textId="60925F5C" w:rsidR="00F123D1" w:rsidRPr="00302315" w:rsidRDefault="007A44B1" w:rsidP="007A44B1">
      <w:pPr>
        <w:pStyle w:val="ListParagraph"/>
        <w:tabs>
          <w:tab w:val="left" w:pos="993"/>
        </w:tabs>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xml:space="preserve">- Biên bản nghiệm thu hoàn thành Các Công tác thuộc phần Biện pháp thi công;</w:t>
      </w:r>
    </w:p>
    <w:p w14:paraId="35658BBB" w14:textId="0E94A665" w:rsidR="00F123D1" w:rsidRPr="00302315" w:rsidRDefault="007A44B1" w:rsidP="007A44B1">
      <w:pPr>
        <w:pStyle w:val="ListParagraph"/>
        <w:tabs>
          <w:tab w:val="left" w:pos="993"/>
        </w:tabs>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xml:space="preserve">- Các hồ sơ liên quan khác.</w:t>
      </w:r>
    </w:p>
    <w:p w14:paraId="13AE4A9F" w14:textId="79253F7B" w:rsidR="00F123D1" w:rsidRPr="00302315" w:rsidRDefault="007A44B1" w:rsidP="007A44B1">
      <w:pPr>
        <w:pStyle w:val="ListParagraph"/>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xml:space="preserve">- Hóa đơn GTGT tương ứng </w:t>
      </w:r>
      <w:del w:id="6131" w:author="Claude" w:date="2026-10-12T09:00:00Z">
        <w:r>
          <w:rPr>
            <w:rFonts w:ascii="Times New Roman" w:hAnsi="Times New Roman"/>
            <w:noProof/>
            <w:sz w:val="26"/>
            <w:szCs w:val="26"/>
            <w:lang w:val="en-US" w:eastAsia="en-US"/>
          </w:rPr>
          <w:delText xml:space="preserve">đến 100%</w:delText>
        </w:r>
      </w:del>
      <w:ins w:id="6132" w:author="Claude" w:date="2026-10-12T09:00:00Z">
        <w:r>
          <w:rPr>
            <w:rFonts w:ascii="Times New Roman" w:hAnsi="Times New Roman"/>
            <w:noProof/>
            <w:sz w:val="26"/>
            <w:szCs w:val="26"/>
            <w:lang w:val="en-US" w:eastAsia="en-US"/>
          </w:rPr>
          <w:t xml:space="preserve">toàn bộ</w:t>
        </w:r>
      </w:ins>
      <w:r>
        <w:rPr>
          <w:rFonts w:ascii="Times New Roman" w:hAnsi="Times New Roman"/>
          <w:noProof/>
          <w:sz w:val="26"/>
          <w:szCs w:val="26"/>
          <w:lang w:val="en-US" w:eastAsia="en-US"/>
        </w:rPr>
        <w:t xml:space="preserve"> giá trị </w:t>
      </w:r>
      <w:del w:id="6133" w:author="Claude" w:date="2026-10-12T09:00:00Z">
        <w:r>
          <w:rPr>
            <w:rFonts w:ascii="Times New Roman" w:hAnsi="Times New Roman"/>
            <w:noProof/>
            <w:sz w:val="26"/>
            <w:szCs w:val="26"/>
            <w:lang w:val="en-US" w:eastAsia="en-US"/>
          </w:rPr>
          <w:delText xml:space="preserve">Quyết</w:delText>
        </w:r>
      </w:del>
      <w:ins w:id="6134" w:author="Claude" w:date="2026-10-12T09:00:00Z">
        <w:r>
          <w:rPr>
            <w:rFonts w:ascii="Times New Roman" w:hAnsi="Times New Roman"/>
            <w:noProof/>
            <w:sz w:val="26"/>
            <w:szCs w:val="26"/>
            <w:lang w:val="en-US" w:eastAsia="en-US"/>
          </w:rPr>
          <w:t xml:space="preserve">quyết</w:t>
        </w:r>
      </w:ins>
      <w:r>
        <w:rPr>
          <w:rFonts w:ascii="Times New Roman" w:hAnsi="Times New Roman"/>
          <w:noProof/>
          <w:sz w:val="26"/>
          <w:szCs w:val="26"/>
          <w:lang w:val="en-US" w:eastAsia="en-US"/>
        </w:rPr>
        <w:t xml:space="preserve"> toán Hợp đồng;</w:t>
      </w:r>
    </w:p>
    <w:p w14:paraId="20716664" w14:textId="578DD910" w:rsidR="00F123D1" w:rsidRPr="00302315" w:rsidRDefault="007A44B1" w:rsidP="007A44B1">
      <w:pPr>
        <w:pStyle w:val="ListParagraph"/>
        <w:spacing w:after="120"/>
        <w:ind w:left="0"/>
        <w:contextualSpacing w:val="0"/>
        <w:jc w:val="both"/>
        <w:rPr>
          <w:rFonts w:ascii="Times New Roman" w:hAnsi="Times New Roman"/>
          <w:noProof/>
          <w:sz w:val="26"/>
          <w:szCs w:val="26"/>
          <w:lang w:val="en-US" w:eastAsia="en-US"/>
        </w:rPr>
      </w:pPr>
      <w:r>
        <w:rPr>
          <w:rFonts w:ascii="Times New Roman" w:hAnsi="Times New Roman"/>
          <w:noProof/>
          <w:sz w:val="26"/>
          <w:szCs w:val="26"/>
          <w:lang w:val="en-US" w:eastAsia="en-US"/>
        </w:rPr>
        <w:t xml:space="preserve">- Các tài liệu khác có liên quan theo quy định của pháp luật (nếu có) và được các Bên thống nhất.</w:t>
      </w:r>
    </w:p>
    <w:p w14:paraId="3971DFBF" w14:textId="5A7918C7" w:rsidR="00F123D1" w:rsidRPr="00302315" w:rsidRDefault="00F123D1" w:rsidP="007A44B1">
      <w:pPr>
        <w:spacing w:after="120" w:line="276" w:lineRule="auto"/>
        <w:jc w:val="both"/>
        <w:rPr>
          <w:rFonts w:ascii="Times New Roman" w:hAnsi="Times New Roman"/>
          <w:sz w:val="26"/>
          <w:szCs w:val="26"/>
        </w:rPr>
      </w:pPr>
      <w:r>
        <w:rPr>
          <w:rFonts w:ascii="Times New Roman" w:hAnsi="Times New Roman"/>
          <w:sz w:val="26"/>
          <w:szCs w:val="26"/>
        </w:rPr>
        <w:t xml:space="preserve">Trong </w:t>
      </w:r>
      <w:del w:id="6135" w:author="Claude" w:date="2026-10-12T09:00:00Z">
        <w:r>
          <w:rPr>
            <w:rFonts w:ascii="Times New Roman" w:hAnsi="Times New Roman"/>
            <w:sz w:val="26"/>
            <w:szCs w:val="26"/>
          </w:rPr>
          <w:delText xml:space="preserve">thời hạn</w:delText>
        </w:r>
      </w:del>
      <w:ins w:id="6136" w:author="Claude" w:date="2026-10-12T09:00:00Z">
        <w:r>
          <w:rPr>
            <w:rFonts w:ascii="Times New Roman" w:hAnsi="Times New Roman"/>
            <w:sz w:val="26"/>
            <w:szCs w:val="26"/>
          </w:rPr>
          <w:t xml:space="preserve">vòng</w:t>
        </w:r>
      </w:ins>
      <w:r>
        <w:rPr>
          <w:rFonts w:ascii="Times New Roman" w:hAnsi="Times New Roman"/>
          <w:sz w:val="26"/>
          <w:szCs w:val="26"/>
        </w:rPr>
        <w:t xml:space="preserve"> 30 ngày kể từ ngày nhận đủ hồ sơ quyết toán hợp lệ, Bên A xem xét, xác nhận giá trị quyết toán. </w:t>
      </w:r>
      <w:del w:id="6137" w:author="Claude" w:date="2026-10-12T09:00:00Z">
        <w:r>
          <w:rPr>
            <w:rFonts w:ascii="Times New Roman" w:hAnsi="Times New Roman"/>
            <w:sz w:val="26"/>
            <w:szCs w:val="26"/>
          </w:rPr>
          <w:delText xml:space="preserve">Trường hợp </w:delText>
        </w:r>
      </w:del>
      <w:r>
        <w:rPr>
          <w:rFonts w:ascii="Times New Roman" w:hAnsi="Times New Roman"/>
          <w:sz w:val="26"/>
          <w:szCs w:val="26"/>
        </w:rPr>
        <w:t xml:space="preserve">Bên </w:t>
      </w:r>
      <w:del w:id="6138" w:author="Claude" w:date="2026-10-12T09:00:00Z">
        <w:r>
          <w:rPr>
            <w:rFonts w:ascii="Times New Roman" w:hAnsi="Times New Roman"/>
            <w:sz w:val="26"/>
            <w:szCs w:val="26"/>
          </w:rPr>
          <w:delText xml:space="preserve">A yêu cầu</w:delText>
        </w:r>
      </w:del>
      <w:ins w:id="6139" w:author="Claude" w:date="2026-10-12T09:00:00Z">
        <w:r>
          <w:rPr>
            <w:rFonts w:ascii="Times New Roman" w:hAnsi="Times New Roman"/>
            <w:sz w:val="26"/>
            <w:szCs w:val="26"/>
          </w:rPr>
          <w:t xml:space="preserve">B phải</w:t>
        </w:r>
      </w:ins>
      <w:r>
        <w:rPr>
          <w:rFonts w:ascii="Times New Roman" w:hAnsi="Times New Roman"/>
          <w:sz w:val="26"/>
          <w:szCs w:val="26"/>
        </w:rPr>
        <w:t xml:space="preserve"> sửa đổi, bổ sung</w:t>
      </w:r>
      <w:del w:id="6140" w:author="Claude" w:date="2026-10-12T09:00:00Z">
        <w:r>
          <w:rPr>
            <w:rFonts w:ascii="Times New Roman" w:hAnsi="Times New Roman"/>
            <w:sz w:val="26"/>
            <w:szCs w:val="26"/>
          </w:rPr>
          <w:delText xml:space="preserve">, Bên B phải thực hiện</w:delText>
        </w:r>
      </w:del>
      <w:ins w:id="6141" w:author="Claude" w:date="2026-10-12T09:00:00Z">
        <w:r>
          <w:rPr>
            <w:rFonts w:ascii="Times New Roman" w:hAnsi="Times New Roman"/>
            <w:sz w:val="26"/>
            <w:szCs w:val="26"/>
          </w:rPr>
          <w:t xml:space="preserve"> hồ sơ</w:t>
        </w:r>
      </w:ins>
      <w:r>
        <w:rPr>
          <w:rFonts w:ascii="Times New Roman" w:hAnsi="Times New Roman"/>
          <w:sz w:val="26"/>
          <w:szCs w:val="26"/>
        </w:rPr>
        <w:t xml:space="preserve"> trong thời hạn Bên A yêu cầu; thời gian sửa đổi, bổ sung không tính vào thời hạn xem xét của Bên A. Bên A thanh toán cho Bên B đến </w:t>
      </w:r>
      <w:del w:id="6142" w:author="Claude" w:date="2026-10-12T09:00:00Z">
        <w:r>
          <w:rPr>
            <w:rFonts w:ascii="Times New Roman" w:hAnsi="Times New Roman"/>
            <w:sz w:val="26"/>
            <w:szCs w:val="26"/>
          </w:rPr>
          <w:delText xml:space="preserve">95</w:delText>
        </w:r>
      </w:del>
      <w:ins w:id="6143" w:author="Claude" w:date="2026-10-12T09:00:00Z">
        <w:r>
          <w:rPr>
            <w:rFonts w:ascii="Times New Roman" w:hAnsi="Times New Roman"/>
            <w:sz w:val="26"/>
            <w:szCs w:val="26"/>
            <w:highlight w:val="yellow"/>
          </w:rPr>
          <w:t xml:space="preserve">……</w:t>
        </w:r>
      </w:ins>
      <w:r>
        <w:rPr>
          <w:rFonts w:ascii="Times New Roman" w:hAnsi="Times New Roman"/>
          <w:sz w:val="26"/>
          <w:szCs w:val="26"/>
        </w:rPr>
        <w:t xml:space="preserve">% giá trị quyết toán được Bên A xác nhận, sau khi đối trừ các khoản đã tạm ứng, </w:t>
      </w:r>
      <w:ins w:id="6144" w:author="Claude" w:date="2026-10-12T09:00:00Z">
        <w:r>
          <w:rPr>
            <w:rFonts w:ascii="Times New Roman" w:hAnsi="Times New Roman"/>
            <w:sz w:val="26"/>
            <w:szCs w:val="26"/>
          </w:rPr>
          <w:t xml:space="preserve">đã </w:t>
        </w:r>
      </w:ins>
      <w:r>
        <w:rPr>
          <w:rFonts w:ascii="Times New Roman" w:hAnsi="Times New Roman"/>
          <w:sz w:val="26"/>
          <w:szCs w:val="26"/>
        </w:rPr>
        <w:t xml:space="preserve">thanh toán, tiền phạt, bồi thường và các khoản khấu trừ khác (nếu có).</w:t>
      </w:r>
    </w:p>
    <w:p w14:paraId="60A17EEC" w14:textId="77777777" w:rsidR="009E3ACA" w:rsidRPr="00302315" w:rsidRDefault="005B194F" w:rsidP="007A44B1">
      <w:pPr>
        <w:widowControl w:val="0"/>
        <w:tabs>
          <w:tab w:val="left" w:pos="270"/>
        </w:tabs>
        <w:spacing w:after="120" w:line="276" w:lineRule="auto"/>
        <w:jc w:val="both"/>
        <w:rPr>
          <w:rFonts w:ascii="Times New Roman" w:hAnsi="Times New Roman"/>
          <w:sz w:val="26"/>
          <w:szCs w:val="26"/>
        </w:rPr>
      </w:pPr>
      <w:r>
        <w:rPr>
          <w:rFonts w:ascii="Times New Roman" w:hAnsi="Times New Roman"/>
          <w:b/>
          <w:bCs/>
          <w:sz w:val="26"/>
          <w:szCs w:val="26"/>
        </w:rPr>
        <w:t xml:space="preserve">c)</w:t>
      </w:r>
      <w:ins w:id="6145" w:author="Claude" w:date="2026-10-12T09:00:00Z">
        <w:r>
          <w:rPr>
            <w:rFonts w:ascii="Times New Roman" w:hAnsi="Times New Roman"/>
            <w:b/>
            <w:bCs/>
            <w:sz w:val="26"/>
            <w:szCs w:val="26"/>
          </w:rPr>
          <w:t xml:space="preserve"> Thanh toán tiền bảo hành (</w:t>
        </w:r>
        <w:r>
          <w:rPr>
            <w:rFonts w:ascii="Times New Roman" w:hAnsi="Times New Roman"/>
            <w:b/>
            <w:bCs/>
            <w:sz w:val="26"/>
            <w:szCs w:val="26"/>
            <w:highlight w:val="yellow"/>
          </w:rPr>
          <w:t xml:space="preserve">……</w:t>
        </w:r>
        <w:r>
          <w:rPr>
            <w:rFonts w:ascii="Times New Roman" w:hAnsi="Times New Roman"/>
            <w:b/>
            <w:bCs/>
            <w:sz w:val="26"/>
            <w:szCs w:val="26"/>
          </w:rPr>
          <w:t xml:space="preserve">% giá trị quyết toán):</w:t>
        </w:r>
      </w:ins>
      <w:r>
        <w:rPr>
          <w:rFonts w:ascii="Times New Roman" w:hAnsi="Times New Roman"/>
          <w:b/>
          <w:bCs/>
          <w:sz w:val="26"/>
          <w:szCs w:val="26"/>
        </w:rPr>
        <w:t xml:space="preserve"> Bên A </w:t>
      </w:r>
      <w:del w:id="6146" w:author="Claude" w:date="2026-10-12T09:00:00Z">
        <w:r>
          <w:rPr>
            <w:rFonts w:ascii="Times New Roman" w:hAnsi="Times New Roman"/>
            <w:b/>
            <w:bCs/>
            <w:sz w:val="26"/>
            <w:szCs w:val="26"/>
          </w:rPr>
          <w:delText xml:space="preserve">sẽ </w:delText>
        </w:r>
      </w:del>
      <w:r>
        <w:rPr>
          <w:rFonts w:ascii="Times New Roman" w:hAnsi="Times New Roman"/>
          <w:b/>
          <w:bCs/>
          <w:sz w:val="26"/>
          <w:szCs w:val="26"/>
        </w:rPr>
        <w:t xml:space="preserve">thanh toán </w:t>
      </w:r>
      <w:del w:id="6147" w:author="Claude" w:date="2026-10-12T09:00:00Z">
        <w:r>
          <w:rPr>
            <w:rFonts w:ascii="Times New Roman" w:hAnsi="Times New Roman"/>
            <w:b/>
            <w:bCs/>
            <w:sz w:val="26"/>
            <w:szCs w:val="26"/>
          </w:rPr>
          <w:delText xml:space="preserve">5% tiền giữ lại để bảo hành:</w:delText>
        </w:r>
        <w:r>
          <w:rPr>
            <w:rFonts w:ascii="Times New Roman" w:hAnsi="Times New Roman"/>
            <w:sz w:val="26"/>
            <w:szCs w:val="26"/>
          </w:rPr>
          <w:delText xml:space="preserve"> Sau</w:delText>
        </w:r>
      </w:del>
      <w:ins w:id="6148" w:author="Claude" w:date="2026-10-12T09:00:00Z">
        <w:r>
          <w:rPr>
            <w:rFonts w:ascii="Times New Roman" w:hAnsi="Times New Roman"/>
            <w:b/>
            <w:bCs/>
            <w:sz w:val="26"/>
            <w:szCs w:val="26"/>
          </w:rPr>
          <w:t xml:space="preserve">sau</w:t>
        </w:r>
      </w:ins>
      <w:r>
        <w:rPr>
          <w:rFonts w:ascii="Times New Roman" w:hAnsi="Times New Roman"/>
          <w:sz w:val="26"/>
          <w:szCs w:val="26"/>
        </w:rPr>
        <w:t xml:space="preserve"> khi Bên B </w:t>
      </w:r>
      <w:del w:id="6149" w:author="Claude" w:date="2026-10-12T09:00:00Z">
        <w:r>
          <w:rPr>
            <w:rFonts w:ascii="Times New Roman" w:hAnsi="Times New Roman"/>
            <w:sz w:val="26"/>
            <w:szCs w:val="26"/>
          </w:rPr>
          <w:delText xml:space="preserve">phát hành Bảo</w:delText>
        </w:r>
      </w:del>
      <w:ins w:id="6150" w:author="Claude" w:date="2026-10-12T09:00:00Z">
        <w:r>
          <w:rPr>
            <w:rFonts w:ascii="Times New Roman" w:hAnsi="Times New Roman"/>
            <w:sz w:val="26"/>
            <w:szCs w:val="26"/>
          </w:rPr>
          <w:t xml:space="preserve">nộp bảo</w:t>
        </w:r>
      </w:ins>
      <w:r>
        <w:rPr>
          <w:rFonts w:ascii="Times New Roman" w:hAnsi="Times New Roman"/>
          <w:sz w:val="26"/>
          <w:szCs w:val="26"/>
        </w:rPr>
        <w:t xml:space="preserve"> lãnh bảo hành. Hồ sơ thanh toán </w:t>
      </w:r>
      <w:del w:id="6151" w:author="Claude" w:date="2026-10-12T09:00:00Z">
        <w:r>
          <w:rPr>
            <w:rFonts w:ascii="Times New Roman" w:hAnsi="Times New Roman"/>
            <w:sz w:val="26"/>
            <w:szCs w:val="26"/>
          </w:rPr>
          <w:delText xml:space="preserve">bao gồm các tài liệu sau</w:delText>
        </w:r>
      </w:del>
      <w:ins w:id="6152" w:author="Claude" w:date="2026-10-12T09:00:00Z">
        <w:r>
          <w:rPr>
            <w:rFonts w:ascii="Times New Roman" w:hAnsi="Times New Roman"/>
            <w:sz w:val="26"/>
            <w:szCs w:val="26"/>
          </w:rPr>
          <w:t xml:space="preserve">gồm</w:t>
        </w:r>
      </w:ins>
      <w:r>
        <w:rPr>
          <w:rFonts w:ascii="Times New Roman" w:hAnsi="Times New Roman"/>
          <w:sz w:val="26"/>
          <w:szCs w:val="26"/>
        </w:rPr>
        <w:t xml:space="preserve">:</w:t>
      </w:r>
    </w:p>
    <w:p w14:paraId="2E8F0A16" w14:textId="3F5E2897" w:rsidR="009E3ACA" w:rsidRPr="00302315" w:rsidRDefault="0015704E" w:rsidP="007A44B1">
      <w:pPr>
        <w:spacing w:after="120" w:line="276" w:lineRule="auto"/>
        <w:jc w:val="both"/>
        <w:rPr>
          <w:rFonts w:ascii="Times New Roman" w:hAnsi="Times New Roman"/>
          <w:sz w:val="26"/>
          <w:szCs w:val="26"/>
        </w:rPr>
      </w:pPr>
      <w:r>
        <w:rPr>
          <w:rFonts w:ascii="Times New Roman" w:hAnsi="Times New Roman"/>
          <w:sz w:val="26"/>
          <w:szCs w:val="26"/>
        </w:rPr>
        <w:t xml:space="preserve">- Công văn đề nghị thanh toán</w:t>
      </w:r>
    </w:p>
    <w:p w14:paraId="4082CC7A" w14:textId="571DBE06" w:rsidR="009E3ACA" w:rsidRPr="00302315" w:rsidRDefault="0015704E" w:rsidP="007A44B1">
      <w:pPr>
        <w:spacing w:after="120" w:line="276" w:lineRule="auto"/>
        <w:jc w:val="both"/>
        <w:rPr>
          <w:rFonts w:ascii="Times New Roman" w:hAnsi="Times New Roman"/>
          <w:sz w:val="26"/>
          <w:szCs w:val="26"/>
        </w:rPr>
      </w:pPr>
      <w:r>
        <w:rPr>
          <w:rFonts w:ascii="Times New Roman" w:hAnsi="Times New Roman"/>
          <w:sz w:val="26"/>
          <w:szCs w:val="26"/>
        </w:rPr>
        <w:t xml:space="preserve">- Bảo lãnh Bảo hành do ngân hàng cấp theo mẫu được Bên A chấp thuận và có hiệu lực đến khi Bên A thông báo Bên B đã thực hiện xong nghĩa vụ bảo hành theo quy định.</w:t>
      </w:r>
    </w:p>
    <w:p w14:paraId="74EB4008" w14:textId="1B489028" w:rsidR="009E3ACA" w:rsidRPr="00302315" w:rsidRDefault="0015704E" w:rsidP="007A44B1">
      <w:pPr>
        <w:spacing w:after="120" w:line="276" w:lineRule="auto"/>
        <w:jc w:val="both"/>
        <w:rPr>
          <w:rFonts w:ascii="Times New Roman" w:hAnsi="Times New Roman"/>
          <w:sz w:val="26"/>
          <w:szCs w:val="26"/>
        </w:rPr>
      </w:pPr>
      <w:r>
        <w:rPr>
          <w:rFonts w:ascii="Times New Roman" w:hAnsi="Times New Roman"/>
          <w:sz w:val="26"/>
          <w:szCs w:val="26"/>
        </w:rPr>
        <w:t xml:space="preserve">- Thanh lý hợp đồng</w:t>
      </w:r>
    </w:p>
    <w:p w14:paraId="00045956" w14:textId="604030AC" w:rsidR="009E3ACA" w:rsidRPr="00302315" w:rsidRDefault="0015704E" w:rsidP="007A44B1">
      <w:pPr>
        <w:spacing w:after="120" w:line="276" w:lineRule="auto"/>
        <w:jc w:val="both"/>
        <w:rPr>
          <w:rFonts w:ascii="Times New Roman" w:hAnsi="Times New Roman"/>
          <w:sz w:val="26"/>
          <w:szCs w:val="26"/>
        </w:rPr>
      </w:pPr>
      <w:r>
        <w:rPr>
          <w:rFonts w:ascii="Times New Roman" w:hAnsi="Times New Roman"/>
          <w:sz w:val="26"/>
          <w:szCs w:val="26"/>
        </w:rPr>
        <w:t xml:space="preserve">- Hóa đơn VAT (nếu có)</w:t>
      </w:r>
    </w:p>
    <w:p w14:paraId="41E3F768" w14:textId="77777777" w:rsidR="005B194F" w:rsidRPr="00302315" w:rsidRDefault="009E3ACA" w:rsidP="007A44B1">
      <w:pPr>
        <w:spacing w:after="120" w:line="276" w:lineRule="auto"/>
        <w:jc w:val="both"/>
        <w:rPr>
          <w:rFonts w:ascii="Times New Roman" w:hAnsi="Times New Roman"/>
          <w:sz w:val="26"/>
          <w:szCs w:val="26"/>
        </w:rPr>
      </w:pPr>
      <w:del w:id="6153" w:author="Claude" w:date="2026-10-12T09:00:00Z">
        <w:r>
          <w:rPr>
            <w:rFonts w:ascii="Times New Roman" w:hAnsi="Times New Roman"/>
            <w:sz w:val="26"/>
            <w:szCs w:val="26"/>
          </w:rPr>
          <w:delText xml:space="preserve">Trong trường</w:delText>
        </w:r>
      </w:del>
      <w:ins w:id="6154" w:author="Claude" w:date="2026-10-12T09:00:00Z">
        <w:r>
          <w:rPr>
            <w:rFonts w:ascii="Times New Roman" w:hAnsi="Times New Roman"/>
            <w:sz w:val="26"/>
            <w:szCs w:val="26"/>
          </w:rPr>
          <w:t xml:space="preserve">Trường</w:t>
        </w:r>
      </w:ins>
      <w:r>
        <w:rPr>
          <w:rFonts w:ascii="Times New Roman" w:hAnsi="Times New Roman"/>
          <w:sz w:val="26"/>
          <w:szCs w:val="26"/>
        </w:rPr>
        <w:t xml:space="preserve"> hợp Bên B không </w:t>
      </w:r>
      <w:del w:id="6155" w:author="Claude" w:date="2026-10-12T09:00:00Z">
        <w:r>
          <w:rPr>
            <w:rFonts w:ascii="Times New Roman" w:hAnsi="Times New Roman"/>
            <w:sz w:val="26"/>
            <w:szCs w:val="26"/>
          </w:rPr>
          <w:delText xml:space="preserve">phát hành</w:delText>
        </w:r>
      </w:del>
      <w:ins w:id="6156" w:author="Claude" w:date="2026-10-12T09:00:00Z">
        <w:r>
          <w:rPr>
            <w:rFonts w:ascii="Times New Roman" w:hAnsi="Times New Roman"/>
            <w:sz w:val="26"/>
            <w:szCs w:val="26"/>
          </w:rPr>
          <w:t xml:space="preserve">nộp</w:t>
        </w:r>
      </w:ins>
      <w:r>
        <w:rPr>
          <w:rFonts w:ascii="Times New Roman" w:hAnsi="Times New Roman"/>
          <w:sz w:val="26"/>
          <w:szCs w:val="26"/>
        </w:rPr>
        <w:t xml:space="preserve"> bảo lãnh </w:t>
      </w:r>
      <w:del w:id="6157" w:author="Claude" w:date="2026-10-12T09:00:00Z">
        <w:r>
          <w:rPr>
            <w:rFonts w:ascii="Times New Roman" w:hAnsi="Times New Roman"/>
            <w:sz w:val="26"/>
            <w:szCs w:val="26"/>
          </w:rPr>
          <w:delText xml:space="preserve">Bảo</w:delText>
        </w:r>
      </w:del>
      <w:ins w:id="6158" w:author="Claude" w:date="2026-10-12T09:00:00Z">
        <w:r>
          <w:rPr>
            <w:rFonts w:ascii="Times New Roman" w:hAnsi="Times New Roman"/>
            <w:sz w:val="26"/>
            <w:szCs w:val="26"/>
          </w:rPr>
          <w:t xml:space="preserve">bảo</w:t>
        </w:r>
      </w:ins>
      <w:r>
        <w:rPr>
          <w:rFonts w:ascii="Times New Roman" w:hAnsi="Times New Roman"/>
          <w:sz w:val="26"/>
          <w:szCs w:val="26"/>
        </w:rPr>
        <w:t xml:space="preserve"> hành, Bên A </w:t>
      </w:r>
      <w:del w:id="6159" w:author="Claude" w:date="2026-10-12T09:00:00Z">
        <w:r>
          <w:rPr>
            <w:rFonts w:ascii="Times New Roman" w:hAnsi="Times New Roman"/>
            <w:sz w:val="26"/>
            <w:szCs w:val="26"/>
          </w:rPr>
          <w:delText xml:space="preserve">sẽ </w:delText>
        </w:r>
      </w:del>
      <w:r>
        <w:rPr>
          <w:rFonts w:ascii="Times New Roman" w:hAnsi="Times New Roman"/>
          <w:sz w:val="26"/>
          <w:szCs w:val="26"/>
        </w:rPr>
        <w:t xml:space="preserve">giữ lại </w:t>
      </w:r>
      <w:del w:id="6160" w:author="Claude" w:date="2026-10-12T09:00:00Z">
        <w:r>
          <w:rPr>
            <w:rFonts w:ascii="Times New Roman" w:hAnsi="Times New Roman"/>
            <w:sz w:val="26"/>
            <w:szCs w:val="26"/>
          </w:rPr>
          <w:delText xml:space="preserve">5</w:delText>
        </w:r>
      </w:del>
      <w:ins w:id="6161" w:author="Claude" w:date="2026-10-12T09:00:00Z">
        <w:r>
          <w:rPr>
            <w:rFonts w:ascii="Times New Roman" w:hAnsi="Times New Roman"/>
            <w:sz w:val="26"/>
            <w:szCs w:val="26"/>
            <w:highlight w:val="yellow"/>
          </w:rPr>
          <w:t xml:space="preserve">……</w:t>
        </w:r>
      </w:ins>
      <w:r>
        <w:rPr>
          <w:rFonts w:ascii="Times New Roman" w:hAnsi="Times New Roman"/>
          <w:sz w:val="26"/>
          <w:szCs w:val="26"/>
        </w:rPr>
        <w:t xml:space="preserve">% giá</w:t>
      </w:r>
      <w:ins w:id="6162" w:author="Claude" w:date="2026-10-12T09:00:00Z">
        <w:r>
          <w:rPr>
            <w:rFonts w:ascii="Times New Roman" w:hAnsi="Times New Roman"/>
            <w:sz w:val="26"/>
            <w:szCs w:val="26"/>
          </w:rPr>
          <w:t xml:space="preserve"> trị</w:t>
        </w:r>
      </w:ins>
      <w:r>
        <w:rPr>
          <w:rFonts w:ascii="Times New Roman" w:hAnsi="Times New Roman"/>
          <w:sz w:val="26"/>
          <w:szCs w:val="26"/>
        </w:rPr>
        <w:t xml:space="preserve"> quyết toán và thanh toán cho Bên B khi </w:t>
      </w:r>
      <w:del w:id="6163" w:author="Claude" w:date="2026-10-12T09:00:00Z">
        <w:r>
          <w:rPr>
            <w:rFonts w:ascii="Times New Roman" w:hAnsi="Times New Roman"/>
            <w:sz w:val="26"/>
            <w:szCs w:val="26"/>
          </w:rPr>
          <w:delText xml:space="preserve">hết</w:delText>
        </w:r>
      </w:del>
      <w:ins w:id="6164" w:author="Claude" w:date="2026-10-12T09:00:00Z">
        <w:r>
          <w:rPr>
            <w:rFonts w:ascii="Times New Roman" w:hAnsi="Times New Roman"/>
            <w:sz w:val="26"/>
            <w:szCs w:val="26"/>
          </w:rPr>
          <w:t xml:space="preserve">kết thúc</w:t>
        </w:r>
      </w:ins>
      <w:r>
        <w:rPr>
          <w:rFonts w:ascii="Times New Roman" w:hAnsi="Times New Roman"/>
          <w:sz w:val="26"/>
          <w:szCs w:val="26"/>
        </w:rPr>
        <w:t xml:space="preserve"> thời hạn bảo hành. Hồ sơ thanh toán </w:t>
      </w:r>
      <w:del w:id="6165" w:author="Claude" w:date="2026-10-12T09:00:00Z">
        <w:r>
          <w:rPr>
            <w:rFonts w:ascii="Times New Roman" w:hAnsi="Times New Roman"/>
            <w:sz w:val="26"/>
            <w:szCs w:val="26"/>
          </w:rPr>
          <w:delText xml:space="preserve">bao gồm các tài liệu sau</w:delText>
        </w:r>
      </w:del>
      <w:ins w:id="6166" w:author="Claude" w:date="2026-10-12T09:00:00Z">
        <w:r>
          <w:rPr>
            <w:rFonts w:ascii="Times New Roman" w:hAnsi="Times New Roman"/>
            <w:sz w:val="26"/>
            <w:szCs w:val="26"/>
          </w:rPr>
          <w:t xml:space="preserve">gồm</w:t>
        </w:r>
      </w:ins>
      <w:r>
        <w:rPr>
          <w:rFonts w:ascii="Times New Roman" w:hAnsi="Times New Roman"/>
          <w:sz w:val="26"/>
          <w:szCs w:val="26"/>
        </w:rPr>
        <w:t xml:space="preserve">:</w:t>
      </w:r>
    </w:p>
    <w:p w14:paraId="61972F57" w14:textId="799A531D" w:rsidR="005B194F" w:rsidRPr="00302315" w:rsidRDefault="0015704E" w:rsidP="007A44B1">
      <w:pPr>
        <w:spacing w:after="120" w:line="276" w:lineRule="auto"/>
        <w:jc w:val="both"/>
        <w:rPr>
          <w:rFonts w:ascii="Times New Roman" w:hAnsi="Times New Roman"/>
          <w:sz w:val="26"/>
          <w:szCs w:val="26"/>
        </w:rPr>
      </w:pPr>
      <w:r>
        <w:rPr>
          <w:rFonts w:ascii="Times New Roman" w:hAnsi="Times New Roman"/>
          <w:sz w:val="26"/>
          <w:szCs w:val="26"/>
        </w:rPr>
        <w:t xml:space="preserve">- Công văn đề nghị thanh toán Bên B</w:t>
      </w:r>
    </w:p>
    <w:p w14:paraId="00000D27" w14:textId="777F864A" w:rsidR="005B194F" w:rsidRPr="00302315" w:rsidRDefault="007A44B1" w:rsidP="007A44B1">
      <w:pPr>
        <w:spacing w:after="120" w:line="276" w:lineRule="auto"/>
        <w:jc w:val="both"/>
        <w:rPr>
          <w:rFonts w:ascii="Times New Roman" w:hAnsi="Times New Roman"/>
          <w:sz w:val="26"/>
          <w:szCs w:val="26"/>
        </w:rPr>
      </w:pPr>
      <w:r>
        <w:rPr>
          <w:rFonts w:ascii="Times New Roman" w:hAnsi="Times New Roman"/>
          <w:sz w:val="26"/>
          <w:szCs w:val="26"/>
        </w:rPr>
        <w:t xml:space="preserve">- Biên bản nghiệm thu hoàn thành nghĩa vụ bảo hành.</w:t>
      </w:r>
    </w:p>
    <w:p w14:paraId="1D053DE7" w14:textId="7641D38C" w:rsidR="005B194F" w:rsidRPr="00302315" w:rsidRDefault="007A44B1" w:rsidP="007A44B1">
      <w:pPr>
        <w:spacing w:after="120" w:line="276" w:lineRule="auto"/>
        <w:jc w:val="both"/>
        <w:rPr>
          <w:rFonts w:ascii="Times New Roman" w:hAnsi="Times New Roman"/>
          <w:sz w:val="26"/>
          <w:szCs w:val="26"/>
        </w:rPr>
      </w:pPr>
      <w:r>
        <w:rPr>
          <w:rFonts w:ascii="Times New Roman" w:hAnsi="Times New Roman"/>
          <w:sz w:val="26"/>
          <w:szCs w:val="26"/>
        </w:rPr>
        <w:t xml:space="preserve">- Thanh lý hợp đồng</w:t>
      </w:r>
    </w:p>
    <w:p w14:paraId="6D248B40" w14:textId="5E44F268" w:rsidR="005B194F" w:rsidRPr="00302315" w:rsidRDefault="007A44B1" w:rsidP="007A44B1">
      <w:pPr>
        <w:spacing w:after="120" w:line="276" w:lineRule="auto"/>
        <w:jc w:val="both"/>
        <w:rPr>
          <w:rFonts w:ascii="Times New Roman" w:hAnsi="Times New Roman"/>
          <w:sz w:val="26"/>
          <w:szCs w:val="26"/>
        </w:rPr>
      </w:pPr>
      <w:r>
        <w:rPr>
          <w:rFonts w:ascii="Times New Roman" w:hAnsi="Times New Roman"/>
          <w:sz w:val="26"/>
          <w:szCs w:val="26"/>
        </w:rPr>
        <w:t xml:space="preserve">- Hóa đơn VAT (nếu có)</w:t>
      </w:r>
    </w:p>
    <w:p w14:paraId="2DFF170E" w14:textId="77777777" w:rsidR="00F926FE" w:rsidRPr="00302315" w:rsidRDefault="005B194F" w:rsidP="007A44B1">
      <w:pPr>
        <w:spacing w:after="120" w:line="276" w:lineRule="auto"/>
        <w:jc w:val="both"/>
        <w:rPr>
          <w:rFonts w:ascii="Times New Roman" w:hAnsi="Times New Roman"/>
          <w:b/>
          <w:bCs/>
          <w:sz w:val="26"/>
          <w:szCs w:val="26"/>
        </w:rPr>
      </w:pPr>
      <w:r>
        <w:rPr>
          <w:rFonts w:ascii="Times New Roman" w:hAnsi="Times New Roman"/>
          <w:b/>
          <w:bCs/>
          <w:sz w:val="26"/>
          <w:szCs w:val="26"/>
        </w:rPr>
        <w:t xml:space="preserve">d) Cách xác định khối lượng thanh toán: </w:t>
      </w:r>
    </w:p>
    <w:p w14:paraId="2E2430DB" w14:textId="72B86D1F" w:rsidR="004D434C" w:rsidRPr="00302315" w:rsidRDefault="007A44B1" w:rsidP="007A44B1">
      <w:pPr>
        <w:spacing w:after="120" w:line="276" w:lineRule="auto"/>
        <w:jc w:val="both"/>
        <w:rPr>
          <w:rFonts w:ascii="Times New Roman" w:hAnsi="Times New Roman"/>
          <w:sz w:val="26"/>
          <w:szCs w:val="26"/>
        </w:rPr>
      </w:pPr>
      <w:r>
        <w:rPr>
          <w:rFonts w:ascii="Times New Roman" w:hAnsi="Times New Roman"/>
          <w:sz w:val="26"/>
          <w:szCs w:val="26"/>
        </w:rPr>
        <w:t xml:space="preserve">- </w:t>
      </w:r>
      <w:del w:id="6167" w:author="Claude" w:date="2026-10-12T09:00:00Z">
        <w:r>
          <w:rPr>
            <w:rFonts w:ascii="Times New Roman" w:hAnsi="Times New Roman"/>
            <w:sz w:val="26"/>
            <w:szCs w:val="26"/>
          </w:rPr>
          <w:delText xml:space="preserve">Là khối</w:delText>
        </w:r>
      </w:del>
      <w:ins w:id="6168" w:author="Claude" w:date="2026-10-12T09:00:00Z">
        <w:r>
          <w:rPr>
            <w:rFonts w:ascii="Times New Roman" w:hAnsi="Times New Roman"/>
            <w:sz w:val="26"/>
            <w:szCs w:val="26"/>
          </w:rPr>
          <w:t xml:space="preserve">Khối</w:t>
        </w:r>
      </w:ins>
      <w:r>
        <w:rPr>
          <w:rFonts w:ascii="Times New Roman" w:hAnsi="Times New Roman"/>
          <w:sz w:val="26"/>
          <w:szCs w:val="26"/>
        </w:rPr>
        <w:t xml:space="preserve"> lượng </w:t>
      </w:r>
      <w:ins w:id="6169" w:author="Claude" w:date="2026-10-12T09:00:00Z">
        <w:r>
          <w:rPr>
            <w:rFonts w:ascii="Times New Roman" w:hAnsi="Times New Roman"/>
            <w:sz w:val="26"/>
            <w:szCs w:val="26"/>
          </w:rPr>
          <w:t xml:space="preserve">thanh toán </w:t>
        </w:r>
      </w:ins>
      <w:r>
        <w:rPr>
          <w:rFonts w:ascii="Times New Roman" w:hAnsi="Times New Roman"/>
          <w:sz w:val="26"/>
          <w:szCs w:val="26"/>
        </w:rPr>
        <w:t xml:space="preserve">được </w:t>
      </w:r>
      <w:del w:id="6170" w:author="Claude" w:date="2026-10-12T09:00:00Z">
        <w:r>
          <w:rPr>
            <w:rFonts w:ascii="Times New Roman" w:hAnsi="Times New Roman"/>
            <w:sz w:val="26"/>
            <w:szCs w:val="26"/>
          </w:rPr>
          <w:delText xml:space="preserve">tính</w:delText>
        </w:r>
      </w:del>
      <w:ins w:id="6171" w:author="Claude" w:date="2026-10-12T09:00:00Z">
        <w:r>
          <w:rPr>
            <w:rFonts w:ascii="Times New Roman" w:hAnsi="Times New Roman"/>
            <w:sz w:val="26"/>
            <w:szCs w:val="26"/>
          </w:rPr>
          <w:t xml:space="preserve">xác định</w:t>
        </w:r>
      </w:ins>
      <w:r>
        <w:rPr>
          <w:rFonts w:ascii="Times New Roman" w:hAnsi="Times New Roman"/>
          <w:sz w:val="26"/>
          <w:szCs w:val="26"/>
        </w:rPr>
        <w:t xml:space="preserve"> theo kích thước hình học của bản vẽ thiết kế </w:t>
      </w:r>
      <w:del w:id="6172" w:author="Claude" w:date="2026-10-12T09:00:00Z">
        <w:r>
          <w:rPr>
            <w:rFonts w:ascii="Times New Roman" w:hAnsi="Times New Roman"/>
            <w:sz w:val="26"/>
            <w:szCs w:val="26"/>
          </w:rPr>
          <w:delText xml:space="preserve">kỹ thuật</w:delText>
        </w:r>
      </w:del>
      <w:ins w:id="6173" w:author="Claude" w:date="2026-10-12T09:00:00Z">
        <w:r>
          <w:rPr>
            <w:rFonts w:ascii="Times New Roman" w:hAnsi="Times New Roman"/>
            <w:sz w:val="26"/>
            <w:szCs w:val="26"/>
          </w:rPr>
          <w:t xml:space="preserve">bản vẽ</w:t>
        </w:r>
      </w:ins>
      <w:r>
        <w:rPr>
          <w:rFonts w:ascii="Times New Roman" w:hAnsi="Times New Roman"/>
          <w:sz w:val="26"/>
          <w:szCs w:val="26"/>
        </w:rPr>
        <w:t xml:space="preserve"> thi công được Bên A, Tư vấn giám sát phê duyệt và không vượt quá khối lượng tương ứng được Chủ đầu tư nghiệm thu, thanh toán cho Bên A;</w:t>
      </w:r>
    </w:p>
    <w:p w14:paraId="3D7300F3" w14:textId="7D1932F2" w:rsidR="004D434C" w:rsidRPr="00302315" w:rsidRDefault="007A44B1" w:rsidP="007A44B1">
      <w:pPr>
        <w:spacing w:after="120" w:line="276" w:lineRule="auto"/>
        <w:jc w:val="both"/>
        <w:rPr>
          <w:rFonts w:ascii="Times New Roman" w:hAnsi="Times New Roman"/>
          <w:sz w:val="26"/>
          <w:szCs w:val="26"/>
        </w:rPr>
      </w:pPr>
      <w:r>
        <w:rPr>
          <w:rFonts w:ascii="Times New Roman" w:hAnsi="Times New Roman"/>
          <w:sz w:val="26"/>
          <w:szCs w:val="26"/>
        </w:rPr>
        <w:t xml:space="preserve">- Khối lượng </w:t>
      </w:r>
      <w:del w:id="6174" w:author="Claude" w:date="2026-10-12T09:00:00Z">
        <w:r>
          <w:rPr>
            <w:rFonts w:ascii="Times New Roman" w:hAnsi="Times New Roman"/>
            <w:sz w:val="26"/>
            <w:szCs w:val="26"/>
          </w:rPr>
          <w:delText xml:space="preserve">hoàn thành </w:delText>
        </w:r>
      </w:del>
      <w:r>
        <w:rPr>
          <w:rFonts w:ascii="Times New Roman" w:hAnsi="Times New Roman"/>
          <w:sz w:val="26"/>
          <w:szCs w:val="26"/>
        </w:rPr>
        <w:t xml:space="preserve">các </w:t>
      </w:r>
      <w:del w:id="6175" w:author="Claude" w:date="2026-10-12T09:00:00Z">
        <w:r>
          <w:rPr>
            <w:rFonts w:ascii="Times New Roman" w:hAnsi="Times New Roman"/>
            <w:sz w:val="26"/>
            <w:szCs w:val="26"/>
          </w:rPr>
          <w:delText xml:space="preserve">hạng mục</w:delText>
        </w:r>
      </w:del>
      <w:ins w:id="6176" w:author="Claude" w:date="2026-10-12T09:00:00Z">
        <w:r>
          <w:rPr>
            <w:rFonts w:ascii="Times New Roman" w:hAnsi="Times New Roman"/>
            <w:sz w:val="26"/>
            <w:szCs w:val="26"/>
          </w:rPr>
          <w:t xml:space="preserve">công việc</w:t>
        </w:r>
      </w:ins>
      <w:r>
        <w:rPr>
          <w:rFonts w:ascii="Times New Roman" w:hAnsi="Times New Roman"/>
          <w:sz w:val="26"/>
          <w:szCs w:val="26"/>
        </w:rPr>
        <w:t xml:space="preserve"> khác</w:t>
      </w:r>
      <w:ins w:id="6177" w:author="Claude" w:date="2026-10-12T09:00:00Z">
        <w:r>
          <w:rPr>
            <w:rFonts w:ascii="Times New Roman" w:hAnsi="Times New Roman"/>
            <w:sz w:val="26"/>
            <w:szCs w:val="26"/>
          </w:rPr>
          <w:t xml:space="preserve">:</w:t>
        </w:r>
      </w:ins>
      <w:r>
        <w:rPr>
          <w:rFonts w:ascii="Times New Roman" w:hAnsi="Times New Roman"/>
          <w:sz w:val="26"/>
          <w:szCs w:val="26"/>
        </w:rPr>
        <w:t xml:space="preserve"> theo bản vẽ thiết kế</w:t>
      </w:r>
      <w:ins w:id="6178" w:author="Claude" w:date="2026-10-12T09:00:00Z">
        <w:r>
          <w:rPr>
            <w:rFonts w:ascii="Times New Roman" w:hAnsi="Times New Roman"/>
            <w:sz w:val="26"/>
            <w:szCs w:val="26"/>
          </w:rPr>
          <w:t xml:space="preserve"> và nghiệm thu thực tế, không vượt quá khối lượng được Chủ đầu tư chấp thuận</w:t>
        </w:r>
      </w:ins>
      <w:r>
        <w:rPr>
          <w:rFonts w:ascii="Times New Roman" w:hAnsi="Times New Roman"/>
          <w:sz w:val="26"/>
          <w:szCs w:val="26"/>
        </w:rPr>
        <w:t xml:space="preserve">.</w:t>
      </w:r>
    </w:p>
    <w:p w14:paraId="7FF83760" w14:textId="77777777" w:rsidR="002268E2" w:rsidRPr="00302315" w:rsidRDefault="002268E2" w:rsidP="007A44B1">
      <w:pPr>
        <w:widowControl w:val="0"/>
        <w:tabs>
          <w:tab w:val="left" w:pos="0"/>
        </w:tabs>
        <w:spacing w:after="120" w:line="276" w:lineRule="auto"/>
        <w:jc w:val="both"/>
        <w:rPr>
          <w:rFonts w:ascii="Times New Roman" w:hAnsi="Times New Roman"/>
          <w:b/>
          <w:bCs/>
          <w:sz w:val="26"/>
          <w:szCs w:val="26"/>
        </w:rPr>
      </w:pPr>
      <w:r>
        <w:rPr>
          <w:rFonts w:ascii="Times New Roman" w:hAnsi="Times New Roman"/>
          <w:b/>
          <w:bCs/>
          <w:sz w:val="26"/>
          <w:szCs w:val="26"/>
        </w:rPr>
        <w:t xml:space="preserve">e) Thời hạn thanh toán: </w:t>
      </w:r>
    </w:p>
    <w:p w14:paraId="70715A8E" w14:textId="77777777" w:rsidR="00096978" w:rsidRPr="00302315" w:rsidRDefault="002268E2" w:rsidP="007A44B1">
      <w:pPr>
        <w:spacing w:after="120" w:line="276" w:lineRule="auto"/>
        <w:jc w:val="both"/>
        <w:rPr>
          <w:rFonts w:ascii="Times New Roman" w:hAnsi="Times New Roman"/>
          <w:sz w:val="26"/>
          <w:szCs w:val="26"/>
        </w:rPr>
      </w:pPr>
      <w:del w:id="6179" w:author="Claude" w:date="2026-10-12T09:00:00Z">
        <w:r>
          <w:rPr>
            <w:rFonts w:ascii="Times New Roman" w:hAnsi="Times New Roman"/>
            <w:sz w:val="26"/>
            <w:szCs w:val="26"/>
          </w:rPr>
          <w:delText xml:space="preserve">Thời hạn</w:delText>
        </w:r>
      </w:del>
      <w:ins w:id="6180" w:author="Claude" w:date="2026-10-12T09:00:00Z">
        <w:r>
          <w:rPr>
            <w:rFonts w:ascii="Times New Roman" w:hAnsi="Times New Roman"/>
            <w:sz w:val="26"/>
            <w:szCs w:val="26"/>
          </w:rPr>
          <w:t xml:space="preserve">Bên A</w:t>
        </w:r>
      </w:ins>
      <w:r>
        <w:rPr>
          <w:rFonts w:ascii="Times New Roman" w:hAnsi="Times New Roman"/>
          <w:sz w:val="26"/>
          <w:szCs w:val="26"/>
        </w:rPr>
        <w:t xml:space="preserve"> thanh toán các khoản tạm ứng, thanh toán </w:t>
      </w:r>
      <w:ins w:id="6181" w:author="Claude" w:date="2026-10-12T09:00:00Z">
        <w:r>
          <w:rPr>
            <w:rFonts w:ascii="Times New Roman" w:hAnsi="Times New Roman"/>
            <w:sz w:val="26"/>
            <w:szCs w:val="26"/>
          </w:rPr>
          <w:t xml:space="preserve">theo </w:t>
        </w:r>
      </w:ins>
      <w:r>
        <w:rPr>
          <w:rFonts w:ascii="Times New Roman" w:hAnsi="Times New Roman"/>
          <w:sz w:val="26"/>
          <w:szCs w:val="26"/>
        </w:rPr>
        <w:t xml:space="preserve">đợt, thanh toán </w:t>
      </w:r>
      <w:del w:id="6182" w:author="Claude" w:date="2026-10-12T09:00:00Z">
        <w:r>
          <w:rPr>
            <w:rFonts w:ascii="Times New Roman" w:hAnsi="Times New Roman"/>
            <w:sz w:val="26"/>
            <w:szCs w:val="26"/>
          </w:rPr>
          <w:delText xml:space="preserve">sau </w:delText>
        </w:r>
      </w:del>
      <w:r>
        <w:rPr>
          <w:rFonts w:ascii="Times New Roman" w:hAnsi="Times New Roman"/>
          <w:sz w:val="26"/>
          <w:szCs w:val="26"/>
        </w:rPr>
        <w:t xml:space="preserve">khi hoàn thành</w:t>
      </w:r>
      <w:del w:id="6183" w:author="Claude" w:date="2026-10-12T09:00:00Z">
        <w:r>
          <w:rPr>
            <w:rFonts w:ascii="Times New Roman" w:hAnsi="Times New Roman"/>
            <w:sz w:val="26"/>
            <w:szCs w:val="26"/>
          </w:rPr>
          <w:delText xml:space="preserve"> sẽ</w:delText>
        </w:r>
      </w:del>
      <w:r>
        <w:rPr>
          <w:rFonts w:ascii="Times New Roman" w:hAnsi="Times New Roman"/>
          <w:sz w:val="26"/>
          <w:szCs w:val="26"/>
        </w:rPr>
        <w:t xml:space="preserve"> trong vòng 15 ngày làm việc</w:t>
      </w:r>
      <w:del w:id="6184" w:author="Claude" w:date="2026-10-12T09:00:00Z">
        <w:r>
          <w:rPr>
            <w:rFonts w:ascii="Times New Roman" w:hAnsi="Times New Roman"/>
            <w:sz w:val="26"/>
            <w:szCs w:val="26"/>
          </w:rPr>
          <w:delText xml:space="preserve">,</w:delText>
        </w:r>
      </w:del>
      <w:r>
        <w:rPr>
          <w:rFonts w:ascii="Times New Roman" w:hAnsi="Times New Roman"/>
          <w:sz w:val="26"/>
          <w:szCs w:val="26"/>
        </w:rPr>
        <w:t xml:space="preserve"> kể từ ngày </w:t>
      </w:r>
      <w:del w:id="6185" w:author="Claude" w:date="2026-10-12T09:00:00Z">
        <w:r>
          <w:rPr>
            <w:rFonts w:ascii="Times New Roman" w:hAnsi="Times New Roman"/>
            <w:sz w:val="26"/>
            <w:szCs w:val="26"/>
          </w:rPr>
          <w:delText xml:space="preserve">Bên A </w:delText>
        </w:r>
      </w:del>
      <w:r>
        <w:rPr>
          <w:rFonts w:ascii="Times New Roman" w:hAnsi="Times New Roman"/>
          <w:sz w:val="26"/>
          <w:szCs w:val="26"/>
        </w:rPr>
        <w:t xml:space="preserve">nhận </w:t>
      </w:r>
      <w:del w:id="6186" w:author="Claude" w:date="2026-10-12T09:00:00Z">
        <w:r>
          <w:rPr>
            <w:rFonts w:ascii="Times New Roman" w:hAnsi="Times New Roman"/>
            <w:sz w:val="26"/>
            <w:szCs w:val="26"/>
          </w:rPr>
          <w:delText xml:space="preserve">được</w:delText>
        </w:r>
      </w:del>
      <w:ins w:id="6187" w:author="Claude" w:date="2026-10-12T09:00:00Z">
        <w:r>
          <w:rPr>
            <w:rFonts w:ascii="Times New Roman" w:hAnsi="Times New Roman"/>
            <w:sz w:val="26"/>
            <w:szCs w:val="26"/>
          </w:rPr>
          <w:t xml:space="preserve">đủ</w:t>
        </w:r>
      </w:ins>
      <w:r>
        <w:rPr>
          <w:rFonts w:ascii="Times New Roman" w:hAnsi="Times New Roman"/>
          <w:sz w:val="26"/>
          <w:szCs w:val="26"/>
        </w:rPr>
        <w:t xml:space="preserve"> hồ sơ thanh toán hợp lệ của Bên B.</w:t>
      </w:r>
    </w:p>
    <w:p w14:paraId="47ABDD04" w14:textId="77777777" w:rsidR="00CD1550" w:rsidRPr="00302315" w:rsidRDefault="00000000" w:rsidP="007A44B1">
      <w:pPr>
        <w:spacing w:after="120" w:line="276" w:lineRule="auto"/>
        <w:jc w:val="both"/>
        <w:rPr>
          <w:rFonts w:ascii="Times New Roman" w:hAnsi="Times New Roman"/>
          <w:sz w:val="26"/>
          <w:szCs w:val="26"/>
        </w:rPr>
      </w:pPr>
      <w:r>
        <w:rPr>
          <w:rFonts w:ascii="Times New Roman" w:hAnsi="Times New Roman"/>
          <w:sz w:val="26"/>
          <w:szCs w:val="26"/>
        </w:rPr>
        <w:t xml:space="preserve">Trường hợp Chủ đầu tư chậm thanh toán cho Bên A</w:t>
      </w:r>
      <w:del w:id="6188" w:author="Claude" w:date="2026-10-12T09:00:00Z">
        <w:r>
          <w:rPr>
            <w:rFonts w:ascii="Times New Roman" w:hAnsi="Times New Roman"/>
            <w:sz w:val="26"/>
            <w:szCs w:val="26"/>
          </w:rPr>
          <w:delText xml:space="preserve"> đối với</w:delText>
        </w:r>
      </w:del>
      <w:r>
        <w:rPr>
          <w:rFonts w:ascii="Times New Roman" w:hAnsi="Times New Roman"/>
          <w:sz w:val="26"/>
          <w:szCs w:val="26"/>
        </w:rPr>
        <w:t xml:space="preserve"> phần công việc tương ứng, thời hạn thanh toán cho Bên B được lùi tương ứng</w:t>
      </w:r>
      <w:del w:id="6189" w:author="Claude" w:date="2026-10-12T09:00:00Z">
        <w:r>
          <w:rPr>
            <w:rFonts w:ascii="Times New Roman" w:hAnsi="Times New Roman"/>
            <w:sz w:val="26"/>
            <w:szCs w:val="26"/>
          </w:rPr>
          <w:delText xml:space="preserve"> với thời gian Chủ đầu tư chậm thanh toán</w:delText>
        </w:r>
      </w:del>
      <w:r>
        <w:rPr>
          <w:rFonts w:ascii="Times New Roman" w:hAnsi="Times New Roman"/>
          <w:sz w:val="26"/>
          <w:szCs w:val="26"/>
        </w:rPr>
        <w:t xml:space="preserve">; Bên A không bị coi là vi phạm nghĩa vụ thanh toán và không phải </w:t>
      </w:r>
      <w:del w:id="6190" w:author="Claude" w:date="2026-10-12T09:00:00Z">
        <w:r>
          <w:rPr>
            <w:rFonts w:ascii="Times New Roman" w:hAnsi="Times New Roman"/>
            <w:sz w:val="26"/>
            <w:szCs w:val="26"/>
          </w:rPr>
          <w:delText xml:space="preserve">chịu</w:delText>
        </w:r>
      </w:del>
      <w:ins w:id="6191" w:author="Claude" w:date="2026-10-12T09:00:00Z">
        <w:r>
          <w:rPr>
            <w:rFonts w:ascii="Times New Roman" w:hAnsi="Times New Roman"/>
            <w:sz w:val="26"/>
            <w:szCs w:val="26"/>
          </w:rPr>
          <w:t xml:space="preserve">trả</w:t>
        </w:r>
      </w:ins>
      <w:r>
        <w:rPr>
          <w:rFonts w:ascii="Times New Roman" w:hAnsi="Times New Roman"/>
          <w:sz w:val="26"/>
          <w:szCs w:val="26"/>
        </w:rPr>
        <w:t xml:space="preserve"> lãi chậm </w:t>
      </w:r>
      <w:del w:id="6192" w:author="Claude" w:date="2026-10-12T09:00:00Z">
        <w:r>
          <w:rPr>
            <w:rFonts w:ascii="Times New Roman" w:hAnsi="Times New Roman"/>
            <w:sz w:val="26"/>
            <w:szCs w:val="26"/>
          </w:rPr>
          <w:delText xml:space="preserve">trả trong trường hợp này</w:delText>
        </w:r>
      </w:del>
      <w:ins w:id="6193" w:author="Claude" w:date="2026-10-12T09:00:00Z">
        <w:r>
          <w:rPr>
            <w:rFonts w:ascii="Times New Roman" w:hAnsi="Times New Roman"/>
            <w:sz w:val="26"/>
            <w:szCs w:val="26"/>
          </w:rPr>
          <w:t xml:space="preserve">thanh toán</w:t>
        </w:r>
      </w:ins>
      <w:r>
        <w:rPr>
          <w:rFonts w:ascii="Times New Roman" w:hAnsi="Times New Roman"/>
          <w:sz w:val="26"/>
          <w:szCs w:val="26"/>
        </w:rPr>
        <w:t xml:space="preserve">.</w:t>
      </w:r>
    </w:p>
    <w:p w14:paraId="274ABDCB" w14:textId="77777777" w:rsidR="002268E2" w:rsidRPr="00302315" w:rsidRDefault="002268E2" w:rsidP="007A44B1">
      <w:pPr>
        <w:spacing w:after="120" w:line="276" w:lineRule="auto"/>
        <w:jc w:val="both"/>
        <w:rPr>
          <w:rFonts w:ascii="Times New Roman" w:hAnsi="Times New Roman"/>
          <w:sz w:val="26"/>
          <w:szCs w:val="26"/>
        </w:rPr>
      </w:pPr>
      <w:r>
        <w:rPr>
          <w:rFonts w:ascii="Times New Roman" w:hAnsi="Times New Roman"/>
          <w:sz w:val="26"/>
          <w:szCs w:val="26"/>
        </w:rPr>
        <w:t xml:space="preserve">Thời hạn thanh toán tiền </w:t>
      </w:r>
      <w:del w:id="6194" w:author="Claude" w:date="2026-10-12T09:00:00Z">
        <w:r>
          <w:rPr>
            <w:rFonts w:ascii="Times New Roman" w:hAnsi="Times New Roman"/>
            <w:sz w:val="26"/>
            <w:szCs w:val="26"/>
          </w:rPr>
          <w:delText xml:space="preserve">giữ lại </w:delText>
        </w:r>
      </w:del>
      <w:r>
        <w:rPr>
          <w:rFonts w:ascii="Times New Roman" w:hAnsi="Times New Roman"/>
          <w:sz w:val="26"/>
          <w:szCs w:val="26"/>
        </w:rPr>
        <w:t xml:space="preserve">bảo hành: </w:t>
      </w:r>
      <w:del w:id="6195" w:author="Claude" w:date="2026-10-12T09:00:00Z">
        <w:r>
          <w:rPr>
            <w:rFonts w:ascii="Times New Roman" w:hAnsi="Times New Roman"/>
            <w:sz w:val="26"/>
            <w:szCs w:val="26"/>
          </w:rPr>
          <w:delText xml:space="preserve">Trong</w:delText>
        </w:r>
      </w:del>
      <w:ins w:id="6196" w:author="Claude" w:date="2026-10-12T09:00:00Z">
        <w:r>
          <w:rPr>
            <w:rFonts w:ascii="Times New Roman" w:hAnsi="Times New Roman"/>
            <w:sz w:val="26"/>
            <w:szCs w:val="26"/>
          </w:rPr>
          <w:t xml:space="preserve">trong</w:t>
        </w:r>
      </w:ins>
      <w:r>
        <w:rPr>
          <w:rFonts w:ascii="Times New Roman" w:hAnsi="Times New Roman"/>
          <w:sz w:val="26"/>
          <w:szCs w:val="26"/>
        </w:rPr>
        <w:t xml:space="preserve"> vòng 20 ngày làm việc</w:t>
      </w:r>
      <w:del w:id="6197" w:author="Claude" w:date="2026-10-12T09:00:00Z">
        <w:r>
          <w:rPr>
            <w:rFonts w:ascii="Times New Roman" w:hAnsi="Times New Roman"/>
            <w:sz w:val="26"/>
            <w:szCs w:val="26"/>
          </w:rPr>
          <w:delText xml:space="preserve">,</w:delText>
        </w:r>
      </w:del>
      <w:r>
        <w:rPr>
          <w:rFonts w:ascii="Times New Roman" w:hAnsi="Times New Roman"/>
          <w:sz w:val="26"/>
          <w:szCs w:val="26"/>
        </w:rPr>
        <w:t xml:space="preserve"> kể từ ngày Bên A nhận </w:t>
      </w:r>
      <w:del w:id="6198" w:author="Claude" w:date="2026-10-12T09:00:00Z">
        <w:r>
          <w:rPr>
            <w:rFonts w:ascii="Times New Roman" w:hAnsi="Times New Roman"/>
            <w:sz w:val="26"/>
            <w:szCs w:val="26"/>
          </w:rPr>
          <w:delText xml:space="preserve">được</w:delText>
        </w:r>
      </w:del>
      <w:ins w:id="6199" w:author="Claude" w:date="2026-10-12T09:00:00Z">
        <w:r>
          <w:rPr>
            <w:rFonts w:ascii="Times New Roman" w:hAnsi="Times New Roman"/>
            <w:sz w:val="26"/>
            <w:szCs w:val="26"/>
          </w:rPr>
          <w:t xml:space="preserve">đủ</w:t>
        </w:r>
      </w:ins>
      <w:r>
        <w:rPr>
          <w:rFonts w:ascii="Times New Roman" w:hAnsi="Times New Roman"/>
          <w:sz w:val="26"/>
          <w:szCs w:val="26"/>
        </w:rPr>
        <w:t xml:space="preserve"> hồ sơ thanh toán tiền </w:t>
      </w:r>
      <w:del w:id="6200" w:author="Claude" w:date="2026-10-12T09:00:00Z">
        <w:r>
          <w:rPr>
            <w:rFonts w:ascii="Times New Roman" w:hAnsi="Times New Roman"/>
            <w:sz w:val="26"/>
            <w:szCs w:val="26"/>
          </w:rPr>
          <w:delText xml:space="preserve">giữ lại </w:delText>
        </w:r>
      </w:del>
      <w:r>
        <w:rPr>
          <w:rFonts w:ascii="Times New Roman" w:hAnsi="Times New Roman"/>
          <w:sz w:val="26"/>
          <w:szCs w:val="26"/>
        </w:rPr>
        <w:t xml:space="preserve">bảo hành</w:t>
      </w:r>
      <w:ins w:id="6201" w:author="Claude" w:date="2026-10-12T09:00:00Z">
        <w:r>
          <w:rPr>
            <w:rFonts w:ascii="Times New Roman" w:hAnsi="Times New Roman"/>
            <w:sz w:val="26"/>
            <w:szCs w:val="26"/>
          </w:rPr>
          <w:t xml:space="preserve"> hợp lệ</w:t>
        </w:r>
      </w:ins>
      <w:r>
        <w:rPr>
          <w:rFonts w:ascii="Times New Roman" w:hAnsi="Times New Roman"/>
          <w:sz w:val="26"/>
          <w:szCs w:val="26"/>
        </w:rPr>
        <w:t xml:space="preserve"> của Bên B</w:t>
      </w:r>
      <w:del w:id="6202" w:author="Claude" w:date="2026-10-12T09:00:00Z">
        <w:r>
          <w:rPr>
            <w:rFonts w:ascii="Times New Roman" w:hAnsi="Times New Roman"/>
            <w:sz w:val="26"/>
            <w:szCs w:val="26"/>
          </w:rPr>
          <w:delText xml:space="preserve">, Bên A sẽ thanh toán toàn bộ số tiền giữ lại bảo hành Hạng mục công trình cho Bên B</w:delText>
        </w:r>
      </w:del>
      <w:ins w:id="6203" w:author="Claude" w:date="2026-10-12T09:00:00Z">
        <w:r>
          <w:rPr>
            <w:rFonts w:ascii="Times New Roman" w:hAnsi="Times New Roman"/>
            <w:sz w:val="26"/>
            <w:szCs w:val="26"/>
          </w:rPr>
          <w:t xml:space="preserve">.</w:t>
        </w:r>
      </w:ins>
    </w:p>
    <w:p w14:paraId="795FD854" w14:textId="77777777" w:rsidR="00096978" w:rsidRPr="00302315" w:rsidRDefault="00096978" w:rsidP="007A44B1">
      <w:pPr>
        <w:spacing w:after="120" w:line="276" w:lineRule="auto"/>
        <w:jc w:val="both"/>
        <w:rPr>
          <w:rFonts w:ascii="Times New Roman" w:hAnsi="Times New Roman"/>
          <w:b/>
          <w:bCs/>
          <w:sz w:val="26"/>
          <w:szCs w:val="26"/>
        </w:rPr>
      </w:pPr>
      <w:r>
        <w:rPr>
          <w:rFonts w:ascii="Times New Roman" w:hAnsi="Times New Roman"/>
          <w:b/>
          <w:bCs/>
          <w:sz w:val="26"/>
          <w:szCs w:val="26"/>
        </w:rPr>
        <w:t xml:space="preserve">10.4. Hoá đơn: </w:t>
      </w:r>
    </w:p>
    <w:p w14:paraId="6CFB0892" w14:textId="77777777" w:rsidR="00096978" w:rsidRPr="00302315" w:rsidRDefault="00096978" w:rsidP="007A44B1">
      <w:pPr>
        <w:spacing w:after="120" w:line="276" w:lineRule="auto"/>
        <w:jc w:val="both"/>
        <w:rPr>
          <w:rFonts w:ascii="Times New Roman" w:hAnsi="Times New Roman"/>
          <w:sz w:val="26"/>
          <w:szCs w:val="26"/>
        </w:rPr>
      </w:pPr>
      <w:r>
        <w:rPr>
          <w:rFonts w:ascii="Times New Roman" w:hAnsi="Times New Roman"/>
          <w:sz w:val="26"/>
          <w:szCs w:val="26"/>
        </w:rPr>
        <w:t xml:space="preserve">Bên B phải xuất </w:t>
      </w:r>
      <w:del w:id="6204" w:author="Claude" w:date="2026-10-12T09:00:00Z">
        <w:r>
          <w:rPr>
            <w:rFonts w:ascii="Times New Roman" w:hAnsi="Times New Roman"/>
            <w:sz w:val="26"/>
            <w:szCs w:val="26"/>
          </w:rPr>
          <w:delText xml:space="preserve">hoá</w:delText>
        </w:r>
      </w:del>
      <w:ins w:id="6205" w:author="Claude" w:date="2026-10-12T09:00:00Z">
        <w:r>
          <w:rPr>
            <w:rFonts w:ascii="Times New Roman" w:hAnsi="Times New Roman"/>
            <w:sz w:val="26"/>
            <w:szCs w:val="26"/>
          </w:rPr>
          <w:t xml:space="preserve">hóa</w:t>
        </w:r>
      </w:ins>
      <w:r>
        <w:rPr>
          <w:rFonts w:ascii="Times New Roman" w:hAnsi="Times New Roman"/>
          <w:sz w:val="26"/>
          <w:szCs w:val="26"/>
        </w:rPr>
        <w:t xml:space="preserve"> đơn cho Bên A theo </w:t>
      </w:r>
      <w:del w:id="6206" w:author="Claude" w:date="2026-10-12T09:00:00Z">
        <w:r>
          <w:rPr>
            <w:rFonts w:ascii="Times New Roman" w:hAnsi="Times New Roman"/>
            <w:sz w:val="26"/>
            <w:szCs w:val="26"/>
          </w:rPr>
          <w:delText xml:space="preserve">đúng </w:delText>
        </w:r>
      </w:del>
      <w:r>
        <w:rPr>
          <w:rFonts w:ascii="Times New Roman" w:hAnsi="Times New Roman"/>
          <w:sz w:val="26"/>
          <w:szCs w:val="26"/>
        </w:rPr>
        <w:t xml:space="preserve">quy định của pháp luật</w:t>
      </w:r>
      <w:del w:id="6207" w:author="Claude" w:date="2026-10-12T09:00:00Z">
        <w:r>
          <w:rPr>
            <w:rFonts w:ascii="Times New Roman" w:hAnsi="Times New Roman"/>
            <w:sz w:val="26"/>
            <w:szCs w:val="26"/>
          </w:rPr>
          <w:delText xml:space="preserve"> có liên quan, đảm</w:delText>
        </w:r>
      </w:del>
      <w:ins w:id="6208" w:author="Claude" w:date="2026-10-12T09:00:00Z">
        <w:r>
          <w:rPr>
            <w:rFonts w:ascii="Times New Roman" w:hAnsi="Times New Roman"/>
            <w:sz w:val="26"/>
            <w:szCs w:val="26"/>
          </w:rPr>
          <w:t xml:space="preserve">,</w:t>
        </w:r>
      </w:ins>
      <w:r>
        <w:rPr>
          <w:rFonts w:ascii="Times New Roman" w:hAnsi="Times New Roman"/>
          <w:sz w:val="26"/>
          <w:szCs w:val="26"/>
        </w:rPr>
        <w:t xml:space="preserve"> bảo </w:t>
      </w:r>
      <w:del w:id="6209" w:author="Claude" w:date="2026-10-12T09:00:00Z">
        <w:r>
          <w:rPr>
            <w:rFonts w:ascii="Times New Roman" w:hAnsi="Times New Roman"/>
            <w:sz w:val="26"/>
            <w:szCs w:val="26"/>
          </w:rPr>
          <w:delText xml:space="preserve">tính</w:delText>
        </w:r>
      </w:del>
      <w:ins w:id="6210" w:author="Claude" w:date="2026-10-12T09:00:00Z">
        <w:r>
          <w:rPr>
            <w:rFonts w:ascii="Times New Roman" w:hAnsi="Times New Roman"/>
            <w:sz w:val="26"/>
            <w:szCs w:val="26"/>
          </w:rPr>
          <w:t xml:space="preserve">đảm</w:t>
        </w:r>
      </w:ins>
      <w:r>
        <w:rPr>
          <w:rFonts w:ascii="Times New Roman" w:hAnsi="Times New Roman"/>
          <w:sz w:val="26"/>
          <w:szCs w:val="26"/>
        </w:rPr>
        <w:t xml:space="preserve"> hợp pháp, hợp lệ. </w:t>
      </w:r>
      <w:del w:id="6211" w:author="Claude" w:date="2026-10-12T09:00:00Z">
        <w:r>
          <w:rPr>
            <w:rFonts w:ascii="Times New Roman" w:hAnsi="Times New Roman"/>
            <w:sz w:val="26"/>
            <w:szCs w:val="26"/>
          </w:rPr>
          <w:delText xml:space="preserve">Hoá</w:delText>
        </w:r>
      </w:del>
      <w:ins w:id="6212" w:author="Claude" w:date="2026-10-12T09:00:00Z">
        <w:r>
          <w:rPr>
            <w:rFonts w:ascii="Times New Roman" w:hAnsi="Times New Roman"/>
            <w:sz w:val="26"/>
            <w:szCs w:val="26"/>
          </w:rPr>
          <w:t xml:space="preserve">Hóa</w:t>
        </w:r>
      </w:ins>
      <w:r>
        <w:rPr>
          <w:rFonts w:ascii="Times New Roman" w:hAnsi="Times New Roman"/>
          <w:sz w:val="26"/>
          <w:szCs w:val="26"/>
        </w:rPr>
        <w:t xml:space="preserve"> đơn</w:t>
      </w:r>
      <w:del w:id="6213" w:author="Claude" w:date="2026-10-12T09:00:00Z">
        <w:r>
          <w:rPr>
            <w:rFonts w:ascii="Times New Roman" w:hAnsi="Times New Roman"/>
            <w:sz w:val="26"/>
            <w:szCs w:val="26"/>
          </w:rPr>
          <w:delText xml:space="preserve"> phát hành cho</w:delText>
        </w:r>
      </w:del>
      <w:r>
        <w:rPr>
          <w:rFonts w:ascii="Times New Roman" w:hAnsi="Times New Roman"/>
          <w:sz w:val="26"/>
          <w:szCs w:val="26"/>
        </w:rPr>
        <w:t xml:space="preserve"> giai đoạn quyết toán, thanh lý Hợp đồng phải ghi </w:t>
      </w:r>
      <w:del w:id="6214" w:author="Claude" w:date="2026-10-12T09:00:00Z">
        <w:r>
          <w:rPr>
            <w:rFonts w:ascii="Times New Roman" w:hAnsi="Times New Roman"/>
            <w:sz w:val="26"/>
            <w:szCs w:val="26"/>
          </w:rPr>
          <w:delText xml:space="preserve">hết </w:delText>
        </w:r>
      </w:del>
      <w:r>
        <w:rPr>
          <w:rFonts w:ascii="Times New Roman" w:hAnsi="Times New Roman"/>
          <w:sz w:val="26"/>
          <w:szCs w:val="26"/>
        </w:rPr>
        <w:t xml:space="preserve">toàn bộ</w:t>
      </w:r>
      <w:del w:id="6215" w:author="Claude" w:date="2026-10-12T09:00:00Z">
        <w:r>
          <w:rPr>
            <w:rFonts w:ascii="Times New Roman" w:hAnsi="Times New Roman"/>
            <w:sz w:val="26"/>
            <w:szCs w:val="26"/>
          </w:rPr>
          <w:delText xml:space="preserve"> phần</w:delText>
        </w:r>
      </w:del>
      <w:r>
        <w:rPr>
          <w:rFonts w:ascii="Times New Roman" w:hAnsi="Times New Roman"/>
          <w:sz w:val="26"/>
          <w:szCs w:val="26"/>
        </w:rPr>
        <w:t xml:space="preserve"> giá trị </w:t>
      </w:r>
      <w:ins w:id="6216" w:author="Claude" w:date="2026-10-12T09:00:00Z">
        <w:r>
          <w:rPr>
            <w:rFonts w:ascii="Times New Roman" w:hAnsi="Times New Roman"/>
            <w:sz w:val="26"/>
            <w:szCs w:val="26"/>
          </w:rPr>
          <w:t xml:space="preserve">còn lại </w:t>
        </w:r>
      </w:ins>
      <w:r>
        <w:rPr>
          <w:rFonts w:ascii="Times New Roman" w:hAnsi="Times New Roman"/>
          <w:sz w:val="26"/>
          <w:szCs w:val="26"/>
        </w:rPr>
        <w:t xml:space="preserve">chưa </w:t>
      </w:r>
      <w:del w:id="6217" w:author="Claude" w:date="2026-10-12T09:00:00Z">
        <w:r>
          <w:rPr>
            <w:rFonts w:ascii="Times New Roman" w:hAnsi="Times New Roman"/>
            <w:sz w:val="26"/>
            <w:szCs w:val="26"/>
          </w:rPr>
          <w:delText xml:space="preserve">viết</w:delText>
        </w:r>
      </w:del>
      <w:ins w:id="6218" w:author="Claude" w:date="2026-10-12T09:00:00Z">
        <w:r>
          <w:rPr>
            <w:rFonts w:ascii="Times New Roman" w:hAnsi="Times New Roman"/>
            <w:sz w:val="26"/>
            <w:szCs w:val="26"/>
          </w:rPr>
          <w:t xml:space="preserve">xuất</w:t>
        </w:r>
      </w:ins>
      <w:r>
        <w:rPr>
          <w:rFonts w:ascii="Times New Roman" w:hAnsi="Times New Roman"/>
          <w:sz w:val="26"/>
          <w:szCs w:val="26"/>
        </w:rPr>
        <w:t xml:space="preserve"> hóa đơn</w:t>
      </w:r>
      <w:del w:id="6219" w:author="Claude" w:date="2026-10-12T09:00:00Z">
        <w:r>
          <w:rPr>
            <w:rFonts w:ascii="Times New Roman" w:hAnsi="Times New Roman"/>
            <w:sz w:val="26"/>
            <w:szCs w:val="26"/>
          </w:rPr>
          <w:delText xml:space="preserve"> còn lại</w:delText>
        </w:r>
      </w:del>
      <w:r>
        <w:rPr>
          <w:rFonts w:ascii="Times New Roman" w:hAnsi="Times New Roman"/>
          <w:sz w:val="26"/>
          <w:szCs w:val="26"/>
        </w:rPr>
        <w:t xml:space="preserve">.</w:t>
      </w:r>
    </w:p>
    <w:p w14:paraId="7584C531" w14:textId="77777777" w:rsidR="00096978" w:rsidRPr="00302315" w:rsidRDefault="00096978" w:rsidP="007A44B1">
      <w:pPr>
        <w:spacing w:after="120" w:line="276" w:lineRule="auto"/>
        <w:jc w:val="both"/>
        <w:rPr>
          <w:rFonts w:ascii="Times New Roman" w:hAnsi="Times New Roman"/>
          <w:b/>
          <w:bCs/>
          <w:sz w:val="26"/>
          <w:szCs w:val="26"/>
        </w:rPr>
      </w:pPr>
      <w:r>
        <w:rPr>
          <w:rFonts w:ascii="Times New Roman" w:hAnsi="Times New Roman"/>
          <w:b/>
          <w:bCs/>
          <w:sz w:val="26"/>
          <w:szCs w:val="26"/>
        </w:rPr>
        <w:t>10.5. Hồ sơ thanh toán:</w:t>
      </w:r>
    </w:p>
    <w:p w14:paraId="018DE842" w14:textId="77777777" w:rsidR="00096978" w:rsidRPr="00302315" w:rsidRDefault="00096978" w:rsidP="007A44B1">
      <w:pPr>
        <w:spacing w:after="120" w:line="276" w:lineRule="auto"/>
        <w:jc w:val="both"/>
        <w:rPr>
          <w:rFonts w:ascii="Times New Roman" w:hAnsi="Times New Roman"/>
          <w:sz w:val="26"/>
          <w:szCs w:val="26"/>
        </w:rPr>
      </w:pPr>
      <w:r>
        <w:rPr>
          <w:rFonts w:ascii="Times New Roman" w:hAnsi="Times New Roman"/>
          <w:sz w:val="26"/>
          <w:szCs w:val="26"/>
        </w:rPr>
        <w:t>Khi tiến hành thanh toán giai đoạn, quyết toán, thanh lý Hợp đồng, Bên B gửi cho Bên A các tài liệu bao gồm như sau:</w:t>
      </w:r>
    </w:p>
    <w:p w14:paraId="3C13DE67" w14:textId="77777777" w:rsidR="00096978" w:rsidRPr="00302315" w:rsidRDefault="00096978" w:rsidP="007A44B1">
      <w:pPr>
        <w:spacing w:after="120" w:line="276" w:lineRule="auto"/>
        <w:jc w:val="both"/>
        <w:rPr>
          <w:rFonts w:ascii="Times New Roman" w:hAnsi="Times New Roman"/>
          <w:sz w:val="26"/>
          <w:szCs w:val="26"/>
        </w:rPr>
      </w:pPr>
      <w:r>
        <w:rPr>
          <w:rFonts w:ascii="Times New Roman" w:hAnsi="Times New Roman"/>
          <w:sz w:val="26"/>
          <w:szCs w:val="26"/>
        </w:rPr>
        <w:t>a) Công văn đề nghị thanh toán, trong đó ghi rõ giá trị hóa đơn đã xuất, số tiền Bên A đã thanh toán cho Bên B, số tiền Bên B còn được hưởng và tài khoản chuyển tiền;</w:t>
      </w:r>
    </w:p>
    <w:p w14:paraId="6147F89F" w14:textId="77777777" w:rsidR="00096978" w:rsidRPr="00302315" w:rsidRDefault="00096978" w:rsidP="007A44B1">
      <w:pPr>
        <w:spacing w:after="120" w:line="276" w:lineRule="auto"/>
        <w:jc w:val="both"/>
        <w:rPr>
          <w:rFonts w:ascii="Times New Roman" w:hAnsi="Times New Roman"/>
          <w:sz w:val="26"/>
          <w:szCs w:val="26"/>
        </w:rPr>
      </w:pPr>
      <w:r>
        <w:rPr>
          <w:rFonts w:ascii="Times New Roman" w:hAnsi="Times New Roman"/>
          <w:sz w:val="26"/>
          <w:szCs w:val="26"/>
        </w:rPr>
        <w:t>b) Hoá đơn hợp lệ theo quy định của Bộ Tài Chính;</w:t>
      </w:r>
    </w:p>
    <w:p w14:paraId="2119E3F3" w14:textId="77777777" w:rsidR="00096978" w:rsidRPr="00302315" w:rsidRDefault="00096978" w:rsidP="007A44B1">
      <w:pPr>
        <w:spacing w:after="120" w:line="276" w:lineRule="auto"/>
        <w:jc w:val="both"/>
        <w:rPr>
          <w:rFonts w:ascii="Times New Roman" w:hAnsi="Times New Roman"/>
          <w:sz w:val="26"/>
          <w:szCs w:val="26"/>
        </w:rPr>
      </w:pPr>
      <w:r>
        <w:rPr>
          <w:rFonts w:ascii="Times New Roman" w:hAnsi="Times New Roman"/>
          <w:sz w:val="26"/>
          <w:szCs w:val="26"/>
        </w:rPr>
        <w:t>c) Phiếu giá thanh toán tạm thời có xác nhận của đại diện Bên A;</w:t>
      </w:r>
    </w:p>
    <w:p w14:paraId="794AA23D" w14:textId="77777777" w:rsidR="00096978" w:rsidRPr="00302315" w:rsidRDefault="00096978" w:rsidP="007A44B1">
      <w:pPr>
        <w:spacing w:after="120" w:line="276" w:lineRule="auto"/>
        <w:jc w:val="both"/>
        <w:rPr>
          <w:rFonts w:ascii="Times New Roman" w:hAnsi="Times New Roman"/>
          <w:sz w:val="26"/>
          <w:szCs w:val="26"/>
        </w:rPr>
      </w:pPr>
      <w:r>
        <w:rPr>
          <w:rFonts w:ascii="Times New Roman" w:hAnsi="Times New Roman"/>
          <w:b/>
          <w:bCs/>
          <w:sz w:val="26"/>
          <w:szCs w:val="26"/>
        </w:rPr>
        <w:t xml:space="preserve">10.6.</w:t>
      </w:r>
      <w:r>
        <w:rPr>
          <w:rFonts w:ascii="Times New Roman" w:hAnsi="Times New Roman"/>
          <w:sz w:val="26"/>
          <w:szCs w:val="26"/>
        </w:rPr>
        <w:t xml:space="preserve"> </w:t>
      </w:r>
      <w:del w:id="6220" w:author="Claude" w:date="2026-10-12T09:00:00Z">
        <w:r>
          <w:rPr>
            <w:rFonts w:ascii="Times New Roman" w:hAnsi="Times New Roman"/>
            <w:sz w:val="26"/>
            <w:szCs w:val="26"/>
          </w:rPr>
          <w:delText xml:space="preserve">Trong trường</w:delText>
        </w:r>
      </w:del>
      <w:ins w:id="6221" w:author="Claude" w:date="2026-10-12T09:00:00Z">
        <w:r>
          <w:rPr>
            <w:rFonts w:ascii="Times New Roman" w:hAnsi="Times New Roman"/>
            <w:sz w:val="26"/>
            <w:szCs w:val="26"/>
          </w:rPr>
          <w:t xml:space="preserve">Trường</w:t>
        </w:r>
      </w:ins>
      <w:r>
        <w:rPr>
          <w:rFonts w:ascii="Times New Roman" w:hAnsi="Times New Roman"/>
          <w:sz w:val="26"/>
          <w:szCs w:val="26"/>
        </w:rPr>
        <w:t xml:space="preserve"> hợp Bên B không </w:t>
      </w:r>
      <w:del w:id="6222" w:author="Claude" w:date="2026-10-12T09:00:00Z">
        <w:r>
          <w:rPr>
            <w:rFonts w:ascii="Times New Roman" w:hAnsi="Times New Roman"/>
            <w:sz w:val="26"/>
            <w:szCs w:val="26"/>
          </w:rPr>
          <w:delText xml:space="preserve">có khả năng và/</w:delText>
        </w:r>
      </w:del>
      <w:ins w:id="6223" w:author="Claude" w:date="2026-10-12T09:00:00Z">
        <w:r>
          <w:rPr>
            <w:rFonts w:ascii="Times New Roman" w:hAnsi="Times New Roman"/>
            <w:sz w:val="26"/>
            <w:szCs w:val="26"/>
          </w:rPr>
          <w:t xml:space="preserve">thanh toán </w:t>
        </w:r>
      </w:ins>
      <w:r>
        <w:rPr>
          <w:rFonts w:ascii="Times New Roman" w:hAnsi="Times New Roman"/>
          <w:sz w:val="26"/>
          <w:szCs w:val="26"/>
        </w:rPr>
        <w:t xml:space="preserve">hoặc chậm</w:t>
      </w:r>
      <w:del w:id="6224" w:author="Claude" w:date="2026-10-12T09:00:00Z">
        <w:r>
          <w:rPr>
            <w:rFonts w:ascii="Times New Roman" w:hAnsi="Times New Roman"/>
            <w:sz w:val="26"/>
            <w:szCs w:val="26"/>
          </w:rPr>
          <w:delText xml:space="preserve"> trễ</w:delText>
        </w:r>
      </w:del>
      <w:r>
        <w:rPr>
          <w:rFonts w:ascii="Times New Roman" w:hAnsi="Times New Roman"/>
          <w:sz w:val="26"/>
          <w:szCs w:val="26"/>
        </w:rPr>
        <w:t xml:space="preserve"> thanh toán cho </w:t>
      </w:r>
      <w:del w:id="6225" w:author="Claude" w:date="2026-10-12T09:00:00Z">
        <w:r>
          <w:rPr>
            <w:rFonts w:ascii="Times New Roman" w:hAnsi="Times New Roman"/>
            <w:sz w:val="26"/>
            <w:szCs w:val="26"/>
          </w:rPr>
          <w:delText xml:space="preserve">các </w:delText>
        </w:r>
      </w:del>
      <w:r>
        <w:rPr>
          <w:rFonts w:ascii="Times New Roman" w:hAnsi="Times New Roman"/>
          <w:sz w:val="26"/>
          <w:szCs w:val="26"/>
        </w:rPr>
        <w:t xml:space="preserve">nhà cung cấp</w:t>
      </w:r>
      <w:ins w:id="6226" w:author="Claude" w:date="2026-10-12T09:00:00Z">
        <w:r>
          <w:rPr>
            <w:rFonts w:ascii="Times New Roman" w:hAnsi="Times New Roman"/>
            <w:sz w:val="26"/>
            <w:szCs w:val="26"/>
          </w:rPr>
          <w:t xml:space="preserve">, nhà thầu phụ, người lao động</w:t>
        </w:r>
      </w:ins>
      <w:r>
        <w:rPr>
          <w:rFonts w:ascii="Times New Roman" w:hAnsi="Times New Roman"/>
          <w:sz w:val="26"/>
          <w:szCs w:val="26"/>
        </w:rPr>
        <w:t xml:space="preserve"> của mình làm ảnh hưởng </w:t>
      </w:r>
      <w:del w:id="6227" w:author="Claude" w:date="2026-10-12T09:00:00Z">
        <w:r>
          <w:rPr>
            <w:rFonts w:ascii="Times New Roman" w:hAnsi="Times New Roman"/>
            <w:sz w:val="26"/>
            <w:szCs w:val="26"/>
          </w:rPr>
          <w:delText xml:space="preserve">tới</w:delText>
        </w:r>
      </w:del>
      <w:ins w:id="6228" w:author="Claude" w:date="2026-10-12T09:00:00Z">
        <w:r>
          <w:rPr>
            <w:rFonts w:ascii="Times New Roman" w:hAnsi="Times New Roman"/>
            <w:sz w:val="26"/>
            <w:szCs w:val="26"/>
          </w:rPr>
          <w:t xml:space="preserve">đến</w:t>
        </w:r>
      </w:ins>
      <w:r>
        <w:rPr>
          <w:rFonts w:ascii="Times New Roman" w:hAnsi="Times New Roman"/>
          <w:sz w:val="26"/>
          <w:szCs w:val="26"/>
        </w:rPr>
        <w:t xml:space="preserve"> tiến độ </w:t>
      </w:r>
      <w:del w:id="6229" w:author="Claude" w:date="2026-10-12T09:00:00Z">
        <w:r>
          <w:rPr>
            <w:rFonts w:ascii="Times New Roman" w:hAnsi="Times New Roman"/>
            <w:sz w:val="26"/>
            <w:szCs w:val="26"/>
          </w:rPr>
          <w:delText xml:space="preserve">thi công xây dựng Hạng mục công trình và/</w:delText>
        </w:r>
      </w:del>
      <w:r>
        <w:rPr>
          <w:rFonts w:ascii="Times New Roman" w:hAnsi="Times New Roman"/>
          <w:sz w:val="26"/>
          <w:szCs w:val="26"/>
        </w:rPr>
        <w:t xml:space="preserve">hoặc gây thiệt hại cho Bên A</w:t>
      </w:r>
      <w:del w:id="6230" w:author="Claude" w:date="2026-10-12T09:00:00Z">
        <w:r>
          <w:rPr>
            <w:rFonts w:ascii="Times New Roman" w:hAnsi="Times New Roman"/>
            <w:sz w:val="26"/>
            <w:szCs w:val="26"/>
          </w:rPr>
          <w:delText xml:space="preserve">, sau khi Bên A đã thông báo bằng văn bản cho Bên B và cho Bên B một thời hạn hợp lý để tự khắc phục mà Bên B không khắc phục</w:delText>
        </w:r>
      </w:del>
      <w:r>
        <w:rPr>
          <w:rFonts w:ascii="Times New Roman" w:hAnsi="Times New Roman"/>
          <w:sz w:val="26"/>
          <w:szCs w:val="26"/>
        </w:rPr>
        <w:t xml:space="preserve">, Bên A có quyền thanh toán trực tiếp cho các </w:t>
      </w:r>
      <w:del w:id="6231" w:author="Claude" w:date="2026-10-12T09:00:00Z">
        <w:r>
          <w:rPr>
            <w:rFonts w:ascii="Times New Roman" w:hAnsi="Times New Roman"/>
            <w:sz w:val="26"/>
            <w:szCs w:val="26"/>
          </w:rPr>
          <w:delText xml:space="preserve">nhà cung cấp của</w:delText>
        </w:r>
      </w:del>
      <w:ins w:id="6232" w:author="Claude" w:date="2026-10-12T09:00:00Z">
        <w:r>
          <w:rPr>
            <w:rFonts w:ascii="Times New Roman" w:hAnsi="Times New Roman"/>
            <w:sz w:val="26"/>
            <w:szCs w:val="26"/>
          </w:rPr>
          <w:t xml:space="preserve">đối tượng này sau khi thông báo bằng văn bản mà</w:t>
        </w:r>
      </w:ins>
      <w:r>
        <w:rPr>
          <w:rFonts w:ascii="Times New Roman" w:hAnsi="Times New Roman"/>
          <w:sz w:val="26"/>
          <w:szCs w:val="26"/>
        </w:rPr>
        <w:t xml:space="preserve"> Bên B </w:t>
      </w:r>
      <w:del w:id="6233" w:author="Claude" w:date="2026-10-12T09:00:00Z">
        <w:r>
          <w:rPr>
            <w:rFonts w:ascii="Times New Roman" w:hAnsi="Times New Roman"/>
            <w:sz w:val="26"/>
            <w:szCs w:val="26"/>
          </w:rPr>
          <w:delText xml:space="preserve">trên cơ sở chứng từ hợp lệ. Mọi</w:delText>
        </w:r>
      </w:del>
      <w:ins w:id="6234" w:author="Claude" w:date="2026-10-12T09:00:00Z">
        <w:r>
          <w:rPr>
            <w:rFonts w:ascii="Times New Roman" w:hAnsi="Times New Roman"/>
            <w:sz w:val="26"/>
            <w:szCs w:val="26"/>
          </w:rPr>
          <w:t xml:space="preserve">không khắc phục trong thời hạn Bên A ấn định. Khoản thanh toán trực tiếp và</w:t>
        </w:r>
      </w:ins>
      <w:r>
        <w:rPr>
          <w:rFonts w:ascii="Times New Roman" w:hAnsi="Times New Roman"/>
          <w:sz w:val="26"/>
          <w:szCs w:val="26"/>
        </w:rPr>
        <w:t xml:space="preserve"> chi phí liên quan </w:t>
      </w:r>
      <w:del w:id="6235" w:author="Claude" w:date="2026-10-12T09:00:00Z">
        <w:r>
          <w:rPr>
            <w:rFonts w:ascii="Times New Roman" w:hAnsi="Times New Roman"/>
            <w:sz w:val="26"/>
            <w:szCs w:val="26"/>
          </w:rPr>
          <w:delText xml:space="preserve">sẽ </w:delText>
        </w:r>
      </w:del>
      <w:r>
        <w:rPr>
          <w:rFonts w:ascii="Times New Roman" w:hAnsi="Times New Roman"/>
          <w:sz w:val="26"/>
          <w:szCs w:val="26"/>
        </w:rPr>
        <w:t xml:space="preserve">được</w:t>
      </w:r>
      <w:del w:id="6236" w:author="Claude" w:date="2026-10-12T09:00:00Z">
        <w:r>
          <w:rPr>
            <w:rFonts w:ascii="Times New Roman" w:hAnsi="Times New Roman"/>
            <w:sz w:val="26"/>
            <w:szCs w:val="26"/>
          </w:rPr>
          <w:delText xml:space="preserve"> Bên A</w:delText>
        </w:r>
      </w:del>
      <w:r>
        <w:rPr>
          <w:rFonts w:ascii="Times New Roman" w:hAnsi="Times New Roman"/>
          <w:sz w:val="26"/>
          <w:szCs w:val="26"/>
        </w:rPr>
        <w:t xml:space="preserve"> khấu trừ vào giá trị thanh toán </w:t>
      </w:r>
      <w:del w:id="6237" w:author="Claude" w:date="2026-10-12T09:00:00Z">
        <w:r>
          <w:rPr>
            <w:rFonts w:ascii="Times New Roman" w:hAnsi="Times New Roman"/>
            <w:sz w:val="26"/>
            <w:szCs w:val="26"/>
          </w:rPr>
          <w:delText xml:space="preserve">Hợp đồng </w:delText>
        </w:r>
      </w:del>
      <w:r>
        <w:rPr>
          <w:rFonts w:ascii="Times New Roman" w:hAnsi="Times New Roman"/>
          <w:sz w:val="26"/>
          <w:szCs w:val="26"/>
        </w:rPr>
        <w:t xml:space="preserve">của Bên B.</w:t>
      </w:r>
    </w:p>
    <w:p w14:paraId="3F3EEA82" w14:textId="77777777" w:rsidR="00096978" w:rsidRPr="00302315" w:rsidRDefault="00096978" w:rsidP="007A44B1">
      <w:pPr>
        <w:spacing w:after="120" w:line="276" w:lineRule="auto"/>
        <w:jc w:val="both"/>
        <w:rPr>
          <w:rFonts w:ascii="Times New Roman" w:hAnsi="Times New Roman"/>
          <w:sz w:val="26"/>
          <w:szCs w:val="26"/>
        </w:rPr>
      </w:pPr>
      <w:r>
        <w:rPr>
          <w:rFonts w:ascii="Times New Roman" w:hAnsi="Times New Roman"/>
          <w:b/>
          <w:bCs/>
          <w:sz w:val="26"/>
          <w:szCs w:val="26"/>
        </w:rPr>
        <w:t xml:space="preserve">10.7.</w:t>
      </w:r>
      <w:r>
        <w:rPr>
          <w:rFonts w:ascii="Times New Roman" w:hAnsi="Times New Roman"/>
          <w:sz w:val="26"/>
          <w:szCs w:val="26"/>
        </w:rPr>
        <w:t xml:space="preserve"> </w:t>
      </w:r>
      <w:del w:id="6238" w:author="Claude" w:date="2026-10-12T09:00:00Z">
        <w:r>
          <w:rPr>
            <w:rFonts w:ascii="Times New Roman" w:hAnsi="Times New Roman"/>
            <w:sz w:val="26"/>
            <w:szCs w:val="26"/>
          </w:rPr>
          <w:delText xml:space="preserve">Việc xác nhận giá</w:delText>
        </w:r>
      </w:del>
      <w:ins w:id="6239" w:author="Claude" w:date="2026-10-12T09:00:00Z">
        <w:r>
          <w:rPr>
            <w:rFonts w:ascii="Times New Roman" w:hAnsi="Times New Roman"/>
            <w:sz w:val="26"/>
            <w:szCs w:val="26"/>
          </w:rPr>
          <w:t xml:space="preserve">Giá</w:t>
        </w:r>
      </w:ins>
      <w:r>
        <w:rPr>
          <w:rFonts w:ascii="Times New Roman" w:hAnsi="Times New Roman"/>
          <w:sz w:val="26"/>
          <w:szCs w:val="26"/>
        </w:rPr>
        <w:t xml:space="preserve"> trị khối lượng hoàn thành </w:t>
      </w:r>
      <w:ins w:id="6240" w:author="Claude" w:date="2026-10-12T09:00:00Z">
        <w:r>
          <w:rPr>
            <w:rFonts w:ascii="Times New Roman" w:hAnsi="Times New Roman"/>
            <w:sz w:val="26"/>
            <w:szCs w:val="26"/>
          </w:rPr>
          <w:t xml:space="preserve">xác nhận </w:t>
        </w:r>
      </w:ins>
      <w:r>
        <w:rPr>
          <w:rFonts w:ascii="Times New Roman" w:hAnsi="Times New Roman"/>
          <w:sz w:val="26"/>
          <w:szCs w:val="26"/>
        </w:rPr>
        <w:t xml:space="preserve">giữa kỳ </w:t>
      </w:r>
      <w:del w:id="6241" w:author="Claude" w:date="2026-10-12T09:00:00Z">
        <w:r>
          <w:rPr>
            <w:rFonts w:ascii="Times New Roman" w:hAnsi="Times New Roman"/>
            <w:sz w:val="26"/>
            <w:szCs w:val="26"/>
          </w:rPr>
          <w:delText xml:space="preserve">chỉ là</w:delText>
        </w:r>
      </w:del>
      <w:ins w:id="6242" w:author="Claude" w:date="2026-10-12T09:00:00Z">
        <w:r>
          <w:rPr>
            <w:rFonts w:ascii="Times New Roman" w:hAnsi="Times New Roman"/>
            <w:sz w:val="26"/>
            <w:szCs w:val="26"/>
          </w:rPr>
          <w:t xml:space="preserve">là giá trị</w:t>
        </w:r>
      </w:ins>
      <w:r>
        <w:rPr>
          <w:rFonts w:ascii="Times New Roman" w:hAnsi="Times New Roman"/>
          <w:sz w:val="26"/>
          <w:szCs w:val="26"/>
        </w:rPr>
        <w:t xml:space="preserve"> tạm thời. Bên A</w:t>
      </w:r>
      <w:del w:id="6243" w:author="Claude" w:date="2026-10-12T09:00:00Z">
        <w:r>
          <w:rPr>
            <w:rFonts w:ascii="Times New Roman" w:hAnsi="Times New Roman"/>
            <w:sz w:val="26"/>
            <w:szCs w:val="26"/>
          </w:rPr>
          <w:delText xml:space="preserve">, trong bất cứ</w:delText>
        </w:r>
      </w:del>
      <w:ins w:id="6244" w:author="Claude" w:date="2026-10-12T09:00:00Z">
        <w:r>
          <w:rPr>
            <w:rFonts w:ascii="Times New Roman" w:hAnsi="Times New Roman"/>
            <w:sz w:val="26"/>
            <w:szCs w:val="26"/>
          </w:rPr>
          <w:t xml:space="preserve"> có quyền điều chỉnh, sửa đổi giá trị đã xác nhận ở các</w:t>
        </w:r>
      </w:ins>
      <w:r>
        <w:rPr>
          <w:rFonts w:ascii="Times New Roman" w:hAnsi="Times New Roman"/>
          <w:sz w:val="26"/>
          <w:szCs w:val="26"/>
        </w:rPr>
        <w:t xml:space="preserve"> lần thanh toán </w:t>
      </w:r>
      <w:del w:id="6245" w:author="Claude" w:date="2026-10-12T09:00:00Z">
        <w:r>
          <w:rPr>
            <w:rFonts w:ascii="Times New Roman" w:hAnsi="Times New Roman"/>
            <w:sz w:val="26"/>
            <w:szCs w:val="26"/>
          </w:rPr>
          <w:delText xml:space="preserve">nào cũng có thể điều chỉnh hoặc sửa cho phù hợp với</w:delText>
        </w:r>
      </w:del>
      <w:ins w:id="6246" w:author="Claude" w:date="2026-10-12T09:00:00Z">
        <w:r>
          <w:rPr>
            <w:rFonts w:ascii="Times New Roman" w:hAnsi="Times New Roman"/>
            <w:sz w:val="26"/>
            <w:szCs w:val="26"/>
          </w:rPr>
          <w:t xml:space="preserve">trước trong</w:t>
        </w:r>
      </w:ins>
      <w:r>
        <w:rPr>
          <w:rFonts w:ascii="Times New Roman" w:hAnsi="Times New Roman"/>
          <w:sz w:val="26"/>
          <w:szCs w:val="26"/>
        </w:rPr>
        <w:t xml:space="preserve"> bất kỳ lần thanh toán </w:t>
      </w:r>
      <w:del w:id="6247" w:author="Claude" w:date="2026-10-12T09:00:00Z">
        <w:r>
          <w:rPr>
            <w:rFonts w:ascii="Times New Roman" w:hAnsi="Times New Roman"/>
            <w:sz w:val="26"/>
            <w:szCs w:val="26"/>
          </w:rPr>
          <w:delText xml:space="preserve">trước đó. Hồ</w:delText>
        </w:r>
      </w:del>
      <w:ins w:id="6248" w:author="Claude" w:date="2026-10-12T09:00:00Z">
        <w:r>
          <w:rPr>
            <w:rFonts w:ascii="Times New Roman" w:hAnsi="Times New Roman"/>
            <w:sz w:val="26"/>
            <w:szCs w:val="26"/>
          </w:rPr>
          <w:t xml:space="preserve">nào. Việc xác nhận hồ</w:t>
        </w:r>
      </w:ins>
      <w:r>
        <w:rPr>
          <w:rFonts w:ascii="Times New Roman" w:hAnsi="Times New Roman"/>
          <w:sz w:val="26"/>
          <w:szCs w:val="26"/>
        </w:rPr>
        <w:t xml:space="preserve"> sơ thanh toán giữa kỳ </w:t>
      </w:r>
      <w:del w:id="6249" w:author="Claude" w:date="2026-10-12T09:00:00Z">
        <w:r>
          <w:rPr>
            <w:rFonts w:ascii="Times New Roman" w:hAnsi="Times New Roman"/>
            <w:sz w:val="26"/>
            <w:szCs w:val="26"/>
          </w:rPr>
          <w:delText xml:space="preserve">(giai đoạn) sẽ </w:delText>
        </w:r>
      </w:del>
      <w:r>
        <w:rPr>
          <w:rFonts w:ascii="Times New Roman" w:hAnsi="Times New Roman"/>
          <w:sz w:val="26"/>
          <w:szCs w:val="26"/>
        </w:rPr>
        <w:t xml:space="preserve">không </w:t>
      </w:r>
      <w:del w:id="6250" w:author="Claude" w:date="2026-10-12T09:00:00Z">
        <w:r>
          <w:rPr>
            <w:rFonts w:ascii="Times New Roman" w:hAnsi="Times New Roman"/>
            <w:sz w:val="26"/>
            <w:szCs w:val="26"/>
          </w:rPr>
          <w:delText xml:space="preserve">được coi là biểu thị</w:delText>
        </w:r>
      </w:del>
      <w:ins w:id="6251" w:author="Claude" w:date="2026-10-12T09:00:00Z">
        <w:r>
          <w:rPr>
            <w:rFonts w:ascii="Times New Roman" w:hAnsi="Times New Roman"/>
            <w:sz w:val="26"/>
            <w:szCs w:val="26"/>
          </w:rPr>
          <w:t xml:space="preserve">phải là</w:t>
        </w:r>
      </w:ins>
      <w:r>
        <w:rPr>
          <w:rFonts w:ascii="Times New Roman" w:hAnsi="Times New Roman"/>
          <w:sz w:val="26"/>
          <w:szCs w:val="26"/>
        </w:rPr>
        <w:t xml:space="preserve"> sự chấp thuận, phê duyệt </w:t>
      </w:r>
      <w:del w:id="6252" w:author="Claude" w:date="2026-10-12T09:00:00Z">
        <w:r>
          <w:rPr>
            <w:rFonts w:ascii="Times New Roman" w:hAnsi="Times New Roman"/>
            <w:sz w:val="26"/>
            <w:szCs w:val="26"/>
          </w:rPr>
          <w:delText xml:space="preserve">hoặc đồng ý </w:delText>
        </w:r>
      </w:del>
      <w:r>
        <w:rPr>
          <w:rFonts w:ascii="Times New Roman" w:hAnsi="Times New Roman"/>
          <w:sz w:val="26"/>
          <w:szCs w:val="26"/>
        </w:rPr>
        <w:t xml:space="preserve">của Bên A</w:t>
      </w:r>
      <w:ins w:id="6253" w:author="Claude" w:date="2026-10-12T09:00:00Z">
        <w:r>
          <w:rPr>
            <w:rFonts w:ascii="Times New Roman" w:hAnsi="Times New Roman"/>
            <w:sz w:val="26"/>
            <w:szCs w:val="26"/>
          </w:rPr>
          <w:t xml:space="preserve"> đối với chất lượng công việc</w:t>
        </w:r>
      </w:ins>
      <w:r>
        <w:rPr>
          <w:rFonts w:ascii="Times New Roman" w:hAnsi="Times New Roman"/>
          <w:sz w:val="26"/>
          <w:szCs w:val="26"/>
        </w:rPr>
        <w:t xml:space="preserve">. Giá trị</w:t>
      </w:r>
      <w:del w:id="6254" w:author="Claude" w:date="2026-10-12T09:00:00Z">
        <w:r>
          <w:rPr>
            <w:rFonts w:ascii="Times New Roman" w:hAnsi="Times New Roman"/>
            <w:sz w:val="26"/>
            <w:szCs w:val="26"/>
          </w:rPr>
          <w:delText xml:space="preserve"> cuối cùng của Hợp đồng mà</w:delText>
        </w:r>
      </w:del>
      <w:r>
        <w:rPr>
          <w:rFonts w:ascii="Times New Roman" w:hAnsi="Times New Roman"/>
          <w:sz w:val="26"/>
          <w:szCs w:val="26"/>
        </w:rPr>
        <w:t xml:space="preserve"> Bên A thanh toán</w:t>
      </w:r>
      <w:ins w:id="6255" w:author="Claude" w:date="2026-10-12T09:00:00Z">
        <w:r>
          <w:rPr>
            <w:rFonts w:ascii="Times New Roman" w:hAnsi="Times New Roman"/>
            <w:sz w:val="26"/>
            <w:szCs w:val="26"/>
          </w:rPr>
          <w:t xml:space="preserve"> cuối cùng</w:t>
        </w:r>
      </w:ins>
      <w:r>
        <w:rPr>
          <w:rFonts w:ascii="Times New Roman" w:hAnsi="Times New Roman"/>
          <w:sz w:val="26"/>
          <w:szCs w:val="26"/>
        </w:rPr>
        <w:t xml:space="preserve"> cho Bên B là giá trị quyết toán Hợp đồng.</w:t>
      </w:r>
    </w:p>
    <w:p w14:paraId="6BB749E0" w14:textId="77777777" w:rsidR="00096978" w:rsidRPr="00302315" w:rsidRDefault="00096978" w:rsidP="007A44B1">
      <w:pPr>
        <w:spacing w:after="120" w:line="276" w:lineRule="auto"/>
        <w:jc w:val="both"/>
        <w:rPr>
          <w:rFonts w:ascii="Times New Roman" w:hAnsi="Times New Roman"/>
          <w:sz w:val="26"/>
          <w:szCs w:val="26"/>
        </w:rPr>
      </w:pPr>
      <w:r>
        <w:rPr>
          <w:rFonts w:ascii="Times New Roman" w:hAnsi="Times New Roman"/>
          <w:b/>
          <w:bCs/>
          <w:sz w:val="26"/>
          <w:szCs w:val="26"/>
        </w:rPr>
        <w:t xml:space="preserve">10.8.</w:t>
      </w:r>
      <w:r>
        <w:rPr>
          <w:rFonts w:ascii="Times New Roman" w:hAnsi="Times New Roman"/>
          <w:sz w:val="26"/>
          <w:szCs w:val="26"/>
        </w:rPr>
        <w:t xml:space="preserve"> </w:t>
      </w:r>
      <w:del w:id="6256" w:author="Claude" w:date="2026-10-12T09:00:00Z">
        <w:r>
          <w:rPr>
            <w:rFonts w:ascii="Times New Roman" w:hAnsi="Times New Roman"/>
            <w:sz w:val="26"/>
            <w:szCs w:val="26"/>
          </w:rPr>
          <w:delText xml:space="preserve">Nếu bất kỳ thứ gì được cung cấp hoặc công việc được thực hiện bởi </w:delText>
        </w:r>
      </w:del>
      <w:r>
        <w:rPr>
          <w:rFonts w:ascii="Times New Roman" w:hAnsi="Times New Roman"/>
          <w:sz w:val="26"/>
          <w:szCs w:val="26"/>
        </w:rPr>
        <w:t xml:space="preserve">Bên </w:t>
      </w:r>
      <w:del w:id="6257" w:author="Claude" w:date="2026-10-12T09:00:00Z">
        <w:r>
          <w:rPr>
            <w:rFonts w:ascii="Times New Roman" w:hAnsi="Times New Roman"/>
            <w:sz w:val="26"/>
            <w:szCs w:val="26"/>
          </w:rPr>
          <w:delText xml:space="preserve">B không đúng với Hợp đồng, chi phí</w:delText>
        </w:r>
      </w:del>
      <w:ins w:id="6258" w:author="Claude" w:date="2026-10-12T09:00:00Z">
        <w:r>
          <w:rPr>
            <w:rFonts w:ascii="Times New Roman" w:hAnsi="Times New Roman"/>
            <w:sz w:val="26"/>
            <w:szCs w:val="26"/>
          </w:rPr>
          <w:t xml:space="preserve">A có quyền từ chối</w:t>
        </w:r>
      </w:ins>
      <w:r>
        <w:rPr>
          <w:rFonts w:ascii="Times New Roman" w:hAnsi="Times New Roman"/>
          <w:sz w:val="26"/>
          <w:szCs w:val="26"/>
        </w:rPr>
        <w:t xml:space="preserve"> thanh toán </w:t>
      </w:r>
      <w:del w:id="6259" w:author="Claude" w:date="2026-10-12T09:00:00Z">
        <w:r>
          <w:rPr>
            <w:rFonts w:ascii="Times New Roman" w:hAnsi="Times New Roman"/>
            <w:sz w:val="26"/>
            <w:szCs w:val="26"/>
          </w:rPr>
          <w:delText xml:space="preserve">cho hạng mục</w:delText>
        </w:r>
      </w:del>
      <w:ins w:id="6260" w:author="Claude" w:date="2026-10-12T09:00:00Z">
        <w:r>
          <w:rPr>
            <w:rFonts w:ascii="Times New Roman" w:hAnsi="Times New Roman"/>
            <w:sz w:val="26"/>
            <w:szCs w:val="26"/>
          </w:rPr>
          <w:t xml:space="preserve">giá trị</w:t>
        </w:r>
      </w:ins>
      <w:r>
        <w:rPr>
          <w:rFonts w:ascii="Times New Roman" w:hAnsi="Times New Roman"/>
          <w:sz w:val="26"/>
          <w:szCs w:val="26"/>
        </w:rPr>
        <w:t xml:space="preserve"> công việc</w:t>
      </w:r>
      <w:del w:id="6261" w:author="Claude" w:date="2026-10-12T09:00:00Z">
        <w:r>
          <w:rPr>
            <w:rFonts w:ascii="Times New Roman" w:hAnsi="Times New Roman"/>
            <w:sz w:val="26"/>
            <w:szCs w:val="26"/>
          </w:rPr>
          <w:delText xml:space="preserve"> phải sửa chữa hay thay thế có thể bị từ chối</w:delText>
        </w:r>
      </w:del>
      <w:ins w:id="6262" w:author="Claude" w:date="2026-10-12T09:00:00Z">
        <w:r>
          <w:rPr>
            <w:rFonts w:ascii="Times New Roman" w:hAnsi="Times New Roman"/>
            <w:sz w:val="26"/>
            <w:szCs w:val="26"/>
          </w:rPr>
          <w:t xml:space="preserve">, vật tư không phù hợp Hợp đồng</w:t>
        </w:r>
      </w:ins>
      <w:r>
        <w:rPr>
          <w:rFonts w:ascii="Times New Roman" w:hAnsi="Times New Roman"/>
          <w:sz w:val="26"/>
          <w:szCs w:val="26"/>
        </w:rPr>
        <w:t xml:space="preserve"> cho đến khi </w:t>
      </w:r>
      <w:del w:id="6263" w:author="Claude" w:date="2026-10-12T09:00:00Z">
        <w:r>
          <w:rPr>
            <w:rFonts w:ascii="Times New Roman" w:hAnsi="Times New Roman"/>
            <w:sz w:val="26"/>
            <w:szCs w:val="26"/>
          </w:rPr>
          <w:delText xml:space="preserve">việc</w:delText>
        </w:r>
      </w:del>
      <w:ins w:id="6264" w:author="Claude" w:date="2026-10-12T09:00:00Z">
        <w:r>
          <w:rPr>
            <w:rFonts w:ascii="Times New Roman" w:hAnsi="Times New Roman"/>
            <w:sz w:val="26"/>
            <w:szCs w:val="26"/>
          </w:rPr>
          <w:t xml:space="preserve">Bên B hoàn thành</w:t>
        </w:r>
      </w:ins>
      <w:r>
        <w:rPr>
          <w:rFonts w:ascii="Times New Roman" w:hAnsi="Times New Roman"/>
          <w:sz w:val="26"/>
          <w:szCs w:val="26"/>
        </w:rPr>
        <w:t xml:space="preserve"> sửa chữa</w:t>
      </w:r>
      <w:del w:id="6265" w:author="Claude" w:date="2026-10-12T09:00:00Z">
        <w:r>
          <w:rPr>
            <w:rFonts w:ascii="Times New Roman" w:hAnsi="Times New Roman"/>
            <w:sz w:val="26"/>
            <w:szCs w:val="26"/>
          </w:rPr>
          <w:delText xml:space="preserve"> hoặc</w:delText>
        </w:r>
      </w:del>
      <w:ins w:id="6266" w:author="Claude" w:date="2026-10-12T09:00:00Z">
        <w:r>
          <w:rPr>
            <w:rFonts w:ascii="Times New Roman" w:hAnsi="Times New Roman"/>
            <w:sz w:val="26"/>
            <w:szCs w:val="26"/>
          </w:rPr>
          <w:t xml:space="preserve">,</w:t>
        </w:r>
      </w:ins>
      <w:r>
        <w:rPr>
          <w:rFonts w:ascii="Times New Roman" w:hAnsi="Times New Roman"/>
          <w:sz w:val="26"/>
          <w:szCs w:val="26"/>
        </w:rPr>
        <w:t xml:space="preserve"> thay thế</w:t>
      </w:r>
      <w:del w:id="6267" w:author="Claude" w:date="2026-10-12T09:00:00Z">
        <w:r>
          <w:rPr>
            <w:rFonts w:ascii="Times New Roman" w:hAnsi="Times New Roman"/>
            <w:sz w:val="26"/>
            <w:szCs w:val="26"/>
          </w:rPr>
          <w:delText xml:space="preserve"> đã hoàn tất</w:delText>
        </w:r>
      </w:del>
      <w:r>
        <w:rPr>
          <w:rFonts w:ascii="Times New Roman" w:hAnsi="Times New Roman"/>
          <w:sz w:val="26"/>
          <w:szCs w:val="26"/>
        </w:rPr>
        <w:t xml:space="preserve">.</w:t>
      </w:r>
    </w:p>
    <w:p w14:paraId="719A0F9B" w14:textId="283F2E82" w:rsidR="00096978" w:rsidRPr="00302315" w:rsidRDefault="00096978" w:rsidP="007A44B1">
      <w:pPr>
        <w:spacing w:after="120" w:line="276" w:lineRule="auto"/>
        <w:jc w:val="both"/>
        <w:rPr>
          <w:rFonts w:ascii="Times New Roman" w:hAnsi="Times New Roman"/>
          <w:sz w:val="26"/>
          <w:szCs w:val="26"/>
        </w:rPr>
      </w:pPr>
      <w:r>
        <w:rPr>
          <w:rFonts w:ascii="Times New Roman" w:hAnsi="Times New Roman"/>
          <w:b/>
          <w:bCs/>
          <w:sz w:val="26"/>
          <w:szCs w:val="26"/>
        </w:rPr>
        <w:t xml:space="preserve">10.9.</w:t>
      </w:r>
      <w:r>
        <w:rPr>
          <w:rFonts w:ascii="Times New Roman" w:hAnsi="Times New Roman"/>
          <w:sz w:val="26"/>
          <w:szCs w:val="26"/>
        </w:rPr>
        <w:t xml:space="preserve"> Trường hợp Bên B </w:t>
      </w:r>
      <w:del w:id="6268" w:author="Claude" w:date="2026-10-12T09:00:00Z">
        <w:r>
          <w:rPr>
            <w:rFonts w:ascii="Times New Roman" w:hAnsi="Times New Roman"/>
            <w:sz w:val="26"/>
            <w:szCs w:val="26"/>
          </w:rPr>
          <w:delText xml:space="preserve">không thực hiện</w:delText>
        </w:r>
      </w:del>
      <w:ins w:id="6269" w:author="Claude" w:date="2026-10-12T09:00:00Z">
        <w:r>
          <w:rPr>
            <w:rFonts w:ascii="Times New Roman" w:hAnsi="Times New Roman"/>
            <w:sz w:val="26"/>
            <w:szCs w:val="26"/>
          </w:rPr>
          <w:t xml:space="preserve">vi phạm</w:t>
        </w:r>
      </w:ins>
      <w:r>
        <w:rPr>
          <w:rFonts w:ascii="Times New Roman" w:hAnsi="Times New Roman"/>
          <w:sz w:val="26"/>
          <w:szCs w:val="26"/>
        </w:rPr>
        <w:t xml:space="preserve"> nghĩa vụ theo Hợp đồng và đã được Bên A thông báo bằng văn bản</w:t>
      </w:r>
      <w:del w:id="6270" w:author="Claude" w:date="2026-10-12T09:00:00Z">
        <w:r>
          <w:rPr>
            <w:rFonts w:ascii="Times New Roman" w:hAnsi="Times New Roman"/>
            <w:sz w:val="26"/>
            <w:szCs w:val="26"/>
          </w:rPr>
          <w:delText xml:space="preserve"> nêu rõ nội dung vi phạm, yêu cầu khắc phục, thì</w:delText>
        </w:r>
      </w:del>
      <w:ins w:id="6271" w:author="Claude" w:date="2026-10-12T09:00:00Z">
        <w:r>
          <w:rPr>
            <w:rFonts w:ascii="Times New Roman" w:hAnsi="Times New Roman"/>
            <w:sz w:val="26"/>
            <w:szCs w:val="26"/>
          </w:rPr>
          <w:t xml:space="preserve">,</w:t>
        </w:r>
      </w:ins>
      <w:r>
        <w:rPr>
          <w:rFonts w:ascii="Times New Roman" w:hAnsi="Times New Roman"/>
          <w:sz w:val="26"/>
          <w:szCs w:val="26"/>
        </w:rPr>
        <w:t xml:space="preserve"> Bên A có quyền tạm giữ</w:t>
      </w:r>
      <w:del w:id="6272" w:author="Claude" w:date="2026-10-12T09:00:00Z">
        <w:r>
          <w:rPr>
            <w:rFonts w:ascii="Times New Roman" w:hAnsi="Times New Roman"/>
            <w:sz w:val="26"/>
            <w:szCs w:val="26"/>
          </w:rPr>
          <w:delText xml:space="preserve"> lại một</w:delText>
        </w:r>
      </w:del>
      <w:r>
        <w:rPr>
          <w:rFonts w:ascii="Times New Roman" w:hAnsi="Times New Roman"/>
          <w:sz w:val="26"/>
          <w:szCs w:val="26"/>
        </w:rPr>
        <w:t xml:space="preserve"> khoản tiền tương ứng với mức độ vi phạm và</w:t>
      </w:r>
      <w:del w:id="6273" w:author="Claude" w:date="2026-10-12T09:00:00Z">
        <w:r>
          <w:rPr>
            <w:rFonts w:ascii="Times New Roman" w:hAnsi="Times New Roman"/>
            <w:sz w:val="26"/>
            <w:szCs w:val="26"/>
          </w:rPr>
          <w:delText xml:space="preserve">/hoặc</w:delText>
        </w:r>
      </w:del>
      <w:r>
        <w:rPr>
          <w:rFonts w:ascii="Times New Roman" w:hAnsi="Times New Roman"/>
          <w:sz w:val="26"/>
          <w:szCs w:val="26"/>
        </w:rPr>
        <w:t xml:space="preserve"> chi phí dự kiến để khắc phục. </w:t>
      </w:r>
      <w:del w:id="6274" w:author="Claude" w:date="2026-10-12T09:00:00Z">
        <w:r>
          <w:rPr>
            <w:rFonts w:ascii="Times New Roman" w:hAnsi="Times New Roman"/>
            <w:sz w:val="26"/>
            <w:szCs w:val="26"/>
          </w:rPr>
          <w:delText xml:space="preserve">Số</w:delText>
        </w:r>
      </w:del>
      <w:ins w:id="6275" w:author="Claude" w:date="2026-10-12T09:00:00Z">
        <w:r>
          <w:rPr>
            <w:rFonts w:ascii="Times New Roman" w:hAnsi="Times New Roman"/>
            <w:sz w:val="26"/>
            <w:szCs w:val="26"/>
          </w:rPr>
          <w:t xml:space="preserve">Bên A hoàn trả khoản</w:t>
        </w:r>
      </w:ins>
      <w:r>
        <w:rPr>
          <w:rFonts w:ascii="Times New Roman" w:hAnsi="Times New Roman"/>
          <w:sz w:val="26"/>
          <w:szCs w:val="26"/>
        </w:rPr>
        <w:t xml:space="preserve"> tiền này </w:t>
      </w:r>
      <w:del w:id="6276" w:author="Claude" w:date="2026-10-12T09:00:00Z">
        <w:r>
          <w:rPr>
            <w:rFonts w:ascii="Times New Roman" w:hAnsi="Times New Roman"/>
            <w:sz w:val="26"/>
            <w:szCs w:val="26"/>
          </w:rPr>
          <w:delText xml:space="preserve">sẽ được Bên A thanh toán cho Bên B ở</w:delText>
        </w:r>
      </w:del>
      <w:ins w:id="6277" w:author="Claude" w:date="2026-10-12T09:00:00Z">
        <w:r>
          <w:rPr>
            <w:rFonts w:ascii="Times New Roman" w:hAnsi="Times New Roman"/>
            <w:sz w:val="26"/>
            <w:szCs w:val="26"/>
          </w:rPr>
          <w:t xml:space="preserve">trong</w:t>
        </w:r>
      </w:ins>
      <w:r>
        <w:rPr>
          <w:rFonts w:ascii="Times New Roman" w:hAnsi="Times New Roman"/>
          <w:sz w:val="26"/>
          <w:szCs w:val="26"/>
        </w:rPr>
        <w:t xml:space="preserve"> kỳ thanh toán tiếp theo sau khi Bên B </w:t>
      </w:r>
      <w:del w:id="6278" w:author="Claude" w:date="2026-10-12T09:00:00Z">
        <w:r>
          <w:rPr>
            <w:rFonts w:ascii="Times New Roman" w:hAnsi="Times New Roman"/>
            <w:sz w:val="26"/>
            <w:szCs w:val="26"/>
          </w:rPr>
          <w:delText xml:space="preserve">đã thực hiện đúng</w:delText>
        </w:r>
      </w:del>
      <w:ins w:id="6279" w:author="Claude" w:date="2026-10-12T09:00:00Z">
        <w:r>
          <w:rPr>
            <w:rFonts w:ascii="Times New Roman" w:hAnsi="Times New Roman"/>
            <w:sz w:val="26"/>
            <w:szCs w:val="26"/>
          </w:rPr>
          <w:t xml:space="preserve">hoàn thành</w:t>
        </w:r>
      </w:ins>
      <w:r>
        <w:rPr>
          <w:rFonts w:ascii="Times New Roman" w:hAnsi="Times New Roman"/>
          <w:sz w:val="26"/>
          <w:szCs w:val="26"/>
        </w:rPr>
        <w:t xml:space="preserve"> nghĩa vụ </w:t>
      </w:r>
      <w:del w:id="6280" w:author="Claude" w:date="2026-10-12T09:00:00Z">
        <w:r>
          <w:rPr>
            <w:rFonts w:ascii="Times New Roman" w:hAnsi="Times New Roman"/>
            <w:sz w:val="26"/>
            <w:szCs w:val="26"/>
          </w:rPr>
          <w:delText xml:space="preserve">của mình theo Hợp đồng hoặc sau khi</w:delText>
        </w:r>
      </w:del>
      <w:ins w:id="6281" w:author="Claude" w:date="2026-10-12T09:00:00Z">
        <w:r>
          <w:rPr>
            <w:rFonts w:ascii="Times New Roman" w:hAnsi="Times New Roman"/>
            <w:sz w:val="26"/>
            <w:szCs w:val="26"/>
          </w:rPr>
          <w:t xml:space="preserve">và</w:t>
        </w:r>
      </w:ins>
      <w:r>
        <w:rPr>
          <w:rFonts w:ascii="Times New Roman" w:hAnsi="Times New Roman"/>
          <w:sz w:val="26"/>
          <w:szCs w:val="26"/>
        </w:rPr>
        <w:t xml:space="preserve"> hai </w:t>
      </w:r>
      <w:del w:id="6282" w:author="Claude" w:date="2026-10-12T09:00:00Z">
        <w:r>
          <w:rPr>
            <w:rFonts w:ascii="Times New Roman" w:hAnsi="Times New Roman"/>
            <w:sz w:val="26"/>
            <w:szCs w:val="26"/>
          </w:rPr>
          <w:delText xml:space="preserve">Bên</w:delText>
        </w:r>
      </w:del>
      <w:ins w:id="6283" w:author="Claude" w:date="2026-10-12T09:00:00Z">
        <w:r>
          <w:rPr>
            <w:rFonts w:ascii="Times New Roman" w:hAnsi="Times New Roman"/>
            <w:sz w:val="26"/>
            <w:szCs w:val="26"/>
          </w:rPr>
          <w:t xml:space="preserve">bên</w:t>
        </w:r>
      </w:ins>
      <w:r>
        <w:rPr>
          <w:rFonts w:ascii="Times New Roman" w:hAnsi="Times New Roman"/>
          <w:sz w:val="26"/>
          <w:szCs w:val="26"/>
        </w:rPr>
        <w:t xml:space="preserve"> hoàn tất</w:t>
      </w:r>
      <w:del w:id="6284" w:author="Claude" w:date="2026-10-12T09:00:00Z">
        <w:r>
          <w:rPr>
            <w:rFonts w:ascii="Times New Roman" w:hAnsi="Times New Roman"/>
            <w:sz w:val="26"/>
            <w:szCs w:val="26"/>
          </w:rPr>
          <w:delText xml:space="preserve"> việc</w:delText>
        </w:r>
      </w:del>
      <w:r>
        <w:rPr>
          <w:rFonts w:ascii="Times New Roman" w:hAnsi="Times New Roman"/>
          <w:sz w:val="26"/>
          <w:szCs w:val="26"/>
        </w:rPr>
        <w:t xml:space="preserve"> đối chiếu công nợ</w:t>
      </w:r>
      <w:del w:id="6285" w:author="Claude" w:date="2026-10-12T09:00:00Z">
        <w:r>
          <w:rPr>
            <w:rFonts w:ascii="Times New Roman" w:hAnsi="Times New Roman"/>
            <w:sz w:val="26"/>
            <w:szCs w:val="26"/>
          </w:rPr>
          <w:delText xml:space="preserve"> liên quan</w:delText>
        </w:r>
      </w:del>
      <w:r>
        <w:rPr>
          <w:rFonts w:ascii="Times New Roman" w:hAnsi="Times New Roman"/>
          <w:sz w:val="26"/>
          <w:szCs w:val="26"/>
        </w:rPr>
        <w:t xml:space="preserve">.</w:t>
      </w:r>
    </w:p>
    <w:p w14:paraId="3E55A99D" w14:textId="77777777" w:rsidR="00096978" w:rsidRPr="00302315" w:rsidRDefault="00096978" w:rsidP="007A44B1">
      <w:pPr>
        <w:spacing w:after="120" w:line="276" w:lineRule="auto"/>
        <w:jc w:val="both"/>
        <w:rPr>
          <w:rFonts w:ascii="Times New Roman" w:hAnsi="Times New Roman"/>
          <w:sz w:val="26"/>
          <w:szCs w:val="26"/>
        </w:rPr>
      </w:pPr>
      <w:r>
        <w:rPr>
          <w:rFonts w:ascii="Times New Roman" w:hAnsi="Times New Roman"/>
          <w:b/>
          <w:bCs/>
          <w:sz w:val="26"/>
          <w:szCs w:val="26"/>
        </w:rPr>
        <w:t xml:space="preserve">10.10.</w:t>
      </w:r>
      <w:del w:id="6286" w:author="Claude" w:date="2026-10-12T09:00:00Z">
        <w:r>
          <w:rPr>
            <w:rFonts w:ascii="Times New Roman" w:hAnsi="Times New Roman"/>
            <w:sz w:val="26"/>
            <w:szCs w:val="26"/>
          </w:rPr>
          <w:delText xml:space="preserve"> Trường hợp tại thời điểm thanh toán mà Bên B còn nợ Bên A bất kỳ khoản tiền nào thì</w:delText>
        </w:r>
      </w:del>
      <w:r>
        <w:rPr>
          <w:rFonts w:ascii="Times New Roman" w:hAnsi="Times New Roman"/>
          <w:sz w:val="26"/>
          <w:szCs w:val="26"/>
        </w:rPr>
        <w:t xml:space="preserve"> Bên A có quyền bù trừ </w:t>
      </w:r>
      <w:del w:id="6287" w:author="Claude" w:date="2026-10-12T09:00:00Z">
        <w:r>
          <w:rPr>
            <w:rFonts w:ascii="Times New Roman" w:hAnsi="Times New Roman"/>
            <w:sz w:val="26"/>
            <w:szCs w:val="26"/>
          </w:rPr>
          <w:delText xml:space="preserve">các</w:delText>
        </w:r>
      </w:del>
      <w:ins w:id="6288" w:author="Claude" w:date="2026-10-12T09:00:00Z">
        <w:r>
          <w:rPr>
            <w:rFonts w:ascii="Times New Roman" w:hAnsi="Times New Roman"/>
            <w:sz w:val="26"/>
            <w:szCs w:val="26"/>
          </w:rPr>
          <w:t xml:space="preserve">mọi</w:t>
        </w:r>
      </w:ins>
      <w:r>
        <w:rPr>
          <w:rFonts w:ascii="Times New Roman" w:hAnsi="Times New Roman"/>
          <w:sz w:val="26"/>
          <w:szCs w:val="26"/>
        </w:rPr>
        <w:t xml:space="preserve"> khoản </w:t>
      </w:r>
      <w:del w:id="6289" w:author="Claude" w:date="2026-10-12T09:00:00Z">
        <w:r>
          <w:rPr>
            <w:rFonts w:ascii="Times New Roman" w:hAnsi="Times New Roman"/>
            <w:sz w:val="26"/>
            <w:szCs w:val="26"/>
          </w:rPr>
          <w:delText xml:space="preserve">nợ này từ</w:delText>
        </w:r>
      </w:del>
      <w:ins w:id="6290" w:author="Claude" w:date="2026-10-12T09:00:00Z">
        <w:r>
          <w:rPr>
            <w:rFonts w:ascii="Times New Roman" w:hAnsi="Times New Roman"/>
            <w:sz w:val="26"/>
            <w:szCs w:val="26"/>
          </w:rPr>
          <w:t xml:space="preserve">Bên B phải trả cho Bên A vào</w:t>
        </w:r>
      </w:ins>
      <w:r>
        <w:rPr>
          <w:rFonts w:ascii="Times New Roman" w:hAnsi="Times New Roman"/>
          <w:sz w:val="26"/>
          <w:szCs w:val="26"/>
        </w:rPr>
        <w:t xml:space="preserve"> các khoản thanh toán đến hạn </w:t>
      </w:r>
      <w:del w:id="6291" w:author="Claude" w:date="2026-10-12T09:00:00Z">
        <w:r>
          <w:rPr>
            <w:rFonts w:ascii="Times New Roman" w:hAnsi="Times New Roman"/>
            <w:sz w:val="26"/>
            <w:szCs w:val="26"/>
          </w:rPr>
          <w:delText xml:space="preserve">của</w:delText>
        </w:r>
      </w:del>
      <w:ins w:id="6292" w:author="Claude" w:date="2026-10-12T09:00:00Z">
        <w:r>
          <w:rPr>
            <w:rFonts w:ascii="Times New Roman" w:hAnsi="Times New Roman"/>
            <w:sz w:val="26"/>
            <w:szCs w:val="26"/>
          </w:rPr>
          <w:t xml:space="preserve">cho</w:t>
        </w:r>
      </w:ins>
      <w:r>
        <w:rPr>
          <w:rFonts w:ascii="Times New Roman" w:hAnsi="Times New Roman"/>
          <w:sz w:val="26"/>
          <w:szCs w:val="26"/>
        </w:rPr>
        <w:t xml:space="preserve"> Bên B theo Hợp đồng.</w:t>
      </w:r>
    </w:p>
    <w:p w14:paraId="7758D30F" w14:textId="77777777" w:rsidR="00096978" w:rsidRPr="00302315" w:rsidRDefault="00096978" w:rsidP="007A44B1">
      <w:pPr>
        <w:pStyle w:val="Heading2"/>
        <w:spacing w:after="120" w:line="276" w:lineRule="auto"/>
        <w:jc w:val="left"/>
        <w:rPr>
          <w:rFonts w:ascii="Times New Roman" w:hAnsi="Times New Roman"/>
          <w:sz w:val="26"/>
          <w:szCs w:val="26"/>
        </w:rPr>
      </w:pPr>
      <w:r>
        <w:rPr>
          <w:rFonts w:ascii="Times New Roman" w:hAnsi="Times New Roman"/>
          <w:sz w:val="26"/>
          <w:szCs w:val="26"/>
        </w:rPr>
        <w:lastRenderedPageBreak/>
        <w:t xml:space="preserve">Điều 11. QUYỀN VÀ NGHĨA VỤ CHUNG CỦA BÊN A </w:t>
      </w:r>
    </w:p>
    <w:p w14:paraId="25A5DD4A" w14:textId="77777777" w:rsidR="00096978" w:rsidRPr="00302315" w:rsidRDefault="00096978" w:rsidP="007A44B1">
      <w:pPr>
        <w:widowControl w:val="0"/>
        <w:spacing w:after="120" w:line="276" w:lineRule="auto"/>
        <w:jc w:val="both"/>
        <w:rPr>
          <w:rFonts w:ascii="Times New Roman" w:hAnsi="Times New Roman"/>
          <w:b/>
          <w:bCs/>
          <w:sz w:val="26"/>
          <w:szCs w:val="26"/>
          <w:lang w:val="vi-VN"/>
        </w:rPr>
      </w:pPr>
      <w:r>
        <w:rPr>
          <w:rFonts w:ascii="Times New Roman" w:hAnsi="Times New Roman"/>
          <w:b/>
          <w:bCs/>
          <w:sz w:val="26"/>
          <w:szCs w:val="26"/>
          <w:lang w:val="vi-VN"/>
        </w:rPr>
        <w:t>1</w:t>
      </w:r>
      <w:r>
        <w:rPr>
          <w:rFonts w:ascii="Times New Roman" w:hAnsi="Times New Roman"/>
          <w:b/>
          <w:bCs/>
          <w:sz w:val="26"/>
          <w:szCs w:val="26"/>
        </w:rPr>
        <w:t>1</w:t>
      </w:r>
      <w:r>
        <w:rPr>
          <w:rFonts w:ascii="Times New Roman" w:hAnsi="Times New Roman"/>
          <w:b/>
          <w:bCs/>
          <w:sz w:val="26"/>
          <w:szCs w:val="26"/>
          <w:lang w:val="vi-VN"/>
        </w:rPr>
        <w:t xml:space="preserve">.1. Quyền </w:t>
      </w:r>
      <w:r>
        <w:rPr>
          <w:rFonts w:ascii="Times New Roman" w:hAnsi="Times New Roman"/>
          <w:b/>
          <w:bCs/>
          <w:sz w:val="26"/>
          <w:szCs w:val="26"/>
        </w:rPr>
        <w:t xml:space="preserve">chung </w:t>
      </w:r>
      <w:r>
        <w:rPr>
          <w:rFonts w:ascii="Times New Roman" w:hAnsi="Times New Roman"/>
          <w:b/>
          <w:bCs/>
          <w:sz w:val="26"/>
          <w:szCs w:val="26"/>
          <w:lang w:val="vi-VN"/>
        </w:rPr>
        <w:t>của Bên A:</w:t>
      </w:r>
    </w:p>
    <w:p w14:paraId="672716A7" w14:textId="77777777" w:rsidR="00096978" w:rsidRPr="00302315" w:rsidRDefault="00096978" w:rsidP="007A44B1">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del w:id="6293" w:author="Claude" w:date="2026-10-12T09:00:00Z">
        <w:r>
          <w:rPr>
            <w:rFonts w:ascii="Times New Roman" w:hAnsi="Times New Roman"/>
            <w:sz w:val="26"/>
            <w:szCs w:val="26"/>
            <w:lang w:val="vi-VN"/>
          </w:rPr>
          <w:delText xml:space="preserve">Tổ chức thi công</w:delText>
        </w:r>
      </w:del>
      <w:ins w:id="6294" w:author="Claude" w:date="2026-10-12T09:00:00Z">
        <w:r>
          <w:rPr>
            <w:rFonts w:ascii="Times New Roman" w:hAnsi="Times New Roman"/>
            <w:sz w:val="26"/>
            <w:szCs w:val="26"/>
            <w:lang w:val="vi-VN"/>
          </w:rPr>
          <w:t xml:space="preserve">Kiểm tra</w:t>
        </w:r>
      </w:ins>
      <w:r>
        <w:rPr>
          <w:rFonts w:ascii="Times New Roman" w:hAnsi="Times New Roman"/>
          <w:sz w:val="26"/>
          <w:szCs w:val="26"/>
          <w:lang w:val="vi-VN"/>
        </w:rPr>
        <w:t xml:space="preserve">, giám sát</w:t>
      </w:r>
      <w:del w:id="6295" w:author="Claude" w:date="2026-10-12T09:00:00Z">
        <w:r>
          <w:rPr>
            <w:rFonts w:ascii="Times New Roman" w:hAnsi="Times New Roman"/>
            <w:sz w:val="26"/>
            <w:szCs w:val="26"/>
            <w:lang w:val="vi-VN"/>
          </w:rPr>
          <w:delText xml:space="preserve">,</w:delText>
        </w:r>
      </w:del>
      <w:ins w:id="6296" w:author="Claude" w:date="2026-10-12T09:00:00Z">
        <w:r>
          <w:rPr>
            <w:rFonts w:ascii="Times New Roman" w:hAnsi="Times New Roman"/>
            <w:sz w:val="26"/>
            <w:szCs w:val="26"/>
            <w:lang w:val="vi-VN"/>
          </w:rPr>
          <w:t xml:space="preserve"> và</w:t>
        </w:r>
      </w:ins>
      <w:r>
        <w:rPr>
          <w:rFonts w:ascii="Times New Roman" w:hAnsi="Times New Roman"/>
          <w:sz w:val="26"/>
          <w:szCs w:val="26"/>
          <w:lang w:val="vi-VN"/>
        </w:rPr>
        <w:t xml:space="preserve"> yêu cầu Bên B thực hiện đúng Hợp đồng</w:t>
      </w:r>
      <w:del w:id="6297" w:author="Claude" w:date="2026-10-12T09:00:00Z">
        <w:r>
          <w:rPr>
            <w:rFonts w:ascii="Times New Roman" w:hAnsi="Times New Roman"/>
            <w:sz w:val="26"/>
            <w:szCs w:val="26"/>
            <w:lang w:val="vi-VN"/>
          </w:rPr>
          <w:delText xml:space="preserve"> đã ký kết</w:delText>
        </w:r>
      </w:del>
      <w:r>
        <w:rPr>
          <w:rFonts w:ascii="Times New Roman" w:hAnsi="Times New Roman"/>
          <w:sz w:val="26"/>
          <w:szCs w:val="26"/>
          <w:lang w:val="vi-VN"/>
        </w:rPr>
        <w:t xml:space="preserve">; kiểm tra chất lượng, tiến độ, biện pháp</w:t>
      </w:r>
      <w:del w:id="6298" w:author="Claude" w:date="2026-10-12T09:00:00Z">
        <w:r>
          <w:rPr>
            <w:rFonts w:ascii="Times New Roman" w:hAnsi="Times New Roman"/>
            <w:sz w:val="26"/>
            <w:szCs w:val="26"/>
            <w:lang w:val="vi-VN"/>
          </w:rPr>
          <w:delText xml:space="preserve"> đảm bảo</w:delText>
        </w:r>
      </w:del>
      <w:r>
        <w:rPr>
          <w:rFonts w:ascii="Times New Roman" w:hAnsi="Times New Roman"/>
          <w:sz w:val="26"/>
          <w:szCs w:val="26"/>
          <w:lang w:val="vi-VN"/>
        </w:rPr>
        <w:t xml:space="preserve"> an toàn lao động, bảo vệ môi trường, phòng chống cháy nổ của Bên B; được </w:t>
      </w:r>
      <w:del w:id="6299" w:author="Claude" w:date="2026-10-12T09:00:00Z">
        <w:r>
          <w:rPr>
            <w:rFonts w:ascii="Times New Roman" w:hAnsi="Times New Roman"/>
            <w:sz w:val="26"/>
            <w:szCs w:val="26"/>
            <w:lang w:val="vi-VN"/>
          </w:rPr>
          <w:delText xml:space="preserve">quyền </w:delText>
        </w:r>
      </w:del>
      <w:r>
        <w:rPr>
          <w:rFonts w:ascii="Times New Roman" w:hAnsi="Times New Roman"/>
          <w:sz w:val="26"/>
          <w:szCs w:val="26"/>
          <w:lang w:val="vi-VN"/>
        </w:rPr>
        <w:t xml:space="preserve">vào </w:t>
      </w:r>
      <w:del w:id="6300" w:author="Claude" w:date="2026-10-12T09:00:00Z">
        <w:r>
          <w:rPr>
            <w:rFonts w:ascii="Times New Roman" w:hAnsi="Times New Roman"/>
            <w:sz w:val="26"/>
            <w:szCs w:val="26"/>
            <w:lang w:val="vi-VN"/>
          </w:rPr>
          <w:delText xml:space="preserve">các nơi</w:delText>
        </w:r>
      </w:del>
      <w:ins w:id="6301" w:author="Claude" w:date="2026-10-12T09:00:00Z">
        <w:r>
          <w:rPr>
            <w:rFonts w:ascii="Times New Roman" w:hAnsi="Times New Roman"/>
            <w:sz w:val="26"/>
            <w:szCs w:val="26"/>
            <w:lang w:val="vi-VN"/>
          </w:rPr>
          <w:t xml:space="preserve">mọi khu vực</w:t>
        </w:r>
      </w:ins>
      <w:r>
        <w:rPr>
          <w:rFonts w:ascii="Times New Roman" w:hAnsi="Times New Roman"/>
          <w:sz w:val="26"/>
          <w:szCs w:val="26"/>
          <w:lang w:val="vi-VN"/>
        </w:rPr>
        <w:t xml:space="preserve"> trên Công trường và </w:t>
      </w:r>
      <w:del w:id="6302" w:author="Claude" w:date="2026-10-12T09:00:00Z">
        <w:r>
          <w:rPr>
            <w:rFonts w:ascii="Times New Roman" w:hAnsi="Times New Roman"/>
            <w:sz w:val="26"/>
            <w:szCs w:val="26"/>
            <w:lang w:val="vi-VN"/>
          </w:rPr>
          <w:delText xml:space="preserve">các nơi khai thác nguyên vật liệu tự nhiên,</w:delText>
        </w:r>
      </w:del>
      <w:ins w:id="6303" w:author="Claude" w:date="2026-10-12T09:00:00Z">
        <w:r>
          <w:rPr>
            <w:rFonts w:ascii="Times New Roman" w:hAnsi="Times New Roman"/>
            <w:sz w:val="26"/>
            <w:szCs w:val="26"/>
            <w:lang w:val="vi-VN"/>
          </w:rPr>
          <w:t xml:space="preserve">nơi</w:t>
        </w:r>
      </w:ins>
      <w:r>
        <w:rPr>
          <w:rFonts w:ascii="Times New Roman" w:hAnsi="Times New Roman"/>
          <w:sz w:val="26"/>
          <w:szCs w:val="26"/>
          <w:lang w:val="vi-VN"/>
        </w:rPr>
        <w:t xml:space="preserve"> sản xuất</w:t>
      </w:r>
      <w:ins w:id="6304" w:author="Claude" w:date="2026-10-12T09:00:00Z">
        <w:r>
          <w:rPr>
            <w:rFonts w:ascii="Times New Roman" w:hAnsi="Times New Roman"/>
            <w:sz w:val="26"/>
            <w:szCs w:val="26"/>
            <w:lang w:val="vi-VN"/>
          </w:rPr>
          <w:t xml:space="preserve">, gia công</w:t>
        </w:r>
      </w:ins>
      <w:r>
        <w:rPr>
          <w:rFonts w:ascii="Times New Roman" w:hAnsi="Times New Roman"/>
          <w:sz w:val="26"/>
          <w:szCs w:val="26"/>
          <w:lang w:val="vi-VN"/>
        </w:rPr>
        <w:t xml:space="preserve"> vật liệu, cấu kiện của Bên B để kiểm tra. </w:t>
      </w:r>
      <w:del w:id="6305" w:author="Claude" w:date="2026-10-12T09:00:00Z">
        <w:r>
          <w:rPr>
            <w:rFonts w:ascii="Times New Roman" w:hAnsi="Times New Roman"/>
            <w:sz w:val="26"/>
            <w:szCs w:val="26"/>
            <w:lang w:val="vi-VN"/>
          </w:rPr>
          <w:delText xml:space="preserve">Những hoạt động này</w:delText>
        </w:r>
      </w:del>
      <w:ins w:id="6306" w:author="Claude" w:date="2026-10-12T09:00:00Z">
        <w:r>
          <w:rPr>
            <w:rFonts w:ascii="Times New Roman" w:hAnsi="Times New Roman"/>
            <w:sz w:val="26"/>
            <w:szCs w:val="26"/>
            <w:lang w:val="vi-VN"/>
          </w:rPr>
          <w:t xml:space="preserve">Việc kiểm tra</w:t>
        </w:r>
      </w:ins>
      <w:r>
        <w:rPr>
          <w:rFonts w:ascii="Times New Roman" w:hAnsi="Times New Roman"/>
          <w:sz w:val="26"/>
          <w:szCs w:val="26"/>
          <w:lang w:val="vi-VN"/>
        </w:rPr>
        <w:t xml:space="preserve"> của Bên</w:t>
      </w:r>
      <w:del w:id="6307" w:author="Claude" w:date="2026-10-12T09:00:00Z">
        <w:r>
          <w:rPr>
            <w:rFonts w:ascii="Times New Roman" w:hAnsi="Times New Roman"/>
            <w:sz w:val="26"/>
            <w:szCs w:val="26"/>
            <w:lang w:val="vi-VN"/>
          </w:rPr>
          <w:delText xml:space="preserve"> </w:delText>
        </w:r>
      </w:del>
      <w:ins w:id="6308" w:author="Claude" w:date="2026-10-12T09:00:00Z">
        <w:r>
          <w:rPr>
            <w:rFonts w:ascii="Times New Roman" w:hAnsi="Times New Roman"/>
            <w:sz w:val="26"/>
            <w:szCs w:val="26"/>
            <w:lang w:val="vi-VN"/>
          </w:rPr>
          <w:t xml:space="preserve"> </w:t>
        </w:r>
      </w:ins>
      <w:r>
        <w:rPr>
          <w:rFonts w:ascii="Times New Roman" w:hAnsi="Times New Roman"/>
          <w:sz w:val="26"/>
          <w:szCs w:val="26"/>
          <w:lang w:val="vi-VN"/>
        </w:rPr>
        <w:t xml:space="preserve">A không làm giảm </w:t>
      </w:r>
      <w:del w:id="6309" w:author="Claude" w:date="2026-10-12T09:00:00Z">
        <w:r>
          <w:rPr>
            <w:rFonts w:ascii="Times New Roman" w:hAnsi="Times New Roman"/>
            <w:sz w:val="26"/>
            <w:szCs w:val="26"/>
            <w:lang w:val="vi-VN"/>
          </w:rPr>
          <w:delText xml:space="preserve">đi bất cứ nghĩa vụ nào</w:delText>
        </w:r>
      </w:del>
      <w:ins w:id="6310" w:author="Claude" w:date="2026-10-12T09:00:00Z">
        <w:r>
          <w:rPr>
            <w:rFonts w:ascii="Times New Roman" w:hAnsi="Times New Roman"/>
            <w:sz w:val="26"/>
            <w:szCs w:val="26"/>
            <w:lang w:val="vi-VN"/>
          </w:rPr>
          <w:t xml:space="preserve">trách nhiệm</w:t>
        </w:r>
      </w:ins>
      <w:r>
        <w:rPr>
          <w:rFonts w:ascii="Times New Roman" w:hAnsi="Times New Roman"/>
          <w:sz w:val="26"/>
          <w:szCs w:val="26"/>
          <w:lang w:val="vi-VN"/>
        </w:rPr>
        <w:t xml:space="preserve"> của Bên B.</w:t>
      </w:r>
    </w:p>
    <w:p w14:paraId="619CFC67" w14:textId="1AE7E89A" w:rsidR="00096978" w:rsidRPr="00302315" w:rsidRDefault="00096978" w:rsidP="007A44B1">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del w:id="6311" w:author="Claude" w:date="2026-10-12T09:00:00Z">
        <w:r>
          <w:rPr>
            <w:rFonts w:ascii="Times New Roman" w:hAnsi="Times New Roman"/>
            <w:sz w:val="26"/>
            <w:szCs w:val="26"/>
            <w:lang w:val="vi-VN"/>
          </w:rPr>
          <w:delText xml:space="preserve">Có quyền điều</w:delText>
        </w:r>
      </w:del>
      <w:ins w:id="6312" w:author="Claude" w:date="2026-10-12T09:00:00Z">
        <w:r>
          <w:rPr>
            <w:rFonts w:ascii="Times New Roman" w:hAnsi="Times New Roman"/>
            <w:sz w:val="26"/>
            <w:szCs w:val="26"/>
            <w:lang w:val="vi-VN"/>
          </w:rPr>
          <w:t xml:space="preserve">Điều</w:t>
        </w:r>
      </w:ins>
      <w:r>
        <w:rPr>
          <w:rFonts w:ascii="Times New Roman" w:hAnsi="Times New Roman"/>
          <w:sz w:val="26"/>
          <w:szCs w:val="26"/>
          <w:lang w:val="vi-VN"/>
        </w:rPr>
        <w:t xml:space="preserve"> chỉnh tiến độ thi công</w:t>
      </w:r>
      <w:del w:id="6313" w:author="Claude" w:date="2026-10-12T09:00:00Z">
        <w:r>
          <w:rPr>
            <w:rFonts w:ascii="Times New Roman" w:hAnsi="Times New Roman"/>
            <w:sz w:val="26"/>
            <w:szCs w:val="26"/>
            <w:lang w:val="vi-VN"/>
          </w:rPr>
          <w:delText xml:space="preserve"> Hạng mục công trình</w:delText>
        </w:r>
      </w:del>
      <w:r>
        <w:rPr>
          <w:rFonts w:ascii="Times New Roman" w:hAnsi="Times New Roman"/>
          <w:sz w:val="26"/>
          <w:szCs w:val="26"/>
          <w:lang w:val="vi-VN"/>
        </w:rPr>
        <w:t xml:space="preserve"> theo yêu cầu của Chủ đầu tư</w:t>
      </w:r>
      <w:del w:id="6314" w:author="Claude" w:date="2026-10-12T09:00:00Z">
        <w:r>
          <w:rPr>
            <w:rFonts w:ascii="Times New Roman" w:hAnsi="Times New Roman"/>
            <w:sz w:val="26"/>
            <w:szCs w:val="26"/>
            <w:lang w:val="vi-VN"/>
          </w:rPr>
          <w:delText xml:space="preserve">,</w:delText>
        </w:r>
      </w:del>
      <w:ins w:id="6315" w:author="Claude" w:date="2026-10-12T09:00:00Z">
        <w:r>
          <w:rPr>
            <w:rFonts w:ascii="Times New Roman" w:hAnsi="Times New Roman"/>
            <w:sz w:val="26"/>
            <w:szCs w:val="26"/>
            <w:lang w:val="vi-VN"/>
          </w:rPr>
          <w:t xml:space="preserve">;</w:t>
        </w:r>
      </w:ins>
      <w:r>
        <w:rPr>
          <w:rFonts w:ascii="Times New Roman" w:hAnsi="Times New Roman"/>
          <w:sz w:val="26"/>
          <w:szCs w:val="26"/>
          <w:lang w:val="vi-VN"/>
        </w:rPr>
        <w:t xml:space="preserve"> điều chỉnh phạm vi công việc theo yêu cầu của Chủ đầu tư hoặc khi Bên B không đáp ứng yêu cầu của Hợp đồng</w:t>
      </w:r>
      <w:del w:id="6316" w:author="Claude" w:date="2026-10-12T09:00:00Z">
        <w:r>
          <w:rPr>
            <w:rFonts w:ascii="Times New Roman" w:hAnsi="Times New Roman"/>
            <w:sz w:val="26"/>
            <w:szCs w:val="26"/>
            <w:lang w:val="vi-VN"/>
          </w:rPr>
          <w:delText xml:space="preserve">;</w:delText>
        </w:r>
      </w:del>
      <w:ins w:id="6317" w:author="Claude" w:date="2026-10-12T09:00:00Z">
        <w:r>
          <w:rPr>
            <w:rFonts w:ascii="Times New Roman" w:hAnsi="Times New Roman"/>
            <w:sz w:val="26"/>
            <w:szCs w:val="26"/>
            <w:lang w:val="vi-VN"/>
          </w:rPr>
          <w:t xml:space="preserve">.</w:t>
        </w:r>
      </w:ins>
      <w:r>
        <w:rPr>
          <w:rFonts w:ascii="Times New Roman" w:hAnsi="Times New Roman"/>
          <w:sz w:val="26"/>
          <w:szCs w:val="26"/>
          <w:lang w:val="vi-VN"/>
        </w:rPr>
        <w:t xml:space="preserve"> Bên B không được yêu cầu bồi thường đối với phần việc bị điều chỉnh giảm.</w:t>
      </w:r>
    </w:p>
    <w:p w14:paraId="5E8BDF4C" w14:textId="77777777" w:rsidR="00096978" w:rsidRPr="00302315" w:rsidRDefault="00096978" w:rsidP="007A44B1">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 xml:space="preserve">Nhận đủ hồ sơ nghiệm thu, thanh toán, quyết toán</w:t>
      </w:r>
      <w:del w:id="6318" w:author="Claude" w:date="2026-10-12T09:00:00Z">
        <w:r>
          <w:rPr>
            <w:rFonts w:ascii="Times New Roman" w:hAnsi="Times New Roman"/>
            <w:sz w:val="26"/>
            <w:szCs w:val="26"/>
            <w:lang w:val="vi-VN"/>
          </w:rPr>
          <w:delText xml:space="preserve"> và</w:delText>
        </w:r>
      </w:del>
      <w:ins w:id="6319" w:author="Claude" w:date="2026-10-12T09:00:00Z">
        <w:r>
          <w:rPr>
            <w:rFonts w:ascii="Times New Roman" w:hAnsi="Times New Roman"/>
            <w:sz w:val="26"/>
            <w:szCs w:val="26"/>
            <w:lang w:val="vi-VN"/>
          </w:rPr>
          <w:t xml:space="preserve">,</w:t>
        </w:r>
      </w:ins>
      <w:r>
        <w:rPr>
          <w:rFonts w:ascii="Times New Roman" w:hAnsi="Times New Roman"/>
          <w:sz w:val="26"/>
          <w:szCs w:val="26"/>
          <w:lang w:val="vi-VN"/>
        </w:rPr>
        <w:t xml:space="preserve"> thanh lý Hợp đồng và </w:t>
      </w:r>
      <w:del w:id="6320" w:author="Claude" w:date="2026-10-12T09:00:00Z">
        <w:r>
          <w:rPr>
            <w:rFonts w:ascii="Times New Roman" w:hAnsi="Times New Roman"/>
            <w:sz w:val="26"/>
            <w:szCs w:val="26"/>
            <w:lang w:val="vi-VN"/>
          </w:rPr>
          <w:delText xml:space="preserve">các </w:delText>
        </w:r>
      </w:del>
      <w:r>
        <w:rPr>
          <w:rFonts w:ascii="Times New Roman" w:hAnsi="Times New Roman"/>
          <w:sz w:val="26"/>
          <w:szCs w:val="26"/>
          <w:lang w:val="vi-VN"/>
        </w:rPr>
        <w:t xml:space="preserve">tài liệu</w:t>
      </w:r>
      <w:del w:id="6321" w:author="Claude" w:date="2026-10-12T09:00:00Z">
        <w:r>
          <w:rPr>
            <w:rFonts w:ascii="Times New Roman" w:hAnsi="Times New Roman"/>
            <w:sz w:val="26"/>
            <w:szCs w:val="26"/>
            <w:lang w:val="vi-VN"/>
          </w:rPr>
          <w:delText xml:space="preserve"> khác</w:delText>
        </w:r>
      </w:del>
      <w:r>
        <w:rPr>
          <w:rFonts w:ascii="Times New Roman" w:hAnsi="Times New Roman"/>
          <w:sz w:val="26"/>
          <w:szCs w:val="26"/>
          <w:lang w:val="vi-VN"/>
        </w:rPr>
        <w:t xml:space="preserve"> liên quan do Bên B </w:t>
      </w:r>
      <w:del w:id="6322" w:author="Claude" w:date="2026-10-12T09:00:00Z">
        <w:r>
          <w:rPr>
            <w:rFonts w:ascii="Times New Roman" w:hAnsi="Times New Roman"/>
            <w:sz w:val="26"/>
            <w:szCs w:val="26"/>
            <w:lang w:val="vi-VN"/>
          </w:rPr>
          <w:delText xml:space="preserve">giao</w:delText>
        </w:r>
      </w:del>
      <w:ins w:id="6323" w:author="Claude" w:date="2026-10-12T09:00:00Z">
        <w:r>
          <w:rPr>
            <w:rFonts w:ascii="Times New Roman" w:hAnsi="Times New Roman"/>
            <w:sz w:val="26"/>
            <w:szCs w:val="26"/>
            <w:lang w:val="vi-VN"/>
          </w:rPr>
          <w:t xml:space="preserve">lập</w:t>
        </w:r>
      </w:ins>
      <w:r>
        <w:rPr>
          <w:rFonts w:ascii="Times New Roman" w:hAnsi="Times New Roman"/>
          <w:sz w:val="26"/>
          <w:szCs w:val="26"/>
          <w:lang w:val="vi-VN"/>
        </w:rPr>
        <w:t xml:space="preserve"> theo</w:t>
      </w:r>
      <w:del w:id="6324" w:author="Claude" w:date="2026-10-12T09:00:00Z">
        <w:r>
          <w:rPr>
            <w:rFonts w:ascii="Times New Roman" w:hAnsi="Times New Roman"/>
            <w:sz w:val="26"/>
            <w:szCs w:val="26"/>
            <w:lang w:val="vi-VN"/>
          </w:rPr>
          <w:delText xml:space="preserve"> đúng</w:delText>
        </w:r>
      </w:del>
      <w:r>
        <w:rPr>
          <w:rFonts w:ascii="Times New Roman" w:hAnsi="Times New Roman"/>
          <w:sz w:val="26"/>
          <w:szCs w:val="26"/>
          <w:lang w:val="vi-VN"/>
        </w:rPr>
        <w:t xml:space="preserve"> quy định của pháp luật và </w:t>
      </w:r>
      <w:del w:id="6325" w:author="Claude" w:date="2026-10-12T09:00:00Z">
        <w:r>
          <w:rPr>
            <w:rFonts w:ascii="Times New Roman" w:hAnsi="Times New Roman"/>
            <w:sz w:val="26"/>
            <w:szCs w:val="26"/>
            <w:lang w:val="vi-VN"/>
          </w:rPr>
          <w:delText xml:space="preserve">Bên A đối với nội dung công việc trong </w:delText>
        </w:r>
      </w:del>
      <w:r>
        <w:rPr>
          <w:rFonts w:ascii="Times New Roman" w:hAnsi="Times New Roman"/>
          <w:sz w:val="26"/>
          <w:szCs w:val="26"/>
          <w:lang w:val="vi-VN"/>
        </w:rPr>
        <w:t xml:space="preserve">Hợp đồng</w:t>
      </w:r>
      <w:del w:id="6326" w:author="Claude" w:date="2026-10-12T09:00:00Z">
        <w:r>
          <w:rPr>
            <w:rFonts w:ascii="Times New Roman" w:hAnsi="Times New Roman"/>
            <w:sz w:val="26"/>
            <w:szCs w:val="26"/>
            <w:lang w:val="vi-VN"/>
          </w:rPr>
          <w:delText xml:space="preserve"> này</w:delText>
        </w:r>
      </w:del>
      <w:r>
        <w:rPr>
          <w:rFonts w:ascii="Times New Roman" w:hAnsi="Times New Roman"/>
          <w:sz w:val="26"/>
          <w:szCs w:val="26"/>
          <w:lang w:val="vi-VN"/>
        </w:rPr>
        <w:t xml:space="preserve">.</w:t>
      </w:r>
    </w:p>
    <w:p w14:paraId="37024552" w14:textId="77777777" w:rsidR="00096978" w:rsidRPr="00302315" w:rsidRDefault="00096978" w:rsidP="007A44B1">
      <w:pPr>
        <w:widowControl w:val="0"/>
        <w:numPr>
          <w:ilvl w:val="0"/>
          <w:numId w:val="6"/>
        </w:numPr>
        <w:tabs>
          <w:tab w:val="left" w:pos="284"/>
        </w:tabs>
        <w:spacing w:after="120" w:line="276" w:lineRule="auto"/>
        <w:ind w:left="0" w:firstLine="0"/>
        <w:jc w:val="both"/>
        <w:rPr>
          <w:rFonts w:ascii="Times New Roman" w:hAnsi="Times New Roman"/>
          <w:strike/>
          <w:sz w:val="26"/>
          <w:szCs w:val="26"/>
          <w:lang w:val="vi-VN"/>
        </w:rPr>
      </w:pPr>
      <w:del w:id="6327" w:author="Claude" w:date="2026-10-12T09:00:00Z">
        <w:r>
          <w:rPr>
            <w:rFonts w:ascii="Times New Roman" w:hAnsi="Times New Roman"/>
            <w:sz w:val="26"/>
            <w:szCs w:val="26"/>
            <w:lang w:val="vi-VN"/>
          </w:rPr>
          <w:delText xml:space="preserve">Trong quá trình thi công, Bên A có quyền yêu</w:delText>
        </w:r>
      </w:del>
      <w:ins w:id="6328" w:author="Claude" w:date="2026-10-12T09:00:00Z">
        <w:r>
          <w:rPr>
            <w:rFonts w:ascii="Times New Roman" w:hAnsi="Times New Roman"/>
            <w:sz w:val="26"/>
            <w:szCs w:val="26"/>
            <w:lang w:val="vi-VN"/>
          </w:rPr>
          <w:t xml:space="preserve">Yêu</w:t>
        </w:r>
      </w:ins>
      <w:r>
        <w:rPr>
          <w:rFonts w:ascii="Times New Roman" w:hAnsi="Times New Roman"/>
          <w:sz w:val="26"/>
          <w:szCs w:val="26"/>
          <w:lang w:val="vi-VN"/>
        </w:rPr>
        <w:t xml:space="preserve"> cầu bằng văn bản và Bên B phải </w:t>
      </w:r>
      <w:del w:id="6329" w:author="Claude" w:date="2026-10-12T09:00:00Z">
        <w:r>
          <w:rPr>
            <w:rFonts w:ascii="Times New Roman" w:hAnsi="Times New Roman"/>
            <w:sz w:val="26"/>
            <w:szCs w:val="26"/>
            <w:lang w:val="vi-VN"/>
          </w:rPr>
          <w:delText xml:space="preserve">đáp ứng các việc sửa chữa hư hỏng, sai sót như: Đưa ra</w:delText>
        </w:r>
      </w:del>
      <w:ins w:id="6330" w:author="Claude" w:date="2026-10-12T09:00:00Z">
        <w:r>
          <w:rPr>
            <w:rFonts w:ascii="Times New Roman" w:hAnsi="Times New Roman"/>
            <w:sz w:val="26"/>
            <w:szCs w:val="26"/>
            <w:lang w:val="vi-VN"/>
          </w:rPr>
          <w:t xml:space="preserve">thực hiện: di chuyển</w:t>
        </w:r>
      </w:ins>
      <w:r>
        <w:rPr>
          <w:rFonts w:ascii="Times New Roman" w:hAnsi="Times New Roman"/>
          <w:sz w:val="26"/>
          <w:szCs w:val="26"/>
          <w:lang w:val="vi-VN"/>
        </w:rPr>
        <w:t xml:space="preserve"> khỏi </w:t>
      </w:r>
      <w:del w:id="6331" w:author="Claude" w:date="2026-10-12T09:00:00Z">
        <w:r>
          <w:rPr>
            <w:rFonts w:ascii="Times New Roman" w:hAnsi="Times New Roman"/>
            <w:sz w:val="26"/>
            <w:szCs w:val="26"/>
            <w:lang w:val="vi-VN"/>
          </w:rPr>
          <w:delText xml:space="preserve">công</w:delText>
        </w:r>
      </w:del>
      <w:ins w:id="6332" w:author="Claude" w:date="2026-10-12T09:00:00Z">
        <w:r>
          <w:rPr>
            <w:rFonts w:ascii="Times New Roman" w:hAnsi="Times New Roman"/>
            <w:sz w:val="26"/>
            <w:szCs w:val="26"/>
            <w:lang w:val="vi-VN"/>
          </w:rPr>
          <w:t xml:space="preserve">Công</w:t>
        </w:r>
      </w:ins>
      <w:r>
        <w:rPr>
          <w:rFonts w:ascii="Times New Roman" w:hAnsi="Times New Roman"/>
          <w:sz w:val="26"/>
          <w:szCs w:val="26"/>
          <w:lang w:val="vi-VN"/>
        </w:rPr>
        <w:t xml:space="preserve"> trường</w:t>
      </w:r>
      <w:del w:id="6333" w:author="Claude" w:date="2026-10-12T09:00:00Z">
        <w:r>
          <w:rPr>
            <w:rFonts w:ascii="Times New Roman" w:hAnsi="Times New Roman"/>
            <w:sz w:val="26"/>
            <w:szCs w:val="26"/>
            <w:lang w:val="vi-VN"/>
          </w:rPr>
          <w:delText xml:space="preserve"> bất cứ loại</w:delText>
        </w:r>
      </w:del>
      <w:r>
        <w:rPr>
          <w:rFonts w:ascii="Times New Roman" w:hAnsi="Times New Roman"/>
          <w:sz w:val="26"/>
          <w:szCs w:val="26"/>
          <w:lang w:val="vi-VN"/>
        </w:rPr>
        <w:t xml:space="preserve"> vật tư </w:t>
      </w:r>
      <w:del w:id="6334" w:author="Claude" w:date="2026-10-12T09:00:00Z">
        <w:r>
          <w:rPr>
            <w:rFonts w:ascii="Times New Roman" w:hAnsi="Times New Roman"/>
            <w:sz w:val="26"/>
            <w:szCs w:val="26"/>
            <w:lang w:val="vi-VN"/>
          </w:rPr>
          <w:delText xml:space="preserve">nào </w:delText>
        </w:r>
      </w:del>
      <w:r>
        <w:rPr>
          <w:rFonts w:ascii="Times New Roman" w:hAnsi="Times New Roman"/>
          <w:sz w:val="26"/>
          <w:szCs w:val="26"/>
          <w:lang w:val="vi-VN"/>
        </w:rPr>
        <w:t xml:space="preserve">không </w:t>
      </w:r>
      <w:del w:id="6335" w:author="Claude" w:date="2026-10-12T09:00:00Z">
        <w:r>
          <w:rPr>
            <w:rFonts w:ascii="Times New Roman" w:hAnsi="Times New Roman"/>
            <w:sz w:val="26"/>
            <w:szCs w:val="26"/>
            <w:lang w:val="vi-VN"/>
          </w:rPr>
          <w:delText xml:space="preserve">tuân theo các yêu cầu trong</w:delText>
        </w:r>
      </w:del>
      <w:ins w:id="6336" w:author="Claude" w:date="2026-10-12T09:00:00Z">
        <w:r>
          <w:rPr>
            <w:rFonts w:ascii="Times New Roman" w:hAnsi="Times New Roman"/>
            <w:sz w:val="26"/>
            <w:szCs w:val="26"/>
            <w:lang w:val="vi-VN"/>
          </w:rPr>
          <w:t xml:space="preserve">phù hợp</w:t>
        </w:r>
      </w:ins>
      <w:r>
        <w:rPr>
          <w:rFonts w:ascii="Times New Roman" w:hAnsi="Times New Roman"/>
          <w:sz w:val="26"/>
          <w:szCs w:val="26"/>
          <w:lang w:val="vi-VN"/>
        </w:rPr>
        <w:t xml:space="preserve"> Hợp đồng và thay thế bằng </w:t>
      </w:r>
      <w:del w:id="6337" w:author="Claude" w:date="2026-10-12T09:00:00Z">
        <w:r>
          <w:rPr>
            <w:rFonts w:ascii="Times New Roman" w:hAnsi="Times New Roman"/>
            <w:sz w:val="26"/>
            <w:szCs w:val="26"/>
            <w:lang w:val="vi-VN"/>
          </w:rPr>
          <w:delText xml:space="preserve">loại</w:delText>
        </w:r>
      </w:del>
      <w:ins w:id="6338" w:author="Claude" w:date="2026-10-12T09:00:00Z">
        <w:r>
          <w:rPr>
            <w:rFonts w:ascii="Times New Roman" w:hAnsi="Times New Roman"/>
            <w:sz w:val="26"/>
            <w:szCs w:val="26"/>
            <w:lang w:val="vi-VN"/>
          </w:rPr>
          <w:t xml:space="preserve">vật tư</w:t>
        </w:r>
      </w:ins>
      <w:r>
        <w:rPr>
          <w:rFonts w:ascii="Times New Roman" w:hAnsi="Times New Roman"/>
          <w:sz w:val="26"/>
          <w:szCs w:val="26"/>
          <w:lang w:val="vi-VN"/>
        </w:rPr>
        <w:t xml:space="preserve"> phù hợp</w:t>
      </w:r>
      <w:del w:id="6339" w:author="Claude" w:date="2026-10-12T09:00:00Z">
        <w:r>
          <w:rPr>
            <w:rFonts w:ascii="Times New Roman" w:hAnsi="Times New Roman"/>
            <w:sz w:val="26"/>
            <w:szCs w:val="26"/>
            <w:lang w:val="vi-VN"/>
          </w:rPr>
          <w:delText xml:space="preserve">, dỡ bỏ và làm</w:delText>
        </w:r>
      </w:del>
      <w:ins w:id="6340" w:author="Claude" w:date="2026-10-12T09:00:00Z">
        <w:r>
          <w:rPr>
            <w:rFonts w:ascii="Times New Roman" w:hAnsi="Times New Roman"/>
            <w:sz w:val="26"/>
            <w:szCs w:val="26"/>
            <w:lang w:val="vi-VN"/>
          </w:rPr>
          <w:t xml:space="preserve">; phá dỡ, thi công</w:t>
        </w:r>
      </w:ins>
      <w:r>
        <w:rPr>
          <w:rFonts w:ascii="Times New Roman" w:hAnsi="Times New Roman"/>
          <w:sz w:val="26"/>
          <w:szCs w:val="26"/>
          <w:lang w:val="vi-VN"/>
        </w:rPr>
        <w:t xml:space="preserve"> lại</w:t>
      </w:r>
      <w:del w:id="6341" w:author="Claude" w:date="2026-10-12T09:00:00Z">
        <w:r>
          <w:rPr>
            <w:rFonts w:ascii="Times New Roman" w:hAnsi="Times New Roman"/>
            <w:sz w:val="26"/>
            <w:szCs w:val="26"/>
            <w:lang w:val="vi-VN"/>
          </w:rPr>
          <w:delText xml:space="preserve"> cho đúng bất kỳ</w:delText>
        </w:r>
      </w:del>
      <w:r>
        <w:rPr>
          <w:rFonts w:ascii="Times New Roman" w:hAnsi="Times New Roman"/>
          <w:sz w:val="26"/>
          <w:szCs w:val="26"/>
          <w:lang w:val="vi-VN"/>
        </w:rPr>
        <w:t xml:space="preserve"> phần việc </w:t>
      </w:r>
      <w:del w:id="6342" w:author="Claude" w:date="2026-10-12T09:00:00Z">
        <w:r>
          <w:rPr>
            <w:rFonts w:ascii="Times New Roman" w:hAnsi="Times New Roman"/>
            <w:sz w:val="26"/>
            <w:szCs w:val="26"/>
            <w:lang w:val="vi-VN"/>
          </w:rPr>
          <w:delText xml:space="preserve">nào chưa đáp ứng được</w:delText>
        </w:r>
      </w:del>
      <w:ins w:id="6343" w:author="Claude" w:date="2026-10-12T09:00:00Z">
        <w:r>
          <w:rPr>
            <w:rFonts w:ascii="Times New Roman" w:hAnsi="Times New Roman"/>
            <w:sz w:val="26"/>
            <w:szCs w:val="26"/>
            <w:lang w:val="vi-VN"/>
          </w:rPr>
          <w:t xml:space="preserve">không đạt</w:t>
        </w:r>
      </w:ins>
      <w:r>
        <w:rPr>
          <w:rFonts w:ascii="Times New Roman" w:hAnsi="Times New Roman"/>
          <w:sz w:val="26"/>
          <w:szCs w:val="26"/>
          <w:lang w:val="vi-VN"/>
        </w:rPr>
        <w:t xml:space="preserve"> yêu cầu kỹ thuật</w:t>
      </w:r>
      <w:del w:id="6344" w:author="Claude" w:date="2026-10-12T09:00:00Z">
        <w:r>
          <w:rPr>
            <w:rFonts w:ascii="Times New Roman" w:hAnsi="Times New Roman"/>
            <w:sz w:val="26"/>
            <w:szCs w:val="26"/>
            <w:lang w:val="vi-VN"/>
          </w:rPr>
          <w:delText xml:space="preserve"> và</w:delText>
        </w:r>
      </w:del>
      <w:ins w:id="6345" w:author="Claude" w:date="2026-10-12T09:00:00Z">
        <w:r>
          <w:rPr>
            <w:rFonts w:ascii="Times New Roman" w:hAnsi="Times New Roman"/>
            <w:sz w:val="26"/>
            <w:szCs w:val="26"/>
            <w:lang w:val="vi-VN"/>
          </w:rPr>
          <w:t xml:space="preserve">,</w:t>
        </w:r>
      </w:ins>
      <w:r>
        <w:rPr>
          <w:rFonts w:ascii="Times New Roman" w:hAnsi="Times New Roman"/>
          <w:sz w:val="26"/>
          <w:szCs w:val="26"/>
          <w:lang w:val="vi-VN"/>
        </w:rPr>
        <w:t xml:space="preserve"> chất lượng.</w:t>
      </w:r>
    </w:p>
    <w:p w14:paraId="6D2A250A" w14:textId="77777777" w:rsidR="00096978" w:rsidRPr="00302315" w:rsidRDefault="00096978" w:rsidP="007A44B1">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del w:id="6346" w:author="Claude" w:date="2026-10-12T09:00:00Z">
        <w:r>
          <w:rPr>
            <w:rFonts w:ascii="Times New Roman" w:hAnsi="Times New Roman"/>
            <w:sz w:val="26"/>
            <w:szCs w:val="26"/>
            <w:lang w:val="vi-VN"/>
          </w:rPr>
          <w:delText xml:space="preserve">Bên A có quyền đình</w:delText>
        </w:r>
      </w:del>
      <w:ins w:id="6347" w:author="Claude" w:date="2026-10-12T09:00:00Z">
        <w:r>
          <w:rPr>
            <w:rFonts w:ascii="Times New Roman" w:hAnsi="Times New Roman"/>
            <w:sz w:val="26"/>
            <w:szCs w:val="26"/>
            <w:lang w:val="vi-VN"/>
          </w:rPr>
          <w:t xml:space="preserve">Đình</w:t>
        </w:r>
      </w:ins>
      <w:r>
        <w:rPr>
          <w:rFonts w:ascii="Times New Roman" w:hAnsi="Times New Roman"/>
          <w:sz w:val="26"/>
          <w:szCs w:val="26"/>
          <w:lang w:val="vi-VN"/>
        </w:rPr>
        <w:t xml:space="preserve"> chỉ thi công khi</w:t>
      </w:r>
      <w:del w:id="6348" w:author="Claude" w:date="2026-10-12T09:00:00Z">
        <w:r>
          <w:rPr>
            <w:rFonts w:ascii="Times New Roman" w:hAnsi="Times New Roman"/>
            <w:sz w:val="26"/>
            <w:szCs w:val="26"/>
            <w:lang w:val="vi-VN"/>
          </w:rPr>
          <w:delText xml:space="preserve"> phát hiện</w:delText>
        </w:r>
      </w:del>
      <w:r>
        <w:rPr>
          <w:rFonts w:ascii="Times New Roman" w:hAnsi="Times New Roman"/>
          <w:sz w:val="26"/>
          <w:szCs w:val="26"/>
          <w:lang w:val="vi-VN"/>
        </w:rPr>
        <w:t xml:space="preserve"> Bên B không tuân thủ Hồ sơ thiết kế, Chỉ dẫn kỹ thuật</w:t>
      </w:r>
      <w:del w:id="6349" w:author="Claude" w:date="2026-10-12T09:00:00Z">
        <w:r>
          <w:rPr>
            <w:rFonts w:ascii="Times New Roman" w:hAnsi="Times New Roman"/>
            <w:sz w:val="26"/>
            <w:szCs w:val="26"/>
            <w:lang w:val="vi-VN"/>
          </w:rPr>
          <w:delText xml:space="preserve"> và các</w:delText>
        </w:r>
      </w:del>
      <w:ins w:id="6350" w:author="Claude" w:date="2026-10-12T09:00:00Z">
        <w:r>
          <w:rPr>
            <w:rFonts w:ascii="Times New Roman" w:hAnsi="Times New Roman"/>
            <w:sz w:val="26"/>
            <w:szCs w:val="26"/>
            <w:lang w:val="vi-VN"/>
          </w:rPr>
          <w:t xml:space="preserve">,</w:t>
        </w:r>
      </w:ins>
      <w:r>
        <w:rPr>
          <w:rFonts w:ascii="Times New Roman" w:hAnsi="Times New Roman"/>
          <w:sz w:val="26"/>
          <w:szCs w:val="26"/>
          <w:lang w:val="vi-VN"/>
        </w:rPr>
        <w:t xml:space="preserve"> quy chuẩn kỹ thuật, tiêu chuẩn </w:t>
      </w:r>
      <w:del w:id="6351" w:author="Claude" w:date="2026-10-12T09:00:00Z">
        <w:r>
          <w:rPr>
            <w:rFonts w:ascii="Times New Roman" w:hAnsi="Times New Roman"/>
            <w:sz w:val="26"/>
            <w:szCs w:val="26"/>
            <w:lang w:val="vi-VN"/>
          </w:rPr>
          <w:delText xml:space="preserve">có liên quan; không</w:delText>
        </w:r>
      </w:del>
      <w:ins w:id="6352" w:author="Claude" w:date="2026-10-12T09:00:00Z">
        <w:r>
          <w:rPr>
            <w:rFonts w:ascii="Times New Roman" w:hAnsi="Times New Roman"/>
            <w:sz w:val="26"/>
            <w:szCs w:val="26"/>
            <w:lang w:val="vi-VN"/>
          </w:rPr>
          <w:t xml:space="preserve">áp dụng; từ chối</w:t>
        </w:r>
      </w:ins>
      <w:r>
        <w:rPr>
          <w:rFonts w:ascii="Times New Roman" w:hAnsi="Times New Roman"/>
          <w:sz w:val="26"/>
          <w:szCs w:val="26"/>
          <w:lang w:val="vi-VN"/>
        </w:rPr>
        <w:t xml:space="preserve"> nghiệm thu</w:t>
      </w:r>
      <w:del w:id="6353" w:author="Claude" w:date="2026-10-12T09:00:00Z">
        <w:r>
          <w:rPr>
            <w:rFonts w:ascii="Times New Roman" w:hAnsi="Times New Roman"/>
            <w:sz w:val="26"/>
            <w:szCs w:val="26"/>
            <w:lang w:val="vi-VN"/>
          </w:rPr>
          <w:delText xml:space="preserve"> các</w:delText>
        </w:r>
      </w:del>
      <w:r>
        <w:rPr>
          <w:rFonts w:ascii="Times New Roman" w:hAnsi="Times New Roman"/>
          <w:sz w:val="26"/>
          <w:szCs w:val="26"/>
          <w:lang w:val="vi-VN"/>
        </w:rPr>
        <w:t xml:space="preserve"> phần việc không đạt </w:t>
      </w:r>
      <w:del w:id="6354" w:author="Claude" w:date="2026-10-12T09:00:00Z">
        <w:r>
          <w:rPr>
            <w:rFonts w:ascii="Times New Roman" w:hAnsi="Times New Roman"/>
            <w:sz w:val="26"/>
            <w:szCs w:val="26"/>
            <w:lang w:val="vi-VN"/>
          </w:rPr>
          <w:delText xml:space="preserve">tiêu chuẩn kỹ thuật,</w:delText>
        </w:r>
      </w:del>
      <w:ins w:id="6355" w:author="Claude" w:date="2026-10-12T09:00:00Z">
        <w:r>
          <w:rPr>
            <w:rFonts w:ascii="Times New Roman" w:hAnsi="Times New Roman"/>
            <w:sz w:val="26"/>
            <w:szCs w:val="26"/>
            <w:lang w:val="vi-VN"/>
          </w:rPr>
          <w:t xml:space="preserve">yêu cầu</w:t>
        </w:r>
      </w:ins>
      <w:r>
        <w:rPr>
          <w:rFonts w:ascii="Times New Roman" w:hAnsi="Times New Roman"/>
          <w:sz w:val="26"/>
          <w:szCs w:val="26"/>
          <w:lang w:val="vi-VN"/>
        </w:rPr>
        <w:t xml:space="preserve"> chất lượng</w:t>
      </w:r>
      <w:del w:id="6356" w:author="Claude" w:date="2026-10-12T09:00:00Z">
        <w:r>
          <w:rPr>
            <w:rFonts w:ascii="Times New Roman" w:hAnsi="Times New Roman"/>
            <w:sz w:val="26"/>
            <w:szCs w:val="26"/>
            <w:lang w:val="vi-VN"/>
          </w:rPr>
          <w:delText xml:space="preserve"> hoặc</w:delText>
        </w:r>
      </w:del>
      <w:ins w:id="6357" w:author="Claude" w:date="2026-10-12T09:00:00Z">
        <w:r>
          <w:rPr>
            <w:rFonts w:ascii="Times New Roman" w:hAnsi="Times New Roman"/>
            <w:sz w:val="26"/>
            <w:szCs w:val="26"/>
            <w:lang w:val="vi-VN"/>
          </w:rPr>
          <w:t xml:space="preserve">,</w:t>
        </w:r>
      </w:ins>
      <w:r>
        <w:rPr>
          <w:rFonts w:ascii="Times New Roman" w:hAnsi="Times New Roman"/>
          <w:sz w:val="26"/>
          <w:szCs w:val="26"/>
          <w:lang w:val="vi-VN"/>
        </w:rPr>
        <w:t xml:space="preserve"> sai quy cách</w:t>
      </w:r>
      <w:del w:id="6358" w:author="Claude" w:date="2026-10-12T09:00:00Z">
        <w:r>
          <w:rPr>
            <w:rFonts w:ascii="Times New Roman" w:hAnsi="Times New Roman"/>
            <w:sz w:val="26"/>
            <w:szCs w:val="26"/>
            <w:lang w:val="vi-VN"/>
          </w:rPr>
          <w:delText xml:space="preserve">,....; có quyền</w:delText>
        </w:r>
      </w:del>
      <w:ins w:id="6359" w:author="Claude" w:date="2026-10-12T09:00:00Z">
        <w:r>
          <w:rPr>
            <w:rFonts w:ascii="Times New Roman" w:hAnsi="Times New Roman"/>
            <w:sz w:val="26"/>
            <w:szCs w:val="26"/>
            <w:lang w:val="vi-VN"/>
          </w:rPr>
          <w:t xml:space="preserve">;</w:t>
        </w:r>
      </w:ins>
      <w:r>
        <w:rPr>
          <w:rFonts w:ascii="Times New Roman" w:hAnsi="Times New Roman"/>
          <w:sz w:val="26"/>
          <w:szCs w:val="26"/>
          <w:lang w:val="vi-VN"/>
        </w:rPr>
        <w:t xml:space="preserve"> yêu cầu Bên B xuất trình nguồn gốc, chứng chỉ </w:t>
      </w:r>
      <w:del w:id="6360" w:author="Claude" w:date="2026-10-12T09:00:00Z">
        <w:r>
          <w:rPr>
            <w:rFonts w:ascii="Times New Roman" w:hAnsi="Times New Roman"/>
            <w:sz w:val="26"/>
            <w:szCs w:val="26"/>
            <w:lang w:val="vi-VN"/>
          </w:rPr>
          <w:delText xml:space="preserve">của Nhà sản xuất các vật tư (đối với các</w:delText>
        </w:r>
      </w:del>
      <w:ins w:id="6361" w:author="Claude" w:date="2026-10-12T09:00:00Z">
        <w:r>
          <w:rPr>
            <w:rFonts w:ascii="Times New Roman" w:hAnsi="Times New Roman"/>
            <w:sz w:val="26"/>
            <w:szCs w:val="26"/>
            <w:lang w:val="vi-VN"/>
          </w:rPr>
          <w:t xml:space="preserve">chất lượng của</w:t>
        </w:r>
      </w:ins>
      <w:r>
        <w:rPr>
          <w:rFonts w:ascii="Times New Roman" w:hAnsi="Times New Roman"/>
          <w:sz w:val="26"/>
          <w:szCs w:val="26"/>
          <w:lang w:val="vi-VN"/>
        </w:rPr>
        <w:t xml:space="preserve"> vật tư do Bên B cung cấp</w:t>
      </w:r>
      <w:del w:id="6362" w:author="Claude" w:date="2026-10-12T09:00:00Z">
        <w:r>
          <w:rPr>
            <w:rFonts w:ascii="Times New Roman" w:hAnsi="Times New Roman"/>
            <w:sz w:val="26"/>
            <w:szCs w:val="26"/>
            <w:lang w:val="vi-VN"/>
          </w:rPr>
          <w:delText xml:space="preserve">)</w:delText>
        </w:r>
      </w:del>
      <w:r>
        <w:rPr>
          <w:rFonts w:ascii="Times New Roman" w:hAnsi="Times New Roman"/>
          <w:sz w:val="26"/>
          <w:szCs w:val="26"/>
          <w:lang w:val="vi-VN"/>
        </w:rPr>
        <w:t xml:space="preserve"> trước khi đưa </w:t>
      </w:r>
      <w:del w:id="6363" w:author="Claude" w:date="2026-10-12T09:00:00Z">
        <w:r>
          <w:rPr>
            <w:rFonts w:ascii="Times New Roman" w:hAnsi="Times New Roman"/>
            <w:sz w:val="26"/>
            <w:szCs w:val="26"/>
            <w:lang w:val="vi-VN"/>
          </w:rPr>
          <w:delText xml:space="preserve">các vật tư đó </w:delText>
        </w:r>
      </w:del>
      <w:r>
        <w:rPr>
          <w:rFonts w:ascii="Times New Roman" w:hAnsi="Times New Roman"/>
          <w:sz w:val="26"/>
          <w:szCs w:val="26"/>
          <w:lang w:val="vi-VN"/>
        </w:rPr>
        <w:t xml:space="preserve">vào sử dụng</w:t>
      </w:r>
      <w:del w:id="6364" w:author="Claude" w:date="2026-10-12T09:00:00Z">
        <w:r>
          <w:rPr>
            <w:rFonts w:ascii="Times New Roman" w:hAnsi="Times New Roman"/>
            <w:sz w:val="26"/>
            <w:szCs w:val="26"/>
            <w:lang w:val="vi-VN"/>
          </w:rPr>
          <w:delText xml:space="preserve"> cho Hạng mục công trình</w:delText>
        </w:r>
      </w:del>
      <w:r>
        <w:rPr>
          <w:rFonts w:ascii="Times New Roman" w:hAnsi="Times New Roman"/>
          <w:sz w:val="26"/>
          <w:szCs w:val="26"/>
          <w:lang w:val="vi-VN"/>
        </w:rPr>
        <w:t xml:space="preserve">.</w:t>
      </w:r>
    </w:p>
    <w:p w14:paraId="04DBF110" w14:textId="77777777" w:rsidR="00096978" w:rsidRPr="00302315" w:rsidRDefault="00096978" w:rsidP="007A44B1">
      <w:pPr>
        <w:widowControl w:val="0"/>
        <w:numPr>
          <w:ilvl w:val="0"/>
          <w:numId w:val="6"/>
        </w:numPr>
        <w:tabs>
          <w:tab w:val="left" w:pos="284"/>
        </w:tabs>
        <w:spacing w:after="120" w:line="276" w:lineRule="auto"/>
        <w:ind w:left="0" w:firstLine="0"/>
        <w:jc w:val="both"/>
        <w:rPr>
          <w:rFonts w:ascii="Times New Roman" w:hAnsi="Times New Roman"/>
          <w:strike/>
          <w:sz w:val="26"/>
          <w:szCs w:val="26"/>
          <w:lang w:val="vi-VN"/>
        </w:rPr>
      </w:pPr>
      <w:del w:id="6365" w:author="Claude" w:date="2026-10-12T09:00:00Z">
        <w:r>
          <w:rPr>
            <w:rFonts w:ascii="Times New Roman" w:hAnsi="Times New Roman"/>
            <w:sz w:val="26"/>
            <w:szCs w:val="26"/>
            <w:lang w:val="vi-VN"/>
          </w:rPr>
          <w:delText xml:space="preserve">Trong quá trình thực hiện hợp đồng, tại thời điểm nào đó Bên A phát hiện có phát sinh</w:delText>
        </w:r>
      </w:del>
      <w:ins w:id="6366" w:author="Claude" w:date="2026-10-12T09:00:00Z">
        <w:r>
          <w:rPr>
            <w:rFonts w:ascii="Times New Roman" w:hAnsi="Times New Roman"/>
            <w:sz w:val="26"/>
            <w:szCs w:val="26"/>
            <w:lang w:val="vi-VN"/>
          </w:rPr>
          <w:t xml:space="preserve">Tạm giữ khoản tiền tương ứng với</w:t>
        </w:r>
      </w:ins>
      <w:r>
        <w:rPr>
          <w:rFonts w:ascii="Times New Roman" w:hAnsi="Times New Roman"/>
          <w:sz w:val="26"/>
          <w:szCs w:val="26"/>
          <w:lang w:val="vi-VN"/>
        </w:rPr>
        <w:t xml:space="preserve"> các khoản phải khấu trừ, các khoản </w:t>
      </w:r>
      <w:ins w:id="6367" w:author="Claude" w:date="2026-10-12T09:00:00Z">
        <w:r>
          <w:rPr>
            <w:rFonts w:ascii="Times New Roman" w:hAnsi="Times New Roman"/>
            <w:sz w:val="26"/>
            <w:szCs w:val="26"/>
            <w:lang w:val="vi-VN"/>
          </w:rPr>
          <w:t xml:space="preserve">đang </w:t>
        </w:r>
      </w:ins>
      <w:r>
        <w:rPr>
          <w:rFonts w:ascii="Times New Roman" w:hAnsi="Times New Roman"/>
          <w:sz w:val="26"/>
          <w:szCs w:val="26"/>
          <w:lang w:val="vi-VN"/>
        </w:rPr>
        <w:t xml:space="preserve">tranh chấp </w:t>
      </w:r>
      <w:del w:id="6368" w:author="Claude" w:date="2026-10-12T09:00:00Z">
        <w:r>
          <w:rPr>
            <w:rFonts w:ascii="Times New Roman" w:hAnsi="Times New Roman"/>
            <w:sz w:val="26"/>
            <w:szCs w:val="26"/>
            <w:lang w:val="vi-VN"/>
          </w:rPr>
          <w:delText xml:space="preserve">chưa được thống nhất thì Bên A có quyền chủ động giữ lại một khoản tiền tương ứng với giá trị thanh toán đó của Bên B</w:delText>
        </w:r>
      </w:del>
      <w:ins w:id="6369" w:author="Claude" w:date="2026-10-12T09:00:00Z">
        <w:r>
          <w:rPr>
            <w:rFonts w:ascii="Times New Roman" w:hAnsi="Times New Roman"/>
            <w:sz w:val="26"/>
            <w:szCs w:val="26"/>
            <w:lang w:val="vi-VN"/>
          </w:rPr>
          <w:t xml:space="preserve">tại bất kỳ thời điểm nào trong quá trình thực hiện Hợp đồng</w:t>
        </w:r>
      </w:ins>
      <w:r>
        <w:rPr>
          <w:rFonts w:ascii="Times New Roman" w:hAnsi="Times New Roman"/>
          <w:sz w:val="26"/>
          <w:szCs w:val="26"/>
          <w:lang w:val="vi-VN"/>
        </w:rPr>
        <w:t xml:space="preserve">.</w:t>
      </w:r>
    </w:p>
    <w:p w14:paraId="04BBB32E" w14:textId="77777777" w:rsidR="00096978" w:rsidRPr="00302315" w:rsidRDefault="00096978" w:rsidP="007A44B1">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del w:id="6370" w:author="Claude" w:date="2026-10-12T09:00:00Z">
        <w:r>
          <w:rPr>
            <w:rFonts w:ascii="Times New Roman" w:hAnsi="Times New Roman"/>
            <w:sz w:val="26"/>
            <w:szCs w:val="26"/>
            <w:lang w:val="vi-VN"/>
          </w:rPr>
          <w:delText xml:space="preserve">Bên A có quyền yêu</w:delText>
        </w:r>
      </w:del>
      <w:ins w:id="6371" w:author="Claude" w:date="2026-10-12T09:00:00Z">
        <w:r>
          <w:rPr>
            <w:rFonts w:ascii="Times New Roman" w:hAnsi="Times New Roman"/>
            <w:sz w:val="26"/>
            <w:szCs w:val="26"/>
            <w:lang w:val="vi-VN"/>
          </w:rPr>
          <w:t xml:space="preserve">Yêu</w:t>
        </w:r>
      </w:ins>
      <w:r>
        <w:rPr>
          <w:rFonts w:ascii="Times New Roman" w:hAnsi="Times New Roman"/>
          <w:sz w:val="26"/>
          <w:szCs w:val="26"/>
          <w:lang w:val="vi-VN"/>
        </w:rPr>
        <w:t xml:space="preserve"> cầu </w:t>
      </w:r>
      <w:del w:id="6372" w:author="Claude" w:date="2026-10-12T09:00:00Z">
        <w:r>
          <w:rPr>
            <w:rFonts w:ascii="Times New Roman" w:hAnsi="Times New Roman"/>
            <w:sz w:val="26"/>
            <w:szCs w:val="26"/>
            <w:lang w:val="vi-VN"/>
          </w:rPr>
          <w:delText xml:space="preserve">tất cả</w:delText>
        </w:r>
      </w:del>
      <w:ins w:id="6373" w:author="Claude" w:date="2026-10-12T09:00:00Z">
        <w:r>
          <w:rPr>
            <w:rFonts w:ascii="Times New Roman" w:hAnsi="Times New Roman"/>
            <w:sz w:val="26"/>
            <w:szCs w:val="26"/>
            <w:lang w:val="vi-VN"/>
          </w:rPr>
          <w:t xml:space="preserve">toàn bộ</w:t>
        </w:r>
      </w:ins>
      <w:r>
        <w:rPr>
          <w:rFonts w:ascii="Times New Roman" w:hAnsi="Times New Roman"/>
          <w:sz w:val="26"/>
          <w:szCs w:val="26"/>
          <w:lang w:val="vi-VN"/>
        </w:rPr>
        <w:t xml:space="preserve"> thiết bị, trang bị bảo hộ lao động của Bên B </w:t>
      </w:r>
      <w:del w:id="6374" w:author="Claude" w:date="2026-10-12T09:00:00Z">
        <w:r>
          <w:rPr>
            <w:rFonts w:ascii="Times New Roman" w:hAnsi="Times New Roman"/>
            <w:sz w:val="26"/>
            <w:szCs w:val="26"/>
            <w:lang w:val="vi-VN"/>
          </w:rPr>
          <w:delText xml:space="preserve">huy động đến</w:delText>
        </w:r>
      </w:del>
      <w:ins w:id="6375" w:author="Claude" w:date="2026-10-12T09:00:00Z">
        <w:r>
          <w:rPr>
            <w:rFonts w:ascii="Times New Roman" w:hAnsi="Times New Roman"/>
            <w:sz w:val="26"/>
            <w:szCs w:val="26"/>
            <w:lang w:val="vi-VN"/>
          </w:rPr>
          <w:t xml:space="preserve">trên</w:t>
        </w:r>
      </w:ins>
      <w:r>
        <w:rPr>
          <w:rFonts w:ascii="Times New Roman" w:hAnsi="Times New Roman"/>
          <w:sz w:val="26"/>
          <w:szCs w:val="26"/>
          <w:lang w:val="vi-VN"/>
        </w:rPr>
        <w:t xml:space="preserve"> Công trường phải </w:t>
      </w:r>
      <w:del w:id="6376" w:author="Claude" w:date="2026-10-12T09:00:00Z">
        <w:r>
          <w:rPr>
            <w:rFonts w:ascii="Times New Roman" w:hAnsi="Times New Roman"/>
            <w:sz w:val="26"/>
            <w:szCs w:val="26"/>
            <w:lang w:val="vi-VN"/>
          </w:rPr>
          <w:delText xml:space="preserve">treo, mang </w:delText>
        </w:r>
      </w:del>
      <w:ins w:id="6377" w:author="Claude" w:date="2026-10-12T09:00:00Z">
        <w:r>
          <w:rPr>
            <w:rFonts w:ascii="Times New Roman" w:hAnsi="Times New Roman"/>
            <w:sz w:val="26"/>
            <w:szCs w:val="26"/>
            <w:lang w:val="vi-VN"/>
          </w:rPr>
          <w:t xml:space="preserve">gắn biểu trưng (</w:t>
        </w:r>
      </w:ins>
      <w:r>
        <w:rPr>
          <w:rFonts w:ascii="Times New Roman" w:hAnsi="Times New Roman"/>
          <w:sz w:val="26"/>
          <w:szCs w:val="26"/>
          <w:lang w:val="vi-VN"/>
        </w:rPr>
        <w:t xml:space="preserve">logo</w:t>
      </w:r>
      <w:del w:id="6378" w:author="Claude" w:date="2026-10-12T09:00:00Z">
        <w:r>
          <w:rPr>
            <w:rFonts w:ascii="Times New Roman" w:hAnsi="Times New Roman"/>
            <w:sz w:val="26"/>
            <w:szCs w:val="26"/>
            <w:lang w:val="vi-VN"/>
          </w:rPr>
          <w:delText xml:space="preserve"> tên</w:delText>
        </w:r>
      </w:del>
      <w:ins w:id="6379" w:author="Claude" w:date="2026-10-12T09:00:00Z">
        <w:r>
          <w:rPr>
            <w:rFonts w:ascii="Times New Roman" w:hAnsi="Times New Roman"/>
            <w:sz w:val="26"/>
            <w:szCs w:val="26"/>
            <w:lang w:val="vi-VN"/>
          </w:rPr>
          <w:t xml:space="preserve">)</w:t>
        </w:r>
      </w:ins>
      <w:r>
        <w:rPr>
          <w:rFonts w:ascii="Times New Roman" w:hAnsi="Times New Roman"/>
          <w:sz w:val="26"/>
          <w:szCs w:val="26"/>
          <w:lang w:val="vi-VN"/>
        </w:rPr>
        <w:t xml:space="preserve"> của</w:t>
      </w:r>
      <w:del w:id="6380" w:author="Claude" w:date="2026-10-12T09:00:00Z">
        <w:r>
          <w:rPr>
            <w:rFonts w:ascii="Times New Roman" w:hAnsi="Times New Roman"/>
            <w:sz w:val="26"/>
            <w:szCs w:val="26"/>
            <w:lang w:val="vi-VN"/>
          </w:rPr>
          <w:delText xml:space="preserve"> Nhà thầu chính</w:delText>
        </w:r>
      </w:del>
      <w:r>
        <w:rPr>
          <w:rFonts w:ascii="Times New Roman" w:hAnsi="Times New Roman"/>
          <w:sz w:val="26"/>
          <w:szCs w:val="26"/>
          <w:lang w:val="vi-VN"/>
        </w:rPr>
        <w:t xml:space="preserve"> Bên A</w:t>
      </w:r>
      <w:del w:id="6381" w:author="Claude" w:date="2026-10-12T09:00:00Z">
        <w:r>
          <w:rPr>
            <w:rFonts w:ascii="Times New Roman" w:hAnsi="Times New Roman"/>
            <w:sz w:val="26"/>
            <w:szCs w:val="26"/>
            <w:lang w:val="vi-VN"/>
          </w:rPr>
          <w:delText xml:space="preserve"> trong suốt quá trình làm việc trên Công trường</w:delText>
        </w:r>
      </w:del>
      <w:r>
        <w:rPr>
          <w:rFonts w:ascii="Times New Roman" w:hAnsi="Times New Roman"/>
          <w:sz w:val="26"/>
          <w:szCs w:val="26"/>
          <w:lang w:val="vi-VN"/>
        </w:rPr>
        <w:t xml:space="preserve">.</w:t>
      </w:r>
    </w:p>
    <w:p>
      <w:pPr>
        <w:widowControl w:val="0"/>
        <w:numPr>
          <w:ilvl w:val="0"/>
          <w:numId w:val="6"/>
        </w:numPr>
        <w:tabs>
          <w:tab w:val="left" w:pos="284"/>
        </w:tabs>
        <w:spacing w:after="120" w:line="276" w:lineRule="auto"/>
        <w:ind w:left="0" w:firstLine="0"/>
        <w:jc w:val="both"/>
        <w:rPr>
          <w:ins w:id="7374" w:author="Claude" w:date="2026-10-12T09:00:00Z"/>
          <w:rFonts w:ascii="Times New Roman" w:hAnsi="Times New Roman"/>
          <w:sz w:val="26"/>
          <w:szCs w:val="26"/>
          <w:lang w:val="vi-VN"/>
        </w:rPr>
      </w:pPr>
      <w:ins w:id="7375" w:author="Claude" w:date="2026-10-12T09:00:00Z">
        <w:r>
          <w:rPr>
            <w:rFonts w:ascii="Times New Roman" w:hAnsi="Times New Roman"/>
            <w:sz w:val="26"/>
            <w:szCs w:val="26"/>
            <w:lang w:val="vi-VN"/>
          </w:rPr>
          <w:t xml:space="preserve">Điều phối trình tự, mặt bằng thi công giữa Bên B và Nhà thầu khác, bao gồm Nhà thầu thi công công tác đất.</w:t>
        </w:r>
      </w:ins>
    </w:p>
    <w:p w14:paraId="2FD5A050" w14:textId="77777777" w:rsidR="00096978" w:rsidRPr="00302315" w:rsidRDefault="00096978" w:rsidP="007A44B1">
      <w:pPr>
        <w:widowControl w:val="0"/>
        <w:numPr>
          <w:ilvl w:val="0"/>
          <w:numId w:val="6"/>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Các quyền khác theo quy định của pháp luật.</w:t>
      </w:r>
    </w:p>
    <w:p w14:paraId="3173E42C" w14:textId="77777777" w:rsidR="00096978" w:rsidRPr="00302315" w:rsidRDefault="00096978" w:rsidP="007A44B1">
      <w:pPr>
        <w:widowControl w:val="0"/>
        <w:spacing w:after="120" w:line="276" w:lineRule="auto"/>
        <w:jc w:val="both"/>
        <w:rPr>
          <w:rFonts w:ascii="Times New Roman" w:hAnsi="Times New Roman"/>
          <w:b/>
          <w:bCs/>
          <w:sz w:val="26"/>
          <w:szCs w:val="26"/>
        </w:rPr>
      </w:pPr>
      <w:r>
        <w:rPr>
          <w:rFonts w:ascii="Times New Roman" w:hAnsi="Times New Roman"/>
          <w:b/>
          <w:bCs/>
          <w:sz w:val="26"/>
          <w:szCs w:val="26"/>
        </w:rPr>
        <w:t>11.2. Nghĩa vụ chung của Bên A:</w:t>
      </w:r>
    </w:p>
    <w:p w14:paraId="46052DEC" w14:textId="77777777" w:rsidR="00096978" w:rsidRPr="00302315" w:rsidRDefault="00096978" w:rsidP="007A44B1">
      <w:pPr>
        <w:widowControl w:val="0"/>
        <w:numPr>
          <w:ilvl w:val="0"/>
          <w:numId w:val="3"/>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 xml:space="preserve">Cung cấp </w:t>
      </w:r>
      <w:del w:id="6382" w:author="Claude" w:date="2026-10-12T09:00:00Z">
        <w:r>
          <w:rPr>
            <w:rFonts w:ascii="Times New Roman" w:hAnsi="Times New Roman"/>
            <w:sz w:val="26"/>
            <w:szCs w:val="26"/>
          </w:rPr>
          <w:delText xml:space="preserve">đầy đủ, các</w:delText>
        </w:r>
      </w:del>
      <w:ins w:id="6383" w:author="Claude" w:date="2026-10-12T09:00:00Z">
        <w:r>
          <w:rPr>
            <w:rFonts w:ascii="Times New Roman" w:hAnsi="Times New Roman"/>
            <w:sz w:val="26"/>
            <w:szCs w:val="26"/>
          </w:rPr>
          <w:t xml:space="preserve">cho Bên B</w:t>
        </w:r>
      </w:ins>
      <w:r>
        <w:rPr>
          <w:rFonts w:ascii="Times New Roman" w:hAnsi="Times New Roman"/>
          <w:sz w:val="26"/>
          <w:szCs w:val="26"/>
        </w:rPr>
        <w:t xml:space="preserve"> tài liệu</w:t>
      </w:r>
      <w:del w:id="6384" w:author="Claude" w:date="2026-10-12T09:00:00Z">
        <w:r>
          <w:rPr>
            <w:rFonts w:ascii="Times New Roman" w:hAnsi="Times New Roman"/>
            <w:sz w:val="26"/>
            <w:szCs w:val="26"/>
          </w:rPr>
          <w:delText xml:space="preserve"> có</w:delText>
        </w:r>
      </w:del>
      <w:r>
        <w:rPr>
          <w:rFonts w:ascii="Times New Roman" w:hAnsi="Times New Roman"/>
          <w:sz w:val="26"/>
          <w:szCs w:val="26"/>
        </w:rPr>
        <w:t xml:space="preserve"> liên quan mà Bên A</w:t>
      </w:r>
      <w:del w:id="6385" w:author="Claude" w:date="2026-10-12T09:00:00Z">
        <w:r>
          <w:rPr>
            <w:rFonts w:ascii="Times New Roman" w:hAnsi="Times New Roman"/>
            <w:sz w:val="26"/>
            <w:szCs w:val="26"/>
          </w:rPr>
          <w:delText xml:space="preserve"> sẵn</w:delText>
        </w:r>
      </w:del>
      <w:r>
        <w:rPr>
          <w:rFonts w:ascii="Times New Roman" w:hAnsi="Times New Roman"/>
          <w:sz w:val="26"/>
          <w:szCs w:val="26"/>
        </w:rPr>
        <w:t xml:space="preserve"> có; tạo điều kiện để Bên B </w:t>
      </w:r>
      <w:del w:id="6386" w:author="Claude" w:date="2026-10-12T09:00:00Z">
        <w:r>
          <w:rPr>
            <w:rFonts w:ascii="Times New Roman" w:hAnsi="Times New Roman"/>
            <w:sz w:val="26"/>
            <w:szCs w:val="26"/>
          </w:rPr>
          <w:delText xml:space="preserve">tiến hành </w:delText>
        </w:r>
      </w:del>
      <w:r>
        <w:rPr>
          <w:rFonts w:ascii="Times New Roman" w:hAnsi="Times New Roman"/>
          <w:sz w:val="26"/>
          <w:szCs w:val="26"/>
        </w:rPr>
        <w:t xml:space="preserve">thực hiện công việc</w:t>
      </w:r>
      <w:del w:id="6387" w:author="Claude" w:date="2026-10-12T09:00:00Z">
        <w:r>
          <w:rPr>
            <w:rFonts w:ascii="Times New Roman" w:hAnsi="Times New Roman"/>
            <w:sz w:val="26"/>
            <w:szCs w:val="26"/>
          </w:rPr>
          <w:delText xml:space="preserve"> đảm bảo đúng tiến độ, chất lượng, an toàn, bảo vệ môi trường. </w:delText>
        </w:r>
      </w:del>
      <w:ins w:id="6388" w:author="Claude" w:date="2026-10-12T09:00:00Z">
        <w:r>
          <w:rPr>
            <w:rFonts w:ascii="Times New Roman" w:hAnsi="Times New Roman"/>
            <w:sz w:val="26"/>
            <w:szCs w:val="26"/>
          </w:rPr>
          <w:t xml:space="preserve">.</w:t>
        </w:r>
      </w:ins>
    </w:p>
    <w:p w14:paraId="4FBF8A94" w14:textId="77777777" w:rsidR="00096978" w:rsidRPr="00302315" w:rsidRDefault="00096978" w:rsidP="007A44B1">
      <w:pPr>
        <w:widowControl w:val="0"/>
        <w:numPr>
          <w:ilvl w:val="0"/>
          <w:numId w:val="3"/>
        </w:numPr>
        <w:tabs>
          <w:tab w:val="left" w:pos="284"/>
        </w:tabs>
        <w:spacing w:after="120" w:line="276" w:lineRule="auto"/>
        <w:ind w:left="0" w:firstLine="0"/>
        <w:jc w:val="both"/>
        <w:rPr>
          <w:rFonts w:ascii="Times New Roman" w:hAnsi="Times New Roman"/>
          <w:sz w:val="26"/>
          <w:szCs w:val="26"/>
        </w:rPr>
      </w:pPr>
      <w:del w:id="6389" w:author="Claude" w:date="2026-10-12T09:00:00Z">
        <w:r>
          <w:rPr>
            <w:rFonts w:ascii="Times New Roman" w:hAnsi="Times New Roman"/>
            <w:sz w:val="26"/>
            <w:szCs w:val="26"/>
          </w:rPr>
          <w:delText xml:space="preserve">Bên A phải đảm bảo cung</w:delText>
        </w:r>
      </w:del>
      <w:ins w:id="6390" w:author="Claude" w:date="2026-10-12T09:00:00Z">
        <w:r>
          <w:rPr>
            <w:rFonts w:ascii="Times New Roman" w:hAnsi="Times New Roman"/>
            <w:sz w:val="26"/>
            <w:szCs w:val="26"/>
          </w:rPr>
          <w:t xml:space="preserve">Cung</w:t>
        </w:r>
      </w:ins>
      <w:r>
        <w:rPr>
          <w:rFonts w:ascii="Times New Roman" w:hAnsi="Times New Roman"/>
          <w:sz w:val="26"/>
          <w:szCs w:val="26"/>
        </w:rPr>
        <w:t xml:space="preserve"> cấp vật tư</w:t>
      </w:r>
      <w:del w:id="6391" w:author="Claude" w:date="2026-10-12T09:00:00Z">
        <w:r>
          <w:rPr>
            <w:rFonts w:ascii="Times New Roman" w:hAnsi="Times New Roman"/>
            <w:sz w:val="26"/>
            <w:szCs w:val="26"/>
          </w:rPr>
          <w:delText xml:space="preserve"> được</w:delText>
        </w:r>
      </w:del>
      <w:r>
        <w:rPr>
          <w:rFonts w:ascii="Times New Roman" w:hAnsi="Times New Roman"/>
          <w:sz w:val="26"/>
          <w:szCs w:val="26"/>
        </w:rPr>
        <w:t xml:space="preserve"> quy định tại Biểu </w:t>
      </w:r>
      <w:del w:id="6392" w:author="Claude" w:date="2026-10-12T09:00:00Z">
        <w:r>
          <w:rPr>
            <w:rFonts w:ascii="Times New Roman" w:hAnsi="Times New Roman"/>
            <w:sz w:val="26"/>
            <w:szCs w:val="26"/>
          </w:rPr>
          <w:delText xml:space="preserve">7 của Hợp đồng cho Bên B đầy đủ, đúng chất lượng,</w:delText>
        </w:r>
      </w:del>
      <w:ins w:id="6393" w:author="Claude" w:date="2026-10-12T09:00:00Z">
        <w:r>
          <w:rPr>
            <w:rFonts w:ascii="Times New Roman" w:hAnsi="Times New Roman"/>
            <w:sz w:val="26"/>
            <w:szCs w:val="26"/>
          </w:rPr>
          <w:t xml:space="preserve">07</w:t>
        </w:r>
      </w:ins>
      <w:r>
        <w:rPr>
          <w:rFonts w:ascii="Times New Roman" w:hAnsi="Times New Roman"/>
          <w:sz w:val="26"/>
          <w:szCs w:val="26"/>
        </w:rPr>
        <w:t xml:space="preserve"> đúng chủng loại</w:t>
      </w:r>
      <w:del w:id="6394" w:author="Claude" w:date="2026-10-12T09:00:00Z">
        <w:r>
          <w:rPr>
            <w:rFonts w:ascii="Times New Roman" w:hAnsi="Times New Roman"/>
            <w:sz w:val="26"/>
            <w:szCs w:val="26"/>
          </w:rPr>
          <w:delText xml:space="preserve"> mà</w:delText>
        </w:r>
      </w:del>
      <w:ins w:id="6395" w:author="Claude" w:date="2026-10-12T09:00:00Z">
        <w:r>
          <w:rPr>
            <w:rFonts w:ascii="Times New Roman" w:hAnsi="Times New Roman"/>
            <w:sz w:val="26"/>
            <w:szCs w:val="26"/>
          </w:rPr>
          <w:t xml:space="preserve">, chất lượng</w:t>
        </w:r>
      </w:ins>
      <w:r>
        <w:rPr>
          <w:rFonts w:ascii="Times New Roman" w:hAnsi="Times New Roman"/>
          <w:sz w:val="26"/>
          <w:szCs w:val="26"/>
        </w:rPr>
        <w:t xml:space="preserve"> đã được Tư vấn</w:t>
      </w:r>
      <w:ins w:id="6396" w:author="Claude" w:date="2026-10-12T09:00:00Z">
        <w:r>
          <w:rPr>
            <w:rFonts w:ascii="Times New Roman" w:hAnsi="Times New Roman"/>
            <w:sz w:val="26"/>
            <w:szCs w:val="26"/>
          </w:rPr>
          <w:t xml:space="preserve"> giám sát</w:t>
        </w:r>
      </w:ins>
      <w:r>
        <w:rPr>
          <w:rFonts w:ascii="Times New Roman" w:hAnsi="Times New Roman"/>
          <w:sz w:val="26"/>
          <w:szCs w:val="26"/>
        </w:rPr>
        <w:t xml:space="preserve">, Chủ đầu tư </w:t>
      </w:r>
      <w:ins w:id="6397" w:author="Claude" w:date="2026-10-12T09:00:00Z">
        <w:r>
          <w:rPr>
            <w:rFonts w:ascii="Times New Roman" w:hAnsi="Times New Roman"/>
            <w:sz w:val="26"/>
            <w:szCs w:val="26"/>
          </w:rPr>
          <w:t xml:space="preserve">phê </w:t>
        </w:r>
      </w:ins>
      <w:r>
        <w:rPr>
          <w:rFonts w:ascii="Times New Roman" w:hAnsi="Times New Roman"/>
          <w:sz w:val="26"/>
          <w:szCs w:val="26"/>
        </w:rPr>
        <w:t xml:space="preserve">duyệt</w:t>
      </w:r>
      <w:del w:id="6398" w:author="Claude" w:date="2026-10-12T09:00:00Z">
        <w:r>
          <w:rPr>
            <w:rFonts w:ascii="Times New Roman" w:hAnsi="Times New Roman"/>
            <w:sz w:val="26"/>
            <w:szCs w:val="26"/>
          </w:rPr>
          <w:delText xml:space="preserve"> để Bên B thực hiện công việc tại</w:delText>
        </w:r>
      </w:del>
      <w:ins w:id="6399" w:author="Claude" w:date="2026-10-12T09:00:00Z">
        <w:r>
          <w:rPr>
            <w:rFonts w:ascii="Times New Roman" w:hAnsi="Times New Roman"/>
            <w:sz w:val="26"/>
            <w:szCs w:val="26"/>
          </w:rPr>
          <w:t xml:space="preserve">, theo</w:t>
        </w:r>
      </w:ins>
      <w:r>
        <w:rPr>
          <w:rFonts w:ascii="Times New Roman" w:hAnsi="Times New Roman"/>
          <w:sz w:val="26"/>
          <w:szCs w:val="26"/>
        </w:rPr>
        <w:t xml:space="preserve"> thời điểm và địa điểm </w:t>
      </w:r>
      <w:del w:id="6400" w:author="Claude" w:date="2026-10-12T09:00:00Z">
        <w:r>
          <w:rPr>
            <w:rFonts w:ascii="Times New Roman" w:hAnsi="Times New Roman"/>
            <w:sz w:val="26"/>
            <w:szCs w:val="26"/>
          </w:rPr>
          <w:delText xml:space="preserve">được </w:delText>
        </w:r>
      </w:del>
      <w:r>
        <w:rPr>
          <w:rFonts w:ascii="Times New Roman" w:hAnsi="Times New Roman"/>
          <w:sz w:val="26"/>
          <w:szCs w:val="26"/>
        </w:rPr>
        <w:t xml:space="preserve">quy định </w:t>
      </w:r>
      <w:del w:id="6401" w:author="Claude" w:date="2026-10-12T09:00:00Z">
        <w:r>
          <w:rPr>
            <w:rFonts w:ascii="Times New Roman" w:hAnsi="Times New Roman"/>
            <w:sz w:val="26"/>
            <w:szCs w:val="26"/>
          </w:rPr>
          <w:delText xml:space="preserve">trong Hợp đồng, phù hợp với tiến độ thi công Hạng mục công trình</w:delText>
        </w:r>
      </w:del>
      <w:ins w:id="6402" w:author="Claude" w:date="2026-10-12T09:00:00Z">
        <w:r>
          <w:rPr>
            <w:rFonts w:ascii="Times New Roman" w:hAnsi="Times New Roman"/>
            <w:sz w:val="26"/>
            <w:szCs w:val="26"/>
          </w:rPr>
          <w:t xml:space="preserve">tại Điều 14</w:t>
        </w:r>
      </w:ins>
      <w:r>
        <w:rPr>
          <w:rFonts w:ascii="Times New Roman" w:hAnsi="Times New Roman"/>
          <w:sz w:val="26"/>
          <w:szCs w:val="26"/>
        </w:rPr>
        <w:t xml:space="preserve">.</w:t>
      </w:r>
    </w:p>
    <w:p w14:paraId="0234336D" w14:textId="77777777" w:rsidR="00096978" w:rsidRPr="00302315" w:rsidRDefault="00096978" w:rsidP="007A44B1">
      <w:pPr>
        <w:widowControl w:val="0"/>
        <w:numPr>
          <w:ilvl w:val="0"/>
          <w:numId w:val="3"/>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 xml:space="preserve">Bàn giao toàn bộ hoặc từng phần mặt bằng </w:t>
      </w:r>
      <w:del w:id="6403" w:author="Claude" w:date="2026-10-12T09:00:00Z">
        <w:r>
          <w:rPr>
            <w:rFonts w:ascii="Times New Roman" w:hAnsi="Times New Roman"/>
            <w:sz w:val="26"/>
            <w:szCs w:val="26"/>
          </w:rPr>
          <w:delText xml:space="preserve">xây dựng</w:delText>
        </w:r>
      </w:del>
      <w:ins w:id="6404" w:author="Claude" w:date="2026-10-12T09:00:00Z">
        <w:r>
          <w:rPr>
            <w:rFonts w:ascii="Times New Roman" w:hAnsi="Times New Roman"/>
            <w:sz w:val="26"/>
            <w:szCs w:val="26"/>
          </w:rPr>
          <w:t xml:space="preserve">thi công mà</w:t>
        </w:r>
      </w:ins>
      <w:r>
        <w:rPr>
          <w:rFonts w:ascii="Times New Roman" w:hAnsi="Times New Roman"/>
          <w:sz w:val="26"/>
          <w:szCs w:val="26"/>
        </w:rPr>
        <w:t xml:space="preserve"> Bên A nhận được từ Chủ đầu tư </w:t>
      </w:r>
      <w:del w:id="6405" w:author="Claude" w:date="2026-10-12T09:00:00Z">
        <w:r>
          <w:rPr>
            <w:rFonts w:ascii="Times New Roman" w:hAnsi="Times New Roman"/>
            <w:sz w:val="26"/>
            <w:szCs w:val="26"/>
          </w:rPr>
          <w:delText xml:space="preserve">cho Bên B quản lý, sử dụng </w:delText>
        </w:r>
      </w:del>
      <w:r>
        <w:rPr>
          <w:rFonts w:ascii="Times New Roman" w:hAnsi="Times New Roman"/>
          <w:sz w:val="26"/>
          <w:szCs w:val="26"/>
        </w:rPr>
        <w:t xml:space="preserve">phù hợp với tiến độ</w:t>
      </w:r>
      <w:del w:id="6406" w:author="Claude" w:date="2026-10-12T09:00:00Z">
        <w:r>
          <w:rPr>
            <w:rFonts w:ascii="Times New Roman" w:hAnsi="Times New Roman"/>
            <w:sz w:val="26"/>
            <w:szCs w:val="26"/>
          </w:rPr>
          <w:delText xml:space="preserve"> và các thoả thuận của Hợp đồng. </w:delText>
        </w:r>
      </w:del>
      <w:ins w:id="6407" w:author="Claude" w:date="2026-10-12T09:00:00Z">
        <w:r>
          <w:rPr>
            <w:rFonts w:ascii="Times New Roman" w:hAnsi="Times New Roman"/>
            <w:sz w:val="26"/>
            <w:szCs w:val="26"/>
          </w:rPr>
          <w:t xml:space="preserve">; bàn giao hố đào theo từng giai đoạn sau khi Nhà thầu khác hoàn thành công tác đất tương ứng.</w:t>
        </w:r>
      </w:ins>
    </w:p>
    <w:p w14:paraId="27A5800A" w14:textId="77777777" w:rsidR="00096978" w:rsidRPr="00302315" w:rsidRDefault="00096978" w:rsidP="007A44B1">
      <w:pPr>
        <w:widowControl w:val="0"/>
        <w:numPr>
          <w:ilvl w:val="0"/>
          <w:numId w:val="3"/>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Cử người đại diện có thẩm quyền để giải quyết các vấn đề liên quan đến Hợp đồng; cử cán bộ có đủ điều kiện năng lực để giám sát và nghiệm thu khối lượng công việc hoàn thành của Bên B.</w:t>
      </w:r>
    </w:p>
    <w:p w14:paraId="132DD641" w14:textId="77777777" w:rsidR="00096978" w:rsidRPr="00302315" w:rsidRDefault="00096978" w:rsidP="007A44B1">
      <w:pPr>
        <w:widowControl w:val="0"/>
        <w:numPr>
          <w:ilvl w:val="0"/>
          <w:numId w:val="3"/>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Tổ chức giám sát thi công Hạng mục công trình; xác nhận, nghiệm thu từng phần và toàn bộ khối lượng, chất lượng công việc do Bên B đã thực hiện và các nội dung của hồ sơ nghiệm thu, hồ sơ thanh toán do Bên B lập.</w:t>
      </w:r>
    </w:p>
    <w:p w14:paraId="60814531" w14:textId="77777777" w:rsidR="00096978" w:rsidRPr="00302315" w:rsidRDefault="00096978" w:rsidP="007A44B1">
      <w:pPr>
        <w:widowControl w:val="0"/>
        <w:numPr>
          <w:ilvl w:val="0"/>
          <w:numId w:val="3"/>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Hỗ trợ Bên B trong việc xin các loại giấy phép, thỏa thuận, văn bản chấp thuận liên quan đến công việc của Hợp đồng (nếu có).</w:t>
      </w:r>
    </w:p>
    <w:p w14:paraId="5A4850E0" w14:textId="77777777" w:rsidR="00096978" w:rsidRPr="00302315" w:rsidRDefault="00096978" w:rsidP="007A44B1">
      <w:pPr>
        <w:widowControl w:val="0"/>
        <w:numPr>
          <w:ilvl w:val="0"/>
          <w:numId w:val="3"/>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Thanh toán cho Bên B theo đúng thỏa thuận trong Hợp đồng.</w:t>
      </w:r>
    </w:p>
    <w:p w14:paraId="235386AE" w14:textId="4DD31856" w:rsidR="00096978" w:rsidRPr="00302315" w:rsidRDefault="00096978" w:rsidP="007A44B1">
      <w:pPr>
        <w:widowControl w:val="0"/>
        <w:numPr>
          <w:ilvl w:val="0"/>
          <w:numId w:val="3"/>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 xml:space="preserve">Thanh toán chi phí dừng chờ </w:t>
      </w:r>
      <w:del w:id="6408" w:author="Claude" w:date="2026-10-12T09:00:00Z">
        <w:r>
          <w:rPr>
            <w:rFonts w:ascii="Times New Roman" w:hAnsi="Times New Roman"/>
            <w:sz w:val="26"/>
            <w:szCs w:val="26"/>
          </w:rPr>
          <w:delText xml:space="preserve">việc hợp lý </w:delText>
        </w:r>
      </w:del>
      <w:r>
        <w:rPr>
          <w:rFonts w:ascii="Times New Roman" w:hAnsi="Times New Roman"/>
          <w:sz w:val="26"/>
          <w:szCs w:val="26"/>
        </w:rPr>
        <w:t xml:space="preserve">cho Bên B chỉ khi</w:t>
      </w:r>
      <w:ins w:id="6409" w:author="Claude" w:date="2026-10-12T09:00:00Z">
        <w:r>
          <w:rPr>
            <w:rFonts w:ascii="Times New Roman" w:hAnsi="Times New Roman"/>
            <w:sz w:val="26"/>
            <w:szCs w:val="26"/>
          </w:rPr>
          <w:t xml:space="preserve"> đồng thời đáp ứng các điều kiện: (i)</w:t>
        </w:r>
      </w:ins>
      <w:r>
        <w:rPr>
          <w:rFonts w:ascii="Times New Roman" w:hAnsi="Times New Roman"/>
          <w:sz w:val="26"/>
          <w:szCs w:val="26"/>
        </w:rPr>
        <w:t xml:space="preserve"> việc dừng chờ do lỗi trực tiếp của Bên A</w:t>
      </w:r>
      <w:del w:id="6410" w:author="Claude" w:date="2026-10-12T09:00:00Z">
        <w:r>
          <w:rPr>
            <w:rFonts w:ascii="Times New Roman" w:hAnsi="Times New Roman"/>
            <w:sz w:val="26"/>
            <w:szCs w:val="26"/>
          </w:rPr>
          <w:delText xml:space="preserve">,</w:delText>
        </w:r>
      </w:del>
      <w:ins w:id="6411" w:author="Claude" w:date="2026-10-12T09:00:00Z">
        <w:r>
          <w:rPr>
            <w:rFonts w:ascii="Times New Roman" w:hAnsi="Times New Roman"/>
            <w:sz w:val="26"/>
            <w:szCs w:val="26"/>
          </w:rPr>
          <w:t xml:space="preserve">; (ii)</w:t>
        </w:r>
      </w:ins>
      <w:r>
        <w:rPr>
          <w:rFonts w:ascii="Times New Roman" w:hAnsi="Times New Roman"/>
          <w:sz w:val="26"/>
          <w:szCs w:val="26"/>
        </w:rPr>
        <w:t xml:space="preserve"> kéo dài liên tục quá </w:t>
      </w:r>
      <w:r>
        <w:rPr>
          <w:rFonts w:ascii="Times New Roman" w:hAnsi="Times New Roman"/>
          <w:sz w:val="26"/>
          <w:szCs w:val="26"/>
          <w:highlight w:val="yellow"/>
        </w:rPr>
        <w:t xml:space="preserve">……</w:t>
      </w:r>
      <w:r>
        <w:rPr>
          <w:rFonts w:ascii="Times New Roman" w:hAnsi="Times New Roman"/>
          <w:sz w:val="26"/>
          <w:szCs w:val="26"/>
        </w:rPr>
        <w:t xml:space="preserve"> ngày</w:t>
      </w:r>
      <w:del w:id="6412" w:author="Claude" w:date="2026-10-12T09:00:00Z">
        <w:r>
          <w:rPr>
            <w:rFonts w:ascii="Times New Roman" w:hAnsi="Times New Roman"/>
            <w:sz w:val="26"/>
            <w:szCs w:val="26"/>
          </w:rPr>
          <w:delText xml:space="preserve"> và</w:delText>
        </w:r>
      </w:del>
      <w:ins w:id="6413" w:author="Claude" w:date="2026-10-12T09:00:00Z">
        <w:r>
          <w:rPr>
            <w:rFonts w:ascii="Times New Roman" w:hAnsi="Times New Roman"/>
            <w:sz w:val="26"/>
            <w:szCs w:val="26"/>
          </w:rPr>
          <w:t xml:space="preserve">; (iii)</w:t>
        </w:r>
      </w:ins>
      <w:r>
        <w:rPr>
          <w:rFonts w:ascii="Times New Roman" w:hAnsi="Times New Roman"/>
          <w:sz w:val="26"/>
          <w:szCs w:val="26"/>
        </w:rPr>
        <w:t xml:space="preserve"> được hai </w:t>
      </w:r>
      <w:del w:id="6414" w:author="Claude" w:date="2026-10-12T09:00:00Z">
        <w:r>
          <w:rPr>
            <w:rFonts w:ascii="Times New Roman" w:hAnsi="Times New Roman"/>
            <w:sz w:val="26"/>
            <w:szCs w:val="26"/>
          </w:rPr>
          <w:delText xml:space="preserve">Bên</w:delText>
        </w:r>
      </w:del>
      <w:ins w:id="6415" w:author="Claude" w:date="2026-10-12T09:00:00Z">
        <w:r>
          <w:rPr>
            <w:rFonts w:ascii="Times New Roman" w:hAnsi="Times New Roman"/>
            <w:sz w:val="26"/>
            <w:szCs w:val="26"/>
          </w:rPr>
          <w:t xml:space="preserve">bên</w:t>
        </w:r>
      </w:ins>
      <w:r>
        <w:rPr>
          <w:rFonts w:ascii="Times New Roman" w:hAnsi="Times New Roman"/>
          <w:sz w:val="26"/>
          <w:szCs w:val="26"/>
        </w:rPr>
        <w:t xml:space="preserve"> lập biên bản xác nhận tại hiện trường trong vòng 24 giờ kể từ khi phát sinh. Chi phí </w:t>
      </w:r>
      <w:del w:id="6416" w:author="Claude" w:date="2026-10-12T09:00:00Z">
        <w:r>
          <w:rPr>
            <w:rFonts w:ascii="Times New Roman" w:hAnsi="Times New Roman"/>
            <w:sz w:val="26"/>
            <w:szCs w:val="26"/>
          </w:rPr>
          <w:delText xml:space="preserve">được</w:delText>
        </w:r>
      </w:del>
      <w:ins w:id="6417" w:author="Claude" w:date="2026-10-12T09:00:00Z">
        <w:r>
          <w:rPr>
            <w:rFonts w:ascii="Times New Roman" w:hAnsi="Times New Roman"/>
            <w:sz w:val="26"/>
            <w:szCs w:val="26"/>
          </w:rPr>
          <w:t xml:space="preserve">dừng chờ</w:t>
        </w:r>
      </w:ins>
      <w:r>
        <w:rPr>
          <w:rFonts w:ascii="Times New Roman" w:hAnsi="Times New Roman"/>
          <w:sz w:val="26"/>
          <w:szCs w:val="26"/>
        </w:rPr>
        <w:t xml:space="preserve"> xác định theo số lượng thiết bị, nhân lực thực tế phải dừng</w:t>
      </w:r>
      <w:del w:id="6418" w:author="Claude" w:date="2026-10-12T09:00:00Z">
        <w:r>
          <w:rPr>
            <w:rFonts w:ascii="Times New Roman" w:hAnsi="Times New Roman"/>
            <w:sz w:val="26"/>
            <w:szCs w:val="26"/>
          </w:rPr>
          <w:delText xml:space="preserve"> chờ</w:delText>
        </w:r>
      </w:del>
      <w:r>
        <w:rPr>
          <w:rFonts w:ascii="Times New Roman" w:hAnsi="Times New Roman"/>
          <w:sz w:val="26"/>
          <w:szCs w:val="26"/>
        </w:rPr>
        <w:t xml:space="preserve">, không bao gồm lợi nhuận và chi phí gián tiếp. Bên A không chịu chi phí dừng chờ do nguyên nhân từ Chủ đầu tư, </w:t>
      </w:r>
      <w:ins w:id="6419" w:author="Claude" w:date="2026-10-12T09:00:00Z">
        <w:r>
          <w:rPr>
            <w:rFonts w:ascii="Times New Roman" w:hAnsi="Times New Roman"/>
            <w:sz w:val="26"/>
            <w:szCs w:val="26"/>
          </w:rPr>
          <w:t xml:space="preserve">Nhà thầu khác, </w:t>
        </w:r>
      </w:ins>
      <w:r>
        <w:rPr>
          <w:rFonts w:ascii="Times New Roman" w:hAnsi="Times New Roman"/>
          <w:sz w:val="26"/>
          <w:szCs w:val="26"/>
        </w:rPr>
        <w:t xml:space="preserve">cơ quan nhà nước, bên thứ ba hoặc sự kiện bất khả kháng, trừ phần Bên A được Chủ đầu tư bù đắp tương ứng.</w:t>
      </w:r>
    </w:p>
    <w:p w14:paraId="56628ADD" w14:textId="77777777" w:rsidR="00096978" w:rsidRPr="00302315" w:rsidRDefault="00096978" w:rsidP="007A44B1">
      <w:pPr>
        <w:widowControl w:val="0"/>
        <w:numPr>
          <w:ilvl w:val="0"/>
          <w:numId w:val="3"/>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Các nghĩa vụ khác theo quy định của pháp luật.</w:t>
      </w:r>
    </w:p>
    <w:p w14:paraId="1D762F55" w14:textId="77777777" w:rsidR="00096978" w:rsidRPr="00302315" w:rsidRDefault="00096978" w:rsidP="007A44B1">
      <w:pPr>
        <w:pStyle w:val="Heading2"/>
        <w:spacing w:after="120" w:line="276" w:lineRule="auto"/>
        <w:jc w:val="left"/>
        <w:rPr>
          <w:rFonts w:ascii="Times New Roman" w:hAnsi="Times New Roman"/>
          <w:sz w:val="26"/>
          <w:szCs w:val="26"/>
        </w:rPr>
      </w:pPr>
      <w:r>
        <w:rPr>
          <w:rFonts w:ascii="Times New Roman" w:hAnsi="Times New Roman"/>
          <w:sz w:val="26"/>
          <w:szCs w:val="26"/>
        </w:rPr>
        <w:t xml:space="preserve">Điều 12. QUYỀN VÀ NGHĨA VỤ CHUNG CỦA BÊN B </w:t>
      </w:r>
    </w:p>
    <w:p w14:paraId="5A028AB2" w14:textId="77777777" w:rsidR="00096978" w:rsidRPr="00302315" w:rsidRDefault="00096978" w:rsidP="007A44B1">
      <w:pPr>
        <w:widowControl w:val="0"/>
        <w:spacing w:after="120" w:line="276" w:lineRule="auto"/>
        <w:jc w:val="both"/>
        <w:rPr>
          <w:rFonts w:ascii="Times New Roman" w:hAnsi="Times New Roman"/>
          <w:b/>
          <w:bCs/>
          <w:sz w:val="26"/>
          <w:szCs w:val="26"/>
        </w:rPr>
      </w:pPr>
      <w:r>
        <w:rPr>
          <w:rFonts w:ascii="Times New Roman" w:hAnsi="Times New Roman"/>
          <w:b/>
          <w:bCs/>
          <w:sz w:val="26"/>
          <w:szCs w:val="26"/>
        </w:rPr>
        <w:t>12.1. Quyền chung của Bên B:</w:t>
      </w:r>
    </w:p>
    <w:p w14:paraId="2E8FBF0F" w14:textId="77777777" w:rsidR="00096978" w:rsidRPr="00302315" w:rsidRDefault="00096978" w:rsidP="007A44B1">
      <w:pPr>
        <w:widowControl w:val="0"/>
        <w:numPr>
          <w:ilvl w:val="0"/>
          <w:numId w:val="7"/>
        </w:numPr>
        <w:tabs>
          <w:tab w:val="left" w:pos="284"/>
        </w:tabs>
        <w:spacing w:after="120" w:line="276" w:lineRule="auto"/>
        <w:ind w:left="0" w:firstLine="0"/>
        <w:jc w:val="both"/>
        <w:rPr>
          <w:rFonts w:ascii="Times New Roman" w:hAnsi="Times New Roman"/>
          <w:sz w:val="26"/>
          <w:szCs w:val="26"/>
        </w:rPr>
      </w:pPr>
      <w:del w:id="6420" w:author="Claude" w:date="2026-10-12T09:00:00Z">
        <w:r>
          <w:rPr>
            <w:rFonts w:ascii="Times New Roman" w:hAnsi="Times New Roman"/>
            <w:sz w:val="26"/>
            <w:szCs w:val="26"/>
          </w:rPr>
          <w:delText xml:space="preserve">Phối hợp với Bên A, chủ</w:delText>
        </w:r>
      </w:del>
      <w:ins w:id="6421" w:author="Claude" w:date="2026-10-12T09:00:00Z">
        <w:r>
          <w:rPr>
            <w:rFonts w:ascii="Times New Roman" w:hAnsi="Times New Roman"/>
            <w:sz w:val="26"/>
            <w:szCs w:val="26"/>
          </w:rPr>
          <w:t xml:space="preserve">Chủ</w:t>
        </w:r>
      </w:ins>
      <w:r>
        <w:rPr>
          <w:rFonts w:ascii="Times New Roman" w:hAnsi="Times New Roman"/>
          <w:sz w:val="26"/>
          <w:szCs w:val="26"/>
        </w:rPr>
        <w:t xml:space="preserve"> động</w:t>
      </w:r>
      <w:del w:id="6422" w:author="Claude" w:date="2026-10-12T09:00:00Z">
        <w:r>
          <w:rPr>
            <w:rFonts w:ascii="Times New Roman" w:hAnsi="Times New Roman"/>
            <w:sz w:val="26"/>
            <w:szCs w:val="26"/>
          </w:rPr>
          <w:delText xml:space="preserve"> trong công tác</w:delText>
        </w:r>
      </w:del>
      <w:r>
        <w:rPr>
          <w:rFonts w:ascii="Times New Roman" w:hAnsi="Times New Roman"/>
          <w:sz w:val="26"/>
          <w:szCs w:val="26"/>
        </w:rPr>
        <w:t xml:space="preserve"> chuẩn bị máy móc, nhân lực, vật tư</w:t>
      </w:r>
      <w:del w:id="6423" w:author="Claude" w:date="2026-10-12T09:00:00Z">
        <w:r>
          <w:rPr>
            <w:rFonts w:ascii="Times New Roman" w:hAnsi="Times New Roman"/>
            <w:sz w:val="26"/>
            <w:szCs w:val="26"/>
          </w:rPr>
          <w:delText xml:space="preserve"> phụ</w:delText>
        </w:r>
      </w:del>
      <w:r>
        <w:rPr>
          <w:rFonts w:ascii="Times New Roman" w:hAnsi="Times New Roman"/>
          <w:sz w:val="26"/>
          <w:szCs w:val="26"/>
        </w:rPr>
        <w:t xml:space="preserve">, vật tư biện pháp </w:t>
      </w:r>
      <w:del w:id="6424" w:author="Claude" w:date="2026-10-12T09:00:00Z">
        <w:r>
          <w:rPr>
            <w:rFonts w:ascii="Times New Roman" w:hAnsi="Times New Roman"/>
            <w:sz w:val="26"/>
            <w:szCs w:val="26"/>
          </w:rPr>
          <w:delText xml:space="preserve">thi công </w:delText>
        </w:r>
      </w:del>
      <w:r>
        <w:rPr>
          <w:rFonts w:ascii="Times New Roman" w:hAnsi="Times New Roman"/>
          <w:sz w:val="26"/>
          <w:szCs w:val="26"/>
          <w:lang w:val="nl-NL"/>
        </w:rPr>
        <w:t xml:space="preserve">và các điều kiện </w:t>
      </w:r>
      <w:del w:id="6425" w:author="Claude" w:date="2026-10-12T09:00:00Z">
        <w:r>
          <w:rPr>
            <w:rFonts w:ascii="Times New Roman" w:hAnsi="Times New Roman"/>
            <w:sz w:val="26"/>
            <w:szCs w:val="26"/>
            <w:lang w:val="nl-NL"/>
          </w:rPr>
          <w:delText xml:space="preserve">vật chất liên quan</w:delText>
        </w:r>
      </w:del>
      <w:ins w:id="6426" w:author="Claude" w:date="2026-10-12T09:00:00Z">
        <w:r>
          <w:rPr>
            <w:rFonts w:ascii="Times New Roman" w:hAnsi="Times New Roman"/>
            <w:sz w:val="26"/>
            <w:szCs w:val="26"/>
            <w:lang w:val="nl-NL"/>
          </w:rPr>
          <w:t xml:space="preserve">cần thiết</w:t>
        </w:r>
      </w:ins>
      <w:r>
        <w:rPr>
          <w:rFonts w:ascii="Times New Roman" w:hAnsi="Times New Roman"/>
          <w:sz w:val="26"/>
          <w:szCs w:val="26"/>
          <w:lang w:val="nl-NL"/>
        </w:rPr>
        <w:t xml:space="preserve"> khác để</w:t>
      </w:r>
      <w:r>
        <w:rPr>
          <w:rFonts w:ascii="Times New Roman" w:hAnsi="Times New Roman"/>
          <w:sz w:val="26"/>
          <w:szCs w:val="26"/>
        </w:rPr>
        <w:t xml:space="preserve"> thực hiện </w:t>
      </w:r>
      <w:del w:id="6427" w:author="Claude" w:date="2026-10-12T09:00:00Z">
        <w:r>
          <w:rPr>
            <w:rFonts w:ascii="Times New Roman" w:hAnsi="Times New Roman"/>
            <w:sz w:val="26"/>
            <w:szCs w:val="26"/>
          </w:rPr>
          <w:delText xml:space="preserve">các </w:delText>
        </w:r>
      </w:del>
      <w:r>
        <w:rPr>
          <w:rFonts w:ascii="Times New Roman" w:hAnsi="Times New Roman"/>
          <w:sz w:val="26"/>
          <w:szCs w:val="26"/>
        </w:rPr>
        <w:t xml:space="preserve">công việc </w:t>
      </w:r>
      <w:del w:id="6428" w:author="Claude" w:date="2026-10-12T09:00:00Z">
        <w:r>
          <w:rPr>
            <w:rFonts w:ascii="Times New Roman" w:hAnsi="Times New Roman"/>
            <w:sz w:val="26"/>
            <w:szCs w:val="26"/>
          </w:rPr>
          <w:delText xml:space="preserve">được giao, đảm bảo tiến độ, chất lượng, an toàn, bảo vệ môi trường, phòng chống cháy nổ </w:delText>
        </w:r>
      </w:del>
      <w:r>
        <w:rPr>
          <w:rFonts w:ascii="Times New Roman" w:hAnsi="Times New Roman"/>
          <w:sz w:val="26"/>
          <w:szCs w:val="26"/>
        </w:rPr>
        <w:t xml:space="preserve">theo</w:t>
      </w:r>
      <w:del w:id="6429" w:author="Claude" w:date="2026-10-12T09:00:00Z">
        <w:r>
          <w:rPr>
            <w:rFonts w:ascii="Times New Roman" w:hAnsi="Times New Roman"/>
            <w:sz w:val="26"/>
            <w:szCs w:val="26"/>
          </w:rPr>
          <w:delText xml:space="preserve"> quy định của</w:delText>
        </w:r>
      </w:del>
      <w:r>
        <w:rPr>
          <w:rFonts w:ascii="Times New Roman" w:hAnsi="Times New Roman"/>
          <w:sz w:val="26"/>
          <w:szCs w:val="26"/>
        </w:rPr>
        <w:t xml:space="preserve"> Hợp đồng</w:t>
      </w:r>
      <w:del w:id="6430" w:author="Claude" w:date="2026-10-12T09:00:00Z">
        <w:r>
          <w:rPr>
            <w:rFonts w:ascii="Times New Roman" w:hAnsi="Times New Roman"/>
            <w:sz w:val="26"/>
            <w:szCs w:val="26"/>
          </w:rPr>
          <w:delText xml:space="preserve"> này</w:delText>
        </w:r>
      </w:del>
      <w:r>
        <w:rPr>
          <w:rFonts w:ascii="Times New Roman" w:hAnsi="Times New Roman"/>
          <w:sz w:val="26"/>
          <w:szCs w:val="26"/>
        </w:rPr>
        <w:t xml:space="preserve">.</w:t>
      </w:r>
    </w:p>
    <w:p w14:paraId="5BA1679B" w14:textId="77777777" w:rsidR="00096978" w:rsidRPr="00302315" w:rsidRDefault="00096978" w:rsidP="007A44B1">
      <w:pPr>
        <w:widowControl w:val="0"/>
        <w:numPr>
          <w:ilvl w:val="0"/>
          <w:numId w:val="7"/>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Yêu cầu Bên A cung cấp những hồ sơ, tài liệu cần thiết có liên quan đến công việc của Hợp đồng trong phạm vi cho phép của Bên A.</w:t>
      </w:r>
    </w:p>
    <w:p w14:paraId="5A10983F" w14:textId="77777777" w:rsidR="00096978" w:rsidRPr="00302315" w:rsidRDefault="00096978" w:rsidP="007A44B1">
      <w:pPr>
        <w:widowControl w:val="0"/>
        <w:numPr>
          <w:ilvl w:val="0"/>
          <w:numId w:val="7"/>
        </w:numPr>
        <w:tabs>
          <w:tab w:val="left" w:pos="284"/>
        </w:tabs>
        <w:spacing w:after="120" w:line="276" w:lineRule="auto"/>
        <w:ind w:left="0" w:firstLine="0"/>
        <w:jc w:val="both"/>
        <w:rPr>
          <w:rFonts w:ascii="Times New Roman" w:hAnsi="Times New Roman"/>
          <w:sz w:val="26"/>
          <w:szCs w:val="26"/>
        </w:rPr>
      </w:pPr>
      <w:del w:id="6431" w:author="Claude" w:date="2026-10-12T09:00:00Z">
        <w:r>
          <w:rPr>
            <w:rFonts w:ascii="Times New Roman" w:hAnsi="Times New Roman"/>
            <w:sz w:val="26"/>
            <w:szCs w:val="26"/>
          </w:rPr>
          <w:delText xml:space="preserve">Được đề</w:delText>
        </w:r>
      </w:del>
      <w:ins w:id="6432" w:author="Claude" w:date="2026-10-12T09:00:00Z">
        <w:r>
          <w:rPr>
            <w:rFonts w:ascii="Times New Roman" w:hAnsi="Times New Roman"/>
            <w:sz w:val="26"/>
            <w:szCs w:val="26"/>
          </w:rPr>
          <w:t xml:space="preserve">Đề</w:t>
        </w:r>
      </w:ins>
      <w:r>
        <w:rPr>
          <w:rFonts w:ascii="Times New Roman" w:hAnsi="Times New Roman"/>
          <w:sz w:val="26"/>
          <w:szCs w:val="26"/>
        </w:rPr>
        <w:t xml:space="preserve"> xuất</w:t>
      </w:r>
      <w:del w:id="6433" w:author="Claude" w:date="2026-10-12T09:00:00Z">
        <w:r>
          <w:rPr>
            <w:rFonts w:ascii="Times New Roman" w:hAnsi="Times New Roman"/>
            <w:sz w:val="26"/>
            <w:szCs w:val="26"/>
          </w:rPr>
          <w:delText xml:space="preserve"> với</w:delText>
        </w:r>
      </w:del>
      <w:r>
        <w:rPr>
          <w:rFonts w:ascii="Times New Roman" w:hAnsi="Times New Roman"/>
          <w:sz w:val="26"/>
          <w:szCs w:val="26"/>
        </w:rPr>
        <w:t xml:space="preserve"> Bên A </w:t>
      </w:r>
      <w:del w:id="6434" w:author="Claude" w:date="2026-10-12T09:00:00Z">
        <w:r>
          <w:rPr>
            <w:rFonts w:ascii="Times New Roman" w:hAnsi="Times New Roman"/>
            <w:sz w:val="26"/>
            <w:szCs w:val="26"/>
          </w:rPr>
          <w:delText xml:space="preserve">sửa đổi</w:delText>
        </w:r>
      </w:del>
      <w:ins w:id="6435" w:author="Claude" w:date="2026-10-12T09:00:00Z">
        <w:r>
          <w:rPr>
            <w:rFonts w:ascii="Times New Roman" w:hAnsi="Times New Roman"/>
            <w:sz w:val="26"/>
            <w:szCs w:val="26"/>
          </w:rPr>
          <w:t xml:space="preserve">điều chỉnh</w:t>
        </w:r>
      </w:ins>
      <w:r>
        <w:rPr>
          <w:rFonts w:ascii="Times New Roman" w:hAnsi="Times New Roman"/>
          <w:sz w:val="26"/>
          <w:szCs w:val="26"/>
        </w:rPr>
        <w:t xml:space="preserve"> thiết kế </w:t>
      </w:r>
      <w:del w:id="6436" w:author="Claude" w:date="2026-10-12T09:00:00Z">
        <w:r>
          <w:rPr>
            <w:rFonts w:ascii="Times New Roman" w:hAnsi="Times New Roman"/>
            <w:sz w:val="26"/>
            <w:szCs w:val="26"/>
          </w:rPr>
          <w:delText xml:space="preserve">cho </w:delText>
        </w:r>
      </w:del>
      <w:r>
        <w:rPr>
          <w:rFonts w:ascii="Times New Roman" w:hAnsi="Times New Roman"/>
          <w:sz w:val="26"/>
          <w:szCs w:val="26"/>
        </w:rPr>
        <w:t xml:space="preserve">phù hợp</w:t>
      </w:r>
      <w:del w:id="6437" w:author="Claude" w:date="2026-10-12T09:00:00Z">
        <w:r>
          <w:rPr>
            <w:rFonts w:ascii="Times New Roman" w:hAnsi="Times New Roman"/>
            <w:sz w:val="26"/>
            <w:szCs w:val="26"/>
          </w:rPr>
          <w:delText xml:space="preserve"> với</w:delText>
        </w:r>
      </w:del>
      <w:r>
        <w:rPr>
          <w:rFonts w:ascii="Times New Roman" w:hAnsi="Times New Roman"/>
          <w:sz w:val="26"/>
          <w:szCs w:val="26"/>
        </w:rPr>
        <w:t xml:space="preserve"> thực tế thi công</w:t>
      </w:r>
      <w:del w:id="6438" w:author="Claude" w:date="2026-10-12T09:00:00Z">
        <w:r>
          <w:rPr>
            <w:rFonts w:ascii="Times New Roman" w:hAnsi="Times New Roman"/>
            <w:sz w:val="26"/>
            <w:szCs w:val="26"/>
          </w:rPr>
          <w:delText xml:space="preserve"> để bảo đảm chất lượng và hiệu quả của Dự án</w:delText>
        </w:r>
      </w:del>
      <w:ins w:id="6439" w:author="Claude" w:date="2026-10-12T09:00:00Z">
        <w:r>
          <w:rPr>
            <w:rFonts w:ascii="Times New Roman" w:hAnsi="Times New Roman"/>
            <w:sz w:val="26"/>
            <w:szCs w:val="26"/>
          </w:rPr>
          <w:t xml:space="preserve">; việc điều chỉnh chỉ được thực hiện khi được cấp có thẩm quyền chấp thuận</w:t>
        </w:r>
      </w:ins>
      <w:r>
        <w:rPr>
          <w:rFonts w:ascii="Times New Roman" w:hAnsi="Times New Roman"/>
          <w:sz w:val="26"/>
          <w:szCs w:val="26"/>
        </w:rPr>
        <w:t xml:space="preserve">.</w:t>
      </w:r>
    </w:p>
    <w:p w14:paraId="49AD9B27" w14:textId="77777777" w:rsidR="00096978" w:rsidRPr="00302315" w:rsidRDefault="00096978" w:rsidP="007A44B1">
      <w:pPr>
        <w:widowControl w:val="0"/>
        <w:numPr>
          <w:ilvl w:val="0"/>
          <w:numId w:val="7"/>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Từ chối thực hiện những yêu cầu trái pháp luật của Bên A hoặc không vì mục đích thực hiện Hợp đồng.</w:t>
      </w:r>
    </w:p>
    <w:p w14:paraId="24260115" w14:textId="77777777" w:rsidR="00096978" w:rsidRPr="00302315" w:rsidRDefault="00096978" w:rsidP="007A44B1">
      <w:pPr>
        <w:widowControl w:val="0"/>
        <w:numPr>
          <w:ilvl w:val="0"/>
          <w:numId w:val="7"/>
        </w:numPr>
        <w:tabs>
          <w:tab w:val="left" w:pos="284"/>
        </w:tabs>
        <w:spacing w:after="120" w:line="276" w:lineRule="auto"/>
        <w:ind w:left="0" w:firstLine="0"/>
        <w:jc w:val="both"/>
        <w:rPr>
          <w:rFonts w:ascii="Times New Roman" w:hAnsi="Times New Roman"/>
          <w:sz w:val="26"/>
          <w:szCs w:val="26"/>
        </w:rPr>
      </w:pPr>
      <w:del w:id="6440" w:author="Claude" w:date="2026-10-12T09:00:00Z">
        <w:r>
          <w:rPr>
            <w:rFonts w:ascii="Times New Roman" w:hAnsi="Times New Roman"/>
            <w:sz w:val="26"/>
            <w:szCs w:val="26"/>
          </w:rPr>
          <w:delText xml:space="preserve">Được đề</w:delText>
        </w:r>
      </w:del>
      <w:ins w:id="6441" w:author="Claude" w:date="2026-10-12T09:00:00Z">
        <w:r>
          <w:rPr>
            <w:rFonts w:ascii="Times New Roman" w:hAnsi="Times New Roman"/>
            <w:sz w:val="26"/>
            <w:szCs w:val="26"/>
          </w:rPr>
          <w:t xml:space="preserve">Đề</w:t>
        </w:r>
      </w:ins>
      <w:r>
        <w:rPr>
          <w:rFonts w:ascii="Times New Roman" w:hAnsi="Times New Roman"/>
          <w:sz w:val="26"/>
          <w:szCs w:val="26"/>
        </w:rPr>
        <w:t xml:space="preserve"> xuất thay đổi</w:t>
      </w:r>
      <w:del w:id="6442" w:author="Claude" w:date="2026-10-12T09:00:00Z">
        <w:r>
          <w:rPr>
            <w:rFonts w:ascii="Times New Roman" w:hAnsi="Times New Roman"/>
            <w:sz w:val="26"/>
            <w:szCs w:val="26"/>
          </w:rPr>
          <w:delText xml:space="preserve"> các</w:delText>
        </w:r>
      </w:del>
      <w:r>
        <w:rPr>
          <w:rFonts w:ascii="Times New Roman" w:hAnsi="Times New Roman"/>
          <w:sz w:val="26"/>
          <w:szCs w:val="26"/>
        </w:rPr>
        <w:t xml:space="preserve"> biện pháp thi công nhưng</w:t>
      </w:r>
      <w:del w:id="6443" w:author="Claude" w:date="2026-10-12T09:00:00Z">
        <w:r>
          <w:rPr>
            <w:rFonts w:ascii="Times New Roman" w:hAnsi="Times New Roman"/>
            <w:sz w:val="26"/>
            <w:szCs w:val="26"/>
          </w:rPr>
          <w:delText xml:space="preserve"> vẫn</w:delText>
        </w:r>
      </w:del>
      <w:r>
        <w:rPr>
          <w:rFonts w:ascii="Times New Roman" w:hAnsi="Times New Roman"/>
          <w:sz w:val="26"/>
          <w:szCs w:val="26"/>
        </w:rPr>
        <w:t xml:space="preserve"> phải bảo đảm chất lượng, tiến độ, an toàn, bảo vệ môi trường</w:t>
      </w:r>
      <w:del w:id="6444" w:author="Claude" w:date="2026-10-12T09:00:00Z">
        <w:r>
          <w:rPr>
            <w:rFonts w:ascii="Times New Roman" w:hAnsi="Times New Roman"/>
            <w:sz w:val="26"/>
            <w:szCs w:val="26"/>
          </w:rPr>
          <w:delText xml:space="preserve">. Bên B</w:delText>
        </w:r>
      </w:del>
      <w:ins w:id="6445" w:author="Claude" w:date="2026-10-12T09:00:00Z">
        <w:r>
          <w:rPr>
            <w:rFonts w:ascii="Times New Roman" w:hAnsi="Times New Roman"/>
            <w:sz w:val="26"/>
            <w:szCs w:val="26"/>
          </w:rPr>
          <w:t xml:space="preserve"> và không làm tăng giá Hợp đồng;</w:t>
        </w:r>
      </w:ins>
      <w:r>
        <w:rPr>
          <w:rFonts w:ascii="Times New Roman" w:hAnsi="Times New Roman"/>
          <w:sz w:val="26"/>
          <w:szCs w:val="26"/>
        </w:rPr>
        <w:t xml:space="preserve"> chỉ được thực hiện </w:t>
      </w:r>
      <w:del w:id="6446" w:author="Claude" w:date="2026-10-12T09:00:00Z">
        <w:r>
          <w:rPr>
            <w:rFonts w:ascii="Times New Roman" w:hAnsi="Times New Roman"/>
            <w:sz w:val="26"/>
            <w:szCs w:val="26"/>
          </w:rPr>
          <w:delText xml:space="preserve">việc thay đổi khi</w:delText>
        </w:r>
      </w:del>
      <w:ins w:id="6447" w:author="Claude" w:date="2026-10-12T09:00:00Z">
        <w:r>
          <w:rPr>
            <w:rFonts w:ascii="Times New Roman" w:hAnsi="Times New Roman"/>
            <w:sz w:val="26"/>
            <w:szCs w:val="26"/>
          </w:rPr>
          <w:t xml:space="preserve">khi được</w:t>
        </w:r>
      </w:ins>
      <w:r>
        <w:rPr>
          <w:rFonts w:ascii="Times New Roman" w:hAnsi="Times New Roman"/>
          <w:sz w:val="26"/>
          <w:szCs w:val="26"/>
        </w:rPr>
        <w:t xml:space="preserve"> Bên A chấp thuận bằng văn bản.</w:t>
      </w:r>
    </w:p>
    <w:p w14:paraId="61045B44" w14:textId="77777777" w:rsidR="00096978" w:rsidRPr="00302315" w:rsidRDefault="00096978" w:rsidP="007A44B1">
      <w:pPr>
        <w:widowControl w:val="0"/>
        <w:numPr>
          <w:ilvl w:val="0"/>
          <w:numId w:val="7"/>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Yêu cầu Bên A thanh toán giá trị khối lượng hoàn thành theo đúng Hợp đồng.</w:t>
      </w:r>
    </w:p>
    <w:p w14:paraId="7F2E3B55" w14:textId="36598484" w:rsidR="00096978" w:rsidRPr="00302315" w:rsidRDefault="00096978" w:rsidP="007A44B1">
      <w:pPr>
        <w:widowControl w:val="0"/>
        <w:numPr>
          <w:ilvl w:val="0"/>
          <w:numId w:val="7"/>
        </w:numPr>
        <w:tabs>
          <w:tab w:val="left" w:pos="284"/>
        </w:tabs>
        <w:spacing w:after="120" w:line="276" w:lineRule="auto"/>
        <w:ind w:left="0" w:firstLine="0"/>
        <w:jc w:val="both"/>
        <w:rPr>
          <w:rFonts w:ascii="Times New Roman" w:hAnsi="Times New Roman"/>
          <w:strike/>
          <w:sz w:val="26"/>
          <w:szCs w:val="26"/>
        </w:rPr>
      </w:pPr>
      <w:r>
        <w:rPr>
          <w:rFonts w:ascii="Times New Roman" w:hAnsi="Times New Roman"/>
          <w:sz w:val="26"/>
          <w:szCs w:val="26"/>
        </w:rPr>
        <w:t xml:space="preserve">Dừng thi công khi có nguy cơ </w:t>
      </w:r>
      <w:del w:id="6448" w:author="Claude" w:date="2026-10-12T09:00:00Z">
        <w:r>
          <w:rPr>
            <w:rFonts w:ascii="Times New Roman" w:hAnsi="Times New Roman"/>
            <w:sz w:val="26"/>
            <w:szCs w:val="26"/>
          </w:rPr>
          <w:delText xml:space="preserve">gây </w:delText>
        </w:r>
      </w:del>
      <w:r>
        <w:rPr>
          <w:rFonts w:ascii="Times New Roman" w:hAnsi="Times New Roman"/>
          <w:sz w:val="26"/>
          <w:szCs w:val="26"/>
        </w:rPr>
        <w:t xml:space="preserve">mất an toàn cho người và </w:t>
      </w:r>
      <w:del w:id="6449" w:author="Claude" w:date="2026-10-12T09:00:00Z">
        <w:r>
          <w:rPr>
            <w:rFonts w:ascii="Times New Roman" w:hAnsi="Times New Roman"/>
            <w:sz w:val="26"/>
            <w:szCs w:val="26"/>
          </w:rPr>
          <w:delText xml:space="preserve">Hạng mục </w:delText>
        </w:r>
      </w:del>
      <w:r>
        <w:rPr>
          <w:rFonts w:ascii="Times New Roman" w:hAnsi="Times New Roman"/>
          <w:sz w:val="26"/>
          <w:szCs w:val="26"/>
        </w:rPr>
        <w:t xml:space="preserve">công trình</w:t>
      </w:r>
      <w:del w:id="6450" w:author="Claude" w:date="2026-10-12T09:00:00Z">
        <w:r>
          <w:rPr>
            <w:rFonts w:ascii="Times New Roman" w:hAnsi="Times New Roman"/>
            <w:sz w:val="26"/>
            <w:szCs w:val="26"/>
          </w:rPr>
          <w:delText xml:space="preserve">, đồng thời</w:delText>
        </w:r>
      </w:del>
      <w:ins w:id="6451" w:author="Claude" w:date="2026-10-12T09:00:00Z">
        <w:r>
          <w:rPr>
            <w:rFonts w:ascii="Times New Roman" w:hAnsi="Times New Roman"/>
            <w:sz w:val="26"/>
            <w:szCs w:val="26"/>
          </w:rPr>
          <w:t xml:space="preserve">; Bên B</w:t>
        </w:r>
      </w:ins>
      <w:r>
        <w:rPr>
          <w:rFonts w:ascii="Times New Roman" w:hAnsi="Times New Roman"/>
          <w:sz w:val="26"/>
          <w:szCs w:val="26"/>
        </w:rPr>
        <w:t xml:space="preserve"> phải thông báo ngay </w:t>
      </w:r>
      <w:ins w:id="6452" w:author="Claude" w:date="2026-10-12T09:00:00Z">
        <w:r>
          <w:rPr>
            <w:rFonts w:ascii="Times New Roman" w:hAnsi="Times New Roman"/>
            <w:sz w:val="26"/>
            <w:szCs w:val="26"/>
          </w:rPr>
          <w:t xml:space="preserve">bằng văn bản </w:t>
        </w:r>
      </w:ins>
      <w:r>
        <w:rPr>
          <w:rFonts w:ascii="Times New Roman" w:hAnsi="Times New Roman"/>
          <w:sz w:val="26"/>
          <w:szCs w:val="26"/>
        </w:rPr>
        <w:t xml:space="preserve">cho Bên A.</w:t>
      </w:r>
    </w:p>
    <w:p w14:paraId="2BA720D8" w14:textId="77777777" w:rsidR="00096978" w:rsidRPr="00302315" w:rsidRDefault="00096978" w:rsidP="007A44B1">
      <w:pPr>
        <w:widowControl w:val="0"/>
        <w:numPr>
          <w:ilvl w:val="0"/>
          <w:numId w:val="7"/>
        </w:numPr>
        <w:tabs>
          <w:tab w:val="left" w:pos="284"/>
        </w:tabs>
        <w:spacing w:after="120" w:line="276" w:lineRule="auto"/>
        <w:ind w:left="0" w:firstLine="0"/>
        <w:jc w:val="both"/>
        <w:rPr>
          <w:rFonts w:ascii="Times New Roman" w:hAnsi="Times New Roman"/>
          <w:sz w:val="26"/>
          <w:szCs w:val="26"/>
        </w:rPr>
      </w:pPr>
      <w:r>
        <w:rPr>
          <w:rFonts w:ascii="Times New Roman" w:hAnsi="Times New Roman"/>
          <w:sz w:val="26"/>
          <w:szCs w:val="26"/>
        </w:rPr>
        <w:t>Các quyền khác theo quy định của pháp luật.</w:t>
      </w:r>
    </w:p>
    <w:p w14:paraId="45A3C6C6" w14:textId="77777777" w:rsidR="00096978" w:rsidRPr="00302315" w:rsidRDefault="00096978" w:rsidP="007A44B1">
      <w:pPr>
        <w:widowControl w:val="0"/>
        <w:spacing w:after="120" w:line="276" w:lineRule="auto"/>
        <w:jc w:val="both"/>
        <w:rPr>
          <w:rFonts w:ascii="Times New Roman" w:hAnsi="Times New Roman"/>
          <w:b/>
          <w:bCs/>
          <w:sz w:val="26"/>
          <w:szCs w:val="26"/>
        </w:rPr>
      </w:pPr>
      <w:r>
        <w:rPr>
          <w:rFonts w:ascii="Times New Roman" w:hAnsi="Times New Roman"/>
          <w:b/>
          <w:bCs/>
          <w:sz w:val="26"/>
          <w:szCs w:val="26"/>
        </w:rPr>
        <w:t xml:space="preserve">12.2. Nghĩa vụ </w:t>
      </w:r>
      <w:del w:id="6453" w:author="Claude" w:date="2026-10-12T09:00:00Z">
        <w:r>
          <w:rPr>
            <w:rFonts w:ascii="Times New Roman" w:hAnsi="Times New Roman"/>
            <w:b/>
            <w:bCs/>
            <w:sz w:val="26"/>
            <w:szCs w:val="26"/>
          </w:rPr>
          <w:delText xml:space="preserve">chung </w:delText>
        </w:r>
      </w:del>
      <w:r>
        <w:rPr>
          <w:rFonts w:ascii="Times New Roman" w:hAnsi="Times New Roman"/>
          <w:b/>
          <w:bCs/>
          <w:sz w:val="26"/>
          <w:szCs w:val="26"/>
        </w:rPr>
        <w:t xml:space="preserve">của Bên B:</w:t>
      </w:r>
    </w:p>
    <w:p>
      <w:pPr>
        <w:widowControl w:val="0"/>
        <w:spacing w:after="120" w:line="276" w:lineRule="auto"/>
        <w:jc w:val="both"/>
        <w:rPr>
          <w:ins w:id="7376" w:author="Claude" w:date="2026-10-12T09:00:00Z"/>
          <w:rFonts w:ascii="Times New Roman" w:hAnsi="Times New Roman"/>
          <w:b/>
          <w:bCs/>
          <w:sz w:val="26"/>
          <w:szCs w:val="26"/>
          <w:lang w:val="fr-FR"/>
        </w:rPr>
      </w:pPr>
      <w:ins w:id="7377" w:author="Claude" w:date="2026-10-12T09:00:00Z">
        <w:r>
          <w:rPr>
            <w:rFonts w:ascii="Times New Roman" w:hAnsi="Times New Roman"/>
            <w:b/>
            <w:bCs/>
            <w:sz w:val="26"/>
            <w:szCs w:val="26"/>
            <w:lang w:val="fr-FR"/>
          </w:rPr>
          <w:t xml:space="preserve">12.2.1 Nghĩa vụ chung</w:t>
        </w:r>
      </w:ins>
    </w:p>
    <w:p w14:paraId="370D7EA2" w14:textId="77777777" w:rsidR="00DB0CD2" w:rsidRPr="00302315" w:rsidRDefault="00096978" w:rsidP="007A44B1">
      <w:pPr>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a) Bên B </w:t>
      </w:r>
      <w:del w:id="6454" w:author="Claude" w:date="2026-10-12T09:00:00Z">
        <w:r>
          <w:rPr>
            <w:rFonts w:ascii="Times New Roman" w:hAnsi="Times New Roman"/>
            <w:sz w:val="26"/>
            <w:szCs w:val="26"/>
          </w:rPr>
          <w:delText xml:space="preserve">đảm bảo rằng,</w:delText>
        </w:r>
      </w:del>
      <w:ins w:id="6455" w:author="Claude" w:date="2026-10-12T09:00:00Z">
        <w:r>
          <w:rPr>
            <w:rFonts w:ascii="Times New Roman" w:hAnsi="Times New Roman"/>
            <w:sz w:val="26"/>
            <w:szCs w:val="26"/>
          </w:rPr>
          <w:t xml:space="preserve">có nghĩa vụ tự xin cấp</w:t>
        </w:r>
      </w:ins>
      <w:r>
        <w:rPr>
          <w:rFonts w:ascii="Times New Roman" w:hAnsi="Times New Roman"/>
          <w:sz w:val="26"/>
          <w:szCs w:val="26"/>
        </w:rPr>
        <w:t xml:space="preserve"> bằng chi phí của mình </w:t>
      </w:r>
      <w:del w:id="6456" w:author="Claude" w:date="2026-10-12T09:00:00Z">
        <w:r>
          <w:rPr>
            <w:rFonts w:ascii="Times New Roman" w:hAnsi="Times New Roman"/>
            <w:sz w:val="26"/>
            <w:szCs w:val="26"/>
          </w:rPr>
          <w:delText xml:space="preserve">sẽ có được tất các</w:delText>
        </w:r>
      </w:del>
      <w:ins w:id="6457" w:author="Claude" w:date="2026-10-12T09:00:00Z">
        <w:r>
          <w:rPr>
            <w:rFonts w:ascii="Times New Roman" w:hAnsi="Times New Roman"/>
            <w:sz w:val="26"/>
            <w:szCs w:val="26"/>
          </w:rPr>
          <w:t xml:space="preserve">các giấy phép,</w:t>
        </w:r>
      </w:ins>
      <w:r>
        <w:rPr>
          <w:rFonts w:ascii="Times New Roman" w:hAnsi="Times New Roman"/>
          <w:sz w:val="26"/>
          <w:szCs w:val="26"/>
        </w:rPr>
        <w:t xml:space="preserve"> giấy tờ cần thiết cho </w:t>
      </w:r>
      <w:ins w:id="6458" w:author="Claude" w:date="2026-10-12T09:00:00Z">
        <w:r>
          <w:rPr>
            <w:rFonts w:ascii="Times New Roman" w:hAnsi="Times New Roman"/>
            <w:sz w:val="26"/>
            <w:szCs w:val="26"/>
          </w:rPr>
          <w:t xml:space="preserve">việc </w:t>
        </w:r>
      </w:ins>
      <w:r>
        <w:rPr>
          <w:rFonts w:ascii="Times New Roman" w:hAnsi="Times New Roman"/>
          <w:sz w:val="26"/>
          <w:szCs w:val="26"/>
        </w:rPr>
        <w:t xml:space="preserve">vận chuyển</w:t>
      </w:r>
      <w:ins w:id="6459" w:author="Claude" w:date="2026-10-12T09:00:00Z">
        <w:r>
          <w:rPr>
            <w:rFonts w:ascii="Times New Roman" w:hAnsi="Times New Roman"/>
            <w:sz w:val="26"/>
            <w:szCs w:val="26"/>
          </w:rPr>
          <w:t xml:space="preserve">, lưu hành</w:t>
        </w:r>
      </w:ins>
      <w:r>
        <w:rPr>
          <w:rFonts w:ascii="Times New Roman" w:hAnsi="Times New Roman"/>
          <w:sz w:val="26"/>
          <w:szCs w:val="26"/>
        </w:rPr>
        <w:t xml:space="preserve"> thiết bị</w:t>
      </w:r>
      <w:del w:id="6460" w:author="Claude" w:date="2026-10-12T09:00:00Z">
        <w:r>
          <w:rPr>
            <w:rFonts w:ascii="Times New Roman" w:hAnsi="Times New Roman"/>
            <w:sz w:val="26"/>
            <w:szCs w:val="26"/>
          </w:rPr>
          <w:delText xml:space="preserve">,… (trong phạm vi cho phép của Bên B) phù hợp với</w:delText>
        </w:r>
      </w:del>
      <w:ins w:id="6461" w:author="Claude" w:date="2026-10-12T09:00:00Z">
        <w:r>
          <w:rPr>
            <w:rFonts w:ascii="Times New Roman" w:hAnsi="Times New Roman"/>
            <w:sz w:val="26"/>
            <w:szCs w:val="26"/>
          </w:rPr>
          <w:t xml:space="preserve"> theo</w:t>
        </w:r>
      </w:ins>
      <w:r>
        <w:rPr>
          <w:rFonts w:ascii="Times New Roman" w:hAnsi="Times New Roman"/>
          <w:sz w:val="26"/>
          <w:szCs w:val="26"/>
        </w:rPr>
        <w:t xml:space="preserve"> quy định của pháp luật</w:t>
      </w:r>
      <w:del w:id="6462" w:author="Claude" w:date="2026-10-12T09:00:00Z">
        <w:r>
          <w:rPr>
            <w:rFonts w:ascii="Times New Roman" w:hAnsi="Times New Roman"/>
            <w:sz w:val="26"/>
            <w:szCs w:val="26"/>
          </w:rPr>
          <w:delText xml:space="preserve"> hiện hành và yêu cầu của cơ quan có thẩm quyền</w:delText>
        </w:r>
      </w:del>
      <w:r>
        <w:rPr>
          <w:rFonts w:ascii="Times New Roman" w:hAnsi="Times New Roman"/>
          <w:sz w:val="26"/>
          <w:szCs w:val="26"/>
        </w:rPr>
        <w:t xml:space="preserve">.</w:t>
      </w:r>
    </w:p>
    <w:p w14:paraId="1BBFEB7D" w14:textId="77777777" w:rsidR="00096978" w:rsidRPr="00302315" w:rsidRDefault="00096978" w:rsidP="007A44B1">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b) Bên B </w:t>
      </w:r>
      <w:del w:id="6463" w:author="Claude" w:date="2026-10-12T09:00:00Z">
        <w:r>
          <w:rPr>
            <w:rFonts w:ascii="Times New Roman" w:hAnsi="Times New Roman"/>
            <w:sz w:val="26"/>
            <w:szCs w:val="26"/>
            <w:lang w:val="fr-FR"/>
          </w:rPr>
          <w:delText xml:space="preserve">sẽ tránh và đảm</w:delText>
        </w:r>
      </w:del>
      <w:ins w:id="6464" w:author="Claude" w:date="2026-10-12T09:00:00Z">
        <w:r>
          <w:rPr>
            <w:rFonts w:ascii="Times New Roman" w:hAnsi="Times New Roman"/>
            <w:sz w:val="26"/>
            <w:szCs w:val="26"/>
            <w:lang w:val="fr-FR"/>
          </w:rPr>
          <w:t xml:space="preserve">có nghĩa vụ</w:t>
        </w:r>
      </w:ins>
      <w:r>
        <w:rPr>
          <w:rFonts w:ascii="Times New Roman" w:hAnsi="Times New Roman"/>
          <w:sz w:val="26"/>
          <w:szCs w:val="26"/>
          <w:lang w:val="fr-FR"/>
        </w:rPr>
        <w:t xml:space="preserve"> bảo </w:t>
      </w:r>
      <w:del w:id="6465" w:author="Claude" w:date="2026-10-12T09:00:00Z">
        <w:r>
          <w:rPr>
            <w:rFonts w:ascii="Times New Roman" w:hAnsi="Times New Roman"/>
            <w:sz w:val="26"/>
            <w:szCs w:val="26"/>
            <w:lang w:val="fr-FR"/>
          </w:rPr>
          <w:delText xml:space="preserve">cho</w:delText>
        </w:r>
      </w:del>
      <w:ins w:id="6466" w:author="Claude" w:date="2026-10-12T09:00:00Z">
        <w:r>
          <w:rPr>
            <w:rFonts w:ascii="Times New Roman" w:hAnsi="Times New Roman"/>
            <w:sz w:val="26"/>
            <w:szCs w:val="26"/>
            <w:lang w:val="fr-FR"/>
          </w:rPr>
          <w:t xml:space="preserve">đảm</w:t>
        </w:r>
      </w:ins>
      <w:r>
        <w:rPr>
          <w:rFonts w:ascii="Times New Roman" w:hAnsi="Times New Roman"/>
          <w:sz w:val="26"/>
          <w:szCs w:val="26"/>
          <w:lang w:val="fr-FR"/>
        </w:rPr>
        <w:t xml:space="preserve"> Bên A </w:t>
      </w:r>
      <w:del w:id="6467" w:author="Claude" w:date="2026-10-12T09:00:00Z">
        <w:r>
          <w:rPr>
            <w:rFonts w:ascii="Times New Roman" w:hAnsi="Times New Roman"/>
            <w:sz w:val="26"/>
            <w:szCs w:val="26"/>
            <w:lang w:val="fr-FR"/>
          </w:rPr>
          <w:delText xml:space="preserve">khỏi mọi</w:delText>
        </w:r>
      </w:del>
      <w:ins w:id="6468" w:author="Claude" w:date="2026-10-12T09:00:00Z">
        <w:r>
          <w:rPr>
            <w:rFonts w:ascii="Times New Roman" w:hAnsi="Times New Roman"/>
            <w:sz w:val="26"/>
            <w:szCs w:val="26"/>
            <w:lang w:val="fr-FR"/>
          </w:rPr>
          <w:t xml:space="preserve">không phải chịu bất kỳ</w:t>
        </w:r>
      </w:ins>
      <w:r>
        <w:rPr>
          <w:rFonts w:ascii="Times New Roman" w:hAnsi="Times New Roman"/>
          <w:sz w:val="26"/>
          <w:szCs w:val="26"/>
          <w:lang w:val="fr-FR"/>
        </w:rPr>
        <w:t xml:space="preserve"> trách nhiệm pháp lý, </w:t>
      </w:r>
      <w:del w:id="6469" w:author="Claude" w:date="2026-10-12T09:00:00Z">
        <w:r>
          <w:rPr>
            <w:rFonts w:ascii="Times New Roman" w:hAnsi="Times New Roman"/>
            <w:sz w:val="26"/>
            <w:szCs w:val="26"/>
            <w:lang w:val="fr-FR"/>
          </w:rPr>
          <w:delText xml:space="preserve">kiện tụng, </w:delText>
        </w:r>
      </w:del>
      <w:r>
        <w:rPr>
          <w:rFonts w:ascii="Times New Roman" w:hAnsi="Times New Roman"/>
          <w:sz w:val="26"/>
          <w:szCs w:val="26"/>
          <w:lang w:val="fr-FR"/>
        </w:rPr>
        <w:t xml:space="preserve">khiếu nại, </w:t>
      </w:r>
      <w:ins w:id="6470" w:author="Claude" w:date="2026-10-12T09:00:00Z">
        <w:r>
          <w:rPr>
            <w:rFonts w:ascii="Times New Roman" w:hAnsi="Times New Roman"/>
            <w:sz w:val="26"/>
            <w:szCs w:val="26"/>
            <w:lang w:val="fr-FR"/>
          </w:rPr>
          <w:t xml:space="preserve">khởi kiện, </w:t>
        </w:r>
      </w:ins>
      <w:r>
        <w:rPr>
          <w:rFonts w:ascii="Times New Roman" w:hAnsi="Times New Roman"/>
          <w:sz w:val="26"/>
          <w:szCs w:val="26"/>
          <w:lang w:val="fr-FR"/>
        </w:rPr>
        <w:t xml:space="preserve">yêu cầu</w:t>
      </w:r>
      <w:del w:id="6471" w:author="Claude" w:date="2026-10-12T09:00:00Z">
        <w:r>
          <w:rPr>
            <w:rFonts w:ascii="Times New Roman" w:hAnsi="Times New Roman"/>
            <w:sz w:val="26"/>
            <w:szCs w:val="26"/>
            <w:lang w:val="fr-FR"/>
          </w:rPr>
          <w:delText xml:space="preserve">, thiệt hại</w:delText>
        </w:r>
      </w:del>
      <w:ins w:id="6472" w:author="Claude" w:date="2026-10-12T09:00:00Z">
        <w:r>
          <w:rPr>
            <w:rFonts w:ascii="Times New Roman" w:hAnsi="Times New Roman"/>
            <w:sz w:val="26"/>
            <w:szCs w:val="26"/>
            <w:lang w:val="fr-FR"/>
          </w:rPr>
          <w:t xml:space="preserve"> bồi thường</w:t>
        </w:r>
      </w:ins>
      <w:r>
        <w:rPr>
          <w:rFonts w:ascii="Times New Roman" w:hAnsi="Times New Roman"/>
          <w:sz w:val="26"/>
          <w:szCs w:val="26"/>
          <w:lang w:val="fr-FR"/>
        </w:rPr>
        <w:t xml:space="preserve">, chi phí </w:t>
      </w:r>
      <w:del w:id="6473" w:author="Claude" w:date="2026-10-12T09:00:00Z">
        <w:r>
          <w:rPr>
            <w:rFonts w:ascii="Times New Roman" w:hAnsi="Times New Roman"/>
            <w:sz w:val="26"/>
            <w:szCs w:val="26"/>
            <w:lang w:val="fr-FR"/>
          </w:rPr>
          <w:delText xml:space="preserve">mà Bên A có liên đới với bất cứ</w:delText>
        </w:r>
      </w:del>
      <w:ins w:id="6474" w:author="Claude" w:date="2026-10-12T09:00:00Z">
        <w:r>
          <w:rPr>
            <w:rFonts w:ascii="Times New Roman" w:hAnsi="Times New Roman"/>
            <w:sz w:val="26"/>
            <w:szCs w:val="26"/>
            <w:lang w:val="fr-FR"/>
          </w:rPr>
          <w:t xml:space="preserve">nào từ</w:t>
        </w:r>
      </w:ins>
      <w:r>
        <w:rPr>
          <w:rFonts w:ascii="Times New Roman" w:hAnsi="Times New Roman"/>
          <w:sz w:val="26"/>
          <w:szCs w:val="26"/>
          <w:lang w:val="fr-FR"/>
        </w:rPr>
        <w:t xml:space="preserve"> bên thứ ba </w:t>
      </w:r>
      <w:del w:id="6475" w:author="Claude" w:date="2026-10-12T09:00:00Z">
        <w:r>
          <w:rPr>
            <w:rFonts w:ascii="Times New Roman" w:hAnsi="Times New Roman"/>
            <w:sz w:val="26"/>
            <w:szCs w:val="26"/>
            <w:lang w:val="fr-FR"/>
          </w:rPr>
          <w:delText xml:space="preserve">nào khác bởi bất kỳ lý do</w:delText>
        </w:r>
      </w:del>
      <w:ins w:id="6476" w:author="Claude" w:date="2026-10-12T09:00:00Z">
        <w:r>
          <w:rPr>
            <w:rFonts w:ascii="Times New Roman" w:hAnsi="Times New Roman"/>
            <w:sz w:val="26"/>
            <w:szCs w:val="26"/>
            <w:lang w:val="fr-FR"/>
          </w:rPr>
          <w:t xml:space="preserve">phát sinh do hành vi</w:t>
        </w:r>
      </w:ins>
      <w:r>
        <w:rPr>
          <w:rFonts w:ascii="Times New Roman" w:hAnsi="Times New Roman"/>
          <w:sz w:val="26"/>
          <w:szCs w:val="26"/>
          <w:lang w:val="fr-FR"/>
        </w:rPr>
        <w:t xml:space="preserve"> vi phạm </w:t>
      </w:r>
      <w:del w:id="6477" w:author="Claude" w:date="2026-10-12T09:00:00Z">
        <w:r>
          <w:rPr>
            <w:rFonts w:ascii="Times New Roman" w:hAnsi="Times New Roman"/>
            <w:sz w:val="26"/>
            <w:szCs w:val="26"/>
            <w:lang w:val="fr-FR"/>
          </w:rPr>
          <w:delText xml:space="preserve">nào gây ra bởi</w:delText>
        </w:r>
      </w:del>
      <w:ins w:id="6478" w:author="Claude" w:date="2026-10-12T09:00:00Z">
        <w:r>
          <w:rPr>
            <w:rFonts w:ascii="Times New Roman" w:hAnsi="Times New Roman"/>
            <w:sz w:val="26"/>
            <w:szCs w:val="26"/>
            <w:lang w:val="fr-FR"/>
          </w:rPr>
          <w:t xml:space="preserve">của</w:t>
        </w:r>
      </w:ins>
      <w:r>
        <w:rPr>
          <w:rFonts w:ascii="Times New Roman" w:hAnsi="Times New Roman"/>
          <w:sz w:val="26"/>
          <w:szCs w:val="26"/>
          <w:lang w:val="fr-FR"/>
        </w:rPr>
        <w:t xml:space="preserve"> Bên B</w:t>
      </w:r>
      <w:ins w:id="6479" w:author="Claude" w:date="2026-10-12T09:00:00Z">
        <w:r>
          <w:rPr>
            <w:rFonts w:ascii="Times New Roman" w:hAnsi="Times New Roman"/>
            <w:sz w:val="26"/>
            <w:szCs w:val="26"/>
            <w:lang w:val="fr-FR"/>
          </w:rPr>
          <w:t xml:space="preserve">; trường hợp Bên A phải chịu, Bên B phải hoàn trả toàn bộ cho Bên A</w:t>
        </w:r>
      </w:ins>
      <w:r>
        <w:rPr>
          <w:rFonts w:ascii="Times New Roman" w:hAnsi="Times New Roman"/>
          <w:sz w:val="26"/>
          <w:szCs w:val="26"/>
          <w:lang w:val="fr-FR"/>
        </w:rPr>
        <w:t xml:space="preserve">.</w:t>
      </w:r>
    </w:p>
    <w:p w14:paraId="2CB9DDB3" w14:textId="77777777" w:rsidR="00096978" w:rsidRPr="00302315" w:rsidRDefault="00096978" w:rsidP="007A44B1">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c) Bên B phải bồi thường </w:t>
      </w:r>
      <w:del w:id="6480" w:author="Claude" w:date="2026-10-12T09:00:00Z">
        <w:r>
          <w:rPr>
            <w:rFonts w:ascii="Times New Roman" w:hAnsi="Times New Roman"/>
            <w:sz w:val="26"/>
            <w:szCs w:val="26"/>
            <w:lang w:val="fr-FR"/>
          </w:rPr>
          <w:delText xml:space="preserve">và gánh chịu những tổn hại </w:delText>
        </w:r>
      </w:del>
      <w:r>
        <w:rPr>
          <w:rFonts w:ascii="Times New Roman" w:hAnsi="Times New Roman"/>
          <w:sz w:val="26"/>
          <w:szCs w:val="26"/>
          <w:lang w:val="fr-FR"/>
        </w:rPr>
        <w:t xml:space="preserve">cho Bên A </w:t>
      </w:r>
      <w:del w:id="6481" w:author="Claude" w:date="2026-10-12T09:00:00Z">
        <w:r>
          <w:rPr>
            <w:rFonts w:ascii="Times New Roman" w:hAnsi="Times New Roman"/>
            <w:sz w:val="26"/>
            <w:szCs w:val="26"/>
            <w:lang w:val="fr-FR"/>
          </w:rPr>
          <w:delText xml:space="preserve">đối với các</w:delText>
        </w:r>
      </w:del>
      <w:ins w:id="6482" w:author="Claude" w:date="2026-10-12T09:00:00Z">
        <w:r>
          <w:rPr>
            <w:rFonts w:ascii="Times New Roman" w:hAnsi="Times New Roman"/>
            <w:sz w:val="26"/>
            <w:szCs w:val="26"/>
            <w:lang w:val="fr-FR"/>
          </w:rPr>
          <w:t xml:space="preserve">mọi</w:t>
        </w:r>
      </w:ins>
      <w:r>
        <w:rPr>
          <w:rFonts w:ascii="Times New Roman" w:hAnsi="Times New Roman"/>
          <w:sz w:val="26"/>
          <w:szCs w:val="26"/>
          <w:lang w:val="fr-FR"/>
        </w:rPr>
        <w:t xml:space="preserve"> khiếu nại, </w:t>
      </w:r>
      <w:ins w:id="6483" w:author="Claude" w:date="2026-10-12T09:00:00Z">
        <w:r>
          <w:rPr>
            <w:rFonts w:ascii="Times New Roman" w:hAnsi="Times New Roman"/>
            <w:sz w:val="26"/>
            <w:szCs w:val="26"/>
            <w:lang w:val="fr-FR"/>
          </w:rPr>
          <w:t xml:space="preserve">hư </w:t>
        </w:r>
      </w:ins>
      <w:r>
        <w:rPr>
          <w:rFonts w:ascii="Times New Roman" w:hAnsi="Times New Roman"/>
          <w:sz w:val="26"/>
          <w:szCs w:val="26"/>
          <w:lang w:val="fr-FR"/>
        </w:rPr>
        <w:t xml:space="preserve">hỏng</w:t>
      </w:r>
      <w:del w:id="6484" w:author="Claude" w:date="2026-10-12T09:00:00Z">
        <w:r>
          <w:rPr>
            <w:rFonts w:ascii="Times New Roman" w:hAnsi="Times New Roman"/>
            <w:sz w:val="26"/>
            <w:szCs w:val="26"/>
            <w:lang w:val="fr-FR"/>
          </w:rPr>
          <w:delText xml:space="preserve"> hóc</w:delText>
        </w:r>
      </w:del>
      <w:r>
        <w:rPr>
          <w:rFonts w:ascii="Times New Roman" w:hAnsi="Times New Roman"/>
          <w:sz w:val="26"/>
          <w:szCs w:val="26"/>
          <w:lang w:val="fr-FR"/>
        </w:rPr>
        <w:t xml:space="preserve">, mất mát và</w:t>
      </w:r>
      <w:del w:id="6485" w:author="Claude" w:date="2026-10-12T09:00:00Z">
        <w:r>
          <w:rPr>
            <w:rFonts w:ascii="Times New Roman" w:hAnsi="Times New Roman"/>
            <w:sz w:val="26"/>
            <w:szCs w:val="26"/>
            <w:lang w:val="fr-FR"/>
          </w:rPr>
          <w:delText xml:space="preserve"> các</w:delText>
        </w:r>
      </w:del>
      <w:r>
        <w:rPr>
          <w:rFonts w:ascii="Times New Roman" w:hAnsi="Times New Roman"/>
          <w:sz w:val="26"/>
          <w:szCs w:val="26"/>
          <w:lang w:val="fr-FR"/>
        </w:rPr>
        <w:t xml:space="preserve"> chi phí (bao gồm chi</w:t>
      </w:r>
      <w:del w:id="6486" w:author="Claude" w:date="2026-10-12T09:00:00Z">
        <w:r>
          <w:rPr>
            <w:rFonts w:ascii="Times New Roman" w:hAnsi="Times New Roman"/>
            <w:sz w:val="26"/>
            <w:szCs w:val="26"/>
            <w:lang w:val="fr-FR"/>
          </w:rPr>
          <w:delText xml:space="preserve"> phí và các</w:delText>
        </w:r>
      </w:del>
      <w:r>
        <w:rPr>
          <w:rFonts w:ascii="Times New Roman" w:hAnsi="Times New Roman"/>
          <w:sz w:val="26"/>
          <w:szCs w:val="26"/>
          <w:lang w:val="fr-FR"/>
        </w:rPr>
        <w:t xml:space="preserve"> phí pháp lý) phát sinh từ việc thi công, sửa chữa sai sót của Bên B (kể cả trong thời hạn bảo hành</w:t>
      </w:r>
      <w:del w:id="6487" w:author="Claude" w:date="2026-10-12T09:00:00Z">
        <w:r>
          <w:rPr>
            <w:rFonts w:ascii="Times New Roman" w:hAnsi="Times New Roman"/>
            <w:sz w:val="26"/>
            <w:szCs w:val="26"/>
            <w:lang w:val="fr-FR"/>
          </w:rPr>
          <w:delText xml:space="preserve"> Hạng mục công trình), được quy cho sự cẩu thả</w:delText>
        </w:r>
      </w:del>
      <w:ins w:id="6488" w:author="Claude" w:date="2026-10-12T09:00:00Z">
        <w:r>
          <w:rPr>
            <w:rFonts w:ascii="Times New Roman" w:hAnsi="Times New Roman"/>
            <w:sz w:val="26"/>
            <w:szCs w:val="26"/>
            <w:lang w:val="fr-FR"/>
          </w:rPr>
          <w:t xml:space="preserve">) do lỗi vô ý</w:t>
        </w:r>
      </w:ins>
      <w:r>
        <w:rPr>
          <w:rFonts w:ascii="Times New Roman" w:hAnsi="Times New Roman"/>
          <w:sz w:val="26"/>
          <w:szCs w:val="26"/>
          <w:lang w:val="fr-FR"/>
        </w:rPr>
        <w:t xml:space="preserve">, cố ý</w:t>
      </w:r>
      <w:del w:id="6489" w:author="Claude" w:date="2026-10-12T09:00:00Z">
        <w:r>
          <w:rPr>
            <w:rFonts w:ascii="Times New Roman" w:hAnsi="Times New Roman"/>
            <w:sz w:val="26"/>
            <w:szCs w:val="26"/>
            <w:lang w:val="fr-FR"/>
          </w:rPr>
          <w:delText xml:space="preserve"> làm</w:delText>
        </w:r>
      </w:del>
      <w:r>
        <w:rPr>
          <w:rFonts w:ascii="Times New Roman" w:hAnsi="Times New Roman"/>
          <w:sz w:val="26"/>
          <w:szCs w:val="26"/>
          <w:lang w:val="fr-FR"/>
        </w:rPr>
        <w:t xml:space="preserve"> hoặc vi phạm Hợp đồng </w:t>
      </w:r>
      <w:del w:id="6490" w:author="Claude" w:date="2026-10-12T09:00:00Z">
        <w:r>
          <w:rPr>
            <w:rFonts w:ascii="Times New Roman" w:hAnsi="Times New Roman"/>
            <w:sz w:val="26"/>
            <w:szCs w:val="26"/>
            <w:lang w:val="fr-FR"/>
          </w:rPr>
          <w:delText xml:space="preserve">bởi</w:delText>
        </w:r>
      </w:del>
      <w:ins w:id="6491" w:author="Claude" w:date="2026-10-12T09:00:00Z">
        <w:r>
          <w:rPr>
            <w:rFonts w:ascii="Times New Roman" w:hAnsi="Times New Roman"/>
            <w:sz w:val="26"/>
            <w:szCs w:val="26"/>
            <w:lang w:val="fr-FR"/>
          </w:rPr>
          <w:t xml:space="preserve">của</w:t>
        </w:r>
      </w:ins>
      <w:r>
        <w:rPr>
          <w:rFonts w:ascii="Times New Roman" w:hAnsi="Times New Roman"/>
          <w:sz w:val="26"/>
          <w:szCs w:val="26"/>
          <w:lang w:val="fr-FR"/>
        </w:rPr>
        <w:t xml:space="preserve"> Bên B.</w:t>
      </w:r>
    </w:p>
    <w:p w14:paraId="101E120A" w14:textId="233D9DA9" w:rsidR="00DB0CD2" w:rsidRPr="00302315" w:rsidRDefault="0015704E" w:rsidP="007A44B1">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d) Bên B có trách nhiệm bố trí trang thiết bị an toàn </w:t>
      </w:r>
      <w:del w:id="6492" w:author="Claude" w:date="2026-10-12T09:00:00Z">
        <w:r>
          <w:rPr>
            <w:rFonts w:ascii="Times New Roman" w:hAnsi="Times New Roman"/>
            <w:sz w:val="26"/>
            <w:szCs w:val="26"/>
            <w:lang w:val="fr-FR"/>
          </w:rPr>
          <w:delText xml:space="preserve">lao động trong khu vực</w:delText>
        </w:r>
      </w:del>
      <w:ins w:id="6493" w:author="Claude" w:date="2026-10-12T09:00:00Z">
        <w:r>
          <w:rPr>
            <w:rFonts w:ascii="Times New Roman" w:hAnsi="Times New Roman"/>
            <w:sz w:val="26"/>
            <w:szCs w:val="26"/>
            <w:lang w:val="fr-FR"/>
          </w:rPr>
          <w:t xml:space="preserve">tại</w:t>
        </w:r>
      </w:ins>
      <w:r>
        <w:rPr>
          <w:rFonts w:ascii="Times New Roman" w:hAnsi="Times New Roman"/>
          <w:sz w:val="26"/>
          <w:szCs w:val="26"/>
          <w:lang w:val="fr-FR"/>
        </w:rPr>
        <w:t xml:space="preserve"> đường vào và khu vực thi công của Bên B </w:t>
      </w:r>
      <w:del w:id="6494" w:author="Claude" w:date="2026-10-12T09:00:00Z">
        <w:r>
          <w:rPr>
            <w:rFonts w:ascii="Times New Roman" w:hAnsi="Times New Roman"/>
            <w:sz w:val="26"/>
            <w:szCs w:val="26"/>
            <w:lang w:val="fr-FR"/>
          </w:rPr>
          <w:delText xml:space="preserve">như hàng </w:delText>
        </w:r>
      </w:del>
      <w:ins w:id="6495" w:author="Claude" w:date="2026-10-12T09:00:00Z">
        <w:r>
          <w:rPr>
            <w:rFonts w:ascii="Times New Roman" w:hAnsi="Times New Roman"/>
            <w:sz w:val="26"/>
            <w:szCs w:val="26"/>
            <w:lang w:val="fr-FR"/>
          </w:rPr>
          <w:t xml:space="preserve">(</w:t>
        </w:r>
      </w:ins>
      <w:r>
        <w:rPr>
          <w:rFonts w:ascii="Times New Roman" w:hAnsi="Times New Roman"/>
          <w:sz w:val="26"/>
          <w:szCs w:val="26"/>
          <w:lang w:val="fr-FR"/>
        </w:rPr>
        <w:t xml:space="preserve">rào </w:t>
      </w:r>
      <w:del w:id="6496" w:author="Claude" w:date="2026-10-12T09:00:00Z">
        <w:r>
          <w:rPr>
            <w:rFonts w:ascii="Times New Roman" w:hAnsi="Times New Roman"/>
            <w:sz w:val="26"/>
            <w:szCs w:val="26"/>
            <w:lang w:val="fr-FR"/>
          </w:rPr>
          <w:delText xml:space="preserve">an toàn</w:delText>
        </w:r>
      </w:del>
      <w:ins w:id="6497" w:author="Claude" w:date="2026-10-12T09:00:00Z">
        <w:r>
          <w:rPr>
            <w:rFonts w:ascii="Times New Roman" w:hAnsi="Times New Roman"/>
            <w:sz w:val="26"/>
            <w:szCs w:val="26"/>
            <w:lang w:val="fr-FR"/>
          </w:rPr>
          <w:t xml:space="preserve">chắn</w:t>
        </w:r>
      </w:ins>
      <w:r>
        <w:rPr>
          <w:rFonts w:ascii="Times New Roman" w:hAnsi="Times New Roman"/>
          <w:sz w:val="26"/>
          <w:szCs w:val="26"/>
          <w:lang w:val="fr-FR"/>
        </w:rPr>
        <w:t xml:space="preserve">, đèn</w:t>
      </w:r>
      <w:del w:id="6498" w:author="Claude" w:date="2026-10-12T09:00:00Z">
        <w:r>
          <w:rPr>
            <w:rFonts w:ascii="Times New Roman" w:hAnsi="Times New Roman"/>
            <w:sz w:val="26"/>
            <w:szCs w:val="26"/>
            <w:lang w:val="fr-FR"/>
          </w:rPr>
          <w:delText xml:space="preserve"> cảnh báo</w:delText>
        </w:r>
      </w:del>
      <w:ins w:id="6499" w:author="Claude" w:date="2026-10-12T09:00:00Z">
        <w:r>
          <w:rPr>
            <w:rFonts w:ascii="Times New Roman" w:hAnsi="Times New Roman"/>
            <w:sz w:val="26"/>
            <w:szCs w:val="26"/>
            <w:lang w:val="fr-FR"/>
          </w:rPr>
          <w:t xml:space="preserve">, biển</w:t>
        </w:r>
      </w:ins>
      <w:r>
        <w:rPr>
          <w:rFonts w:ascii="Times New Roman" w:hAnsi="Times New Roman"/>
          <w:sz w:val="26"/>
          <w:szCs w:val="26"/>
          <w:lang w:val="fr-FR"/>
        </w:rPr>
        <w:t xml:space="preserve">, dây cảnh báo, </w:t>
      </w:r>
      <w:ins w:id="6500" w:author="Claude" w:date="2026-10-12T09:00:00Z">
        <w:r>
          <w:rPr>
            <w:rFonts w:ascii="Times New Roman" w:hAnsi="Times New Roman"/>
            <w:sz w:val="26"/>
            <w:szCs w:val="26"/>
            <w:lang w:val="fr-FR"/>
          </w:rPr>
          <w:t xml:space="preserve">lan can </w:t>
        </w:r>
      </w:ins>
      <w:r>
        <w:rPr>
          <w:rFonts w:ascii="Times New Roman" w:hAnsi="Times New Roman"/>
          <w:sz w:val="26"/>
          <w:szCs w:val="26"/>
          <w:lang w:val="fr-FR"/>
        </w:rPr>
        <w:t xml:space="preserve">bảo vệ </w:t>
      </w:r>
      <w:del w:id="6501" w:author="Claude" w:date="2026-10-12T09:00:00Z">
        <w:r>
          <w:rPr>
            <w:rFonts w:ascii="Times New Roman" w:hAnsi="Times New Roman"/>
            <w:sz w:val="26"/>
            <w:szCs w:val="26"/>
            <w:lang w:val="fr-FR"/>
          </w:rPr>
          <w:delText xml:space="preserve">an toàn khu vực</w:delText>
        </w:r>
      </w:del>
      <w:ins w:id="6502" w:author="Claude" w:date="2026-10-12T09:00:00Z">
        <w:r>
          <w:rPr>
            <w:rFonts w:ascii="Times New Roman" w:hAnsi="Times New Roman"/>
            <w:sz w:val="26"/>
            <w:szCs w:val="26"/>
            <w:lang w:val="fr-FR"/>
          </w:rPr>
          <w:t xml:space="preserve">miệng</w:t>
        </w:r>
      </w:ins>
      <w:r>
        <w:rPr>
          <w:rFonts w:ascii="Times New Roman" w:hAnsi="Times New Roman"/>
          <w:sz w:val="26"/>
          <w:szCs w:val="26"/>
          <w:lang w:val="fr-FR"/>
        </w:rPr>
        <w:t xml:space="preserve"> hố đào</w:t>
      </w:r>
      <w:del w:id="6503" w:author="Claude" w:date="2026-10-12T09:00:00Z">
        <w:r>
          <w:rPr>
            <w:rFonts w:ascii="Times New Roman" w:hAnsi="Times New Roman"/>
            <w:sz w:val="26"/>
            <w:szCs w:val="26"/>
            <w:lang w:val="fr-FR"/>
          </w:rPr>
          <w:delText xml:space="preserve">, v.v</w:delText>
        </w:r>
      </w:del>
      <w:ins w:id="6504" w:author="Claude" w:date="2026-10-12T09:00:00Z">
        <w:r>
          <w:rPr>
            <w:rFonts w:ascii="Times New Roman" w:hAnsi="Times New Roman"/>
            <w:sz w:val="26"/>
            <w:szCs w:val="26"/>
            <w:lang w:val="fr-FR"/>
          </w:rPr>
          <w:t xml:space="preserve">…)</w:t>
        </w:r>
      </w:ins>
      <w:r>
        <w:rPr>
          <w:rFonts w:ascii="Times New Roman" w:hAnsi="Times New Roman"/>
          <w:sz w:val="26"/>
          <w:szCs w:val="26"/>
          <w:lang w:val="fr-FR"/>
        </w:rPr>
        <w:t xml:space="preserve">. Bên B chịu</w:t>
      </w:r>
      <w:del w:id="6505" w:author="Claude" w:date="2026-10-12T09:00:00Z">
        <w:r>
          <w:rPr>
            <w:rFonts w:ascii="Times New Roman" w:hAnsi="Times New Roman"/>
            <w:sz w:val="26"/>
            <w:szCs w:val="26"/>
            <w:lang w:val="fr-FR"/>
          </w:rPr>
          <w:delText xml:space="preserve"> mọi</w:delText>
        </w:r>
      </w:del>
      <w:r>
        <w:rPr>
          <w:rFonts w:ascii="Times New Roman" w:hAnsi="Times New Roman"/>
          <w:sz w:val="26"/>
          <w:szCs w:val="26"/>
          <w:lang w:val="fr-FR"/>
        </w:rPr>
        <w:t xml:space="preserve"> trách nhiệm pháp lý </w:t>
      </w:r>
      <w:ins w:id="6506" w:author="Claude" w:date="2026-10-12T09:00:00Z">
        <w:r>
          <w:rPr>
            <w:rFonts w:ascii="Times New Roman" w:hAnsi="Times New Roman"/>
            <w:sz w:val="26"/>
            <w:szCs w:val="26"/>
            <w:lang w:val="fr-FR"/>
          </w:rPr>
          <w:t xml:space="preserve">đối </w:t>
        </w:r>
      </w:ins>
      <w:r>
        <w:rPr>
          <w:rFonts w:ascii="Times New Roman" w:hAnsi="Times New Roman"/>
          <w:sz w:val="26"/>
          <w:szCs w:val="26"/>
          <w:lang w:val="fr-FR"/>
        </w:rPr>
        <w:t xml:space="preserve">với </w:t>
      </w:r>
      <w:del w:id="6507" w:author="Claude" w:date="2026-10-12T09:00:00Z">
        <w:r>
          <w:rPr>
            <w:rFonts w:ascii="Times New Roman" w:hAnsi="Times New Roman"/>
            <w:sz w:val="26"/>
            <w:szCs w:val="26"/>
            <w:lang w:val="fr-FR"/>
          </w:rPr>
          <w:delText xml:space="preserve">các</w:delText>
        </w:r>
      </w:del>
      <w:ins w:id="6508" w:author="Claude" w:date="2026-10-12T09:00:00Z">
        <w:r>
          <w:rPr>
            <w:rFonts w:ascii="Times New Roman" w:hAnsi="Times New Roman"/>
            <w:sz w:val="26"/>
            <w:szCs w:val="26"/>
            <w:lang w:val="fr-FR"/>
          </w:rPr>
          <w:t xml:space="preserve">mọi</w:t>
        </w:r>
      </w:ins>
      <w:r>
        <w:rPr>
          <w:rFonts w:ascii="Times New Roman" w:hAnsi="Times New Roman"/>
          <w:sz w:val="26"/>
          <w:szCs w:val="26"/>
          <w:lang w:val="fr-FR"/>
        </w:rPr>
        <w:t xml:space="preserve"> vi phạm quy định an toàn của Dự án và </w:t>
      </w:r>
      <w:del w:id="6509" w:author="Claude" w:date="2026-10-12T09:00:00Z">
        <w:r>
          <w:rPr>
            <w:rFonts w:ascii="Times New Roman" w:hAnsi="Times New Roman"/>
            <w:sz w:val="26"/>
            <w:szCs w:val="26"/>
            <w:lang w:val="fr-FR"/>
          </w:rPr>
          <w:delText xml:space="preserve">các quy định hiện hành</w:delText>
        </w:r>
      </w:del>
      <w:ins w:id="6510" w:author="Claude" w:date="2026-10-12T09:00:00Z">
        <w:r>
          <w:rPr>
            <w:rFonts w:ascii="Times New Roman" w:hAnsi="Times New Roman"/>
            <w:sz w:val="26"/>
            <w:szCs w:val="26"/>
            <w:lang w:val="fr-FR"/>
          </w:rPr>
          <w:t xml:space="preserve">pháp luật</w:t>
        </w:r>
      </w:ins>
      <w:r>
        <w:rPr>
          <w:rFonts w:ascii="Times New Roman" w:hAnsi="Times New Roman"/>
          <w:sz w:val="26"/>
          <w:szCs w:val="26"/>
          <w:lang w:val="fr-FR"/>
        </w:rPr>
        <w:t xml:space="preserve"> do lỗi của Bên B.</w:t>
      </w:r>
    </w:p>
    <w:p w14:paraId="6CA6B3D1" w14:textId="00D1D2AD" w:rsidR="00224484" w:rsidRPr="00302315" w:rsidRDefault="0015704E" w:rsidP="007A44B1">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e) Bên B có trách nhiệm tuân thủ </w:t>
      </w:r>
      <w:ins w:id="6511" w:author="Claude" w:date="2026-10-12T09:00:00Z">
        <w:r>
          <w:rPr>
            <w:rFonts w:ascii="Times New Roman" w:hAnsi="Times New Roman"/>
            <w:sz w:val="26"/>
            <w:szCs w:val="26"/>
            <w:lang w:val="fr-FR"/>
          </w:rPr>
          <w:t xml:space="preserve">quy định về </w:t>
        </w:r>
      </w:ins>
      <w:r>
        <w:rPr>
          <w:rFonts w:ascii="Times New Roman" w:hAnsi="Times New Roman"/>
          <w:sz w:val="26"/>
          <w:szCs w:val="26"/>
          <w:lang w:val="fr-FR"/>
        </w:rPr>
        <w:t xml:space="preserve">vệ sinh môi trường</w:t>
      </w:r>
      <w:del w:id="6512" w:author="Claude" w:date="2026-10-12T09:00:00Z">
        <w:r>
          <w:rPr>
            <w:rFonts w:ascii="Times New Roman" w:hAnsi="Times New Roman"/>
            <w:sz w:val="26"/>
            <w:szCs w:val="26"/>
            <w:lang w:val="fr-FR"/>
          </w:rPr>
          <w:delText xml:space="preserve"> theo quy định</w:delText>
        </w:r>
      </w:del>
      <w:r>
        <w:rPr>
          <w:rFonts w:ascii="Times New Roman" w:hAnsi="Times New Roman"/>
          <w:sz w:val="26"/>
          <w:szCs w:val="26"/>
          <w:lang w:val="fr-FR"/>
        </w:rPr>
        <w:t xml:space="preserve"> của Dự án và </w:t>
      </w:r>
      <w:del w:id="6513" w:author="Claude" w:date="2026-10-12T09:00:00Z">
        <w:r>
          <w:rPr>
            <w:rFonts w:ascii="Times New Roman" w:hAnsi="Times New Roman"/>
            <w:sz w:val="26"/>
            <w:szCs w:val="26"/>
            <w:lang w:val="fr-FR"/>
          </w:rPr>
          <w:delText xml:space="preserve">các quy định</w:delText>
        </w:r>
      </w:del>
      <w:ins w:id="6514" w:author="Claude" w:date="2026-10-12T09:00:00Z">
        <w:r>
          <w:rPr>
            <w:rFonts w:ascii="Times New Roman" w:hAnsi="Times New Roman"/>
            <w:sz w:val="26"/>
            <w:szCs w:val="26"/>
            <w:lang w:val="fr-FR"/>
          </w:rPr>
          <w:t xml:space="preserve">pháp luật; tự thực</w:t>
        </w:r>
      </w:ins>
      <w:r>
        <w:rPr>
          <w:rFonts w:ascii="Times New Roman" w:hAnsi="Times New Roman"/>
          <w:sz w:val="26"/>
          <w:szCs w:val="26"/>
          <w:lang w:val="fr-FR"/>
        </w:rPr>
        <w:t xml:space="preserve"> hiện </w:t>
      </w:r>
      <w:del w:id="6515" w:author="Claude" w:date="2026-10-12T09:00:00Z">
        <w:r>
          <w:rPr>
            <w:rFonts w:ascii="Times New Roman" w:hAnsi="Times New Roman"/>
            <w:sz w:val="26"/>
            <w:szCs w:val="26"/>
            <w:lang w:val="fr-FR"/>
          </w:rPr>
          <w:delText xml:space="preserve">hành. Thực hiện</w:delText>
        </w:r>
      </w:del>
      <w:ins w:id="6516" w:author="Claude" w:date="2026-10-12T09:00:00Z">
        <w:r>
          <w:rPr>
            <w:rFonts w:ascii="Times New Roman" w:hAnsi="Times New Roman"/>
            <w:sz w:val="26"/>
            <w:szCs w:val="26"/>
            <w:lang w:val="fr-FR"/>
          </w:rPr>
          <w:t xml:space="preserve">bằng chi phí của mình</w:t>
        </w:r>
      </w:ins>
      <w:r>
        <w:rPr>
          <w:rFonts w:ascii="Times New Roman" w:hAnsi="Times New Roman"/>
          <w:sz w:val="26"/>
          <w:szCs w:val="26"/>
          <w:lang w:val="fr-FR"/>
        </w:rPr>
        <w:t xml:space="preserve"> các hạng mục</w:t>
      </w:r>
      <w:del w:id="6517" w:author="Claude" w:date="2026-10-12T09:00:00Z">
        <w:r>
          <w:rPr>
            <w:rFonts w:ascii="Times New Roman" w:hAnsi="Times New Roman"/>
            <w:sz w:val="26"/>
            <w:szCs w:val="26"/>
            <w:lang w:val="fr-FR"/>
          </w:rPr>
          <w:delText xml:space="preserve">, trang thiết bị đảm</w:delText>
        </w:r>
      </w:del>
      <w:r>
        <w:rPr>
          <w:rFonts w:ascii="Times New Roman" w:hAnsi="Times New Roman"/>
          <w:sz w:val="26"/>
          <w:szCs w:val="26"/>
          <w:lang w:val="fr-FR"/>
        </w:rPr>
        <w:t xml:space="preserve"> bảo </w:t>
      </w:r>
      <w:del w:id="6518" w:author="Claude" w:date="2026-10-12T09:00:00Z">
        <w:r>
          <w:rPr>
            <w:rFonts w:ascii="Times New Roman" w:hAnsi="Times New Roman"/>
            <w:sz w:val="26"/>
            <w:szCs w:val="26"/>
            <w:lang w:val="fr-FR"/>
          </w:rPr>
          <w:delText xml:space="preserve">an toàn</w:delText>
        </w:r>
      </w:del>
      <w:ins w:id="6519" w:author="Claude" w:date="2026-10-12T09:00:00Z">
        <w:r>
          <w:rPr>
            <w:rFonts w:ascii="Times New Roman" w:hAnsi="Times New Roman"/>
            <w:sz w:val="26"/>
            <w:szCs w:val="26"/>
            <w:lang w:val="fr-FR"/>
          </w:rPr>
          <w:t xml:space="preserve">đảm</w:t>
        </w:r>
      </w:ins>
      <w:r>
        <w:rPr>
          <w:rFonts w:ascii="Times New Roman" w:hAnsi="Times New Roman"/>
          <w:sz w:val="26"/>
          <w:szCs w:val="26"/>
          <w:lang w:val="fr-FR"/>
        </w:rPr>
        <w:t xml:space="preserve"> vệ sinh môi trường </w:t>
      </w:r>
      <w:del w:id="6520" w:author="Claude" w:date="2026-10-12T09:00:00Z">
        <w:r>
          <w:rPr>
            <w:rFonts w:ascii="Times New Roman" w:hAnsi="Times New Roman"/>
            <w:sz w:val="26"/>
            <w:szCs w:val="26"/>
            <w:lang w:val="fr-FR"/>
          </w:rPr>
          <w:delText xml:space="preserve">bằng chi phí của Bên B như </w:delText>
        </w:r>
      </w:del>
      <w:ins w:id="6521" w:author="Claude" w:date="2026-10-12T09:00:00Z">
        <w:r>
          <w:rPr>
            <w:rFonts w:ascii="Times New Roman" w:hAnsi="Times New Roman"/>
            <w:sz w:val="26"/>
            <w:szCs w:val="26"/>
            <w:lang w:val="fr-FR"/>
          </w:rPr>
          <w:t xml:space="preserve">(</w:t>
        </w:r>
      </w:ins>
      <w:r>
        <w:rPr>
          <w:rFonts w:ascii="Times New Roman" w:hAnsi="Times New Roman"/>
          <w:sz w:val="26"/>
          <w:szCs w:val="26"/>
          <w:lang w:val="fr-FR"/>
        </w:rPr>
        <w:t xml:space="preserve">cầu rửa xe, </w:t>
      </w:r>
      <w:del w:id="6522" w:author="Claude" w:date="2026-10-12T09:00:00Z">
        <w:r>
          <w:rPr>
            <w:rFonts w:ascii="Times New Roman" w:hAnsi="Times New Roman"/>
            <w:sz w:val="26"/>
            <w:szCs w:val="26"/>
            <w:lang w:val="fr-FR"/>
          </w:rPr>
          <w:delText xml:space="preserve">hàng </w:delText>
        </w:r>
      </w:del>
      <w:r>
        <w:rPr>
          <w:rFonts w:ascii="Times New Roman" w:hAnsi="Times New Roman"/>
          <w:sz w:val="26"/>
          <w:szCs w:val="26"/>
          <w:lang w:val="fr-FR"/>
        </w:rPr>
        <w:t xml:space="preserve">rào </w:t>
      </w:r>
      <w:del w:id="6523" w:author="Claude" w:date="2026-10-12T09:00:00Z">
        <w:r>
          <w:rPr>
            <w:rFonts w:ascii="Times New Roman" w:hAnsi="Times New Roman"/>
            <w:sz w:val="26"/>
            <w:szCs w:val="26"/>
            <w:lang w:val="fr-FR"/>
          </w:rPr>
          <w:delText xml:space="preserve">an toàn</w:delText>
        </w:r>
      </w:del>
      <w:ins w:id="6524" w:author="Claude" w:date="2026-10-12T09:00:00Z">
        <w:r>
          <w:rPr>
            <w:rFonts w:ascii="Times New Roman" w:hAnsi="Times New Roman"/>
            <w:sz w:val="26"/>
            <w:szCs w:val="26"/>
            <w:lang w:val="fr-FR"/>
          </w:rPr>
          <w:t xml:space="preserve">chắn</w:t>
        </w:r>
      </w:ins>
      <w:r>
        <w:rPr>
          <w:rFonts w:ascii="Times New Roman" w:hAnsi="Times New Roman"/>
          <w:sz w:val="26"/>
          <w:szCs w:val="26"/>
          <w:lang w:val="fr-FR"/>
        </w:rPr>
        <w:t xml:space="preserve"> khu vực thi công của Bên B</w:t>
      </w:r>
      <w:del w:id="6525" w:author="Claude" w:date="2026-10-12T09:00:00Z">
        <w:r>
          <w:rPr>
            <w:rFonts w:ascii="Times New Roman" w:hAnsi="Times New Roman"/>
            <w:sz w:val="26"/>
            <w:szCs w:val="26"/>
            <w:lang w:val="fr-FR"/>
          </w:rPr>
          <w:delText xml:space="preserve">, …(</w:delText>
        </w:r>
      </w:del>
      <w:ins w:id="6526" w:author="Claude" w:date="2026-10-12T09:00:00Z">
        <w:r>
          <w:rPr>
            <w:rFonts w:ascii="Times New Roman" w:hAnsi="Times New Roman"/>
            <w:sz w:val="26"/>
            <w:szCs w:val="26"/>
            <w:lang w:val="fr-FR"/>
          </w:rPr>
          <w:t xml:space="preserve">…), </w:t>
        </w:r>
      </w:ins>
      <w:r>
        <w:rPr>
          <w:rFonts w:ascii="Times New Roman" w:hAnsi="Times New Roman"/>
          <w:sz w:val="26"/>
          <w:szCs w:val="26"/>
          <w:lang w:val="fr-FR"/>
        </w:rPr>
        <w:t xml:space="preserve">không bao gồm hàng rào </w:t>
      </w:r>
      <w:del w:id="6527" w:author="Claude" w:date="2026-10-12T09:00:00Z">
        <w:r>
          <w:rPr>
            <w:rFonts w:ascii="Times New Roman" w:hAnsi="Times New Roman"/>
            <w:sz w:val="26"/>
            <w:szCs w:val="26"/>
            <w:lang w:val="fr-FR"/>
          </w:rPr>
          <w:delText xml:space="preserve">xung</w:delText>
        </w:r>
      </w:del>
      <w:ins w:id="6528" w:author="Claude" w:date="2026-10-12T09:00:00Z">
        <w:r>
          <w:rPr>
            <w:rFonts w:ascii="Times New Roman" w:hAnsi="Times New Roman"/>
            <w:sz w:val="26"/>
            <w:szCs w:val="26"/>
            <w:lang w:val="fr-FR"/>
          </w:rPr>
          <w:t xml:space="preserve">bao</w:t>
        </w:r>
      </w:ins>
      <w:r>
        <w:rPr>
          <w:rFonts w:ascii="Times New Roman" w:hAnsi="Times New Roman"/>
          <w:sz w:val="26"/>
          <w:szCs w:val="26"/>
          <w:lang w:val="fr-FR"/>
        </w:rPr>
        <w:t xml:space="preserve"> quanh </w:t>
      </w:r>
      <w:del w:id="6529" w:author="Claude" w:date="2026-10-12T09:00:00Z">
        <w:r>
          <w:rPr>
            <w:rFonts w:ascii="Times New Roman" w:hAnsi="Times New Roman"/>
            <w:sz w:val="26"/>
            <w:szCs w:val="26"/>
            <w:lang w:val="fr-FR"/>
          </w:rPr>
          <w:delText xml:space="preserve">công</w:delText>
        </w:r>
      </w:del>
      <w:ins w:id="6530" w:author="Claude" w:date="2026-10-12T09:00:00Z">
        <w:r>
          <w:rPr>
            <w:rFonts w:ascii="Times New Roman" w:hAnsi="Times New Roman"/>
            <w:sz w:val="26"/>
            <w:szCs w:val="26"/>
            <w:lang w:val="fr-FR"/>
          </w:rPr>
          <w:t xml:space="preserve">Công</w:t>
        </w:r>
      </w:ins>
      <w:r>
        <w:rPr>
          <w:rFonts w:ascii="Times New Roman" w:hAnsi="Times New Roman"/>
          <w:sz w:val="26"/>
          <w:szCs w:val="26"/>
          <w:lang w:val="fr-FR"/>
        </w:rPr>
        <w:t xml:space="preserve"> tr</w:t>
      </w:r>
      <w:r>
        <w:rPr>
          <w:rFonts w:ascii="Times New Roman" w:hAnsi="Times New Roman" w:hint="eastAsia"/>
          <w:sz w:val="26"/>
          <w:szCs w:val="26"/>
          <w:lang w:val="fr-FR"/>
        </w:rPr>
        <w:t xml:space="preserve">ư</w:t>
      </w:r>
      <w:r>
        <w:rPr>
          <w:rFonts w:ascii="Times New Roman" w:hAnsi="Times New Roman"/>
          <w:sz w:val="26"/>
          <w:szCs w:val="26"/>
          <w:lang w:val="fr-FR"/>
        </w:rPr>
        <w:t xml:space="preserve">ờng</w:t>
      </w:r>
      <w:del w:id="6531" w:author="Claude" w:date="2026-10-12T09:00:00Z">
        <w:r>
          <w:rPr>
            <w:rFonts w:ascii="Times New Roman" w:hAnsi="Times New Roman"/>
            <w:sz w:val="26"/>
            <w:szCs w:val="26"/>
            <w:lang w:val="fr-FR"/>
          </w:rPr>
          <w:delText xml:space="preserve">)</w:delText>
        </w:r>
      </w:del>
      <w:r>
        <w:rPr>
          <w:rFonts w:ascii="Times New Roman" w:hAnsi="Times New Roman"/>
          <w:sz w:val="26"/>
          <w:szCs w:val="26"/>
          <w:lang w:val="fr-FR"/>
        </w:rPr>
        <w:t xml:space="preserve">.</w:t>
      </w:r>
    </w:p>
    <w:p w14:paraId="524D3CE1" w14:textId="6CFA1739" w:rsidR="00CD1550" w:rsidRPr="00302315" w:rsidRDefault="0015704E" w:rsidP="007A44B1">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f) Bên B chịu trách nhiệm </w:t>
      </w:r>
      <w:ins w:id="6532" w:author="Claude" w:date="2026-10-12T09:00:00Z">
        <w:r>
          <w:rPr>
            <w:rFonts w:ascii="Times New Roman" w:hAnsi="Times New Roman"/>
            <w:sz w:val="26"/>
            <w:szCs w:val="26"/>
            <w:lang w:val="fr-FR"/>
          </w:rPr>
          <w:t xml:space="preserve">toàn bộ </w:t>
        </w:r>
      </w:ins>
      <w:r>
        <w:rPr>
          <w:rFonts w:ascii="Times New Roman" w:hAnsi="Times New Roman"/>
          <w:sz w:val="26"/>
          <w:szCs w:val="26"/>
          <w:lang w:val="fr-FR"/>
        </w:rPr>
        <w:t xml:space="preserve">về ổn định </w:t>
      </w:r>
      <w:ins w:id="6533" w:author="Claude" w:date="2026-10-12T09:00:00Z">
        <w:r>
          <w:rPr>
            <w:rFonts w:ascii="Times New Roman" w:hAnsi="Times New Roman"/>
            <w:sz w:val="26"/>
            <w:szCs w:val="26"/>
            <w:lang w:val="fr-FR"/>
          </w:rPr>
          <w:t xml:space="preserve">của hệ cừ, văng chống và thành </w:t>
        </w:r>
      </w:ins>
      <w:r>
        <w:rPr>
          <w:rFonts w:ascii="Times New Roman" w:hAnsi="Times New Roman"/>
          <w:sz w:val="26"/>
          <w:szCs w:val="26"/>
          <w:lang w:val="fr-FR"/>
        </w:rPr>
        <w:t xml:space="preserve">hố đào</w:t>
      </w:r>
      <w:del w:id="6534" w:author="Claude" w:date="2026-10-12T09:00:00Z">
        <w:r>
          <w:rPr>
            <w:rFonts w:ascii="Times New Roman" w:hAnsi="Times New Roman"/>
            <w:sz w:val="26"/>
            <w:szCs w:val="26"/>
            <w:lang w:val="fr-FR"/>
          </w:rPr>
          <w:delText xml:space="preserve">,</w:delText>
        </w:r>
      </w:del>
      <w:ins w:id="6535" w:author="Claude" w:date="2026-10-12T09:00:00Z">
        <w:r>
          <w:rPr>
            <w:rFonts w:ascii="Times New Roman" w:hAnsi="Times New Roman"/>
            <w:sz w:val="26"/>
            <w:szCs w:val="26"/>
            <w:lang w:val="fr-FR"/>
          </w:rPr>
          <w:t xml:space="preserve"> được bảo vệ bởi</w:t>
        </w:r>
      </w:ins>
      <w:r>
        <w:rPr>
          <w:rFonts w:ascii="Times New Roman" w:hAnsi="Times New Roman"/>
          <w:sz w:val="26"/>
          <w:szCs w:val="26"/>
          <w:lang w:val="fr-FR"/>
        </w:rPr>
        <w:t xml:space="preserve"> hệ cừ, văng chống; thực hiện quan trắc chuyển vị, lún, mực nước ngầm theo Hồ sơ thiết kế và yêu cầu của Bên A trong suốt </w:t>
      </w:r>
      <w:del w:id="6536" w:author="Claude" w:date="2026-10-12T09:00:00Z">
        <w:r>
          <w:rPr>
            <w:rFonts w:ascii="Times New Roman" w:hAnsi="Times New Roman"/>
            <w:sz w:val="26"/>
            <w:szCs w:val="26"/>
            <w:lang w:val="fr-FR"/>
          </w:rPr>
          <w:delText xml:space="preserve">quá trình</w:delText>
        </w:r>
      </w:del>
      <w:ins w:id="6537" w:author="Claude" w:date="2026-10-12T09:00:00Z">
        <w:r>
          <w:rPr>
            <w:rFonts w:ascii="Times New Roman" w:hAnsi="Times New Roman"/>
            <w:sz w:val="26"/>
            <w:szCs w:val="26"/>
            <w:lang w:val="fr-FR"/>
          </w:rPr>
          <w:t xml:space="preserve">thời gian</w:t>
        </w:r>
      </w:ins>
      <w:r>
        <w:rPr>
          <w:rFonts w:ascii="Times New Roman" w:hAnsi="Times New Roman"/>
          <w:sz w:val="26"/>
          <w:szCs w:val="26"/>
          <w:lang w:val="fr-FR"/>
        </w:rPr>
        <w:t xml:space="preserve"> thi công Phần ngầm; chịu toàn bộ chi phí khắc phục, bồi thường khi xảy ra sự cố sạt lở, lún, nứt, hư hỏng công trình lân cận, hạ tầng kỹ thuật do lỗi của Bên B.</w:t>
      </w:r>
      <w:ins w:id="6538" w:author="Claude" w:date="2026-10-12T09:00:00Z">
        <w:r>
          <w:rPr>
            <w:rFonts w:ascii="Times New Roman" w:hAnsi="Times New Roman"/>
            <w:sz w:val="26"/>
            <w:szCs w:val="26"/>
            <w:lang w:val="fr-FR"/>
          </w:rPr>
          <w:t xml:space="preserve"> Việc Nhà thầu khác thực hiện công tác đào đất không miễn trừ trách nhiệm của Bên B đối với hệ cừ, văng chống, trừ trường hợp Bên B chứng minh được sự cố do lỗi của Nhà thầu khác và đã thông báo bằng văn bản cho Bên A theo Điều 4.1b.</w:t>
        </w:r>
      </w:ins>
    </w:p>
    <w:p w14:paraId="78256990" w14:textId="7D64E510" w:rsidR="00CD1550" w:rsidRPr="00302315" w:rsidRDefault="0015704E" w:rsidP="007A44B1">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g) Bên B </w:t>
      </w:r>
      <w:del w:id="6539" w:author="Claude" w:date="2026-10-12T09:00:00Z">
        <w:r>
          <w:rPr>
            <w:rFonts w:ascii="Times New Roman" w:hAnsi="Times New Roman"/>
            <w:sz w:val="26"/>
            <w:szCs w:val="26"/>
            <w:lang w:val="fr-FR"/>
          </w:rPr>
          <w:delText xml:space="preserve">tự bố trí</w:delText>
        </w:r>
      </w:del>
      <w:ins w:id="6540" w:author="Claude" w:date="2026-10-12T09:00:00Z">
        <w:r>
          <w:rPr>
            <w:rFonts w:ascii="Times New Roman" w:hAnsi="Times New Roman"/>
            <w:sz w:val="26"/>
            <w:szCs w:val="26"/>
            <w:lang w:val="fr-FR"/>
          </w:rPr>
          <w:t xml:space="preserve">có nghĩa vụ thu gom, vận chuyển phế thải xây dựng phát sinh từ công việc của mình (bao gồm bùn, đất thải từ hạ cừ, hút nước hố móng) đến</w:t>
        </w:r>
      </w:ins>
      <w:r>
        <w:rPr>
          <w:rFonts w:ascii="Times New Roman" w:hAnsi="Times New Roman"/>
          <w:sz w:val="26"/>
          <w:szCs w:val="26"/>
          <w:lang w:val="fr-FR"/>
        </w:rPr>
        <w:t xml:space="preserve"> bãi đổ</w:t>
      </w:r>
      <w:del w:id="6541" w:author="Claude" w:date="2026-10-12T09:00:00Z">
        <w:r>
          <w:rPr>
            <w:rFonts w:ascii="Times New Roman" w:hAnsi="Times New Roman"/>
            <w:sz w:val="26"/>
            <w:szCs w:val="26"/>
            <w:lang w:val="fr-FR"/>
          </w:rPr>
          <w:delText xml:space="preserve"> đất, phế thải</w:delText>
        </w:r>
      </w:del>
      <w:r>
        <w:rPr>
          <w:rFonts w:ascii="Times New Roman" w:hAnsi="Times New Roman"/>
          <w:sz w:val="26"/>
          <w:szCs w:val="26"/>
          <w:lang w:val="fr-FR"/>
        </w:rPr>
        <w:t xml:space="preserve"> hợp pháp, có hồ sơ chứng minh nguồn tiếp nhận; chịu trách nhiệm pháp lý và chi phí về vận chuyển, đổ thải, </w:t>
      </w:r>
      <w:del w:id="6542" w:author="Claude" w:date="2026-10-12T09:00:00Z">
        <w:r>
          <w:rPr>
            <w:rFonts w:ascii="Times New Roman" w:hAnsi="Times New Roman"/>
            <w:sz w:val="26"/>
            <w:szCs w:val="26"/>
            <w:lang w:val="fr-FR"/>
          </w:rPr>
          <w:delText xml:space="preserve">bảo đảm </w:delText>
        </w:r>
      </w:del>
      <w:r>
        <w:rPr>
          <w:rFonts w:ascii="Times New Roman" w:hAnsi="Times New Roman"/>
          <w:sz w:val="26"/>
          <w:szCs w:val="26"/>
          <w:lang w:val="fr-FR"/>
        </w:rPr>
        <w:t xml:space="preserve">vệ sinh môi trường, an toàn giao thông</w:t>
      </w:r>
      <w:del w:id="6543" w:author="Claude" w:date="2026-10-12T09:00:00Z">
        <w:r>
          <w:rPr>
            <w:rFonts w:ascii="Times New Roman" w:hAnsi="Times New Roman"/>
            <w:sz w:val="26"/>
            <w:szCs w:val="26"/>
            <w:lang w:val="fr-FR"/>
          </w:rPr>
          <w:delText xml:space="preserve"> tuyến vận chuyển</w:delText>
        </w:r>
      </w:del>
      <w:r>
        <w:rPr>
          <w:rFonts w:ascii="Times New Roman" w:hAnsi="Times New Roman"/>
          <w:sz w:val="26"/>
          <w:szCs w:val="26"/>
          <w:lang w:val="fr-FR"/>
        </w:rPr>
        <w:t xml:space="preserve">. Mọi khoản xử phạt, bồi thường</w:t>
      </w:r>
      <w:del w:id="6544" w:author="Claude" w:date="2026-10-12T09:00:00Z">
        <w:r>
          <w:rPr>
            <w:rFonts w:ascii="Times New Roman" w:hAnsi="Times New Roman"/>
            <w:sz w:val="26"/>
            <w:szCs w:val="26"/>
            <w:lang w:val="fr-FR"/>
          </w:rPr>
          <w:delText xml:space="preserve"> phát sinh</w:delText>
        </w:r>
      </w:del>
      <w:r>
        <w:rPr>
          <w:rFonts w:ascii="Times New Roman" w:hAnsi="Times New Roman"/>
          <w:sz w:val="26"/>
          <w:szCs w:val="26"/>
          <w:lang w:val="fr-FR"/>
        </w:rPr>
        <w:t xml:space="preserve"> do vi phạm của Bên B do Bên B chịu.</w:t>
      </w:r>
    </w:p>
    <w:p>
      <w:pPr>
        <w:tabs>
          <w:tab w:val="left" w:pos="709"/>
        </w:tabs>
        <w:spacing w:after="120" w:line="276" w:lineRule="auto"/>
        <w:jc w:val="both"/>
        <w:rPr>
          <w:ins w:id="7378" w:author="Claude" w:date="2026-10-12T09:00:00Z"/>
          <w:rFonts w:ascii="Times New Roman" w:hAnsi="Times New Roman"/>
          <w:sz w:val="26"/>
          <w:szCs w:val="26"/>
          <w:lang w:val="fr-FR"/>
        </w:rPr>
      </w:pPr>
      <w:ins w:id="7379" w:author="Claude" w:date="2026-10-12T09:00:00Z">
        <w:r>
          <w:rPr>
            <w:rFonts w:ascii="Times New Roman" w:hAnsi="Times New Roman"/>
            <w:sz w:val="26"/>
            <w:szCs w:val="26"/>
            <w:lang w:val="fr-FR"/>
          </w:rPr>
          <w:t xml:space="preserve">h) Bên B có nghĩa vụ vận hành liên tục hệ thống hạ mực nước ngầm, tiêu thoát nước hố móng trong suốt thời gian thi công Phần ngầm, bảo đảm hố móng không bị ngập nước, kết cấu không bị đẩy nổi; chịu toàn bộ thiệt hại phát sinh do sự cố của hệ thống này.</w:t>
        </w:r>
      </w:ins>
    </w:p>
    <w:p w14:paraId="4E4FB3BF" w14:textId="77777777" w:rsidR="00096978" w:rsidRPr="00302315" w:rsidRDefault="00096978" w:rsidP="007A44B1">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12.2.2 Nhân lực của Bên B</w:t>
      </w:r>
    </w:p>
    <w:p w14:paraId="62AF78BB" w14:textId="77777777" w:rsidR="00096978" w:rsidRPr="00302315" w:rsidRDefault="00096978" w:rsidP="007A44B1">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a) Bên B phải chỉ định Người đại diện và ủy quyền cho người này hành động thay mặt Bên B để quản lý thực hiện Hợp đồng; có bộ máy đủ điều kiện năng lực và thẩm quyền để thực hiện quản lý, điều hành và thi công xây dựng Hạng mục công trình, giải quyết các vấn đề liên quan đến việc thực hiện Hợp đồng. Bên B phải chịu trách nhiệm về việc thực hiện quyền, nghĩa vụ do Người đại diện xác lập, thực hiện nhân danh Bên B và do những người khác của Bên B thực hiện nhiệm vụ được Bên B giao; đồng thời phải bồi </w:t>
        <w:lastRenderedPageBreak/>
        <w:t xml:space="preserve">thường thiệt hại cho Bên A, bên thứ ba (nếu có) do người của mình gây ra trong khi thực hiện nhiệm vụ được Bên B giao. </w:t>
      </w:r>
    </w:p>
    <w:p w14:paraId="00B78FAE" w14:textId="77777777" w:rsidR="00096978" w:rsidRPr="00302315" w:rsidRDefault="00096978" w:rsidP="007A44B1">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b) Bên B phải thông báo bằng văn bản cho Bên A về tên, chức danh, thẩm quyền, chữ ký của Người đại diện và các nhân sự chủ chốt thực hiện Hợp đồng, kèm theo các tài liệu có liên quan. Trường hợp Bên B thay đổi Người đại diện, nhân sự chủ chốt thì phải được sự chấp thuận của Bên A.</w:t>
      </w:r>
    </w:p>
    <w:p w14:paraId="1D0FAF59" w14:textId="77777777" w:rsidR="00096978" w:rsidRPr="00302315" w:rsidRDefault="00096978" w:rsidP="007A44B1">
      <w:pPr>
        <w:spacing w:after="120" w:line="276" w:lineRule="auto"/>
        <w:jc w:val="both"/>
        <w:rPr>
          <w:rFonts w:ascii="Times New Roman" w:hAnsi="Times New Roman"/>
          <w:sz w:val="26"/>
          <w:szCs w:val="26"/>
          <w:lang w:val="fr-FR"/>
        </w:rPr>
      </w:pPr>
      <w:r>
        <w:rPr>
          <w:rFonts w:ascii="Times New Roman" w:hAnsi="Times New Roman"/>
          <w:sz w:val="26"/>
          <w:szCs w:val="26"/>
          <w:lang w:val="fr-FR"/>
        </w:rPr>
        <w:t>c) Trường hợp nhân sự của Bên B không đáp ứng được yêu cầu của công việc về trình độ chuyên môn, vi phạm các điều khoản của Hợp đồng hoặc có thái độ bất hợp tác với Bên A, Tư vấn giám sát và/hoặc Chủ đầu tư, thì Bên A có quyền yêu cầu Bên B thay thế nhân sự đó bằng văn bản, trong đó nêu rõ căn cứ hợp lý cho việc thay thế. Khi đó, Bên B phải thực hiện yêu cầu của Bên A trong thời gian tối đa không quá 07 ngày kể từ ngày nhận được yêu cầu bằng văn bản. Mọi chi phí phát sinh do thay đổi nhân sự do Bên B chịu.</w:t>
      </w:r>
    </w:p>
    <w:p w14:paraId="7DC6B874" w14:textId="77777777" w:rsidR="00096978" w:rsidRPr="00302315" w:rsidRDefault="00096978" w:rsidP="007A44B1">
      <w:pPr>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d) </w:t>
      </w:r>
      <w:del w:id="6545" w:author="Claude" w:date="2026-10-12T09:00:00Z">
        <w:r>
          <w:rPr>
            <w:rFonts w:ascii="Times New Roman" w:hAnsi="Times New Roman"/>
            <w:sz w:val="26"/>
            <w:szCs w:val="26"/>
            <w:lang w:val="fr-FR"/>
          </w:rPr>
          <w:delText xml:space="preserve">Thợ</w:delText>
        </w:r>
      </w:del>
      <w:ins w:id="6546" w:author="Claude" w:date="2026-10-12T09:00:00Z">
        <w:r>
          <w:rPr>
            <w:rFonts w:ascii="Times New Roman" w:hAnsi="Times New Roman"/>
            <w:sz w:val="26"/>
            <w:szCs w:val="26"/>
            <w:lang w:val="fr-FR"/>
          </w:rPr>
          <w:t xml:space="preserve">Người lao động, thợ</w:t>
        </w:r>
      </w:ins>
      <w:r>
        <w:rPr>
          <w:rFonts w:ascii="Times New Roman" w:hAnsi="Times New Roman"/>
          <w:sz w:val="26"/>
          <w:szCs w:val="26"/>
          <w:lang w:val="fr-FR"/>
        </w:rPr>
        <w:t xml:space="preserve"> vận hành của Bên B </w:t>
      </w:r>
      <w:del w:id="6547" w:author="Claude" w:date="2026-10-12T09:00:00Z">
        <w:r>
          <w:rPr>
            <w:rFonts w:ascii="Times New Roman" w:hAnsi="Times New Roman"/>
            <w:sz w:val="26"/>
            <w:szCs w:val="26"/>
            <w:lang w:val="fr-FR"/>
          </w:rPr>
          <w:delText xml:space="preserve">tuyệt đối</w:delText>
        </w:r>
      </w:del>
      <w:ins w:id="6548" w:author="Claude" w:date="2026-10-12T09:00:00Z">
        <w:r>
          <w:rPr>
            <w:rFonts w:ascii="Times New Roman" w:hAnsi="Times New Roman"/>
            <w:sz w:val="26"/>
            <w:szCs w:val="26"/>
            <w:lang w:val="fr-FR"/>
          </w:rPr>
          <w:t xml:space="preserve">phải</w:t>
        </w:r>
      </w:ins>
      <w:r>
        <w:rPr>
          <w:rFonts w:ascii="Times New Roman" w:hAnsi="Times New Roman"/>
          <w:sz w:val="26"/>
          <w:szCs w:val="26"/>
          <w:lang w:val="fr-FR"/>
        </w:rPr>
        <w:t xml:space="preserve"> chấp hành nội quy công trường,</w:t>
      </w:r>
      <w:ins w:id="6549" w:author="Claude" w:date="2026-10-12T09:00:00Z">
        <w:r>
          <w:rPr>
            <w:rFonts w:ascii="Times New Roman" w:hAnsi="Times New Roman"/>
            <w:sz w:val="26"/>
            <w:szCs w:val="26"/>
            <w:lang w:val="fr-FR"/>
          </w:rPr>
          <w:t xml:space="preserve"> quy định về</w:t>
        </w:r>
      </w:ins>
      <w:r>
        <w:rPr>
          <w:rFonts w:ascii="Times New Roman" w:hAnsi="Times New Roman"/>
          <w:sz w:val="26"/>
          <w:szCs w:val="26"/>
          <w:lang w:val="fr-FR"/>
        </w:rPr>
        <w:t xml:space="preserve"> an toàn lao động, vệ sinh môi trường, phòng chống cháy nổ, </w:t>
      </w:r>
      <w:del w:id="6550" w:author="Claude" w:date="2026-10-12T09:00:00Z">
        <w:r>
          <w:rPr>
            <w:rFonts w:ascii="Times New Roman" w:hAnsi="Times New Roman"/>
            <w:sz w:val="26"/>
            <w:szCs w:val="26"/>
            <w:lang w:val="fr-FR"/>
          </w:rPr>
          <w:delText xml:space="preserve">giờ giấc</w:delText>
        </w:r>
      </w:del>
      <w:ins w:id="6551" w:author="Claude" w:date="2026-10-12T09:00:00Z">
        <w:r>
          <w:rPr>
            <w:rFonts w:ascii="Times New Roman" w:hAnsi="Times New Roman"/>
            <w:sz w:val="26"/>
            <w:szCs w:val="26"/>
            <w:lang w:val="fr-FR"/>
          </w:rPr>
          <w:t xml:space="preserve">thời gian</w:t>
        </w:r>
      </w:ins>
      <w:r>
        <w:rPr>
          <w:rFonts w:ascii="Times New Roman" w:hAnsi="Times New Roman"/>
          <w:sz w:val="26"/>
          <w:szCs w:val="26"/>
          <w:lang w:val="fr-FR"/>
        </w:rPr>
        <w:t xml:space="preserve"> làm việc</w:t>
      </w:r>
      <w:del w:id="6552" w:author="Claude" w:date="2026-10-12T09:00:00Z">
        <w:r>
          <w:rPr>
            <w:rFonts w:ascii="Times New Roman" w:hAnsi="Times New Roman"/>
            <w:sz w:val="26"/>
            <w:szCs w:val="26"/>
            <w:lang w:val="fr-FR"/>
          </w:rPr>
          <w:delText xml:space="preserve">… tại công trường</w:delText>
        </w:r>
      </w:del>
      <w:r>
        <w:rPr>
          <w:rFonts w:ascii="Times New Roman" w:hAnsi="Times New Roman"/>
          <w:sz w:val="26"/>
          <w:szCs w:val="26"/>
          <w:lang w:val="fr-FR"/>
        </w:rPr>
        <w:t xml:space="preserve"> của Bên A</w:t>
      </w:r>
      <w:del w:id="6553" w:author="Claude" w:date="2026-10-12T09:00:00Z">
        <w:r>
          <w:rPr>
            <w:rFonts w:ascii="Times New Roman" w:hAnsi="Times New Roman"/>
            <w:sz w:val="26"/>
            <w:szCs w:val="26"/>
            <w:lang w:val="fr-FR"/>
          </w:rPr>
          <w:delText xml:space="preserve">, trong suốt quá trình làm việc tại công trường</w:delText>
        </w:r>
      </w:del>
      <w:r>
        <w:rPr>
          <w:rFonts w:ascii="Times New Roman" w:hAnsi="Times New Roman"/>
          <w:sz w:val="26"/>
          <w:szCs w:val="26"/>
          <w:lang w:val="fr-FR"/>
        </w:rPr>
        <w:t xml:space="preserve">; nghiêm cấm</w:t>
      </w:r>
      <w:del w:id="6554" w:author="Claude" w:date="2026-10-12T09:00:00Z">
        <w:r>
          <w:rPr>
            <w:rFonts w:ascii="Times New Roman" w:hAnsi="Times New Roman"/>
            <w:sz w:val="26"/>
            <w:szCs w:val="26"/>
            <w:lang w:val="fr-FR"/>
          </w:rPr>
          <w:delText xml:space="preserve"> thợ vận hành</w:delText>
        </w:r>
      </w:del>
      <w:r>
        <w:rPr>
          <w:rFonts w:ascii="Times New Roman" w:hAnsi="Times New Roman"/>
          <w:sz w:val="26"/>
          <w:szCs w:val="26"/>
          <w:lang w:val="fr-FR"/>
        </w:rPr>
        <w:t xml:space="preserve"> sử dụng rượu, bia</w:t>
      </w:r>
      <w:del w:id="6555" w:author="Claude" w:date="2026-10-12T09:00:00Z">
        <w:r>
          <w:rPr>
            <w:rFonts w:ascii="Times New Roman" w:hAnsi="Times New Roman"/>
            <w:sz w:val="26"/>
            <w:szCs w:val="26"/>
            <w:lang w:val="fr-FR"/>
          </w:rPr>
          <w:delText xml:space="preserve"> và các</w:delText>
        </w:r>
      </w:del>
      <w:ins w:id="6556" w:author="Claude" w:date="2026-10-12T09:00:00Z">
        <w:r>
          <w:rPr>
            <w:rFonts w:ascii="Times New Roman" w:hAnsi="Times New Roman"/>
            <w:sz w:val="26"/>
            <w:szCs w:val="26"/>
            <w:lang w:val="fr-FR"/>
          </w:rPr>
          <w:t xml:space="preserve">,</w:t>
        </w:r>
      </w:ins>
      <w:r>
        <w:rPr>
          <w:rFonts w:ascii="Times New Roman" w:hAnsi="Times New Roman"/>
          <w:sz w:val="26"/>
          <w:szCs w:val="26"/>
          <w:lang w:val="fr-FR"/>
        </w:rPr>
        <w:t xml:space="preserve"> chất kích thích</w:t>
      </w:r>
      <w:del w:id="6557" w:author="Claude" w:date="2026-10-12T09:00:00Z">
        <w:r>
          <w:rPr>
            <w:rFonts w:ascii="Times New Roman" w:hAnsi="Times New Roman"/>
            <w:sz w:val="26"/>
            <w:szCs w:val="26"/>
            <w:lang w:val="fr-FR"/>
          </w:rPr>
          <w:delText xml:space="preserve"> khác</w:delText>
        </w:r>
      </w:del>
      <w:r>
        <w:rPr>
          <w:rFonts w:ascii="Times New Roman" w:hAnsi="Times New Roman"/>
          <w:sz w:val="26"/>
          <w:szCs w:val="26"/>
          <w:lang w:val="fr-FR"/>
        </w:rPr>
        <w:t xml:space="preserve"> trước và trong khi </w:t>
      </w:r>
      <w:del w:id="6558" w:author="Claude" w:date="2026-10-12T09:00:00Z">
        <w:r>
          <w:rPr>
            <w:rFonts w:ascii="Times New Roman" w:hAnsi="Times New Roman"/>
            <w:sz w:val="26"/>
            <w:szCs w:val="26"/>
            <w:lang w:val="fr-FR"/>
          </w:rPr>
          <w:delText xml:space="preserve">vận hành máy</w:delText>
        </w:r>
      </w:del>
      <w:ins w:id="6559" w:author="Claude" w:date="2026-10-12T09:00:00Z">
        <w:r>
          <w:rPr>
            <w:rFonts w:ascii="Times New Roman" w:hAnsi="Times New Roman"/>
            <w:sz w:val="26"/>
            <w:szCs w:val="26"/>
            <w:lang w:val="fr-FR"/>
          </w:rPr>
          <w:t xml:space="preserve">làm việc</w:t>
        </w:r>
      </w:ins>
      <w:r>
        <w:rPr>
          <w:rFonts w:ascii="Times New Roman" w:hAnsi="Times New Roman"/>
          <w:sz w:val="26"/>
          <w:szCs w:val="26"/>
          <w:lang w:val="fr-FR"/>
        </w:rPr>
        <w:t xml:space="preserve">.</w:t>
      </w:r>
    </w:p>
    <w:p w14:paraId="4B9F3EA7" w14:textId="77777777" w:rsidR="00096978" w:rsidRPr="00302315" w:rsidRDefault="00096978" w:rsidP="007A44B1">
      <w:pPr>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e) Bên B chịu chi phí tiền lương</w:t>
      </w:r>
      <w:ins w:id="6560" w:author="Claude" w:date="2026-10-12T09:00:00Z">
        <w:r>
          <w:rPr>
            <w:rFonts w:ascii="Times New Roman" w:hAnsi="Times New Roman"/>
            <w:sz w:val="26"/>
            <w:szCs w:val="26"/>
            <w:lang w:val="fr-FR"/>
          </w:rPr>
          <w:t xml:space="preserve">, bảo hiểm</w:t>
        </w:r>
      </w:ins>
      <w:r>
        <w:rPr>
          <w:rFonts w:ascii="Times New Roman" w:hAnsi="Times New Roman"/>
          <w:sz w:val="26"/>
          <w:szCs w:val="26"/>
          <w:lang w:val="fr-FR"/>
        </w:rPr>
        <w:t xml:space="preserve"> của</w:t>
      </w:r>
      <w:ins w:id="6561" w:author="Claude" w:date="2026-10-12T09:00:00Z">
        <w:r>
          <w:rPr>
            <w:rFonts w:ascii="Times New Roman" w:hAnsi="Times New Roman"/>
            <w:sz w:val="26"/>
            <w:szCs w:val="26"/>
            <w:lang w:val="fr-FR"/>
          </w:rPr>
          <w:t xml:space="preserve"> người lao động,</w:t>
        </w:r>
      </w:ins>
      <w:r>
        <w:rPr>
          <w:rFonts w:ascii="Times New Roman" w:hAnsi="Times New Roman"/>
          <w:sz w:val="26"/>
          <w:szCs w:val="26"/>
          <w:lang w:val="fr-FR"/>
        </w:rPr>
        <w:t xml:space="preserve"> thợ vận hành</w:t>
      </w:r>
      <w:ins w:id="6562" w:author="Claude" w:date="2026-10-12T09:00:00Z">
        <w:r>
          <w:rPr>
            <w:rFonts w:ascii="Times New Roman" w:hAnsi="Times New Roman"/>
            <w:sz w:val="26"/>
            <w:szCs w:val="26"/>
            <w:lang w:val="fr-FR"/>
          </w:rPr>
          <w:t xml:space="preserve"> của Bên B</w:t>
        </w:r>
      </w:ins>
      <w:r>
        <w:rPr>
          <w:rFonts w:ascii="Times New Roman" w:hAnsi="Times New Roman"/>
          <w:sz w:val="26"/>
          <w:szCs w:val="26"/>
          <w:lang w:val="fr-FR"/>
        </w:rPr>
        <w:t xml:space="preserve"> và chịu toàn bộ trách nhiệm </w:t>
      </w:r>
      <w:del w:id="6563" w:author="Claude" w:date="2026-10-12T09:00:00Z">
        <w:r>
          <w:rPr>
            <w:rFonts w:ascii="Times New Roman" w:hAnsi="Times New Roman"/>
            <w:sz w:val="26"/>
            <w:szCs w:val="26"/>
            <w:lang w:val="fr-FR"/>
          </w:rPr>
          <w:delText xml:space="preserve">về kinh tế và </w:delText>
        </w:r>
      </w:del>
      <w:r>
        <w:rPr>
          <w:rFonts w:ascii="Times New Roman" w:hAnsi="Times New Roman"/>
          <w:sz w:val="26"/>
          <w:szCs w:val="26"/>
          <w:lang w:val="fr-FR"/>
        </w:rPr>
        <w:t xml:space="preserve">pháp </w:t>
      </w:r>
      <w:del w:id="6564" w:author="Claude" w:date="2026-10-12T09:00:00Z">
        <w:r>
          <w:rPr>
            <w:rFonts w:ascii="Times New Roman" w:hAnsi="Times New Roman"/>
            <w:sz w:val="26"/>
            <w:szCs w:val="26"/>
            <w:lang w:val="fr-FR"/>
          </w:rPr>
          <w:delText xml:space="preserve">luật</w:delText>
        </w:r>
      </w:del>
      <w:ins w:id="6565" w:author="Claude" w:date="2026-10-12T09:00:00Z">
        <w:r>
          <w:rPr>
            <w:rFonts w:ascii="Times New Roman" w:hAnsi="Times New Roman"/>
            <w:sz w:val="26"/>
            <w:szCs w:val="26"/>
            <w:lang w:val="fr-FR"/>
          </w:rPr>
          <w:t xml:space="preserve">lý</w:t>
        </w:r>
      </w:ins>
      <w:r>
        <w:rPr>
          <w:rFonts w:ascii="Times New Roman" w:hAnsi="Times New Roman"/>
          <w:sz w:val="26"/>
          <w:szCs w:val="26"/>
          <w:lang w:val="fr-FR"/>
        </w:rPr>
        <w:t xml:space="preserve"> đối với </w:t>
      </w:r>
      <w:del w:id="6566" w:author="Claude" w:date="2026-10-12T09:00:00Z">
        <w:r>
          <w:rPr>
            <w:rFonts w:ascii="Times New Roman" w:hAnsi="Times New Roman"/>
            <w:sz w:val="26"/>
            <w:szCs w:val="26"/>
            <w:lang w:val="fr-FR"/>
          </w:rPr>
          <w:delText xml:space="preserve">những </w:delText>
        </w:r>
      </w:del>
      <w:r>
        <w:rPr>
          <w:rFonts w:ascii="Times New Roman" w:hAnsi="Times New Roman"/>
          <w:sz w:val="26"/>
          <w:szCs w:val="26"/>
          <w:lang w:val="fr-FR"/>
        </w:rPr>
        <w:t xml:space="preserve">vi phạm </w:t>
      </w:r>
      <w:del w:id="6567" w:author="Claude" w:date="2026-10-12T09:00:00Z">
        <w:r>
          <w:rPr>
            <w:rFonts w:ascii="Times New Roman" w:hAnsi="Times New Roman"/>
            <w:sz w:val="26"/>
            <w:szCs w:val="26"/>
            <w:lang w:val="fr-FR"/>
          </w:rPr>
          <w:delText xml:space="preserve">hành chính, vi phạm pháp luật do thợ vận hành của Bên B</w:delText>
        </w:r>
      </w:del>
      <w:ins w:id="6568" w:author="Claude" w:date="2026-10-12T09:00:00Z">
        <w:r>
          <w:rPr>
            <w:rFonts w:ascii="Times New Roman" w:hAnsi="Times New Roman"/>
            <w:sz w:val="26"/>
            <w:szCs w:val="26"/>
            <w:lang w:val="fr-FR"/>
          </w:rPr>
          <w:t xml:space="preserve">do họ</w:t>
        </w:r>
      </w:ins>
      <w:r>
        <w:rPr>
          <w:rFonts w:ascii="Times New Roman" w:hAnsi="Times New Roman"/>
          <w:sz w:val="26"/>
          <w:szCs w:val="26"/>
          <w:lang w:val="fr-FR"/>
        </w:rPr>
        <w:t xml:space="preserve"> gây ra.</w:t>
      </w:r>
      <w:del w:id="6569" w:author="Claude" w:date="2026-10-12T09:00:00Z">
        <w:r>
          <w:rPr>
            <w:rFonts w:ascii="Times New Roman" w:hAnsi="Times New Roman"/>
            <w:sz w:val="26"/>
            <w:szCs w:val="26"/>
            <w:lang w:val="fr-FR"/>
          </w:rPr>
          <w:delText xml:space="preserve"> </w:delText>
        </w:r>
      </w:del>
    </w:p>
    <w:p w14:paraId="37335C51" w14:textId="77777777" w:rsidR="00F57BE7" w:rsidRPr="00302315" w:rsidRDefault="00F57BE7" w:rsidP="007A44B1">
      <w:pPr>
        <w:spacing w:after="120" w:line="276" w:lineRule="auto"/>
        <w:jc w:val="both"/>
        <w:rPr>
          <w:rFonts w:ascii="Times New Roman" w:hAnsi="Times New Roman"/>
          <w:sz w:val="26"/>
          <w:szCs w:val="26"/>
          <w:lang w:val="fr-FR"/>
        </w:rPr>
      </w:pPr>
      <w:r>
        <w:rPr>
          <w:rFonts w:ascii="Times New Roman" w:hAnsi="Times New Roman"/>
          <w:sz w:val="26"/>
          <w:szCs w:val="26"/>
          <w:lang w:val="fr-FR"/>
        </w:rPr>
        <w:t>f) Bên B có trách nhiệm cung cấp đầy đủ hồ sơ an toàn lao động cho nhân lực của Bên B theo quy định của Dự án và các quy định hiện hành.</w:t>
      </w:r>
    </w:p>
    <w:p w14:paraId="48696C7D" w14:textId="77777777" w:rsidR="00096978" w:rsidRPr="00302315" w:rsidRDefault="00096978" w:rsidP="007A44B1">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12.2.3 Hợp tác</w:t>
      </w:r>
    </w:p>
    <w:p w14:paraId="0F73C1D1" w14:textId="77777777" w:rsidR="00096978" w:rsidRPr="00302315" w:rsidRDefault="00096978" w:rsidP="007A44B1">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Bên B</w:t>
      </w:r>
      <w:del w:id="6570" w:author="Claude" w:date="2026-10-12T09:00:00Z">
        <w:r>
          <w:rPr>
            <w:rFonts w:ascii="Times New Roman" w:hAnsi="Times New Roman"/>
            <w:sz w:val="26"/>
            <w:szCs w:val="26"/>
            <w:lang w:val="fr-FR"/>
          </w:rPr>
          <w:delText xml:space="preserve"> phải</w:delText>
        </w:r>
      </w:del>
      <w:r>
        <w:rPr>
          <w:rFonts w:ascii="Times New Roman" w:hAnsi="Times New Roman"/>
          <w:sz w:val="26"/>
          <w:szCs w:val="26"/>
          <w:lang w:val="fr-FR"/>
        </w:rPr>
        <w:t xml:space="preserve"> có trách nhiệm </w:t>
      </w:r>
      <w:del w:id="6571" w:author="Claude" w:date="2026-10-12T09:00:00Z">
        <w:r>
          <w:rPr>
            <w:rFonts w:ascii="Times New Roman" w:hAnsi="Times New Roman"/>
            <w:sz w:val="26"/>
            <w:szCs w:val="26"/>
            <w:lang w:val="fr-FR"/>
          </w:rPr>
          <w:delText xml:space="preserve">thực hiện việc</w:delText>
        </w:r>
      </w:del>
      <w:ins w:id="6572" w:author="Claude" w:date="2026-10-12T09:00:00Z">
        <w:r>
          <w:rPr>
            <w:rFonts w:ascii="Times New Roman" w:hAnsi="Times New Roman"/>
            <w:sz w:val="26"/>
            <w:szCs w:val="26"/>
            <w:lang w:val="fr-FR"/>
          </w:rPr>
          <w:t xml:space="preserve">phối</w:t>
        </w:r>
      </w:ins>
      <w:r>
        <w:rPr>
          <w:rFonts w:ascii="Times New Roman" w:hAnsi="Times New Roman"/>
          <w:sz w:val="26"/>
          <w:szCs w:val="26"/>
          <w:lang w:val="fr-FR"/>
        </w:rPr>
        <w:t xml:space="preserve"> hợp</w:t>
      </w:r>
      <w:del w:id="6573" w:author="Claude" w:date="2026-10-12T09:00:00Z">
        <w:r>
          <w:rPr>
            <w:rFonts w:ascii="Times New Roman" w:hAnsi="Times New Roman"/>
            <w:sz w:val="26"/>
            <w:szCs w:val="26"/>
            <w:lang w:val="fr-FR"/>
          </w:rPr>
          <w:delText xml:space="preserve"> tác trong công việc đối</w:delText>
        </w:r>
      </w:del>
      <w:r>
        <w:rPr>
          <w:rFonts w:ascii="Times New Roman" w:hAnsi="Times New Roman"/>
          <w:sz w:val="26"/>
          <w:szCs w:val="26"/>
          <w:lang w:val="fr-FR"/>
        </w:rPr>
        <w:t xml:space="preserve"> với nhân lực của Bên A, </w:t>
      </w:r>
      <w:del w:id="6574" w:author="Claude" w:date="2026-10-12T09:00:00Z">
        <w:r>
          <w:rPr>
            <w:rFonts w:ascii="Times New Roman" w:hAnsi="Times New Roman"/>
            <w:sz w:val="26"/>
            <w:szCs w:val="26"/>
            <w:lang w:val="fr-FR"/>
          </w:rPr>
          <w:delText xml:space="preserve">các</w:delText>
        </w:r>
      </w:del>
      <w:ins w:id="6575" w:author="Claude" w:date="2026-10-12T09:00:00Z">
        <w:r>
          <w:rPr>
            <w:rFonts w:ascii="Times New Roman" w:hAnsi="Times New Roman"/>
            <w:sz w:val="26"/>
            <w:szCs w:val="26"/>
            <w:lang w:val="fr-FR"/>
          </w:rPr>
          <w:t xml:space="preserve">Nhà thầu khác và</w:t>
        </w:r>
      </w:ins>
      <w:r>
        <w:rPr>
          <w:rFonts w:ascii="Times New Roman" w:hAnsi="Times New Roman"/>
          <w:sz w:val="26"/>
          <w:szCs w:val="26"/>
          <w:lang w:val="fr-FR"/>
        </w:rPr>
        <w:t xml:space="preserve"> bên thứ ba</w:t>
      </w:r>
      <w:ins w:id="6576" w:author="Claude" w:date="2026-10-12T09:00:00Z">
        <w:r>
          <w:rPr>
            <w:rFonts w:ascii="Times New Roman" w:hAnsi="Times New Roman"/>
            <w:sz w:val="26"/>
            <w:szCs w:val="26"/>
            <w:lang w:val="fr-FR"/>
          </w:rPr>
          <w:t xml:space="preserve"> trên Công trường</w:t>
        </w:r>
      </w:ins>
      <w:r>
        <w:rPr>
          <w:rFonts w:ascii="Times New Roman" w:hAnsi="Times New Roman"/>
          <w:sz w:val="26"/>
          <w:szCs w:val="26"/>
          <w:lang w:val="fr-FR"/>
        </w:rPr>
        <w:t xml:space="preserve">; chịu trách nhiệm về </w:t>
      </w:r>
      <w:del w:id="6577" w:author="Claude" w:date="2026-10-12T09:00:00Z">
        <w:r>
          <w:rPr>
            <w:rFonts w:ascii="Times New Roman" w:hAnsi="Times New Roman"/>
            <w:sz w:val="26"/>
            <w:szCs w:val="26"/>
            <w:lang w:val="fr-FR"/>
          </w:rPr>
          <w:delText xml:space="preserve">các </w:delText>
        </w:r>
      </w:del>
      <w:r>
        <w:rPr>
          <w:rFonts w:ascii="Times New Roman" w:hAnsi="Times New Roman"/>
          <w:sz w:val="26"/>
          <w:szCs w:val="26"/>
          <w:lang w:val="fr-FR"/>
        </w:rPr>
        <w:t xml:space="preserve">hoạt động</w:t>
      </w:r>
      <w:ins w:id="6578" w:author="Claude" w:date="2026-10-12T09:00:00Z">
        <w:r>
          <w:rPr>
            <w:rFonts w:ascii="Times New Roman" w:hAnsi="Times New Roman"/>
            <w:sz w:val="26"/>
            <w:szCs w:val="26"/>
            <w:lang w:val="fr-FR"/>
          </w:rPr>
          <w:t xml:space="preserve"> của</w:t>
        </w:r>
      </w:ins>
      <w:r>
        <w:rPr>
          <w:rFonts w:ascii="Times New Roman" w:hAnsi="Times New Roman"/>
          <w:sz w:val="26"/>
          <w:szCs w:val="26"/>
          <w:lang w:val="fr-FR"/>
        </w:rPr>
        <w:t xml:space="preserve"> mình trên Công trường</w:t>
      </w:r>
      <w:del w:id="6579" w:author="Claude" w:date="2026-10-12T09:00:00Z">
        <w:r>
          <w:rPr>
            <w:rFonts w:ascii="Times New Roman" w:hAnsi="Times New Roman"/>
            <w:sz w:val="26"/>
            <w:szCs w:val="26"/>
            <w:lang w:val="fr-FR"/>
          </w:rPr>
          <w:delText xml:space="preserve">,</w:delText>
        </w:r>
      </w:del>
      <w:r>
        <w:rPr>
          <w:rFonts w:ascii="Times New Roman" w:hAnsi="Times New Roman"/>
          <w:sz w:val="26"/>
          <w:szCs w:val="26"/>
          <w:lang w:val="fr-FR"/>
        </w:rPr>
        <w:t xml:space="preserve"> và phải </w:t>
      </w:r>
      <w:ins w:id="6580" w:author="Claude" w:date="2026-10-12T09:00:00Z">
        <w:r>
          <w:rPr>
            <w:rFonts w:ascii="Times New Roman" w:hAnsi="Times New Roman"/>
            <w:sz w:val="26"/>
            <w:szCs w:val="26"/>
            <w:lang w:val="fr-FR"/>
          </w:rPr>
          <w:t xml:space="preserve">tuân thủ sự điều </w:t>
        </w:r>
      </w:ins>
      <w:r>
        <w:rPr>
          <w:rFonts w:ascii="Times New Roman" w:hAnsi="Times New Roman"/>
          <w:sz w:val="26"/>
          <w:szCs w:val="26"/>
          <w:lang w:val="fr-FR"/>
        </w:rPr>
        <w:t xml:space="preserve">phối</w:t>
      </w:r>
      <w:del w:id="6581" w:author="Claude" w:date="2026-10-12T09:00:00Z">
        <w:r>
          <w:rPr>
            <w:rFonts w:ascii="Times New Roman" w:hAnsi="Times New Roman"/>
            <w:sz w:val="26"/>
            <w:szCs w:val="26"/>
            <w:lang w:val="fr-FR"/>
          </w:rPr>
          <w:delText xml:space="preserve"> hợp các hoạt động</w:delText>
        </w:r>
      </w:del>
      <w:r>
        <w:rPr>
          <w:rFonts w:ascii="Times New Roman" w:hAnsi="Times New Roman"/>
          <w:sz w:val="26"/>
          <w:szCs w:val="26"/>
          <w:lang w:val="fr-FR"/>
        </w:rPr>
        <w:t xml:space="preserve"> của </w:t>
      </w:r>
      <w:del w:id="6582" w:author="Claude" w:date="2026-10-12T09:00:00Z">
        <w:r>
          <w:rPr>
            <w:rFonts w:ascii="Times New Roman" w:hAnsi="Times New Roman"/>
            <w:sz w:val="26"/>
            <w:szCs w:val="26"/>
            <w:lang w:val="fr-FR"/>
          </w:rPr>
          <w:delText xml:space="preserve">mình với hoạt động của các đơn vị khác trên Công trường</w:delText>
        </w:r>
      </w:del>
      <w:ins w:id="6583" w:author="Claude" w:date="2026-10-12T09:00:00Z">
        <w:r>
          <w:rPr>
            <w:rFonts w:ascii="Times New Roman" w:hAnsi="Times New Roman"/>
            <w:sz w:val="26"/>
            <w:szCs w:val="26"/>
            <w:lang w:val="fr-FR"/>
          </w:rPr>
          <w:t xml:space="preserve">Bên A</w:t>
        </w:r>
      </w:ins>
      <w:r>
        <w:rPr>
          <w:rFonts w:ascii="Times New Roman" w:hAnsi="Times New Roman"/>
          <w:sz w:val="26"/>
          <w:szCs w:val="26"/>
          <w:lang w:val="fr-FR"/>
        </w:rPr>
        <w:t xml:space="preserve">.</w:t>
      </w:r>
    </w:p>
    <w:p w14:paraId="66DF3090" w14:textId="77777777" w:rsidR="00096978" w:rsidRPr="00302315" w:rsidRDefault="00096978" w:rsidP="007A44B1">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12.2.4 Mặt bằng, mốc</w:t>
      </w:r>
    </w:p>
    <w:p w14:paraId="1B56E2A6" w14:textId="77777777" w:rsidR="00096978" w:rsidRPr="00302315" w:rsidRDefault="00096978" w:rsidP="007A44B1">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Change w:id="6584" w:author="Claude" w:date="2026-10-12T09:00:00Z">
            <w:rPr>
              <w:rFonts w:ascii="Times New Roman" w:hAnsi="Times New Roman"/>
              <w:sz w:val="26"/>
              <w:szCs w:val="26"/>
              <w:highlight w:val="yellow"/>
              <w:lang w:val="fr-FR"/>
            </w:rPr>
          </w:rPrChange>
        </w:rPr>
        <w:t xml:space="preserve">Bên A bàn giao</w:t>
      </w:r>
      <w:ins w:id="6585" w:author="Claude" w:date="2026-10-12T09:00:00Z">
        <w:r>
          <w:rPr>
            <w:rFonts w:ascii="Times New Roman" w:hAnsi="Times New Roman"/>
            <w:sz w:val="26"/>
            <w:szCs w:val="26"/>
            <w:lang w:val="fr-FR"/>
          </w:rPr>
          <w:t xml:space="preserve"> cho Bên B</w:t>
        </w:r>
      </w:ins>
      <w:r>
        <w:rPr>
          <w:rFonts w:ascii="Times New Roman" w:hAnsi="Times New Roman"/>
          <w:sz w:val="26"/>
          <w:szCs w:val="26"/>
          <w:lang w:val="fr-FR"/>
          <w:rPrChange w:id="6586" w:author="Claude" w:date="2026-10-12T09:00:00Z">
            <w:rPr>
              <w:rFonts w:ascii="Times New Roman" w:hAnsi="Times New Roman"/>
              <w:sz w:val="26"/>
              <w:szCs w:val="26"/>
              <w:highlight w:val="yellow"/>
              <w:lang w:val="fr-FR"/>
            </w:rPr>
          </w:rPrChange>
        </w:rPr>
        <w:t xml:space="preserve"> mặt bằng bãi gia công cốt thép</w:t>
      </w:r>
      <w:del w:id="6587" w:author="Claude" w:date="2026-10-12T09:00:00Z">
        <w:r>
          <w:rPr>
            <w:rFonts w:ascii="Times New Roman" w:hAnsi="Times New Roman"/>
            <w:sz w:val="26"/>
            <w:szCs w:val="26"/>
            <w:highlight w:val="yellow"/>
            <w:lang w:val="fr-FR"/>
          </w:rPr>
          <w:delText xml:space="preserve"> cho Bên B</w:delText>
        </w:r>
      </w:del>
      <w:r>
        <w:rPr>
          <w:rFonts w:ascii="Times New Roman" w:hAnsi="Times New Roman"/>
          <w:sz w:val="26"/>
          <w:szCs w:val="26"/>
          <w:lang w:val="fr-FR"/>
          <w:rPrChange w:id="6588" w:author="Claude" w:date="2026-10-12T09:00:00Z">
            <w:rPr>
              <w:rFonts w:ascii="Times New Roman" w:hAnsi="Times New Roman"/>
              <w:sz w:val="26"/>
              <w:szCs w:val="26"/>
              <w:highlight w:val="yellow"/>
              <w:lang w:val="fr-FR"/>
            </w:rPr>
          </w:rPrChange>
        </w:rPr>
        <w:t xml:space="preserve">. Bên B có trách nhiệm duy tu</w:t>
      </w:r>
      <w:ins w:id="6589" w:author="Claude" w:date="2026-10-12T09:00:00Z">
        <w:r>
          <w:rPr>
            <w:rFonts w:ascii="Times New Roman" w:hAnsi="Times New Roman"/>
            <w:sz w:val="26"/>
            <w:szCs w:val="26"/>
            <w:lang w:val="fr-FR"/>
          </w:rPr>
          <w:t xml:space="preserve">,</w:t>
        </w:r>
      </w:ins>
      <w:r>
        <w:rPr>
          <w:rFonts w:ascii="Times New Roman" w:hAnsi="Times New Roman"/>
          <w:sz w:val="26"/>
          <w:szCs w:val="26"/>
          <w:lang w:val="fr-FR"/>
          <w:rPrChange w:id="6590" w:author="Claude" w:date="2026-10-12T09:00:00Z">
            <w:rPr>
              <w:rFonts w:ascii="Times New Roman" w:hAnsi="Times New Roman"/>
              <w:sz w:val="26"/>
              <w:szCs w:val="26"/>
              <w:highlight w:val="yellow"/>
              <w:lang w:val="fr-FR"/>
            </w:rPr>
          </w:rPrChange>
        </w:rPr>
        <w:t xml:space="preserve"> bảo dưỡng</w:t>
      </w:r>
      <w:ins w:id="6591" w:author="Claude" w:date="2026-10-12T09:00:00Z">
        <w:r>
          <w:rPr>
            <w:rFonts w:ascii="Times New Roman" w:hAnsi="Times New Roman"/>
            <w:sz w:val="26"/>
            <w:szCs w:val="26"/>
            <w:lang w:val="fr-FR"/>
          </w:rPr>
          <w:t xml:space="preserve"> mặt bằng</w:t>
        </w:r>
      </w:ins>
      <w:r>
        <w:rPr>
          <w:rFonts w:ascii="Times New Roman" w:hAnsi="Times New Roman"/>
          <w:sz w:val="26"/>
          <w:szCs w:val="26"/>
          <w:lang w:val="fr-FR"/>
          <w:rPrChange w:id="6592" w:author="Claude" w:date="2026-10-12T09:00:00Z">
            <w:rPr>
              <w:rFonts w:ascii="Times New Roman" w:hAnsi="Times New Roman"/>
              <w:sz w:val="26"/>
              <w:szCs w:val="26"/>
              <w:highlight w:val="yellow"/>
              <w:lang w:val="fr-FR"/>
            </w:rPr>
          </w:rPrChange>
        </w:rPr>
        <w:t xml:space="preserve"> bằng chi phí của mình</w:t>
      </w:r>
      <w:del w:id="6593" w:author="Claude" w:date="2026-10-12T09:00:00Z">
        <w:r>
          <w:rPr>
            <w:rFonts w:ascii="Times New Roman" w:hAnsi="Times New Roman"/>
            <w:sz w:val="26"/>
            <w:szCs w:val="26"/>
            <w:highlight w:val="yellow"/>
            <w:lang w:val="fr-FR"/>
          </w:rPr>
          <w:delText xml:space="preserve"> để đảm</w:delText>
        </w:r>
      </w:del>
      <w:ins w:id="6594" w:author="Claude" w:date="2026-10-12T09:00:00Z">
        <w:r>
          <w:rPr>
            <w:rFonts w:ascii="Times New Roman" w:hAnsi="Times New Roman"/>
            <w:sz w:val="26"/>
            <w:szCs w:val="26"/>
            <w:lang w:val="fr-FR"/>
          </w:rPr>
          <w:t xml:space="preserve">,</w:t>
        </w:r>
      </w:ins>
      <w:r>
        <w:rPr>
          <w:rFonts w:ascii="Times New Roman" w:hAnsi="Times New Roman"/>
          <w:sz w:val="26"/>
          <w:szCs w:val="26"/>
          <w:lang w:val="fr-FR"/>
          <w:rPrChange w:id="6595" w:author="Claude" w:date="2026-10-12T09:00:00Z">
            <w:rPr>
              <w:rFonts w:ascii="Times New Roman" w:hAnsi="Times New Roman"/>
              <w:sz w:val="26"/>
              <w:szCs w:val="26"/>
              <w:highlight w:val="yellow"/>
              <w:lang w:val="fr-FR"/>
            </w:rPr>
          </w:rPrChange>
        </w:rPr>
        <w:t xml:space="preserve"> bảo </w:t>
      </w:r>
      <w:del w:id="6596" w:author="Claude" w:date="2026-10-12T09:00:00Z">
        <w:r>
          <w:rPr>
            <w:rFonts w:ascii="Times New Roman" w:hAnsi="Times New Roman"/>
            <w:sz w:val="26"/>
            <w:szCs w:val="26"/>
            <w:highlight w:val="yellow"/>
            <w:lang w:val="fr-FR"/>
          </w:rPr>
          <w:delText xml:space="preserve">mặt bằng</w:delText>
        </w:r>
      </w:del>
      <w:ins w:id="6597" w:author="Claude" w:date="2026-10-12T09:00:00Z">
        <w:r>
          <w:rPr>
            <w:rFonts w:ascii="Times New Roman" w:hAnsi="Times New Roman"/>
            <w:sz w:val="26"/>
            <w:szCs w:val="26"/>
            <w:lang w:val="fr-FR"/>
          </w:rPr>
          <w:t xml:space="preserve">đảm</w:t>
        </w:r>
      </w:ins>
      <w:r>
        <w:rPr>
          <w:rFonts w:ascii="Times New Roman" w:hAnsi="Times New Roman"/>
          <w:sz w:val="26"/>
          <w:szCs w:val="26"/>
          <w:lang w:val="fr-FR"/>
          <w:rPrChange w:id="6598" w:author="Claude" w:date="2026-10-12T09:00:00Z">
            <w:rPr>
              <w:rFonts w:ascii="Times New Roman" w:hAnsi="Times New Roman"/>
              <w:sz w:val="26"/>
              <w:szCs w:val="26"/>
              <w:highlight w:val="yellow"/>
              <w:lang w:val="fr-FR"/>
            </w:rPr>
          </w:rPrChange>
        </w:rPr>
        <w:t xml:space="preserve"> không bị ngập nước</w:t>
      </w:r>
      <w:del w:id="6599" w:author="Claude" w:date="2026-10-12T09:00:00Z">
        <w:r>
          <w:rPr>
            <w:rFonts w:ascii="Times New Roman" w:hAnsi="Times New Roman"/>
            <w:sz w:val="26"/>
            <w:szCs w:val="26"/>
            <w:highlight w:val="yellow"/>
            <w:lang w:val="fr-FR"/>
          </w:rPr>
          <w:delText xml:space="preserve">, ảnh hưởng tới công tác thi công</w:delText>
        </w:r>
      </w:del>
      <w:r>
        <w:rPr>
          <w:rFonts w:ascii="Times New Roman" w:hAnsi="Times New Roman"/>
          <w:sz w:val="26"/>
          <w:szCs w:val="26"/>
          <w:lang w:val="fr-FR"/>
          <w:rPrChange w:id="6600" w:author="Claude" w:date="2026-10-12T09:00:00Z">
            <w:rPr>
              <w:rFonts w:ascii="Times New Roman" w:hAnsi="Times New Roman"/>
              <w:sz w:val="26"/>
              <w:szCs w:val="26"/>
              <w:highlight w:val="yellow"/>
              <w:lang w:val="fr-FR"/>
            </w:rPr>
          </w:rPrChange>
        </w:rPr>
        <w:t xml:space="preserve"> và bảo quản</w:t>
      </w:r>
      <w:del w:id="6601" w:author="Claude" w:date="2026-10-12T09:00:00Z">
        <w:r>
          <w:rPr>
            <w:rFonts w:ascii="Times New Roman" w:hAnsi="Times New Roman"/>
            <w:sz w:val="26"/>
            <w:szCs w:val="26"/>
            <w:highlight w:val="yellow"/>
            <w:lang w:val="fr-FR"/>
          </w:rPr>
          <w:delText xml:space="preserve"> các loại</w:delText>
        </w:r>
      </w:del>
      <w:r>
        <w:rPr>
          <w:rFonts w:ascii="Times New Roman" w:hAnsi="Times New Roman"/>
          <w:sz w:val="26"/>
          <w:szCs w:val="26"/>
          <w:lang w:val="fr-FR"/>
          <w:rPrChange w:id="6602" w:author="Claude" w:date="2026-10-12T09:00:00Z">
            <w:rPr>
              <w:rFonts w:ascii="Times New Roman" w:hAnsi="Times New Roman"/>
              <w:sz w:val="26"/>
              <w:szCs w:val="26"/>
              <w:highlight w:val="yellow"/>
              <w:lang w:val="fr-FR"/>
            </w:rPr>
          </w:rPrChange>
        </w:rPr>
        <w:t xml:space="preserve"> vật liệu trên bãi.</w:t>
      </w:r>
      <w:r>
        <w:rPr>
          <w:rFonts w:ascii="Times New Roman" w:hAnsi="Times New Roman"/>
          <w:sz w:val="26"/>
          <w:szCs w:val="26"/>
          <w:lang w:val="fr-FR"/>
        </w:rPr>
        <w:t xml:space="preserve"> </w:t>
      </w:r>
      <w:ins w:id="6603" w:author="Claude" w:date="2026-10-12T09:00:00Z">
        <w:r>
          <w:rPr>
            <w:rFonts w:ascii="Times New Roman" w:hAnsi="Times New Roman"/>
            <w:sz w:val="26"/>
            <w:szCs w:val="26"/>
            <w:lang w:val="fr-FR"/>
          </w:rPr>
          <w:t xml:space="preserve">Bên B có trách nhiệm bảo vệ hệ mốc tọa độ, cao độ do Bên A bàn giao; trường hợp làm hư hỏng, mất mốc, Bên B phải khôi phục bằng chi phí của mình.</w:t>
        </w:r>
      </w:ins>
    </w:p>
    <w:p w14:paraId="6F41C814" w14:textId="77777777" w:rsidR="00096978" w:rsidRPr="00302315" w:rsidRDefault="00096978" w:rsidP="007A44B1">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12.2.5 An toàn</w:t>
      </w:r>
    </w:p>
    <w:p w14:paraId="49A595EF" w14:textId="77777777" w:rsidR="00096978" w:rsidRPr="00302315" w:rsidRDefault="00096978" w:rsidP="007A44B1">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a) Bên B phải tuân thủ tất cả quy định an toàn lao động hiện hành, quy định của Hợp đồng thầu chính, yêu cầu của Chủ đầu tư, Tư vấn giám sát và Bên A; chịu trách nhiệm về an toàn cho tất cả những người, tài sản có mặt trên Công trường; có biện pháp nhằm đảm bảo an toàn cho Hạng mục công trình, công trình lân cận, tài sản và cho những người có mặt trên Công trường.</w:t>
      </w:r>
    </w:p>
    <w:p w14:paraId="7075D69A" w14:textId="77777777" w:rsidR="00096978" w:rsidRPr="00302315" w:rsidRDefault="00096978" w:rsidP="007A44B1">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b) Trong suốt quá trình thi công, và sửa chữa các sai sót, Bên B phải:</w:t>
      </w:r>
    </w:p>
    <w:p w14:paraId="73B6B78C" w14:textId="77777777" w:rsidR="00096978" w:rsidRPr="00302315" w:rsidRDefault="00096978" w:rsidP="007A44B1">
      <w:pPr>
        <w:tabs>
          <w:tab w:val="left" w:pos="1134"/>
        </w:tabs>
        <w:spacing w:after="120" w:line="276" w:lineRule="auto"/>
        <w:jc w:val="both"/>
        <w:rPr>
          <w:rFonts w:ascii="Times New Roman" w:hAnsi="Times New Roman"/>
          <w:sz w:val="26"/>
          <w:szCs w:val="26"/>
          <w:lang w:val="fr-FR"/>
        </w:rPr>
      </w:pPr>
      <w:bookmarkStart w:id="64" w:name="_Toc323775524"/>
      <w:bookmarkStart w:id="65" w:name="_Toc323776361"/>
      <w:r>
        <w:rPr>
          <w:rFonts w:ascii="Times New Roman" w:hAnsi="Times New Roman"/>
          <w:sz w:val="26"/>
          <w:szCs w:val="26"/>
          <w:lang w:val="fr-FR"/>
        </w:rPr>
        <w:lastRenderedPageBreak/>
        <w:t>(i) Đào tạo, hướng dẫn, phổ biến các quy định, nội quy, quy trình, biện pháp bảo đảm an toàn, vệ sinh lao động;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người lao động của mình</w:t>
      </w:r>
      <w:bookmarkEnd w:id="64"/>
      <w:bookmarkEnd w:id="65"/>
      <w:r>
        <w:rPr>
          <w:rFonts w:ascii="Times New Roman" w:hAnsi="Times New Roman"/>
          <w:sz w:val="26"/>
          <w:szCs w:val="26"/>
          <w:lang w:val="fr-FR"/>
        </w:rPr>
        <w:t>;</w:t>
      </w:r>
    </w:p>
    <w:p w14:paraId="43AC5B63" w14:textId="77777777" w:rsidR="00096978" w:rsidRPr="00302315" w:rsidRDefault="00096978" w:rsidP="007A44B1">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(ii) Đối với một số công việc yêu cầu nghiêm ngặt về an toàn lao động thì người lao động phải có giấy chứng nhận huấn luyện an toàn lao động theo quy định của pháp luật về an toàn, vệ sinh lao động; đối với các máy, thiết bị thi công có yêu cầu nghiêm ngặt về an toàn lao động phải được kiểm định, đăng ký với cơ quan có thẩm quyền theo quy định của pháp luật thì mới được phép hoạt động trên Công trường;</w:t>
      </w:r>
    </w:p>
    <w:p w14:paraId="463AC399" w14:textId="77777777" w:rsidR="00096978" w:rsidRPr="00302315" w:rsidRDefault="00096978" w:rsidP="007A44B1">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(iii) Thực hiện công khai trên Công trường các biện pháp an toàn và nội quy về an toàn để mọi người biết và chấp hành; những vị trí nguy hiểm trên Công trường phải được bố trí người hướng dẫn, cảnh báo đề phòng tai nạn;</w:t>
      </w:r>
    </w:p>
    <w:p w14:paraId="576EAE3B" w14:textId="77777777" w:rsidR="00096978" w:rsidRPr="00302315" w:rsidRDefault="00096978" w:rsidP="007A44B1">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(iv) Yêu cầu người lao động sử dụng đúng và đủ dụng cụ, phương tiện bảo vệ cá nhân trong quá trình làm việc; kiểm tra, giám sát việc tuân thủ các yêu cầu về an toàn lao động đối với người lao động; quản lý số lượng người lao động làm việc trên Công trường;</w:t>
      </w:r>
    </w:p>
    <w:p w14:paraId="4C1EEB9E" w14:textId="77777777" w:rsidR="00096978" w:rsidRPr="00302315" w:rsidRDefault="00096978" w:rsidP="007A44B1">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(v) </w:t>
      </w:r>
      <w:del w:id="6604" w:author="Claude" w:date="2026-10-12T09:00:00Z">
        <w:r>
          <w:rPr>
            <w:rFonts w:ascii="Times New Roman" w:hAnsi="Times New Roman"/>
            <w:sz w:val="26"/>
            <w:szCs w:val="26"/>
            <w:lang w:val="nl-NL"/>
          </w:rPr>
          <w:delText xml:space="preserve">Bên B phải tuân</w:delText>
        </w:r>
      </w:del>
      <w:ins w:id="6605" w:author="Claude" w:date="2026-10-12T09:00:00Z">
        <w:r>
          <w:rPr>
            <w:rFonts w:ascii="Times New Roman" w:hAnsi="Times New Roman"/>
            <w:sz w:val="26"/>
            <w:szCs w:val="26"/>
            <w:lang w:val="nl-NL"/>
          </w:rPr>
          <w:t xml:space="preserve">Tuân</w:t>
        </w:r>
      </w:ins>
      <w:r>
        <w:rPr>
          <w:rFonts w:ascii="Times New Roman" w:hAnsi="Times New Roman"/>
          <w:sz w:val="26"/>
          <w:szCs w:val="26"/>
          <w:lang w:val="nl-NL"/>
        </w:rPr>
        <w:t xml:space="preserve"> thủ</w:t>
      </w:r>
      <w:del w:id="6606" w:author="Claude" w:date="2026-10-12T09:00:00Z">
        <w:r>
          <w:rPr>
            <w:rFonts w:ascii="Times New Roman" w:hAnsi="Times New Roman"/>
            <w:sz w:val="26"/>
            <w:szCs w:val="26"/>
            <w:lang w:val="nl-NL"/>
          </w:rPr>
          <w:delText xml:space="preserve"> tất cả</w:delText>
        </w:r>
      </w:del>
      <w:r>
        <w:rPr>
          <w:rFonts w:ascii="Times New Roman" w:hAnsi="Times New Roman"/>
          <w:sz w:val="26"/>
          <w:szCs w:val="26"/>
          <w:lang w:val="nl-NL"/>
        </w:rPr>
        <w:t xml:space="preserve"> các quy định về an toàn lao động, an toàn giao thông và </w:t>
      </w:r>
      <w:del w:id="6607" w:author="Claude" w:date="2026-10-12T09:00:00Z">
        <w:r>
          <w:rPr>
            <w:rFonts w:ascii="Times New Roman" w:hAnsi="Times New Roman"/>
            <w:sz w:val="26"/>
            <w:szCs w:val="26"/>
            <w:lang w:val="nl-NL"/>
          </w:rPr>
          <w:delText xml:space="preserve">đảm bảo </w:delText>
        </w:r>
      </w:del>
      <w:r>
        <w:rPr>
          <w:rFonts w:ascii="Times New Roman" w:hAnsi="Times New Roman"/>
          <w:sz w:val="26"/>
          <w:szCs w:val="26"/>
          <w:lang w:val="nl-NL"/>
        </w:rPr>
        <w:t xml:space="preserve">vệ sinh môi trường</w:t>
      </w:r>
      <w:del w:id="6608" w:author="Claude" w:date="2026-10-12T09:00:00Z">
        <w:r>
          <w:rPr>
            <w:rFonts w:ascii="Times New Roman" w:hAnsi="Times New Roman"/>
            <w:sz w:val="26"/>
            <w:szCs w:val="26"/>
            <w:lang w:val="nl-NL"/>
          </w:rPr>
          <w:delText xml:space="preserve"> hiện hành</w:delText>
        </w:r>
      </w:del>
      <w:r>
        <w:rPr>
          <w:rFonts w:ascii="Times New Roman" w:hAnsi="Times New Roman"/>
          <w:sz w:val="26"/>
          <w:szCs w:val="26"/>
          <w:lang w:val="nl-NL"/>
        </w:rPr>
        <w:t xml:space="preserve">;</w:t>
      </w:r>
    </w:p>
    <w:p w14:paraId="5941F299" w14:textId="77777777" w:rsidR="00096978" w:rsidRPr="00302315" w:rsidRDefault="00096978" w:rsidP="007A44B1">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(vi) Khắc phục hậu quả tai nạn lao động, sự cố gây mất an toàn lao động xảy ra trong quá trình thi công xây dựng Hạng mục công trình.</w:t>
      </w:r>
    </w:p>
    <w:p w14:paraId="5204CE7E" w14:textId="77777777" w:rsidR="00096978" w:rsidRPr="00302315" w:rsidRDefault="00096978" w:rsidP="007A44B1">
      <w:pPr>
        <w:tabs>
          <w:tab w:val="left" w:pos="709"/>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c) Trường hợp Bên B </w:t>
      </w:r>
      <w:del w:id="6609" w:author="Claude" w:date="2026-10-12T09:00:00Z">
        <w:r>
          <w:rPr>
            <w:rFonts w:ascii="Times New Roman" w:hAnsi="Times New Roman"/>
            <w:sz w:val="26"/>
            <w:szCs w:val="26"/>
            <w:lang w:val="fr-FR"/>
          </w:rPr>
          <w:delText xml:space="preserve">không tuân thủ hoặc tuân thủ không đầy đủ các</w:delText>
        </w:r>
      </w:del>
      <w:ins w:id="6610" w:author="Claude" w:date="2026-10-12T09:00:00Z">
        <w:r>
          <w:rPr>
            <w:rFonts w:ascii="Times New Roman" w:hAnsi="Times New Roman"/>
            <w:sz w:val="26"/>
            <w:szCs w:val="26"/>
            <w:lang w:val="fr-FR"/>
          </w:rPr>
          <w:t xml:space="preserve">vi phạm</w:t>
        </w:r>
      </w:ins>
      <w:r>
        <w:rPr>
          <w:rFonts w:ascii="Times New Roman" w:hAnsi="Times New Roman"/>
          <w:sz w:val="26"/>
          <w:szCs w:val="26"/>
          <w:lang w:val="fr-FR"/>
        </w:rPr>
        <w:t xml:space="preserve"> quy định về an toàn, </w:t>
      </w:r>
      <w:del w:id="6611" w:author="Claude" w:date="2026-10-12T09:00:00Z">
        <w:r>
          <w:rPr>
            <w:rFonts w:ascii="Times New Roman" w:hAnsi="Times New Roman"/>
            <w:sz w:val="26"/>
            <w:szCs w:val="26"/>
            <w:lang w:val="fr-FR"/>
          </w:rPr>
          <w:delText xml:space="preserve">thì </w:delText>
        </w:r>
      </w:del>
      <w:r>
        <w:rPr>
          <w:rFonts w:ascii="Times New Roman" w:hAnsi="Times New Roman"/>
          <w:sz w:val="26"/>
          <w:szCs w:val="26"/>
          <w:lang w:val="fr-FR"/>
        </w:rPr>
        <w:t xml:space="preserve">Bên A có </w:t>
      </w:r>
      <w:del w:id="6612" w:author="Claude" w:date="2026-10-12T09:00:00Z">
        <w:r>
          <w:rPr>
            <w:rFonts w:ascii="Times New Roman" w:hAnsi="Times New Roman"/>
            <w:sz w:val="26"/>
            <w:szCs w:val="26"/>
            <w:lang w:val="fr-FR"/>
          </w:rPr>
          <w:delText xml:space="preserve">thể ra lệnh</w:delText>
        </w:r>
      </w:del>
      <w:ins w:id="6613" w:author="Claude" w:date="2026-10-12T09:00:00Z">
        <w:r>
          <w:rPr>
            <w:rFonts w:ascii="Times New Roman" w:hAnsi="Times New Roman"/>
            <w:sz w:val="26"/>
            <w:szCs w:val="26"/>
            <w:lang w:val="fr-FR"/>
          </w:rPr>
          <w:t xml:space="preserve">quyền</w:t>
        </w:r>
      </w:ins>
      <w:r>
        <w:rPr>
          <w:rFonts w:ascii="Times New Roman" w:hAnsi="Times New Roman"/>
          <w:sz w:val="26"/>
          <w:szCs w:val="26"/>
          <w:lang w:val="fr-FR"/>
        </w:rPr>
        <w:t xml:space="preserve"> tạm dừng công việc </w:t>
      </w:r>
      <w:del w:id="6614" w:author="Claude" w:date="2026-10-12T09:00:00Z">
        <w:r>
          <w:rPr>
            <w:rFonts w:ascii="Times New Roman" w:hAnsi="Times New Roman"/>
            <w:sz w:val="26"/>
            <w:szCs w:val="26"/>
            <w:lang w:val="fr-FR"/>
          </w:rPr>
          <w:delText xml:space="preserve">ở</w:delText>
        </w:r>
      </w:del>
      <w:ins w:id="6615" w:author="Claude" w:date="2026-10-12T09:00:00Z">
        <w:r>
          <w:rPr>
            <w:rFonts w:ascii="Times New Roman" w:hAnsi="Times New Roman"/>
            <w:sz w:val="26"/>
            <w:szCs w:val="26"/>
            <w:lang w:val="fr-FR"/>
          </w:rPr>
          <w:t xml:space="preserve">tại</w:t>
        </w:r>
      </w:ins>
      <w:r>
        <w:rPr>
          <w:rFonts w:ascii="Times New Roman" w:hAnsi="Times New Roman"/>
          <w:sz w:val="26"/>
          <w:szCs w:val="26"/>
          <w:lang w:val="fr-FR"/>
        </w:rPr>
        <w:t xml:space="preserve"> khu vực bị ảnh hưởng </w:t>
      </w:r>
      <w:del w:id="6616" w:author="Claude" w:date="2026-10-12T09:00:00Z">
        <w:r>
          <w:rPr>
            <w:rFonts w:ascii="Times New Roman" w:hAnsi="Times New Roman"/>
            <w:sz w:val="26"/>
            <w:szCs w:val="26"/>
            <w:lang w:val="fr-FR"/>
          </w:rPr>
          <w:delText xml:space="preserve">và công việc sẽ không được phép tiếp tục </w:delText>
        </w:r>
      </w:del>
      <w:r>
        <w:rPr>
          <w:rFonts w:ascii="Times New Roman" w:hAnsi="Times New Roman"/>
          <w:sz w:val="26"/>
          <w:szCs w:val="26"/>
          <w:lang w:val="fr-FR"/>
        </w:rPr>
        <w:t xml:space="preserve">cho </w:t>
      </w:r>
      <w:del w:id="6617" w:author="Claude" w:date="2026-10-12T09:00:00Z">
        <w:r>
          <w:rPr>
            <w:rFonts w:ascii="Times New Roman" w:hAnsi="Times New Roman"/>
            <w:sz w:val="26"/>
            <w:szCs w:val="26"/>
            <w:lang w:val="fr-FR"/>
          </w:rPr>
          <w:delText xml:space="preserve">tới</w:delText>
        </w:r>
      </w:del>
      <w:ins w:id="6618" w:author="Claude" w:date="2026-10-12T09:00:00Z">
        <w:r>
          <w:rPr>
            <w:rFonts w:ascii="Times New Roman" w:hAnsi="Times New Roman"/>
            <w:sz w:val="26"/>
            <w:szCs w:val="26"/>
            <w:lang w:val="fr-FR"/>
          </w:rPr>
          <w:t xml:space="preserve">đến</w:t>
        </w:r>
      </w:ins>
      <w:r>
        <w:rPr>
          <w:rFonts w:ascii="Times New Roman" w:hAnsi="Times New Roman"/>
          <w:sz w:val="26"/>
          <w:szCs w:val="26"/>
          <w:lang w:val="fr-FR"/>
        </w:rPr>
        <w:t xml:space="preserve"> khi </w:t>
      </w:r>
      <w:del w:id="6619" w:author="Claude" w:date="2026-10-12T09:00:00Z">
        <w:r>
          <w:rPr>
            <w:rFonts w:ascii="Times New Roman" w:hAnsi="Times New Roman"/>
            <w:sz w:val="26"/>
            <w:szCs w:val="26"/>
            <w:lang w:val="fr-FR"/>
          </w:rPr>
          <w:delText xml:space="preserve">các</w:delText>
        </w:r>
      </w:del>
      <w:ins w:id="6620" w:author="Claude" w:date="2026-10-12T09:00:00Z">
        <w:r>
          <w:rPr>
            <w:rFonts w:ascii="Times New Roman" w:hAnsi="Times New Roman"/>
            <w:sz w:val="26"/>
            <w:szCs w:val="26"/>
            <w:lang w:val="fr-FR"/>
          </w:rPr>
          <w:t xml:space="preserve">Bên B thực hiện đầy đủ</w:t>
        </w:r>
      </w:ins>
      <w:r>
        <w:rPr>
          <w:rFonts w:ascii="Times New Roman" w:hAnsi="Times New Roman"/>
          <w:sz w:val="26"/>
          <w:szCs w:val="26"/>
          <w:lang w:val="fr-FR"/>
        </w:rPr>
        <w:t xml:space="preserve"> biện pháp an toàn</w:t>
      </w:r>
      <w:del w:id="6621" w:author="Claude" w:date="2026-10-12T09:00:00Z">
        <w:r>
          <w:rPr>
            <w:rFonts w:ascii="Times New Roman" w:hAnsi="Times New Roman"/>
            <w:sz w:val="26"/>
            <w:szCs w:val="26"/>
            <w:lang w:val="fr-FR"/>
          </w:rPr>
          <w:delText xml:space="preserve"> yêu cầu đã được thực hiện</w:delText>
        </w:r>
      </w:del>
      <w:ins w:id="6622" w:author="Claude" w:date="2026-10-12T09:00:00Z">
        <w:r>
          <w:rPr>
            <w:rFonts w:ascii="Times New Roman" w:hAnsi="Times New Roman"/>
            <w:sz w:val="26"/>
            <w:szCs w:val="26"/>
            <w:lang w:val="fr-FR"/>
          </w:rPr>
          <w:t xml:space="preserve">,</w:t>
        </w:r>
      </w:ins>
      <w:r>
        <w:rPr>
          <w:rFonts w:ascii="Times New Roman" w:hAnsi="Times New Roman"/>
          <w:sz w:val="26"/>
          <w:szCs w:val="26"/>
          <w:lang w:val="fr-FR"/>
        </w:rPr>
        <w:t xml:space="preserve"> hoặc Bên A tự </w:t>
      </w:r>
      <w:del w:id="6623" w:author="Claude" w:date="2026-10-12T09:00:00Z">
        <w:r>
          <w:rPr>
            <w:rFonts w:ascii="Times New Roman" w:hAnsi="Times New Roman"/>
            <w:sz w:val="26"/>
            <w:szCs w:val="26"/>
            <w:lang w:val="fr-FR"/>
          </w:rPr>
          <w:delText xml:space="preserve">sẽ tiến hành các</w:delText>
        </w:r>
      </w:del>
      <w:ins w:id="6624" w:author="Claude" w:date="2026-10-12T09:00:00Z">
        <w:r>
          <w:rPr>
            <w:rFonts w:ascii="Times New Roman" w:hAnsi="Times New Roman"/>
            <w:sz w:val="26"/>
            <w:szCs w:val="26"/>
            <w:lang w:val="fr-FR"/>
          </w:rPr>
          <w:t xml:space="preserve">thực hiện</w:t>
        </w:r>
      </w:ins>
      <w:r>
        <w:rPr>
          <w:rFonts w:ascii="Times New Roman" w:hAnsi="Times New Roman"/>
          <w:sz w:val="26"/>
          <w:szCs w:val="26"/>
          <w:lang w:val="fr-FR"/>
        </w:rPr>
        <w:t xml:space="preserve"> biện pháp khắc phục. </w:t>
      </w:r>
      <w:del w:id="6625" w:author="Claude" w:date="2026-10-12T09:00:00Z">
        <w:r>
          <w:rPr>
            <w:rFonts w:ascii="Times New Roman" w:hAnsi="Times New Roman"/>
            <w:sz w:val="26"/>
            <w:szCs w:val="26"/>
            <w:lang w:val="fr-FR"/>
          </w:rPr>
          <w:delText xml:space="preserve">Mọi</w:delText>
        </w:r>
      </w:del>
      <w:ins w:id="6626" w:author="Claude" w:date="2026-10-12T09:00:00Z">
        <w:r>
          <w:rPr>
            <w:rFonts w:ascii="Times New Roman" w:hAnsi="Times New Roman"/>
            <w:sz w:val="26"/>
            <w:szCs w:val="26"/>
            <w:lang w:val="fr-FR"/>
          </w:rPr>
          <w:t xml:space="preserve">Toàn bộ</w:t>
        </w:r>
      </w:ins>
      <w:r>
        <w:rPr>
          <w:rFonts w:ascii="Times New Roman" w:hAnsi="Times New Roman"/>
          <w:sz w:val="26"/>
          <w:szCs w:val="26"/>
          <w:lang w:val="fr-FR"/>
        </w:rPr>
        <w:t xml:space="preserve"> chi phí liên quan do Bên B chịu và được </w:t>
      </w:r>
      <w:del w:id="6627" w:author="Claude" w:date="2026-10-12T09:00:00Z">
        <w:r>
          <w:rPr>
            <w:rFonts w:ascii="Times New Roman" w:hAnsi="Times New Roman"/>
            <w:sz w:val="26"/>
            <w:szCs w:val="26"/>
            <w:lang w:val="fr-FR"/>
          </w:rPr>
          <w:delText xml:space="preserve">Bên A </w:delText>
        </w:r>
      </w:del>
      <w:r>
        <w:rPr>
          <w:rFonts w:ascii="Times New Roman" w:hAnsi="Times New Roman"/>
          <w:sz w:val="26"/>
          <w:szCs w:val="26"/>
          <w:lang w:val="fr-FR"/>
        </w:rPr>
        <w:t xml:space="preserve">khấu trừ vào giá trị thanh toán</w:t>
      </w:r>
      <w:del w:id="6628" w:author="Claude" w:date="2026-10-12T09:00:00Z">
        <w:r>
          <w:rPr>
            <w:rFonts w:ascii="Times New Roman" w:hAnsi="Times New Roman"/>
            <w:sz w:val="26"/>
            <w:szCs w:val="26"/>
            <w:lang w:val="fr-FR"/>
          </w:rPr>
          <w:delText xml:space="preserve"> Hợp đồng và Bên B phải chấp nhận giá trị khấu trừ vô điều kiện, đồng thời</w:delText>
        </w:r>
      </w:del>
      <w:ins w:id="6629" w:author="Claude" w:date="2026-10-12T09:00:00Z">
        <w:r>
          <w:rPr>
            <w:rFonts w:ascii="Times New Roman" w:hAnsi="Times New Roman"/>
            <w:sz w:val="26"/>
            <w:szCs w:val="26"/>
            <w:lang w:val="fr-FR"/>
          </w:rPr>
          <w:t xml:space="preserve">;</w:t>
        </w:r>
      </w:ins>
      <w:r>
        <w:rPr>
          <w:rFonts w:ascii="Times New Roman" w:hAnsi="Times New Roman"/>
          <w:sz w:val="26"/>
          <w:szCs w:val="26"/>
          <w:lang w:val="fr-FR"/>
        </w:rPr>
        <w:t xml:space="preserve"> Bên B không được </w:t>
      </w:r>
      <w:del w:id="6630" w:author="Claude" w:date="2026-10-12T09:00:00Z">
        <w:r>
          <w:rPr>
            <w:rFonts w:ascii="Times New Roman" w:hAnsi="Times New Roman"/>
            <w:sz w:val="26"/>
            <w:szCs w:val="26"/>
            <w:lang w:val="fr-FR"/>
          </w:rPr>
          <w:delText xml:space="preserve">đền bù hay</w:delText>
        </w:r>
      </w:del>
      <w:ins w:id="6631" w:author="Claude" w:date="2026-10-12T09:00:00Z">
        <w:r>
          <w:rPr>
            <w:rFonts w:ascii="Times New Roman" w:hAnsi="Times New Roman"/>
            <w:sz w:val="26"/>
            <w:szCs w:val="26"/>
            <w:lang w:val="fr-FR"/>
          </w:rPr>
          <w:t xml:space="preserve">bồi thường, không được</w:t>
        </w:r>
      </w:ins>
      <w:r>
        <w:rPr>
          <w:rFonts w:ascii="Times New Roman" w:hAnsi="Times New Roman"/>
          <w:sz w:val="26"/>
          <w:szCs w:val="26"/>
          <w:lang w:val="fr-FR"/>
        </w:rPr>
        <w:t xml:space="preserve"> gia hạn thời gian </w:t>
      </w:r>
      <w:del w:id="6632" w:author="Claude" w:date="2026-10-12T09:00:00Z">
        <w:r>
          <w:rPr>
            <w:rFonts w:ascii="Times New Roman" w:hAnsi="Times New Roman"/>
            <w:sz w:val="26"/>
            <w:szCs w:val="26"/>
            <w:lang w:val="fr-FR"/>
          </w:rPr>
          <w:delText xml:space="preserve">để hoàn thành Hạng mục công trình </w:delText>
        </w:r>
      </w:del>
      <w:r>
        <w:rPr>
          <w:rFonts w:ascii="Times New Roman" w:hAnsi="Times New Roman"/>
          <w:sz w:val="26"/>
          <w:szCs w:val="26"/>
          <w:lang w:val="fr-FR"/>
        </w:rPr>
        <w:t xml:space="preserve">trong trường hợp này.</w:t>
      </w:r>
      <w:del w:id="6633" w:author="Claude" w:date="2026-10-12T09:00:00Z">
        <w:r>
          <w:rPr>
            <w:rFonts w:ascii="Times New Roman" w:hAnsi="Times New Roman"/>
            <w:sz w:val="26"/>
            <w:szCs w:val="26"/>
            <w:lang w:val="fr-FR"/>
          </w:rPr>
          <w:delText xml:space="preserve"> </w:delText>
        </w:r>
      </w:del>
    </w:p>
    <w:p w14:paraId="1D729BBB" w14:textId="77777777" w:rsidR="00096978" w:rsidRPr="00302315" w:rsidRDefault="00096978" w:rsidP="007A44B1">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12.2.6 An ninh, trật tự</w:t>
      </w:r>
    </w:p>
    <w:p w14:paraId="50CD143F" w14:textId="77777777" w:rsidR="00096978" w:rsidRPr="00302315" w:rsidRDefault="00096978" w:rsidP="007A44B1">
      <w:pPr>
        <w:tabs>
          <w:tab w:val="left" w:pos="1134"/>
        </w:tabs>
        <w:spacing w:after="120" w:line="276" w:lineRule="auto"/>
        <w:jc w:val="both"/>
        <w:rPr>
          <w:rFonts w:ascii="Times New Roman" w:hAnsi="Times New Roman"/>
          <w:strike/>
          <w:sz w:val="26"/>
          <w:szCs w:val="26"/>
          <w:lang w:val="fr-FR"/>
        </w:rPr>
      </w:pPr>
      <w:r>
        <w:rPr>
          <w:rFonts w:ascii="Times New Roman" w:hAnsi="Times New Roman"/>
          <w:sz w:val="26"/>
          <w:szCs w:val="26"/>
          <w:lang w:val="fr-FR"/>
        </w:rPr>
        <w:t xml:space="preserve">a)</w:t>
      </w:r>
      <w:del w:id="6634" w:author="Claude" w:date="2026-10-12T09:00:00Z">
        <w:r>
          <w:rPr>
            <w:rFonts w:ascii="Times New Roman" w:hAnsi="Times New Roman"/>
            <w:sz w:val="26"/>
            <w:szCs w:val="26"/>
            <w:lang w:val="fr-FR"/>
          </w:rPr>
          <w:delText xml:space="preserve"> Trong suốt quá trình thực hiện Hợp đồng,</w:delText>
        </w:r>
      </w:del>
      <w:r>
        <w:rPr>
          <w:rFonts w:ascii="Times New Roman" w:hAnsi="Times New Roman"/>
          <w:sz w:val="26"/>
          <w:szCs w:val="26"/>
          <w:lang w:val="fr-FR"/>
        </w:rPr>
        <w:t xml:space="preserve"> Bên B</w:t>
      </w:r>
      <w:ins w:id="6635" w:author="Claude" w:date="2026-10-12T09:00:00Z">
        <w:r>
          <w:rPr>
            <w:rFonts w:ascii="Times New Roman" w:hAnsi="Times New Roman"/>
            <w:sz w:val="26"/>
            <w:szCs w:val="26"/>
            <w:lang w:val="fr-FR"/>
          </w:rPr>
          <w:t xml:space="preserve"> có nghĩa vụ tuân thủ</w:t>
        </w:r>
      </w:ins>
      <w:r>
        <w:rPr>
          <w:rFonts w:ascii="Times New Roman" w:hAnsi="Times New Roman"/>
          <w:sz w:val="26"/>
          <w:szCs w:val="26"/>
          <w:lang w:val="fr-FR"/>
        </w:rPr>
        <w:t xml:space="preserve"> bằng chi phí của mình</w:t>
      </w:r>
      <w:del w:id="6636" w:author="Claude" w:date="2026-10-12T09:00:00Z">
        <w:r>
          <w:rPr>
            <w:rFonts w:ascii="Times New Roman" w:hAnsi="Times New Roman"/>
            <w:sz w:val="26"/>
            <w:szCs w:val="26"/>
            <w:lang w:val="fr-FR"/>
          </w:rPr>
          <w:delText xml:space="preserve"> tuân thủ đúng các</w:delText>
        </w:r>
      </w:del>
      <w:r>
        <w:rPr>
          <w:rFonts w:ascii="Times New Roman" w:hAnsi="Times New Roman"/>
          <w:sz w:val="26"/>
          <w:szCs w:val="26"/>
          <w:lang w:val="fr-FR"/>
        </w:rPr>
        <w:t xml:space="preserve"> quy định của pháp luật và chính quyền địa phương về đăng ký </w:t>
      </w:r>
      <w:del w:id="6637" w:author="Claude" w:date="2026-10-12T09:00:00Z">
        <w:r>
          <w:rPr>
            <w:rFonts w:ascii="Times New Roman" w:hAnsi="Times New Roman"/>
            <w:sz w:val="26"/>
            <w:szCs w:val="26"/>
            <w:lang w:val="fr-FR"/>
          </w:rPr>
          <w:delText xml:space="preserve">nhân khẩu </w:delText>
        </w:r>
      </w:del>
      <w:r>
        <w:rPr>
          <w:rFonts w:ascii="Times New Roman" w:hAnsi="Times New Roman"/>
          <w:sz w:val="26"/>
          <w:szCs w:val="26"/>
          <w:lang w:val="fr-FR"/>
        </w:rPr>
        <w:t xml:space="preserve">tạm trú; đăng ký</w:t>
      </w:r>
      <w:del w:id="6638" w:author="Claude" w:date="2026-10-12T09:00:00Z">
        <w:r>
          <w:rPr>
            <w:rFonts w:ascii="Times New Roman" w:hAnsi="Times New Roman"/>
            <w:sz w:val="26"/>
            <w:szCs w:val="26"/>
            <w:lang w:val="fr-FR"/>
          </w:rPr>
          <w:delText xml:space="preserve"> sử dụng</w:delText>
        </w:r>
      </w:del>
      <w:r>
        <w:rPr>
          <w:rFonts w:ascii="Times New Roman" w:hAnsi="Times New Roman"/>
          <w:sz w:val="26"/>
          <w:szCs w:val="26"/>
          <w:lang w:val="fr-FR"/>
        </w:rPr>
        <w:t xml:space="preserve">, lưu </w:t>
      </w:r>
      <w:del w:id="6639" w:author="Claude" w:date="2026-10-12T09:00:00Z">
        <w:r>
          <w:rPr>
            <w:rFonts w:ascii="Times New Roman" w:hAnsi="Times New Roman"/>
            <w:sz w:val="26"/>
            <w:szCs w:val="26"/>
            <w:lang w:val="fr-FR"/>
          </w:rPr>
          <w:delText xml:space="preserve">thông</w:delText>
        </w:r>
      </w:del>
      <w:ins w:id="6640" w:author="Claude" w:date="2026-10-12T09:00:00Z">
        <w:r>
          <w:rPr>
            <w:rFonts w:ascii="Times New Roman" w:hAnsi="Times New Roman"/>
            <w:sz w:val="26"/>
            <w:szCs w:val="26"/>
            <w:lang w:val="fr-FR"/>
          </w:rPr>
          <w:t xml:space="preserve">hành</w:t>
        </w:r>
      </w:ins>
      <w:r>
        <w:rPr>
          <w:rFonts w:ascii="Times New Roman" w:hAnsi="Times New Roman"/>
          <w:sz w:val="26"/>
          <w:szCs w:val="26"/>
          <w:lang w:val="fr-FR"/>
        </w:rPr>
        <w:t xml:space="preserve"> máy móc, thiết bị</w:t>
      </w:r>
      <w:del w:id="6641" w:author="Claude" w:date="2026-10-12T09:00:00Z">
        <w:r>
          <w:rPr>
            <w:rFonts w:ascii="Times New Roman" w:hAnsi="Times New Roman"/>
            <w:sz w:val="26"/>
            <w:szCs w:val="26"/>
            <w:lang w:val="fr-FR"/>
          </w:rPr>
          <w:delText xml:space="preserve"> có liên quan đến việc thực hiện công việc của Hợp đồng</w:delText>
        </w:r>
      </w:del>
      <w:r>
        <w:rPr>
          <w:rFonts w:ascii="Times New Roman" w:hAnsi="Times New Roman"/>
          <w:sz w:val="26"/>
          <w:szCs w:val="26"/>
          <w:lang w:val="fr-FR"/>
        </w:rPr>
        <w:t xml:space="preserve"> (nếu có); an ninh, trật tự, vệ sinh môi trường, phòng chống cháy nổ.</w:t>
      </w:r>
    </w:p>
    <w:p w14:paraId="668EA161" w14:textId="77777777" w:rsidR="00096978" w:rsidRPr="00302315" w:rsidRDefault="00096978" w:rsidP="007A44B1">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b) Bên B có trách nhiệm </w:t>
      </w:r>
      <w:del w:id="6642" w:author="Claude" w:date="2026-10-12T09:00:00Z">
        <w:r>
          <w:rPr>
            <w:rFonts w:ascii="Times New Roman" w:hAnsi="Times New Roman"/>
            <w:sz w:val="26"/>
            <w:szCs w:val="26"/>
            <w:lang w:val="fr-FR"/>
          </w:rPr>
          <w:delText xml:space="preserve">giữ cho những</w:delText>
        </w:r>
      </w:del>
      <w:ins w:id="6643" w:author="Claude" w:date="2026-10-12T09:00:00Z">
        <w:r>
          <w:rPr>
            <w:rFonts w:ascii="Times New Roman" w:hAnsi="Times New Roman"/>
            <w:sz w:val="26"/>
            <w:szCs w:val="26"/>
            <w:lang w:val="fr-FR"/>
          </w:rPr>
          <w:t xml:space="preserve">ngăn chặn</w:t>
        </w:r>
      </w:ins>
      <w:r>
        <w:rPr>
          <w:rFonts w:ascii="Times New Roman" w:hAnsi="Times New Roman"/>
          <w:sz w:val="26"/>
          <w:szCs w:val="26"/>
          <w:lang w:val="fr-FR"/>
        </w:rPr>
        <w:t xml:space="preserve"> người không có nhiệm vụ </w:t>
      </w:r>
      <w:del w:id="6644" w:author="Claude" w:date="2026-10-12T09:00:00Z">
        <w:r>
          <w:rPr>
            <w:rFonts w:ascii="Times New Roman" w:hAnsi="Times New Roman"/>
            <w:sz w:val="26"/>
            <w:szCs w:val="26"/>
            <w:lang w:val="fr-FR"/>
          </w:rPr>
          <w:delText xml:space="preserve">không được </w:delText>
        </w:r>
      </w:del>
      <w:r>
        <w:rPr>
          <w:rFonts w:ascii="Times New Roman" w:hAnsi="Times New Roman"/>
          <w:sz w:val="26"/>
          <w:szCs w:val="26"/>
          <w:lang w:val="fr-FR"/>
        </w:rPr>
        <w:t xml:space="preserve">vào </w:t>
      </w:r>
      <w:del w:id="6645" w:author="Claude" w:date="2026-10-12T09:00:00Z">
        <w:r>
          <w:rPr>
            <w:rFonts w:ascii="Times New Roman" w:hAnsi="Times New Roman"/>
            <w:sz w:val="26"/>
            <w:szCs w:val="26"/>
            <w:lang w:val="fr-FR"/>
          </w:rPr>
          <w:delText xml:space="preserve">Công trường</w:delText>
        </w:r>
      </w:del>
      <w:ins w:id="6646" w:author="Claude" w:date="2026-10-12T09:00:00Z">
        <w:r>
          <w:rPr>
            <w:rFonts w:ascii="Times New Roman" w:hAnsi="Times New Roman"/>
            <w:sz w:val="26"/>
            <w:szCs w:val="26"/>
            <w:lang w:val="fr-FR"/>
          </w:rPr>
          <w:t xml:space="preserve">khu vực thi công của Bên B</w:t>
        </w:r>
      </w:ins>
      <w:r>
        <w:rPr>
          <w:rFonts w:ascii="Times New Roman" w:hAnsi="Times New Roman"/>
          <w:sz w:val="26"/>
          <w:szCs w:val="26"/>
          <w:lang w:val="fr-FR"/>
        </w:rPr>
        <w:t xml:space="preserve">.</w:t>
      </w:r>
    </w:p>
    <w:p w14:paraId="08D2070B" w14:textId="77777777" w:rsidR="00096978" w:rsidRPr="00302315" w:rsidRDefault="00096978" w:rsidP="007A44B1">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 xml:space="preserve">12.2.7 Tránh ảnh hưởng đến dân cư, công trình </w:t>
      </w:r>
    </w:p>
    <w:p w14:paraId="7C64EDAF" w14:textId="77777777" w:rsidR="00096978" w:rsidRPr="00302315" w:rsidRDefault="00096978" w:rsidP="007A44B1">
      <w:pPr>
        <w:tabs>
          <w:tab w:val="left" w:pos="1134"/>
        </w:tabs>
        <w:spacing w:after="120" w:line="276" w:lineRule="auto"/>
        <w:jc w:val="both"/>
        <w:rPr>
          <w:rFonts w:ascii="Times New Roman" w:hAnsi="Times New Roman"/>
          <w:sz w:val="26"/>
          <w:szCs w:val="26"/>
          <w:lang w:val="fr-FR"/>
        </w:rPr>
      </w:pPr>
      <w:del w:id="6647" w:author="Claude" w:date="2026-10-12T09:00:00Z">
        <w:r>
          <w:rPr>
            <w:rFonts w:ascii="Times New Roman" w:hAnsi="Times New Roman"/>
            <w:sz w:val="26"/>
            <w:szCs w:val="26"/>
            <w:lang w:val="fr-FR"/>
          </w:rPr>
          <w:delText xml:space="preserve">Toàn bộ</w:delText>
        </w:r>
      </w:del>
      <w:ins w:id="6648" w:author="Claude" w:date="2026-10-12T09:00:00Z">
        <w:r>
          <w:rPr>
            <w:rFonts w:ascii="Times New Roman" w:hAnsi="Times New Roman"/>
            <w:sz w:val="26"/>
            <w:szCs w:val="26"/>
            <w:lang w:val="fr-FR"/>
          </w:rPr>
          <w:t xml:space="preserve">Bên B phải bảo đảm</w:t>
        </w:r>
      </w:ins>
      <w:r>
        <w:rPr>
          <w:rFonts w:ascii="Times New Roman" w:hAnsi="Times New Roman"/>
          <w:sz w:val="26"/>
          <w:szCs w:val="26"/>
          <w:lang w:val="fr-FR"/>
        </w:rPr>
        <w:t xml:space="preserve"> hoạt động </w:t>
      </w:r>
      <w:del w:id="6649" w:author="Claude" w:date="2026-10-12T09:00:00Z">
        <w:r>
          <w:rPr>
            <w:rFonts w:ascii="Times New Roman" w:hAnsi="Times New Roman"/>
            <w:sz w:val="26"/>
            <w:szCs w:val="26"/>
            <w:lang w:val="fr-FR"/>
          </w:rPr>
          <w:delText xml:space="preserve">để hoàn thành việc xây lắp và</w:delText>
        </w:r>
      </w:del>
      <w:ins w:id="6650" w:author="Claude" w:date="2026-10-12T09:00:00Z">
        <w:r>
          <w:rPr>
            <w:rFonts w:ascii="Times New Roman" w:hAnsi="Times New Roman"/>
            <w:sz w:val="26"/>
            <w:szCs w:val="26"/>
            <w:lang w:val="fr-FR"/>
          </w:rPr>
          <w:t xml:space="preserve">thi công,</w:t>
        </w:r>
      </w:ins>
      <w:r>
        <w:rPr>
          <w:rFonts w:ascii="Times New Roman" w:hAnsi="Times New Roman"/>
          <w:sz w:val="26"/>
          <w:szCs w:val="26"/>
          <w:lang w:val="fr-FR"/>
        </w:rPr>
        <w:t xml:space="preserve"> sửa chữa sai sót </w:t>
      </w:r>
      <w:del w:id="6651" w:author="Claude" w:date="2026-10-12T09:00:00Z">
        <w:r>
          <w:rPr>
            <w:rFonts w:ascii="Times New Roman" w:hAnsi="Times New Roman"/>
            <w:sz w:val="26"/>
            <w:szCs w:val="26"/>
            <w:lang w:val="fr-FR"/>
          </w:rPr>
          <w:delText xml:space="preserve">cho Hạng mục công trình phải đảm bảo </w:delText>
        </w:r>
      </w:del>
      <w:r>
        <w:rPr>
          <w:rFonts w:ascii="Times New Roman" w:hAnsi="Times New Roman"/>
          <w:sz w:val="26"/>
          <w:szCs w:val="26"/>
          <w:lang w:val="fr-FR"/>
        </w:rPr>
        <w:t xml:space="preserve">không làm hư hỏng </w:t>
      </w:r>
      <w:del w:id="6652" w:author="Claude" w:date="2026-10-12T09:00:00Z">
        <w:r>
          <w:rPr>
            <w:rFonts w:ascii="Times New Roman" w:hAnsi="Times New Roman"/>
            <w:sz w:val="26"/>
            <w:szCs w:val="26"/>
            <w:lang w:val="fr-FR"/>
          </w:rPr>
          <w:delText xml:space="preserve">các </w:delText>
        </w:r>
      </w:del>
      <w:r>
        <w:rPr>
          <w:rFonts w:ascii="Times New Roman" w:hAnsi="Times New Roman"/>
          <w:sz w:val="26"/>
          <w:szCs w:val="26"/>
          <w:lang w:val="fr-FR"/>
        </w:rPr>
        <w:t xml:space="preserve">công trình hiện </w:t>
      </w:r>
      <w:del w:id="6653" w:author="Claude" w:date="2026-10-12T09:00:00Z">
        <w:r>
          <w:rPr>
            <w:rFonts w:ascii="Times New Roman" w:hAnsi="Times New Roman"/>
            <w:sz w:val="26"/>
            <w:szCs w:val="26"/>
            <w:lang w:val="fr-FR"/>
          </w:rPr>
          <w:delText xml:space="preserve">có</w:delText>
        </w:r>
      </w:del>
      <w:ins w:id="6654" w:author="Claude" w:date="2026-10-12T09:00:00Z">
        <w:r>
          <w:rPr>
            <w:rFonts w:ascii="Times New Roman" w:hAnsi="Times New Roman"/>
            <w:sz w:val="26"/>
            <w:szCs w:val="26"/>
            <w:lang w:val="fr-FR"/>
          </w:rPr>
          <w:t xml:space="preserve">hữu</w:t>
        </w:r>
      </w:ins>
      <w:r>
        <w:rPr>
          <w:rFonts w:ascii="Times New Roman" w:hAnsi="Times New Roman"/>
          <w:sz w:val="26"/>
          <w:szCs w:val="26"/>
          <w:lang w:val="fr-FR"/>
        </w:rPr>
        <w:t xml:space="preserve">, công trình lân cận</w:t>
      </w:r>
      <w:ins w:id="6655" w:author="Claude" w:date="2026-10-12T09:00:00Z">
        <w:r>
          <w:rPr>
            <w:rFonts w:ascii="Times New Roman" w:hAnsi="Times New Roman"/>
            <w:sz w:val="26"/>
            <w:szCs w:val="26"/>
            <w:lang w:val="fr-FR"/>
          </w:rPr>
          <w:t xml:space="preserve">, hạ tầng kỹ thuật</w:t>
        </w:r>
      </w:ins>
      <w:r>
        <w:rPr>
          <w:rFonts w:ascii="Times New Roman" w:hAnsi="Times New Roman"/>
          <w:sz w:val="26"/>
          <w:szCs w:val="26"/>
          <w:lang w:val="fr-FR"/>
        </w:rPr>
        <w:t xml:space="preserve"> và không </w:t>
      </w:r>
      <w:del w:id="6656" w:author="Claude" w:date="2026-10-12T09:00:00Z">
        <w:r>
          <w:rPr>
            <w:rFonts w:ascii="Times New Roman" w:hAnsi="Times New Roman"/>
            <w:sz w:val="26"/>
            <w:szCs w:val="26"/>
            <w:lang w:val="fr-FR"/>
          </w:rPr>
          <w:delText xml:space="preserve">làm trở ngại,</w:delText>
        </w:r>
      </w:del>
      <w:ins w:id="6657" w:author="Claude" w:date="2026-10-12T09:00:00Z">
        <w:r>
          <w:rPr>
            <w:rFonts w:ascii="Times New Roman" w:hAnsi="Times New Roman"/>
            <w:sz w:val="26"/>
            <w:szCs w:val="26"/>
            <w:lang w:val="fr-FR"/>
          </w:rPr>
          <w:t xml:space="preserve">gây</w:t>
        </w:r>
      </w:ins>
      <w:r>
        <w:rPr>
          <w:rFonts w:ascii="Times New Roman" w:hAnsi="Times New Roman"/>
          <w:sz w:val="26"/>
          <w:szCs w:val="26"/>
          <w:lang w:val="fr-FR"/>
        </w:rPr>
        <w:t xml:space="preserve"> ảnh hưởng đến </w:t>
      </w:r>
      <w:del w:id="6658" w:author="Claude" w:date="2026-10-12T09:00:00Z">
        <w:r>
          <w:rPr>
            <w:rFonts w:ascii="Times New Roman" w:hAnsi="Times New Roman"/>
            <w:sz w:val="26"/>
            <w:szCs w:val="26"/>
            <w:lang w:val="fr-FR"/>
          </w:rPr>
          <w:delText xml:space="preserve">các </w:delText>
        </w:r>
      </w:del>
      <w:r>
        <w:rPr>
          <w:rFonts w:ascii="Times New Roman" w:hAnsi="Times New Roman"/>
          <w:sz w:val="26"/>
          <w:szCs w:val="26"/>
          <w:lang w:val="fr-FR"/>
        </w:rPr>
        <w:t xml:space="preserve">hoạt động</w:t>
      </w:r>
      <w:del w:id="6659" w:author="Claude" w:date="2026-10-12T09:00:00Z">
        <w:r>
          <w:rPr>
            <w:rFonts w:ascii="Times New Roman" w:hAnsi="Times New Roman"/>
            <w:sz w:val="26"/>
            <w:szCs w:val="26"/>
            <w:lang w:val="fr-FR"/>
          </w:rPr>
          <w:delText xml:space="preserve"> khác</w:delText>
        </w:r>
      </w:del>
      <w:r>
        <w:rPr>
          <w:rFonts w:ascii="Times New Roman" w:hAnsi="Times New Roman"/>
          <w:sz w:val="26"/>
          <w:szCs w:val="26"/>
          <w:lang w:val="fr-FR"/>
        </w:rPr>
        <w:t xml:space="preserve"> của cộng đồng dân cư</w:t>
      </w:r>
      <w:del w:id="6660" w:author="Claude" w:date="2026-10-12T09:00:00Z">
        <w:r>
          <w:rPr>
            <w:rFonts w:ascii="Times New Roman" w:hAnsi="Times New Roman"/>
            <w:sz w:val="26"/>
            <w:szCs w:val="26"/>
            <w:lang w:val="fr-FR"/>
          </w:rPr>
          <w:delText xml:space="preserve"> trong khu vực</w:delText>
        </w:r>
      </w:del>
      <w:r>
        <w:rPr>
          <w:rFonts w:ascii="Times New Roman" w:hAnsi="Times New Roman"/>
          <w:sz w:val="26"/>
          <w:szCs w:val="26"/>
          <w:lang w:val="fr-FR"/>
        </w:rPr>
        <w:t xml:space="preserve">. Mọi sự cố </w:t>
      </w:r>
      <w:del w:id="6661" w:author="Claude" w:date="2026-10-12T09:00:00Z">
        <w:r>
          <w:rPr>
            <w:rFonts w:ascii="Times New Roman" w:hAnsi="Times New Roman"/>
            <w:sz w:val="26"/>
            <w:szCs w:val="26"/>
            <w:lang w:val="fr-FR"/>
          </w:rPr>
          <w:delText xml:space="preserve">xảy ra</w:delText>
        </w:r>
      </w:del>
      <w:ins w:id="6662" w:author="Claude" w:date="2026-10-12T09:00:00Z">
        <w:r>
          <w:rPr>
            <w:rFonts w:ascii="Times New Roman" w:hAnsi="Times New Roman"/>
            <w:sz w:val="26"/>
            <w:szCs w:val="26"/>
            <w:lang w:val="fr-FR"/>
          </w:rPr>
          <w:t xml:space="preserve">do</w:t>
        </w:r>
      </w:ins>
      <w:r>
        <w:rPr>
          <w:rFonts w:ascii="Times New Roman" w:hAnsi="Times New Roman"/>
          <w:sz w:val="26"/>
          <w:szCs w:val="26"/>
          <w:lang w:val="fr-FR"/>
        </w:rPr>
        <w:t xml:space="preserve"> Bên B </w:t>
      </w:r>
      <w:del w:id="6663" w:author="Claude" w:date="2026-10-12T09:00:00Z">
        <w:r>
          <w:rPr>
            <w:rFonts w:ascii="Times New Roman" w:hAnsi="Times New Roman"/>
            <w:sz w:val="26"/>
            <w:szCs w:val="26"/>
            <w:lang w:val="fr-FR"/>
          </w:rPr>
          <w:delText xml:space="preserve">đều</w:delText>
        </w:r>
      </w:del>
      <w:ins w:id="6664" w:author="Claude" w:date="2026-10-12T09:00:00Z">
        <w:r>
          <w:rPr>
            <w:rFonts w:ascii="Times New Roman" w:hAnsi="Times New Roman"/>
            <w:sz w:val="26"/>
            <w:szCs w:val="26"/>
            <w:lang w:val="fr-FR"/>
          </w:rPr>
          <w:t xml:space="preserve">gây ra, Bên B</w:t>
        </w:r>
      </w:ins>
      <w:r>
        <w:rPr>
          <w:rFonts w:ascii="Times New Roman" w:hAnsi="Times New Roman"/>
          <w:sz w:val="26"/>
          <w:szCs w:val="26"/>
          <w:lang w:val="fr-FR"/>
        </w:rPr>
        <w:t xml:space="preserve"> phải</w:t>
      </w:r>
      <w:del w:id="6665" w:author="Claude" w:date="2026-10-12T09:00:00Z">
        <w:r>
          <w:rPr>
            <w:rFonts w:ascii="Times New Roman" w:hAnsi="Times New Roman"/>
            <w:sz w:val="26"/>
            <w:szCs w:val="26"/>
            <w:lang w:val="fr-FR"/>
          </w:rPr>
          <w:delText xml:space="preserve"> tự chịu trách nhiệm và</w:delText>
        </w:r>
      </w:del>
      <w:r>
        <w:rPr>
          <w:rFonts w:ascii="Times New Roman" w:hAnsi="Times New Roman"/>
          <w:sz w:val="26"/>
          <w:szCs w:val="26"/>
          <w:lang w:val="fr-FR"/>
        </w:rPr>
        <w:t xml:space="preserve"> sửa chữa, khắc phục, bồi thường bằng </w:t>
      </w:r>
      <w:del w:id="6666" w:author="Claude" w:date="2026-10-12T09:00:00Z">
        <w:r>
          <w:rPr>
            <w:rFonts w:ascii="Times New Roman" w:hAnsi="Times New Roman"/>
            <w:sz w:val="26"/>
            <w:szCs w:val="26"/>
            <w:lang w:val="fr-FR"/>
          </w:rPr>
          <w:delText xml:space="preserve">kinh</w:delText>
        </w:r>
      </w:del>
      <w:ins w:id="6667" w:author="Claude" w:date="2026-10-12T09:00:00Z">
        <w:r>
          <w:rPr>
            <w:rFonts w:ascii="Times New Roman" w:hAnsi="Times New Roman"/>
            <w:sz w:val="26"/>
            <w:szCs w:val="26"/>
            <w:lang w:val="fr-FR"/>
          </w:rPr>
          <w:t xml:space="preserve">chi</w:t>
        </w:r>
      </w:ins>
      <w:r>
        <w:rPr>
          <w:rFonts w:ascii="Times New Roman" w:hAnsi="Times New Roman"/>
          <w:sz w:val="26"/>
          <w:szCs w:val="26"/>
          <w:lang w:val="fr-FR"/>
        </w:rPr>
        <w:t xml:space="preserve"> phí của mình và vẫn phải </w:t>
      </w:r>
      <w:del w:id="6668" w:author="Claude" w:date="2026-10-12T09:00:00Z">
        <w:r>
          <w:rPr>
            <w:rFonts w:ascii="Times New Roman" w:hAnsi="Times New Roman"/>
            <w:sz w:val="26"/>
            <w:szCs w:val="26"/>
            <w:lang w:val="fr-FR"/>
          </w:rPr>
          <w:delText xml:space="preserve">đảm bảo</w:delText>
        </w:r>
      </w:del>
      <w:ins w:id="6669" w:author="Claude" w:date="2026-10-12T09:00:00Z">
        <w:r>
          <w:rPr>
            <w:rFonts w:ascii="Times New Roman" w:hAnsi="Times New Roman"/>
            <w:sz w:val="26"/>
            <w:szCs w:val="26"/>
            <w:lang w:val="fr-FR"/>
          </w:rPr>
          <w:t xml:space="preserve">bảo đảm</w:t>
        </w:r>
      </w:ins>
      <w:r>
        <w:rPr>
          <w:rFonts w:ascii="Times New Roman" w:hAnsi="Times New Roman"/>
          <w:sz w:val="26"/>
          <w:szCs w:val="26"/>
          <w:lang w:val="fr-FR"/>
        </w:rPr>
        <w:t xml:space="preserve"> tiến độ </w:t>
      </w:r>
      <w:del w:id="6670" w:author="Claude" w:date="2026-10-12T09:00:00Z">
        <w:r>
          <w:rPr>
            <w:rFonts w:ascii="Times New Roman" w:hAnsi="Times New Roman"/>
            <w:sz w:val="26"/>
            <w:szCs w:val="26"/>
            <w:lang w:val="fr-FR"/>
          </w:rPr>
          <w:delText xml:space="preserve">thi công đã thoả thuận trong </w:delText>
        </w:r>
      </w:del>
      <w:r>
        <w:rPr>
          <w:rFonts w:ascii="Times New Roman" w:hAnsi="Times New Roman"/>
          <w:sz w:val="26"/>
          <w:szCs w:val="26"/>
          <w:lang w:val="fr-FR"/>
        </w:rPr>
        <w:t xml:space="preserve">Hợp đồng.</w:t>
      </w:r>
    </w:p>
    <w:p w14:paraId="46FF57B9" w14:textId="77777777" w:rsidR="00096978" w:rsidRPr="00302315" w:rsidRDefault="00096978" w:rsidP="007A44B1">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12.2.8 Bảo vệ môi trường</w:t>
      </w:r>
    </w:p>
    <w:p w14:paraId="4CD52581" w14:textId="77777777" w:rsidR="00096978" w:rsidRPr="00302315" w:rsidRDefault="00096978" w:rsidP="007A44B1">
      <w:pPr>
        <w:numPr>
          <w:ilvl w:val="0"/>
          <w:numId w:val="8"/>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Bên B phải thực hiện các biện pháp bảo vệ môi trường cả trên và ngoài Công trường theo quy định hiện hành, quy định của Hợp đồng, yêu cầu của Bên A; hạn chế thiệt hại, ảnh hưởng tới con người và tài sản do ô nhiễm, tiếng ồn và các hậu quả khác từ hoạt động của Bên B gây ra.</w:t>
      </w:r>
    </w:p>
    <w:p w14:paraId="280CA2C7" w14:textId="77777777" w:rsidR="00096978" w:rsidRPr="00302315" w:rsidRDefault="00096978" w:rsidP="007A44B1">
      <w:pPr>
        <w:numPr>
          <w:ilvl w:val="0"/>
          <w:numId w:val="8"/>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Bên B phải đảm bảo rằng các khí thải, chất thải trên mặt đất và dòng thải do hoạt động của Bên B không được vượt quá mức quy định trong các yêu cầu của Chủ đầu tư và không được vượt quá mức quy định của Luật hiện hành.</w:t>
      </w:r>
    </w:p>
    <w:p w14:paraId="07CD68C4" w14:textId="77777777" w:rsidR="00096978" w:rsidRPr="00302315" w:rsidRDefault="00096978" w:rsidP="007A44B1">
      <w:pPr>
        <w:numPr>
          <w:ilvl w:val="0"/>
          <w:numId w:val="8"/>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Trong suốt quá trình thực hiện công việc, và sửa chữa các sai sót, Bên B phải:</w:t>
      </w:r>
    </w:p>
    <w:p w14:paraId="6E38CAB7" w14:textId="77777777" w:rsidR="00096978" w:rsidRPr="00302315" w:rsidRDefault="00096978" w:rsidP="007A44B1">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(i) Thực hiện các yêu cầu của kế hoạch quản lý môi trường của Dự án và các biện pháp xử lý chất thải, các biện pháp giảm thiểu tác động xấu đến môi trường, biện pháp phòng chống cháy nổ;</w:t>
      </w:r>
    </w:p>
    <w:p w14:paraId="13C5D26F" w14:textId="77777777" w:rsidR="00096978" w:rsidRPr="00302315" w:rsidRDefault="00096978" w:rsidP="007A44B1">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(ii) Thu gom, lưu giữ, vận chuyển, xử lý chất thải rắn xây dựng đúng vị trí, phương pháp quy định; bố trí nhà vệ sinh, thiết bị thu gom, lưu giữ chất thải, văn phòng điều hành công trường và khu vực lán trại công nhân;</w:t>
      </w:r>
    </w:p>
    <w:p w14:paraId="27269ADB" w14:textId="77777777" w:rsidR="00096978" w:rsidRPr="00302315" w:rsidRDefault="00096978" w:rsidP="007A44B1">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(iii) Thực hiện các biện pháp giảm bụi, ồn, rung, các biện pháp thoát nước, chống ngập cục bộ; xây dựng và tổ chức thực hiện phương án ứng phó sự cố, bảo đảm an toàn giao thông trong suốt quá trình thi công; tuân thủ quy định về tải trọng phương tiện; che chắn, ngăn ngừa rò rỉ, rơi vãi gây ô nhiễm môi trường trong vận chuyển vật liệu, chất thải trong suốt quá trình thi công;</w:t>
      </w:r>
    </w:p>
    <w:p w14:paraId="0F0F95AF" w14:textId="77777777" w:rsidR="00096978" w:rsidRPr="00302315" w:rsidRDefault="00096978" w:rsidP="007A44B1">
      <w:pPr>
        <w:tabs>
          <w:tab w:val="left" w:pos="1134"/>
        </w:tabs>
        <w:spacing w:after="120" w:line="276" w:lineRule="auto"/>
        <w:jc w:val="both"/>
        <w:rPr>
          <w:rFonts w:ascii="Times New Roman" w:hAnsi="Times New Roman"/>
          <w:sz w:val="26"/>
          <w:szCs w:val="26"/>
          <w:lang w:val="fr-FR"/>
        </w:rPr>
      </w:pPr>
      <w:r>
        <w:rPr>
          <w:rFonts w:ascii="Times New Roman" w:hAnsi="Times New Roman"/>
          <w:sz w:val="26"/>
          <w:szCs w:val="26"/>
          <w:lang w:val="fr-FR"/>
        </w:rPr>
        <w:t>(iv) Thu dọn vệ sinh Công trường, thanh thải chất thải nếu do lỗi của Bên B sau khi hoàn thành công việc.</w:t>
      </w:r>
    </w:p>
    <w:p w14:paraId="63EE110C" w14:textId="77777777" w:rsidR="00096978" w:rsidRPr="00302315" w:rsidRDefault="00096978" w:rsidP="007A44B1">
      <w:pPr>
        <w:numPr>
          <w:ilvl w:val="0"/>
          <w:numId w:val="8"/>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 xml:space="preserve">Trường hợp Bên B không thực hiện hoặc thực hiện không đầy đủ các biện pháp bảo vệ môi trường, Bên A có quyền tự thực hiện hoặc thuê đơn vị khác thực hiện và mọi chi phí có liên quan sẽ được Bên A khấu trừ vào giá trị thanh toán Hợp đồng và Bên B phải chấp nhận giá trị khấu trừ vô điều kiện. </w:t>
      </w:r>
    </w:p>
    <w:p w14:paraId="3F10D539" w14:textId="77777777" w:rsidR="00096978" w:rsidRPr="00302315" w:rsidRDefault="00096978" w:rsidP="007A44B1">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12.2.9 Điều kiện về công trường</w:t>
      </w:r>
    </w:p>
    <w:p w14:paraId="03D0B9B6" w14:textId="77777777" w:rsidR="00096978" w:rsidRPr="00302315" w:rsidRDefault="00096978" w:rsidP="007A44B1">
      <w:pPr>
        <w:tabs>
          <w:tab w:val="left" w:pos="709"/>
        </w:tabs>
        <w:spacing w:after="120" w:line="276" w:lineRule="auto"/>
        <w:jc w:val="both"/>
        <w:rPr>
          <w:rFonts w:ascii="Times New Roman" w:hAnsi="Times New Roman"/>
          <w:spacing w:val="-2"/>
          <w:sz w:val="26"/>
          <w:szCs w:val="26"/>
          <w:lang w:val="fr-FR"/>
        </w:rPr>
      </w:pPr>
      <w:del w:id="6671" w:author="Claude" w:date="2026-10-12T09:00:00Z">
        <w:r>
          <w:rPr>
            <w:rFonts w:ascii="Times New Roman" w:hAnsi="Times New Roman"/>
            <w:spacing w:val="-2"/>
            <w:sz w:val="26"/>
            <w:szCs w:val="26"/>
            <w:lang w:val="fr-FR"/>
          </w:rPr>
          <w:delText xml:space="preserve">Bên B được coi là đã đủ thông tin về tính đúng và đủ của điều kiện Công trường để xác định giá Hợp đồng.</w:delText>
        </w:r>
      </w:del>
      <w:ins w:id="6672" w:author="Claude" w:date="2026-10-12T09:00:00Z">
        <w:r>
          <w:rPr>
            <w:rFonts w:ascii="Times New Roman" w:hAnsi="Times New Roman"/>
            <w:spacing w:val="-2"/>
            <w:sz w:val="26"/>
            <w:szCs w:val="26"/>
            <w:lang w:val="fr-FR"/>
          </w:rPr>
          <w:t xml:space="preserve">Bên B được coi là đã khảo sát, nắm đầy đủ điều kiện Công trường (bao gồm điều kiện địa chất, thủy văn, công trình lân cận, hạ tầng kỹ thuật) để xác định giá Hợp đồng. Bên B không được yêu cầu điều chỉnh giá Hợp đồng, gia hạn thời gian vì lý do điều kiện Công trường.</w:t>
        </w:r>
      </w:ins>
    </w:p>
    <w:p w14:paraId="797131F6" w14:textId="77777777" w:rsidR="00096978" w:rsidRPr="00302315" w:rsidRDefault="00096978" w:rsidP="007A44B1">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12.2.10 Điện, nước</w:t>
      </w:r>
    </w:p>
    <w:p w14:paraId="0696A913" w14:textId="77777777" w:rsidR="005D7A96" w:rsidRPr="00302315" w:rsidRDefault="00096978" w:rsidP="007A44B1">
      <w:pPr>
        <w:widowControl w:val="0"/>
        <w:tabs>
          <w:tab w:val="left" w:pos="284"/>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Bên A</w:t>
      </w:r>
      <w:del w:id="6673" w:author="Claude" w:date="2026-10-12T09:00:00Z">
        <w:r>
          <w:rPr>
            <w:rFonts w:ascii="Times New Roman" w:hAnsi="Times New Roman"/>
            <w:sz w:val="26"/>
            <w:szCs w:val="26"/>
            <w:lang w:val="fr-FR"/>
          </w:rPr>
          <w:delText xml:space="preserve"> sẽ</w:delText>
        </w:r>
      </w:del>
      <w:r>
        <w:rPr>
          <w:rFonts w:ascii="Times New Roman" w:hAnsi="Times New Roman"/>
          <w:sz w:val="26"/>
          <w:szCs w:val="26"/>
          <w:lang w:val="fr-FR"/>
        </w:rPr>
        <w:t xml:space="preserve"> cung cấp nguồn điện, nước </w:t>
      </w:r>
      <w:del w:id="6674" w:author="Claude" w:date="2026-10-12T09:00:00Z">
        <w:r>
          <w:rPr>
            <w:rFonts w:ascii="Times New Roman" w:hAnsi="Times New Roman"/>
            <w:sz w:val="26"/>
            <w:szCs w:val="26"/>
            <w:lang w:val="fr-FR"/>
          </w:rPr>
          <w:delText xml:space="preserve">và</w:delText>
        </w:r>
      </w:del>
      <w:ins w:id="6675" w:author="Claude" w:date="2026-10-12T09:00:00Z">
        <w:r>
          <w:rPr>
            <w:rFonts w:ascii="Times New Roman" w:hAnsi="Times New Roman"/>
            <w:sz w:val="26"/>
            <w:szCs w:val="26"/>
            <w:lang w:val="fr-FR"/>
          </w:rPr>
          <w:t xml:space="preserve">đến</w:t>
        </w:r>
      </w:ins>
      <w:r>
        <w:rPr>
          <w:rFonts w:ascii="Times New Roman" w:hAnsi="Times New Roman"/>
          <w:sz w:val="26"/>
          <w:szCs w:val="26"/>
          <w:lang w:val="fr-FR"/>
        </w:rPr>
        <w:t xml:space="preserve"> điểm đấu nối </w:t>
      </w:r>
      <w:del w:id="6676" w:author="Claude" w:date="2026-10-12T09:00:00Z">
        <w:r>
          <w:rPr>
            <w:rFonts w:ascii="Times New Roman" w:hAnsi="Times New Roman"/>
            <w:sz w:val="26"/>
            <w:szCs w:val="26"/>
            <w:lang w:val="fr-FR"/>
          </w:rPr>
          <w:delText xml:space="preserve">tới</w:delText>
        </w:r>
      </w:del>
      <w:ins w:id="6677" w:author="Claude" w:date="2026-10-12T09:00:00Z">
        <w:r>
          <w:rPr>
            <w:rFonts w:ascii="Times New Roman" w:hAnsi="Times New Roman"/>
            <w:sz w:val="26"/>
            <w:szCs w:val="26"/>
            <w:lang w:val="fr-FR"/>
          </w:rPr>
          <w:t xml:space="preserve">trong</w:t>
        </w:r>
      </w:ins>
      <w:r>
        <w:rPr>
          <w:rFonts w:ascii="Times New Roman" w:hAnsi="Times New Roman"/>
          <w:sz w:val="26"/>
          <w:szCs w:val="26"/>
          <w:lang w:val="fr-FR"/>
        </w:rPr>
        <w:t xml:space="preserve"> phạm vi Dự án</w:t>
      </w:r>
      <w:del w:id="6678" w:author="Claude" w:date="2026-10-12T09:00:00Z">
        <w:r>
          <w:rPr>
            <w:rFonts w:ascii="Times New Roman" w:hAnsi="Times New Roman"/>
            <w:sz w:val="26"/>
            <w:szCs w:val="26"/>
            <w:lang w:val="fr-FR"/>
          </w:rPr>
          <w:delText xml:space="preserve">,</w:delText>
        </w:r>
      </w:del>
      <w:ins w:id="6679" w:author="Claude" w:date="2026-10-12T09:00:00Z">
        <w:r>
          <w:rPr>
            <w:rFonts w:ascii="Times New Roman" w:hAnsi="Times New Roman"/>
            <w:sz w:val="26"/>
            <w:szCs w:val="26"/>
            <w:lang w:val="fr-FR"/>
          </w:rPr>
          <w:t xml:space="preserve">.</w:t>
        </w:r>
      </w:ins>
      <w:r>
        <w:rPr>
          <w:rFonts w:ascii="Times New Roman" w:hAnsi="Times New Roman"/>
          <w:sz w:val="26"/>
          <w:szCs w:val="26"/>
          <w:lang w:val="fr-FR"/>
        </w:rPr>
        <w:t xml:space="preserve"> Bên B chịu chi phí sử dụng điện, nước</w:t>
      </w:r>
      <w:del w:id="6680" w:author="Claude" w:date="2026-10-12T09:00:00Z">
        <w:r>
          <w:rPr>
            <w:rFonts w:ascii="Times New Roman" w:hAnsi="Times New Roman"/>
            <w:sz w:val="26"/>
            <w:szCs w:val="26"/>
            <w:lang w:val="fr-FR"/>
          </w:rPr>
          <w:delText xml:space="preserve">,</w:delText>
        </w:r>
      </w:del>
      <w:ins w:id="6681" w:author="Claude" w:date="2026-10-12T09:00:00Z">
        <w:r>
          <w:rPr>
            <w:rFonts w:ascii="Times New Roman" w:hAnsi="Times New Roman"/>
            <w:sz w:val="26"/>
            <w:szCs w:val="26"/>
            <w:lang w:val="fr-FR"/>
          </w:rPr>
          <w:t xml:space="preserve"> và</w:t>
        </w:r>
      </w:ins>
      <w:r>
        <w:rPr>
          <w:rFonts w:ascii="Times New Roman" w:hAnsi="Times New Roman"/>
          <w:sz w:val="26"/>
          <w:szCs w:val="26"/>
          <w:lang w:val="fr-FR"/>
        </w:rPr>
        <w:t xml:space="preserve"> chi phí thiết lập hệ thống điện</w:t>
      </w:r>
      <w:ins w:id="6682" w:author="Claude" w:date="2026-10-12T09:00:00Z">
        <w:r>
          <w:rPr>
            <w:rFonts w:ascii="Times New Roman" w:hAnsi="Times New Roman"/>
            <w:sz w:val="26"/>
            <w:szCs w:val="26"/>
            <w:lang w:val="fr-FR"/>
          </w:rPr>
          <w:t xml:space="preserve">,</w:t>
        </w:r>
      </w:ins>
      <w:r>
        <w:rPr>
          <w:rFonts w:ascii="Times New Roman" w:hAnsi="Times New Roman"/>
          <w:sz w:val="26"/>
          <w:szCs w:val="26"/>
          <w:lang w:val="fr-FR"/>
        </w:rPr>
        <w:t xml:space="preserve"> nước từ điểm đấu nối</w:t>
      </w:r>
      <w:del w:id="6683" w:author="Claude" w:date="2026-10-12T09:00:00Z">
        <w:r>
          <w:rPr>
            <w:rFonts w:ascii="Times New Roman" w:hAnsi="Times New Roman"/>
            <w:sz w:val="26"/>
            <w:szCs w:val="26"/>
            <w:lang w:val="fr-FR"/>
          </w:rPr>
          <w:delText xml:space="preserve"> của Bên A</w:delText>
        </w:r>
      </w:del>
      <w:r>
        <w:rPr>
          <w:rFonts w:ascii="Times New Roman" w:hAnsi="Times New Roman"/>
          <w:sz w:val="26"/>
          <w:szCs w:val="26"/>
          <w:lang w:val="fr-FR"/>
        </w:rPr>
        <w:t xml:space="preserve"> đến vị trí thi công của Bên B</w:t>
      </w:r>
      <w:del w:id="6684" w:author="Claude" w:date="2026-10-12T09:00:00Z">
        <w:r>
          <w:rPr>
            <w:rFonts w:ascii="Times New Roman" w:hAnsi="Times New Roman"/>
            <w:sz w:val="26"/>
            <w:szCs w:val="26"/>
            <w:lang w:val="fr-FR"/>
          </w:rPr>
          <w:delText xml:space="preserve"> để thực hiện công việc; chịu trách nhiệm và chi phí để có thêm điều kiện thuận lợi cần thiết phục vụ công việc thuộc hợp đồng. </w:delText>
        </w:r>
      </w:del>
      <w:ins w:id="6685" w:author="Claude" w:date="2026-10-12T09:00:00Z">
        <w:r>
          <w:rPr>
            <w:rFonts w:ascii="Times New Roman" w:hAnsi="Times New Roman"/>
            <w:sz w:val="26"/>
            <w:szCs w:val="26"/>
            <w:lang w:val="fr-FR"/>
          </w:rPr>
          <w:t xml:space="preserve">.</w:t>
        </w:r>
      </w:ins>
    </w:p>
    <w:p w14:paraId="5CE0F75F" w14:textId="77777777" w:rsidR="00096978" w:rsidRPr="00302315" w:rsidRDefault="002762BD" w:rsidP="007A44B1">
      <w:pPr>
        <w:widowControl w:val="0"/>
        <w:tabs>
          <w:tab w:val="left" w:pos="284"/>
        </w:tabs>
        <w:spacing w:after="120" w:line="276" w:lineRule="auto"/>
        <w:jc w:val="both"/>
        <w:rPr>
          <w:rFonts w:ascii="Times New Roman" w:hAnsi="Times New Roman"/>
          <w:sz w:val="26"/>
          <w:szCs w:val="26"/>
          <w:lang w:val="fr-FR"/>
        </w:rPr>
      </w:pPr>
      <w:r>
        <w:rPr>
          <w:rFonts w:ascii="Times New Roman" w:hAnsi="Times New Roman"/>
          <w:sz w:val="26"/>
          <w:szCs w:val="26"/>
          <w:lang w:val="fr-FR"/>
        </w:rPr>
        <w:t xml:space="preserve">Trường hợp nguồn điện</w:t>
      </w:r>
      <w:ins w:id="6686" w:author="Claude" w:date="2026-10-12T09:00:00Z">
        <w:r>
          <w:rPr>
            <w:rFonts w:ascii="Times New Roman" w:hAnsi="Times New Roman"/>
            <w:sz w:val="26"/>
            <w:szCs w:val="26"/>
            <w:lang w:val="fr-FR"/>
          </w:rPr>
          <w:t xml:space="preserve"> do</w:t>
        </w:r>
      </w:ins>
      <w:r>
        <w:rPr>
          <w:rFonts w:ascii="Times New Roman" w:hAnsi="Times New Roman"/>
          <w:sz w:val="26"/>
          <w:szCs w:val="26"/>
          <w:lang w:val="fr-FR"/>
        </w:rPr>
        <w:t xml:space="preserve"> Bên A cung cấp </w:t>
      </w:r>
      <w:del w:id="6687" w:author="Claude" w:date="2026-10-12T09:00:00Z">
        <w:r>
          <w:rPr>
            <w:rFonts w:ascii="Times New Roman" w:hAnsi="Times New Roman"/>
            <w:sz w:val="26"/>
            <w:szCs w:val="26"/>
            <w:lang w:val="fr-FR"/>
          </w:rPr>
          <w:delText xml:space="preserve">có</w:delText>
        </w:r>
      </w:del>
      <w:ins w:id="6688" w:author="Claude" w:date="2026-10-12T09:00:00Z">
        <w:r>
          <w:rPr>
            <w:rFonts w:ascii="Times New Roman" w:hAnsi="Times New Roman"/>
            <w:sz w:val="26"/>
            <w:szCs w:val="26"/>
            <w:lang w:val="fr-FR"/>
          </w:rPr>
          <w:t xml:space="preserve">không đủ</w:t>
        </w:r>
      </w:ins>
      <w:r>
        <w:rPr>
          <w:rFonts w:ascii="Times New Roman" w:hAnsi="Times New Roman"/>
          <w:sz w:val="26"/>
          <w:szCs w:val="26"/>
          <w:lang w:val="fr-FR"/>
        </w:rPr>
        <w:t xml:space="preserve"> công suất</w:t>
      </w:r>
      <w:del w:id="6689" w:author="Claude" w:date="2026-10-12T09:00:00Z">
        <w:r>
          <w:rPr>
            <w:rFonts w:ascii="Times New Roman" w:hAnsi="Times New Roman"/>
            <w:sz w:val="26"/>
            <w:szCs w:val="26"/>
            <w:lang w:val="fr-FR"/>
          </w:rPr>
          <w:delText xml:space="preserve"> chưa đảm bảo để phục vụ thi công thì</w:delText>
        </w:r>
      </w:del>
      <w:ins w:id="6690" w:author="Claude" w:date="2026-10-12T09:00:00Z">
        <w:r>
          <w:rPr>
            <w:rFonts w:ascii="Times New Roman" w:hAnsi="Times New Roman"/>
            <w:sz w:val="26"/>
            <w:szCs w:val="26"/>
            <w:lang w:val="fr-FR"/>
          </w:rPr>
          <w:t xml:space="preserve">,</w:t>
        </w:r>
      </w:ins>
      <w:r>
        <w:rPr>
          <w:rFonts w:ascii="Times New Roman" w:hAnsi="Times New Roman"/>
          <w:sz w:val="26"/>
          <w:szCs w:val="26"/>
          <w:lang w:val="fr-FR"/>
        </w:rPr>
        <w:t xml:space="preserve"> Bên B </w:t>
      </w:r>
      <w:del w:id="6691" w:author="Claude" w:date="2026-10-12T09:00:00Z">
        <w:r>
          <w:rPr>
            <w:rFonts w:ascii="Times New Roman" w:hAnsi="Times New Roman"/>
            <w:sz w:val="26"/>
            <w:szCs w:val="26"/>
            <w:lang w:val="fr-FR"/>
          </w:rPr>
          <w:delText xml:space="preserve">cung cấp</w:delText>
        </w:r>
      </w:del>
      <w:ins w:id="6692" w:author="Claude" w:date="2026-10-12T09:00:00Z">
        <w:r>
          <w:rPr>
            <w:rFonts w:ascii="Times New Roman" w:hAnsi="Times New Roman"/>
            <w:sz w:val="26"/>
            <w:szCs w:val="26"/>
            <w:lang w:val="fr-FR"/>
          </w:rPr>
          <w:t xml:space="preserve">phải tự bố trí</w:t>
        </w:r>
      </w:ins>
      <w:r>
        <w:rPr>
          <w:rFonts w:ascii="Times New Roman" w:hAnsi="Times New Roman"/>
          <w:sz w:val="26"/>
          <w:szCs w:val="26"/>
          <w:lang w:val="fr-FR"/>
        </w:rPr>
        <w:t xml:space="preserve"> máy phát điện đủ công suất và nhiên liệu vận hành </w:t>
      </w:r>
      <w:del w:id="6693" w:author="Claude" w:date="2026-10-12T09:00:00Z">
        <w:r>
          <w:rPr>
            <w:rFonts w:ascii="Times New Roman" w:hAnsi="Times New Roman"/>
            <w:sz w:val="26"/>
            <w:szCs w:val="26"/>
            <w:lang w:val="fr-FR"/>
          </w:rPr>
          <w:delText xml:space="preserve">phục vụ</w:delText>
        </w:r>
      </w:del>
      <w:ins w:id="6694" w:author="Claude" w:date="2026-10-12T09:00:00Z">
        <w:r>
          <w:rPr>
            <w:rFonts w:ascii="Times New Roman" w:hAnsi="Times New Roman"/>
            <w:sz w:val="26"/>
            <w:szCs w:val="26"/>
            <w:lang w:val="fr-FR"/>
          </w:rPr>
          <w:t xml:space="preserve">bằng chi phí của mình. Bên B phải bố trí nguồn điện dự phòng</w:t>
        </w:r>
      </w:ins>
      <w:r>
        <w:rPr>
          <w:rFonts w:ascii="Times New Roman" w:hAnsi="Times New Roman"/>
          <w:sz w:val="26"/>
          <w:szCs w:val="26"/>
          <w:lang w:val="fr-FR"/>
        </w:rPr>
        <w:t xml:space="preserve"> cho </w:t>
      </w:r>
      <w:del w:id="6695" w:author="Claude" w:date="2026-10-12T09:00:00Z">
        <w:r>
          <w:rPr>
            <w:rFonts w:ascii="Times New Roman" w:hAnsi="Times New Roman"/>
            <w:sz w:val="26"/>
            <w:szCs w:val="26"/>
            <w:lang w:val="fr-FR"/>
          </w:rPr>
          <w:delText xml:space="preserve">thi công</w:delText>
        </w:r>
      </w:del>
      <w:ins w:id="6696" w:author="Claude" w:date="2026-10-12T09:00:00Z">
        <w:r>
          <w:rPr>
            <w:rFonts w:ascii="Times New Roman" w:hAnsi="Times New Roman"/>
            <w:sz w:val="26"/>
            <w:szCs w:val="26"/>
            <w:lang w:val="fr-FR"/>
          </w:rPr>
          <w:t xml:space="preserve">hệ thống hạ mực nước ngầm, bảo đảm vận hành liên tục</w:t>
        </w:r>
      </w:ins>
      <w:r>
        <w:rPr>
          <w:rFonts w:ascii="Times New Roman" w:hAnsi="Times New Roman"/>
          <w:sz w:val="26"/>
          <w:szCs w:val="26"/>
          <w:lang w:val="fr-FR"/>
        </w:rPr>
        <w:t xml:space="preserve">.</w:t>
      </w:r>
    </w:p>
    <w:p w14:paraId="3D7EDD91" w14:textId="77777777" w:rsidR="00096978" w:rsidRPr="00302315" w:rsidRDefault="00096978" w:rsidP="007A44B1">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12.2.11 Máy và thiết bị thi công của Bên B</w:t>
      </w:r>
    </w:p>
    <w:p w14:paraId="4706C649" w14:textId="77777777" w:rsidR="00096978" w:rsidRPr="00302315" w:rsidRDefault="00096978" w:rsidP="007A44B1">
      <w:pPr>
        <w:numPr>
          <w:ilvl w:val="2"/>
          <w:numId w:val="9"/>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Bên B phải huy động đúng, đầy đủ và kịp thời các loại máy và thiết bị thi công theo kế hoạch huy động máy và thiết bị thi công đã được Bên A chấp thuận và phù hợp với tiến độ thi công thực tế trên Công trường. Bên B không được di chuyển ra khỏi Công trường bất kỳ một loại máy và thiết bị thi công chủ yếu nào nếu không được sự chấp thuận của Bên A. </w:t>
      </w:r>
    </w:p>
    <w:p w14:paraId="69F1CAB7" w14:textId="77777777" w:rsidR="00096978" w:rsidRPr="00302315" w:rsidRDefault="00096978" w:rsidP="007A44B1">
      <w:pPr>
        <w:numPr>
          <w:ilvl w:val="2"/>
          <w:numId w:val="9"/>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Bên B phải chịu trách nhiệm quản lý, bảo dưỡng, duy trì trạng thái kỹ thuật của phương tiện vận tải, phương tiện, thiết bị, máy thi công xây dựng theo đúng quy định về chất lượng, an toàn kỹ thuật và bảo vệ môi trường; đảm bảo các máy và thiết bị thi công của Bên B có đầy đủ giấy phép theo quy định, luôn trong tình trạng hoạt động bình thường và an toàn, bảo đảm vệ sinh môi trường.</w:t>
      </w:r>
    </w:p>
    <w:p w14:paraId="7BFAB368" w14:textId="77777777" w:rsidR="00096978" w:rsidRPr="00302315" w:rsidRDefault="00096978" w:rsidP="007A44B1">
      <w:pPr>
        <w:numPr>
          <w:ilvl w:val="2"/>
          <w:numId w:val="9"/>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Trường hợp Bên B không cung cấp đầy đủ, kịp thời các máy và thiết bị thi công (bao gồm cả các máy và thiết bị thi công phụ, nhỏ lẻ) để thi công các công việc thuộc hợp đồng theo yêu cầu của Bên A, Tư vấn giám sát, Chủ đầu tư, sau khi thông báo cho Bên B, Bên A có quyền tự thực hiện hoặc thuê đơn vị khác thực hiện việc cung cấp các loại máy và thiết bị thi công cần thiết để hoàn thành các công việc của Hợp đồng. Mọi chi phí có liên quan sẽ được Bên A khấu trừ vào giá trị thanh toán Hợp đồng và Bên B phải chấp nhận giá trị khấu trừ vô điều kiện.</w:t>
      </w:r>
    </w:p>
    <w:p w14:paraId="5BC19052" w14:textId="77777777" w:rsidR="00096978" w:rsidRPr="00302315" w:rsidRDefault="00096978" w:rsidP="007A44B1">
      <w:pPr>
        <w:numPr>
          <w:ilvl w:val="2"/>
          <w:numId w:val="9"/>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Trường hợp thiết bị của Bên B không thể hoạt động do hỏng hóc hoặc do các vấn đề pháp lý thì Bên B phải bố trí thiết bị khác tương đương thay thế để bảo đảm tiến độ thi công trong thời hạn hợp lý, nhưng không quá 72 giờ kể từ khi thiết bị ngừng hoạt động, trừ trường hợp các Bên có thỏa thuận khác bằng văn bản. Sau thời hạn nêu trên mà Bên B không có thiết bị thay thế thì Bên B phải chịu toàn bộ chi phí hợp lý cho khối lượng công việc mà Bên A phải thuê thiết bị khác để thi công thay thế.</w:t>
      </w:r>
    </w:p>
    <w:p w14:paraId="2BCA773A" w14:textId="77777777" w:rsidR="00096978" w:rsidRPr="00302315" w:rsidRDefault="00096978" w:rsidP="007A44B1">
      <w:pPr>
        <w:numPr>
          <w:ilvl w:val="2"/>
          <w:numId w:val="9"/>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 xml:space="preserve">Khi có kế hoạch đưa thiết bị vào bảo dưỡng sửa chữa định kỳ, Bên B phải có trách nhiệm báo cho Bên A trước 03 ngày. Trong thời gian sửa chữa, bảo dưỡng Bên B có trách nhiệm bố trí thiết bị khác tương đương cho Bên A (nếu Bên A yêu cầu). </w:t>
      </w:r>
    </w:p>
    <w:p w14:paraId="114CB2F5" w14:textId="77777777" w:rsidR="00096978" w:rsidRPr="00302315" w:rsidRDefault="00096978" w:rsidP="007A44B1">
      <w:pPr>
        <w:numPr>
          <w:ilvl w:val="2"/>
          <w:numId w:val="9"/>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Bên B có trách nhiệm đáp ứng yêu cầu của Bên A về việc tất cả thiết bị, trang bị bảo hộ lao động của Bên B huy động đến Công trường phải treo, mang logo tên của Nhà thầu chính Bên A trong suốt quá trình làm việc trên Công trường.</w:t>
      </w:r>
    </w:p>
    <w:p w14:paraId="467A0E09" w14:textId="77777777" w:rsidR="00096978" w:rsidRPr="00302315" w:rsidRDefault="00096978" w:rsidP="007A44B1">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12.2.12 Hoạt động của Bên B trên công trường</w:t>
      </w:r>
    </w:p>
    <w:p w14:paraId="53794F7A" w14:textId="77777777" w:rsidR="00096978" w:rsidRPr="00302315" w:rsidRDefault="00096978" w:rsidP="007A44B1">
      <w:pPr>
        <w:numPr>
          <w:ilvl w:val="2"/>
          <w:numId w:val="10"/>
        </w:numPr>
        <w:tabs>
          <w:tab w:val="left" w:pos="284"/>
        </w:tabs>
        <w:spacing w:after="120" w:line="276" w:lineRule="auto"/>
        <w:ind w:left="0" w:firstLine="0"/>
        <w:jc w:val="both"/>
        <w:rPr>
          <w:rFonts w:ascii="Times New Roman" w:hAnsi="Times New Roman"/>
          <w:strike/>
          <w:sz w:val="26"/>
          <w:szCs w:val="26"/>
          <w:lang w:val="fr-FR"/>
        </w:rPr>
      </w:pPr>
      <w:r>
        <w:rPr>
          <w:rFonts w:ascii="Times New Roman" w:hAnsi="Times New Roman"/>
          <w:sz w:val="26"/>
          <w:szCs w:val="26"/>
          <w:lang w:val="fr-FR"/>
        </w:rPr>
        <w:t>Bên B phải bảo đảm thiết bị và nhân lực của Bên B chỉ hoạt động trong phạm vi Công trường và các khu vực bổ sung và giữ cho không lấn sang khu vực lân cận. Bên A sẽ không bị ràng buộc phải để duy nhất Bên B sử dụng bất kỳ phần nào của Công trường, trừ khi được nói rõ trong Hợp đồng.</w:t>
      </w:r>
    </w:p>
    <w:p w14:paraId="6FEADDD9" w14:textId="77777777" w:rsidR="00096978" w:rsidRPr="00302315" w:rsidRDefault="00096978" w:rsidP="007A44B1">
      <w:pPr>
        <w:numPr>
          <w:ilvl w:val="2"/>
          <w:numId w:val="10"/>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lastRenderedPageBreak/>
        <w:t>Bên B sẽ phải thực hiện tất cả các công việc của Hợp đồng và sẽ tuân thủ theo đúng và đầy đủ tất cả các quy định, nội quy công trường của Bên A.</w:t>
      </w:r>
    </w:p>
    <w:p w14:paraId="204DC891" w14:textId="77777777" w:rsidR="00096978" w:rsidRPr="00302315" w:rsidRDefault="00096978" w:rsidP="007A44B1">
      <w:pPr>
        <w:numPr>
          <w:ilvl w:val="2"/>
          <w:numId w:val="10"/>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 xml:space="preserve">Trước khi</w:t>
      </w:r>
      <w:ins w:id="6697" w:author="Claude" w:date="2026-10-12T09:00:00Z">
        <w:r>
          <w:rPr>
            <w:rFonts w:ascii="Times New Roman" w:hAnsi="Times New Roman"/>
            <w:sz w:val="26"/>
            <w:szCs w:val="26"/>
            <w:lang w:val="fr-FR"/>
          </w:rPr>
          <w:t xml:space="preserve"> bàn giao</w:t>
        </w:r>
      </w:ins>
      <w:r>
        <w:rPr>
          <w:rFonts w:ascii="Times New Roman" w:hAnsi="Times New Roman"/>
          <w:sz w:val="26"/>
          <w:szCs w:val="26"/>
          <w:lang w:val="fr-FR"/>
        </w:rPr>
        <w:t xml:space="preserve"> Hạng mục công trình </w:t>
      </w:r>
      <w:del w:id="6698" w:author="Claude" w:date="2026-10-12T09:00:00Z">
        <w:r>
          <w:rPr>
            <w:rFonts w:ascii="Times New Roman" w:hAnsi="Times New Roman"/>
            <w:sz w:val="26"/>
            <w:szCs w:val="26"/>
            <w:lang w:val="fr-FR"/>
          </w:rPr>
          <w:delText xml:space="preserve">được bàn giao </w:delText>
        </w:r>
      </w:del>
      <w:r>
        <w:rPr>
          <w:rFonts w:ascii="Times New Roman" w:hAnsi="Times New Roman"/>
          <w:sz w:val="26"/>
          <w:szCs w:val="26"/>
          <w:lang w:val="fr-FR"/>
        </w:rPr>
        <w:t xml:space="preserve">cho Bên A,</w:t>
      </w:r>
      <w:ins w:id="6699" w:author="Claude" w:date="2026-10-12T09:00:00Z">
        <w:r>
          <w:rPr>
            <w:rFonts w:ascii="Times New Roman" w:hAnsi="Times New Roman"/>
            <w:sz w:val="26"/>
            <w:szCs w:val="26"/>
            <w:lang w:val="fr-FR"/>
          </w:rPr>
          <w:t xml:space="preserve"> Bên B chịu</w:t>
        </w:r>
      </w:ins>
      <w:r>
        <w:rPr>
          <w:rFonts w:ascii="Times New Roman" w:hAnsi="Times New Roman"/>
          <w:sz w:val="26"/>
          <w:szCs w:val="26"/>
          <w:lang w:val="fr-FR"/>
        </w:rPr>
        <w:t xml:space="preserve"> trách nhiệm bảo vệ</w:t>
      </w:r>
      <w:del w:id="6700" w:author="Claude" w:date="2026-10-12T09:00:00Z">
        <w:r>
          <w:rPr>
            <w:rFonts w:ascii="Times New Roman" w:hAnsi="Times New Roman"/>
            <w:sz w:val="26"/>
            <w:szCs w:val="26"/>
            <w:lang w:val="fr-FR"/>
          </w:rPr>
          <w:delText xml:space="preserve"> và</w:delText>
        </w:r>
      </w:del>
      <w:ins w:id="6701" w:author="Claude" w:date="2026-10-12T09:00:00Z">
        <w:r>
          <w:rPr>
            <w:rFonts w:ascii="Times New Roman" w:hAnsi="Times New Roman"/>
            <w:sz w:val="26"/>
            <w:szCs w:val="26"/>
            <w:lang w:val="fr-FR"/>
          </w:rPr>
          <w:t xml:space="preserve">,</w:t>
        </w:r>
      </w:ins>
      <w:r>
        <w:rPr>
          <w:rFonts w:ascii="Times New Roman" w:hAnsi="Times New Roman"/>
          <w:sz w:val="26"/>
          <w:szCs w:val="26"/>
          <w:lang w:val="fr-FR"/>
        </w:rPr>
        <w:t xml:space="preserve"> quản lý </w:t>
      </w:r>
      <w:del w:id="6702" w:author="Claude" w:date="2026-10-12T09:00:00Z">
        <w:r>
          <w:rPr>
            <w:rFonts w:ascii="Times New Roman" w:hAnsi="Times New Roman"/>
            <w:sz w:val="26"/>
            <w:szCs w:val="26"/>
            <w:lang w:val="fr-FR"/>
          </w:rPr>
          <w:delText xml:space="preserve">vẫn thuộc về Bên B, vì vậy</w:delText>
        </w:r>
      </w:del>
      <w:ins w:id="6703" w:author="Claude" w:date="2026-10-12T09:00:00Z">
        <w:r>
          <w:rPr>
            <w:rFonts w:ascii="Times New Roman" w:hAnsi="Times New Roman"/>
            <w:sz w:val="26"/>
            <w:szCs w:val="26"/>
            <w:lang w:val="fr-FR"/>
          </w:rPr>
          <w:t xml:space="preserve">Hạng mục công trình;</w:t>
        </w:r>
      </w:ins>
      <w:r>
        <w:rPr>
          <w:rFonts w:ascii="Times New Roman" w:hAnsi="Times New Roman"/>
          <w:sz w:val="26"/>
          <w:szCs w:val="26"/>
          <w:lang w:val="fr-FR"/>
        </w:rPr>
        <w:t xml:space="preserve"> mọi mất mát, </w:t>
      </w:r>
      <w:ins w:id="6704" w:author="Claude" w:date="2026-10-12T09:00:00Z">
        <w:r>
          <w:rPr>
            <w:rFonts w:ascii="Times New Roman" w:hAnsi="Times New Roman"/>
            <w:sz w:val="26"/>
            <w:szCs w:val="26"/>
            <w:lang w:val="fr-FR"/>
          </w:rPr>
          <w:t xml:space="preserve">hư </w:t>
        </w:r>
      </w:ins>
      <w:r>
        <w:rPr>
          <w:rFonts w:ascii="Times New Roman" w:hAnsi="Times New Roman"/>
          <w:sz w:val="26"/>
          <w:szCs w:val="26"/>
          <w:lang w:val="fr-FR"/>
        </w:rPr>
        <w:t xml:space="preserve">hỏng</w:t>
      </w:r>
      <w:del w:id="6705" w:author="Claude" w:date="2026-10-12T09:00:00Z">
        <w:r>
          <w:rPr>
            <w:rFonts w:ascii="Times New Roman" w:hAnsi="Times New Roman"/>
            <w:sz w:val="26"/>
            <w:szCs w:val="26"/>
            <w:lang w:val="fr-FR"/>
          </w:rPr>
          <w:delText xml:space="preserve"> hóc hay các</w:delText>
        </w:r>
      </w:del>
      <w:ins w:id="6706" w:author="Claude" w:date="2026-10-12T09:00:00Z">
        <w:r>
          <w:rPr>
            <w:rFonts w:ascii="Times New Roman" w:hAnsi="Times New Roman"/>
            <w:sz w:val="26"/>
            <w:szCs w:val="26"/>
            <w:lang w:val="fr-FR"/>
          </w:rPr>
          <w:t xml:space="preserve">,</w:t>
        </w:r>
      </w:ins>
      <w:r>
        <w:rPr>
          <w:rFonts w:ascii="Times New Roman" w:hAnsi="Times New Roman"/>
          <w:sz w:val="26"/>
          <w:szCs w:val="26"/>
          <w:lang w:val="fr-FR"/>
        </w:rPr>
        <w:t xml:space="preserve"> sự cố </w:t>
      </w:r>
      <w:del w:id="6707" w:author="Claude" w:date="2026-10-12T09:00:00Z">
        <w:r>
          <w:rPr>
            <w:rFonts w:ascii="Times New Roman" w:hAnsi="Times New Roman"/>
            <w:sz w:val="26"/>
            <w:szCs w:val="26"/>
            <w:lang w:val="fr-FR"/>
          </w:rPr>
          <w:delText xml:space="preserve">khác xẩy ra </w:delText>
        </w:r>
      </w:del>
      <w:r>
        <w:rPr>
          <w:rFonts w:ascii="Times New Roman" w:hAnsi="Times New Roman"/>
          <w:sz w:val="26"/>
          <w:szCs w:val="26"/>
          <w:lang w:val="fr-FR"/>
        </w:rPr>
        <w:t xml:space="preserve">trong </w:t>
      </w:r>
      <w:del w:id="6708" w:author="Claude" w:date="2026-10-12T09:00:00Z">
        <w:r>
          <w:rPr>
            <w:rFonts w:ascii="Times New Roman" w:hAnsi="Times New Roman"/>
            <w:sz w:val="26"/>
            <w:szCs w:val="26"/>
            <w:lang w:val="fr-FR"/>
          </w:rPr>
          <w:delText xml:space="preserve">quá trình</w:delText>
        </w:r>
      </w:del>
      <w:ins w:id="6709" w:author="Claude" w:date="2026-10-12T09:00:00Z">
        <w:r>
          <w:rPr>
            <w:rFonts w:ascii="Times New Roman" w:hAnsi="Times New Roman"/>
            <w:sz w:val="26"/>
            <w:szCs w:val="26"/>
            <w:lang w:val="fr-FR"/>
          </w:rPr>
          <w:t xml:space="preserve">thời gian</w:t>
        </w:r>
      </w:ins>
      <w:r>
        <w:rPr>
          <w:rFonts w:ascii="Times New Roman" w:hAnsi="Times New Roman"/>
          <w:sz w:val="26"/>
          <w:szCs w:val="26"/>
          <w:lang w:val="fr-FR"/>
        </w:rPr>
        <w:t xml:space="preserve"> này</w:t>
      </w:r>
      <w:ins w:id="6710" w:author="Claude" w:date="2026-10-12T09:00:00Z">
        <w:r>
          <w:rPr>
            <w:rFonts w:ascii="Times New Roman" w:hAnsi="Times New Roman"/>
            <w:sz w:val="26"/>
            <w:szCs w:val="26"/>
            <w:lang w:val="fr-FR"/>
          </w:rPr>
          <w:t xml:space="preserve"> do</w:t>
        </w:r>
      </w:ins>
      <w:r>
        <w:rPr>
          <w:rFonts w:ascii="Times New Roman" w:hAnsi="Times New Roman"/>
          <w:sz w:val="26"/>
          <w:szCs w:val="26"/>
          <w:lang w:val="fr-FR"/>
        </w:rPr>
        <w:t xml:space="preserve"> Bên B </w:t>
      </w:r>
      <w:del w:id="6711" w:author="Claude" w:date="2026-10-12T09:00:00Z">
        <w:r>
          <w:rPr>
            <w:rFonts w:ascii="Times New Roman" w:hAnsi="Times New Roman"/>
            <w:sz w:val="26"/>
            <w:szCs w:val="26"/>
            <w:lang w:val="fr-FR"/>
          </w:rPr>
          <w:delText xml:space="preserve">phải hoàn toàn </w:delText>
        </w:r>
      </w:del>
      <w:r>
        <w:rPr>
          <w:rFonts w:ascii="Times New Roman" w:hAnsi="Times New Roman"/>
          <w:sz w:val="26"/>
          <w:szCs w:val="26"/>
          <w:lang w:val="fr-FR"/>
        </w:rPr>
        <w:t xml:space="preserve">chịu</w:t>
      </w:r>
      <w:del w:id="6712" w:author="Claude" w:date="2026-10-12T09:00:00Z">
        <w:r>
          <w:rPr>
            <w:rFonts w:ascii="Times New Roman" w:hAnsi="Times New Roman"/>
            <w:sz w:val="26"/>
            <w:szCs w:val="26"/>
            <w:lang w:val="fr-FR"/>
          </w:rPr>
          <w:delText xml:space="preserve"> trách nhiệm</w:delText>
        </w:r>
      </w:del>
      <w:r>
        <w:rPr>
          <w:rFonts w:ascii="Times New Roman" w:hAnsi="Times New Roman"/>
          <w:sz w:val="26"/>
          <w:szCs w:val="26"/>
          <w:lang w:val="fr-FR"/>
        </w:rPr>
        <w:t xml:space="preserve"> và </w:t>
      </w:r>
      <w:del w:id="6713" w:author="Claude" w:date="2026-10-12T09:00:00Z">
        <w:r>
          <w:rPr>
            <w:rFonts w:ascii="Times New Roman" w:hAnsi="Times New Roman"/>
            <w:sz w:val="26"/>
            <w:szCs w:val="26"/>
            <w:lang w:val="fr-FR"/>
          </w:rPr>
          <w:delText xml:space="preserve">giải quyết</w:delText>
        </w:r>
      </w:del>
      <w:ins w:id="6714" w:author="Claude" w:date="2026-10-12T09:00:00Z">
        <w:r>
          <w:rPr>
            <w:rFonts w:ascii="Times New Roman" w:hAnsi="Times New Roman"/>
            <w:sz w:val="26"/>
            <w:szCs w:val="26"/>
            <w:lang w:val="fr-FR"/>
          </w:rPr>
          <w:t xml:space="preserve">khắc phục</w:t>
        </w:r>
      </w:ins>
      <w:r>
        <w:rPr>
          <w:rFonts w:ascii="Times New Roman" w:hAnsi="Times New Roman"/>
          <w:sz w:val="26"/>
          <w:szCs w:val="26"/>
          <w:lang w:val="fr-FR"/>
        </w:rPr>
        <w:t xml:space="preserve"> bằng chi phí của mình.</w:t>
      </w:r>
    </w:p>
    <w:p w14:paraId="63142A88" w14:textId="77777777" w:rsidR="00096978" w:rsidRPr="00302315" w:rsidRDefault="00096978" w:rsidP="007A44B1">
      <w:pPr>
        <w:numPr>
          <w:ilvl w:val="2"/>
          <w:numId w:val="10"/>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 xml:space="preserve">Trong thời gian thi công, Bên B luôn phải giữ cho Công trường không có các cản trở không cần thiết, và phải cất giữ hoặc sắp xếp máy, thiết bị thi công hoặc vật liệu thừa của mình đúng nơi quy định. Khi kết thúc xây dựng và trước khi bàn giao hạng mục công trình 07 ngày, Bên B phải thu dọn mặt bằng Công trường gọn gàng, sạch sẽ; di chuyển hết máy móc, thiết bị thi công và các vật liệu thừa ra khỏi Công trường; dỡ bỏ các công trình tạm (nếu có); sửa chữa hay đền bù những chỗ hư hỏng của công trình xung quanh do quá trình thi công gây nên. </w:t>
      </w:r>
    </w:p>
    <w:p w14:paraId="17B084AA" w14:textId="77777777" w:rsidR="00096978" w:rsidRPr="00302315" w:rsidRDefault="00096978" w:rsidP="007A44B1">
      <w:pPr>
        <w:numPr>
          <w:ilvl w:val="2"/>
          <w:numId w:val="10"/>
        </w:numPr>
        <w:tabs>
          <w:tab w:val="left" w:pos="284"/>
        </w:tabs>
        <w:spacing w:after="120" w:line="276" w:lineRule="auto"/>
        <w:ind w:left="0" w:firstLine="0"/>
        <w:jc w:val="both"/>
        <w:rPr>
          <w:rFonts w:ascii="Times New Roman" w:hAnsi="Times New Roman"/>
          <w:sz w:val="26"/>
          <w:szCs w:val="26"/>
          <w:lang w:val="fr-FR"/>
        </w:rPr>
      </w:pPr>
      <w:r>
        <w:rPr>
          <w:rFonts w:ascii="Times New Roman" w:hAnsi="Times New Roman"/>
          <w:sz w:val="26"/>
          <w:szCs w:val="26"/>
          <w:lang w:val="fr-FR"/>
        </w:rPr>
        <w:t xml:space="preserve">Trường hợp Bên B không thực hiện hoặc thực hiện không đầy đủ việc hoàn trả mặt bằng và thu dọn Công trường, Bên A có quyền tự thực hiện hoặc thuê đơn vị khác thực hiện và mọi chi phí có liên quan sẽ được Bên A khấu trừ vào giá trị thanh toán Hợp đồng. </w:t>
      </w:r>
    </w:p>
    <w:p w14:paraId="69DE3EC1" w14:textId="77777777" w:rsidR="00096978" w:rsidRPr="00302315" w:rsidRDefault="00096978" w:rsidP="007A44B1">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12.2.13 Báo cáo</w:t>
      </w:r>
    </w:p>
    <w:p w14:paraId="0E1A5985" w14:textId="77777777" w:rsidR="00096978" w:rsidRPr="00302315" w:rsidRDefault="00096978" w:rsidP="007A44B1">
      <w:pPr>
        <w:widowControl w:val="0"/>
        <w:overflowPunct w:val="0"/>
        <w:autoSpaceDE w:val="0"/>
        <w:autoSpaceDN w:val="0"/>
        <w:adjustRightInd w:val="0"/>
        <w:spacing w:after="120" w:line="276" w:lineRule="auto"/>
        <w:jc w:val="both"/>
        <w:textAlignment w:val="baseline"/>
        <w:rPr>
          <w:rFonts w:ascii="Times New Roman" w:hAnsi="Times New Roman"/>
          <w:sz w:val="26"/>
          <w:szCs w:val="26"/>
          <w:lang w:val="fr-FR"/>
        </w:rPr>
      </w:pPr>
      <w:r>
        <w:rPr>
          <w:rFonts w:ascii="Times New Roman" w:hAnsi="Times New Roman"/>
          <w:sz w:val="26"/>
          <w:szCs w:val="26"/>
          <w:lang w:val="fr-FR"/>
        </w:rPr>
        <w:t xml:space="preserve">Bên B phải báo cáo </w:t>
      </w:r>
      <w:ins w:id="6715" w:author="Claude" w:date="2026-10-12T09:00:00Z">
        <w:r>
          <w:rPr>
            <w:rFonts w:ascii="Times New Roman" w:hAnsi="Times New Roman"/>
            <w:sz w:val="26"/>
            <w:szCs w:val="26"/>
            <w:lang w:val="fr-FR"/>
          </w:rPr>
          <w:t xml:space="preserve">Bên A </w:t>
        </w:r>
      </w:ins>
      <w:r>
        <w:rPr>
          <w:rFonts w:ascii="Times New Roman" w:hAnsi="Times New Roman"/>
          <w:sz w:val="26"/>
          <w:szCs w:val="26"/>
          <w:lang w:val="fr-FR"/>
        </w:rPr>
        <w:t xml:space="preserve">định kỳ </w:t>
      </w:r>
      <w:del w:id="6716" w:author="Claude" w:date="2026-10-12T09:00:00Z">
        <w:r>
          <w:rPr>
            <w:rFonts w:ascii="Times New Roman" w:hAnsi="Times New Roman"/>
            <w:sz w:val="26"/>
            <w:szCs w:val="26"/>
            <w:lang w:val="fr-FR"/>
          </w:rPr>
          <w:delText xml:space="preserve">hoặc</w:delText>
        </w:r>
      </w:del>
      <w:ins w:id="6717" w:author="Claude" w:date="2026-10-12T09:00:00Z">
        <w:r>
          <w:rPr>
            <w:rFonts w:ascii="Times New Roman" w:hAnsi="Times New Roman"/>
            <w:sz w:val="26"/>
            <w:szCs w:val="26"/>
            <w:lang w:val="fr-FR"/>
          </w:rPr>
          <w:t xml:space="preserve">(hằng ngày, hằng tuần, hằng tháng) và</w:t>
        </w:r>
      </w:ins>
      <w:r>
        <w:rPr>
          <w:rFonts w:ascii="Times New Roman" w:hAnsi="Times New Roman"/>
          <w:sz w:val="26"/>
          <w:szCs w:val="26"/>
          <w:lang w:val="fr-FR"/>
        </w:rPr>
        <w:t xml:space="preserve"> đột xuất</w:t>
      </w:r>
      <w:del w:id="6718" w:author="Claude" w:date="2026-10-12T09:00:00Z">
        <w:r>
          <w:rPr>
            <w:rFonts w:ascii="Times New Roman" w:hAnsi="Times New Roman"/>
            <w:sz w:val="26"/>
            <w:szCs w:val="26"/>
            <w:lang w:val="fr-FR"/>
          </w:rPr>
          <w:delText xml:space="preserve"> cho Bên A</w:delText>
        </w:r>
      </w:del>
      <w:r>
        <w:rPr>
          <w:rFonts w:ascii="Times New Roman" w:hAnsi="Times New Roman"/>
          <w:sz w:val="26"/>
          <w:szCs w:val="26"/>
          <w:lang w:val="fr-FR"/>
        </w:rPr>
        <w:t xml:space="preserve"> về tiến độ, chất lượng, khối lượng, an toàn lao động, vệ sinh môi trường, phòng chống cháy nổ, nhân lực, thiết bị chính </w:t>
      </w:r>
      <w:del w:id="6719" w:author="Claude" w:date="2026-10-12T09:00:00Z">
        <w:r>
          <w:rPr>
            <w:rFonts w:ascii="Times New Roman" w:hAnsi="Times New Roman"/>
            <w:sz w:val="26"/>
            <w:szCs w:val="26"/>
            <w:lang w:val="fr-FR"/>
          </w:rPr>
          <w:delText xml:space="preserve">để </w:delText>
        </w:r>
      </w:del>
      <w:r>
        <w:rPr>
          <w:rFonts w:ascii="Times New Roman" w:hAnsi="Times New Roman"/>
          <w:sz w:val="26"/>
          <w:szCs w:val="26"/>
          <w:lang w:val="fr-FR"/>
        </w:rPr>
        <w:t xml:space="preserve">thi công</w:t>
      </w:r>
      <w:del w:id="6720" w:author="Claude" w:date="2026-10-12T09:00:00Z">
        <w:r>
          <w:rPr>
            <w:rFonts w:ascii="Times New Roman" w:hAnsi="Times New Roman"/>
            <w:sz w:val="26"/>
            <w:szCs w:val="26"/>
            <w:lang w:val="fr-FR"/>
          </w:rPr>
          <w:delText xml:space="preserve"> xây dựng</w:delText>
        </w:r>
      </w:del>
      <w:r>
        <w:rPr>
          <w:rFonts w:ascii="Times New Roman" w:hAnsi="Times New Roman"/>
          <w:sz w:val="26"/>
          <w:szCs w:val="26"/>
          <w:lang w:val="fr-FR"/>
        </w:rPr>
        <w:t xml:space="preserve"> Hạng mục công trình.</w:t>
      </w:r>
    </w:p>
    <w:p w14:paraId="23E8E9E8" w14:textId="77777777" w:rsidR="00096978" w:rsidRPr="00302315" w:rsidRDefault="00096978" w:rsidP="007A44B1">
      <w:pPr>
        <w:widowControl w:val="0"/>
        <w:spacing w:after="120" w:line="276" w:lineRule="auto"/>
        <w:jc w:val="both"/>
        <w:rPr>
          <w:rFonts w:ascii="Times New Roman" w:hAnsi="Times New Roman"/>
          <w:b/>
          <w:bCs/>
          <w:sz w:val="26"/>
          <w:szCs w:val="26"/>
          <w:lang w:val="fr-FR"/>
        </w:rPr>
      </w:pPr>
      <w:r>
        <w:rPr>
          <w:rFonts w:ascii="Times New Roman" w:hAnsi="Times New Roman"/>
          <w:b/>
          <w:bCs/>
          <w:sz w:val="26"/>
          <w:szCs w:val="26"/>
          <w:lang w:val="fr-FR"/>
        </w:rPr>
        <w:t>12.2.14 Cung cấp tài liệu, thông tin bởi Bên B</w:t>
      </w:r>
    </w:p>
    <w:p w14:paraId="396231AA" w14:textId="77777777" w:rsidR="00096978" w:rsidRPr="00302315" w:rsidRDefault="00096978" w:rsidP="007A44B1">
      <w:pPr>
        <w:tabs>
          <w:tab w:val="left" w:pos="709"/>
        </w:tabs>
        <w:spacing w:after="120" w:line="276" w:lineRule="auto"/>
        <w:jc w:val="both"/>
        <w:rPr>
          <w:rFonts w:ascii="Times New Roman" w:hAnsi="Times New Roman"/>
          <w:strike/>
          <w:sz w:val="26"/>
          <w:szCs w:val="26"/>
          <w:lang w:val="nl-NL"/>
        </w:rPr>
      </w:pPr>
      <w:del w:id="6721" w:author="Claude" w:date="2026-10-12T09:00:00Z">
        <w:r>
          <w:rPr>
            <w:rFonts w:ascii="Times New Roman" w:hAnsi="Times New Roman"/>
            <w:sz w:val="26"/>
            <w:szCs w:val="26"/>
            <w:lang w:val="nl-NL"/>
          </w:rPr>
          <w:delText xml:space="preserve">Bất cứ khi nào Bên A yêu cầu, </w:delText>
        </w:r>
      </w:del>
      <w:r>
        <w:rPr>
          <w:rFonts w:ascii="Times New Roman" w:hAnsi="Times New Roman"/>
          <w:sz w:val="26"/>
          <w:szCs w:val="26"/>
          <w:lang w:val="nl-NL"/>
        </w:rPr>
        <w:t xml:space="preserve">Bên B có trách nhiệm cung cấp</w:t>
      </w:r>
      <w:del w:id="6722" w:author="Claude" w:date="2026-10-12T09:00:00Z">
        <w:r>
          <w:rPr>
            <w:rFonts w:ascii="Times New Roman" w:hAnsi="Times New Roman"/>
            <w:sz w:val="26"/>
            <w:szCs w:val="26"/>
            <w:lang w:val="nl-NL"/>
          </w:rPr>
          <w:delText xml:space="preserve"> bất cứ</w:delText>
        </w:r>
      </w:del>
      <w:r>
        <w:rPr>
          <w:rFonts w:ascii="Times New Roman" w:hAnsi="Times New Roman"/>
          <w:sz w:val="26"/>
          <w:szCs w:val="26"/>
          <w:lang w:val="nl-NL"/>
        </w:rPr>
        <w:t xml:space="preserve"> tài liệu, số liệu, thông tin </w:t>
      </w:r>
      <w:del w:id="6723" w:author="Claude" w:date="2026-10-12T09:00:00Z">
        <w:r>
          <w:rPr>
            <w:rFonts w:ascii="Times New Roman" w:hAnsi="Times New Roman"/>
            <w:sz w:val="26"/>
            <w:szCs w:val="26"/>
            <w:lang w:val="nl-NL"/>
          </w:rPr>
          <w:delText xml:space="preserve">nào cho</w:delText>
        </w:r>
      </w:del>
      <w:ins w:id="6724" w:author="Claude" w:date="2026-10-12T09:00:00Z">
        <w:r>
          <w:rPr>
            <w:rFonts w:ascii="Times New Roman" w:hAnsi="Times New Roman"/>
            <w:sz w:val="26"/>
            <w:szCs w:val="26"/>
            <w:lang w:val="nl-NL"/>
          </w:rPr>
          <w:t xml:space="preserve">liên quan đến việc thực hiện Hợp đồng theo yêu cầu của</w:t>
        </w:r>
      </w:ins>
      <w:r>
        <w:rPr>
          <w:rFonts w:ascii="Times New Roman" w:hAnsi="Times New Roman"/>
          <w:sz w:val="26"/>
          <w:szCs w:val="26"/>
          <w:lang w:val="nl-NL"/>
        </w:rPr>
        <w:t xml:space="preserve"> Bên A</w:t>
      </w:r>
      <w:ins w:id="6725" w:author="Claude" w:date="2026-10-12T09:00:00Z">
        <w:r>
          <w:rPr>
            <w:rFonts w:ascii="Times New Roman" w:hAnsi="Times New Roman"/>
            <w:sz w:val="26"/>
            <w:szCs w:val="26"/>
            <w:lang w:val="nl-NL"/>
          </w:rPr>
          <w:t xml:space="preserve"> trong thời hạn Bên A ấn định</w:t>
        </w:r>
      </w:ins>
      <w:r>
        <w:rPr>
          <w:rFonts w:ascii="Times New Roman" w:hAnsi="Times New Roman"/>
          <w:sz w:val="26"/>
          <w:szCs w:val="26"/>
          <w:lang w:val="nl-NL"/>
        </w:rPr>
        <w:t xml:space="preserve">.</w:t>
      </w:r>
    </w:p>
    <w:p w14:paraId="07180C12" w14:textId="77777777" w:rsidR="00096978" w:rsidRPr="00302315" w:rsidRDefault="00096978" w:rsidP="007A44B1">
      <w:pPr>
        <w:widowControl w:val="0"/>
        <w:spacing w:after="120" w:line="276" w:lineRule="auto"/>
        <w:jc w:val="both"/>
        <w:rPr>
          <w:rFonts w:ascii="Times New Roman" w:hAnsi="Times New Roman"/>
          <w:b/>
          <w:bCs/>
          <w:sz w:val="26"/>
          <w:szCs w:val="26"/>
          <w:lang w:val="nl-NL"/>
        </w:rPr>
      </w:pPr>
      <w:r>
        <w:rPr>
          <w:rFonts w:ascii="Times New Roman" w:hAnsi="Times New Roman"/>
          <w:b/>
          <w:bCs/>
          <w:sz w:val="26"/>
          <w:szCs w:val="26"/>
          <w:lang w:val="nl-NL"/>
        </w:rPr>
        <w:t>12.2.15 Quyết định và chỉ dẫn</w:t>
      </w:r>
    </w:p>
    <w:p w14:paraId="4093C2B0" w14:textId="77777777" w:rsidR="00096978" w:rsidRPr="00302315" w:rsidRDefault="00096978" w:rsidP="007A44B1">
      <w:pPr>
        <w:tabs>
          <w:tab w:val="left" w:pos="709"/>
        </w:tabs>
        <w:spacing w:after="120" w:line="276" w:lineRule="auto"/>
        <w:jc w:val="both"/>
        <w:rPr>
          <w:rFonts w:ascii="Times New Roman" w:hAnsi="Times New Roman"/>
          <w:sz w:val="26"/>
          <w:szCs w:val="26"/>
          <w:lang w:val="nl-NL"/>
        </w:rPr>
      </w:pPr>
      <w:r>
        <w:rPr>
          <w:rFonts w:ascii="Times New Roman" w:hAnsi="Times New Roman"/>
          <w:sz w:val="26"/>
          <w:szCs w:val="26"/>
          <w:lang w:val="nl-NL"/>
        </w:rPr>
        <w:t xml:space="preserve">Bên B </w:t>
      </w:r>
      <w:del w:id="6726" w:author="Claude" w:date="2026-10-12T09:00:00Z">
        <w:r>
          <w:rPr>
            <w:rFonts w:ascii="Times New Roman" w:hAnsi="Times New Roman"/>
            <w:sz w:val="26"/>
            <w:szCs w:val="26"/>
            <w:lang w:val="nl-NL"/>
          </w:rPr>
          <w:delText xml:space="preserve">sẽ</w:delText>
        </w:r>
      </w:del>
      <w:ins w:id="6727" w:author="Claude" w:date="2026-10-12T09:00:00Z">
        <w:r>
          <w:rPr>
            <w:rFonts w:ascii="Times New Roman" w:hAnsi="Times New Roman"/>
            <w:sz w:val="26"/>
            <w:szCs w:val="26"/>
            <w:lang w:val="nl-NL"/>
          </w:rPr>
          <w:t xml:space="preserve">phải</w:t>
        </w:r>
      </w:ins>
      <w:r>
        <w:rPr>
          <w:rFonts w:ascii="Times New Roman" w:hAnsi="Times New Roman"/>
          <w:sz w:val="26"/>
          <w:szCs w:val="26"/>
          <w:lang w:val="nl-NL"/>
        </w:rPr>
        <w:t xml:space="preserve"> tuân thủ </w:t>
      </w:r>
      <w:del w:id="6728" w:author="Claude" w:date="2026-10-12T09:00:00Z">
        <w:r>
          <w:rPr>
            <w:rFonts w:ascii="Times New Roman" w:hAnsi="Times New Roman"/>
            <w:sz w:val="26"/>
            <w:szCs w:val="26"/>
            <w:lang w:val="nl-NL"/>
          </w:rPr>
          <w:delText xml:space="preserve">và chấp hành nghiêm chỉnh tất cả </w:delText>
        </w:r>
      </w:del>
      <w:r>
        <w:rPr>
          <w:rFonts w:ascii="Times New Roman" w:hAnsi="Times New Roman"/>
          <w:sz w:val="26"/>
          <w:szCs w:val="26"/>
          <w:lang w:val="nl-NL"/>
        </w:rPr>
        <w:t xml:space="preserve">các </w:t>
      </w:r>
      <w:del w:id="6729" w:author="Claude" w:date="2026-10-12T09:00:00Z">
        <w:r>
          <w:rPr>
            <w:rFonts w:ascii="Times New Roman" w:hAnsi="Times New Roman"/>
            <w:sz w:val="26"/>
            <w:szCs w:val="26"/>
            <w:lang w:val="nl-NL"/>
          </w:rPr>
          <w:delText xml:space="preserve">hướng</w:delText>
        </w:r>
      </w:del>
      <w:ins w:id="6730" w:author="Claude" w:date="2026-10-12T09:00:00Z">
        <w:r>
          <w:rPr>
            <w:rFonts w:ascii="Times New Roman" w:hAnsi="Times New Roman"/>
            <w:sz w:val="26"/>
            <w:szCs w:val="26"/>
            <w:lang w:val="nl-NL"/>
          </w:rPr>
          <w:t xml:space="preserve">chỉ</w:t>
        </w:r>
      </w:ins>
      <w:r>
        <w:rPr>
          <w:rFonts w:ascii="Times New Roman" w:hAnsi="Times New Roman"/>
          <w:sz w:val="26"/>
          <w:szCs w:val="26"/>
          <w:lang w:val="nl-NL"/>
        </w:rPr>
        <w:t xml:space="preserve"> dẫn</w:t>
      </w:r>
      <w:del w:id="6731" w:author="Claude" w:date="2026-10-12T09:00:00Z">
        <w:r>
          <w:rPr>
            <w:rFonts w:ascii="Times New Roman" w:hAnsi="Times New Roman"/>
            <w:sz w:val="26"/>
            <w:szCs w:val="26"/>
            <w:lang w:val="nl-NL"/>
          </w:rPr>
          <w:delText xml:space="preserve"> và</w:delText>
        </w:r>
      </w:del>
      <w:ins w:id="6732" w:author="Claude" w:date="2026-10-12T09:00:00Z">
        <w:r>
          <w:rPr>
            <w:rFonts w:ascii="Times New Roman" w:hAnsi="Times New Roman"/>
            <w:sz w:val="26"/>
            <w:szCs w:val="26"/>
            <w:lang w:val="nl-NL"/>
          </w:rPr>
          <w:t xml:space="preserve">,</w:t>
        </w:r>
      </w:ins>
      <w:r>
        <w:rPr>
          <w:rFonts w:ascii="Times New Roman" w:hAnsi="Times New Roman"/>
          <w:sz w:val="26"/>
          <w:szCs w:val="26"/>
          <w:lang w:val="nl-NL"/>
        </w:rPr>
        <w:t xml:space="preserve"> quyết định của Bên A, Tư vấn giám sát, Chủ đầu tư </w:t>
      </w:r>
      <w:del w:id="6733" w:author="Claude" w:date="2026-10-12T09:00:00Z">
        <w:r>
          <w:rPr>
            <w:rFonts w:ascii="Times New Roman" w:hAnsi="Times New Roman"/>
            <w:sz w:val="26"/>
            <w:szCs w:val="26"/>
            <w:lang w:val="nl-NL"/>
          </w:rPr>
          <w:delText xml:space="preserve">có </w:delText>
        </w:r>
      </w:del>
      <w:r>
        <w:rPr>
          <w:rFonts w:ascii="Times New Roman" w:hAnsi="Times New Roman"/>
          <w:sz w:val="26"/>
          <w:szCs w:val="26"/>
          <w:lang w:val="nl-NL"/>
        </w:rPr>
        <w:t xml:space="preserve">liên quan đến công việc của Hợp đồng, </w:t>
      </w:r>
      <w:del w:id="6734" w:author="Claude" w:date="2026-10-12T09:00:00Z">
        <w:r>
          <w:rPr>
            <w:rFonts w:ascii="Times New Roman" w:hAnsi="Times New Roman"/>
            <w:sz w:val="26"/>
            <w:szCs w:val="26"/>
            <w:lang w:val="nl-NL"/>
          </w:rPr>
          <w:delText xml:space="preserve">ngoại </w:delText>
        </w:r>
      </w:del>
      <w:r>
        <w:rPr>
          <w:rFonts w:ascii="Times New Roman" w:hAnsi="Times New Roman"/>
          <w:sz w:val="26"/>
          <w:szCs w:val="26"/>
          <w:lang w:val="nl-NL"/>
        </w:rPr>
        <w:t xml:space="preserve">trừ </w:t>
      </w:r>
      <w:del w:id="6735" w:author="Claude" w:date="2026-10-12T09:00:00Z">
        <w:r>
          <w:rPr>
            <w:rFonts w:ascii="Times New Roman" w:hAnsi="Times New Roman"/>
            <w:sz w:val="26"/>
            <w:szCs w:val="26"/>
            <w:lang w:val="nl-NL"/>
          </w:rPr>
          <w:delText xml:space="preserve">các hướng</w:delText>
        </w:r>
      </w:del>
      <w:ins w:id="6736" w:author="Claude" w:date="2026-10-12T09:00:00Z">
        <w:r>
          <w:rPr>
            <w:rFonts w:ascii="Times New Roman" w:hAnsi="Times New Roman"/>
            <w:sz w:val="26"/>
            <w:szCs w:val="26"/>
            <w:lang w:val="nl-NL"/>
          </w:rPr>
          <w:t xml:space="preserve">chỉ</w:t>
        </w:r>
      </w:ins>
      <w:r>
        <w:rPr>
          <w:rFonts w:ascii="Times New Roman" w:hAnsi="Times New Roman"/>
          <w:sz w:val="26"/>
          <w:szCs w:val="26"/>
          <w:lang w:val="nl-NL"/>
        </w:rPr>
        <w:t xml:space="preserve"> dẫn</w:t>
      </w:r>
      <w:del w:id="6737" w:author="Claude" w:date="2026-10-12T09:00:00Z">
        <w:r>
          <w:rPr>
            <w:rFonts w:ascii="Times New Roman" w:hAnsi="Times New Roman"/>
            <w:sz w:val="26"/>
            <w:szCs w:val="26"/>
            <w:lang w:val="nl-NL"/>
          </w:rPr>
          <w:delText xml:space="preserve"> hay</w:delText>
        </w:r>
      </w:del>
      <w:ins w:id="6738" w:author="Claude" w:date="2026-10-12T09:00:00Z">
        <w:r>
          <w:rPr>
            <w:rFonts w:ascii="Times New Roman" w:hAnsi="Times New Roman"/>
            <w:sz w:val="26"/>
            <w:szCs w:val="26"/>
            <w:lang w:val="nl-NL"/>
          </w:rPr>
          <w:t xml:space="preserve">,</w:t>
        </w:r>
      </w:ins>
      <w:r>
        <w:rPr>
          <w:rFonts w:ascii="Times New Roman" w:hAnsi="Times New Roman"/>
          <w:sz w:val="26"/>
          <w:szCs w:val="26"/>
          <w:lang w:val="nl-NL"/>
        </w:rPr>
        <w:t xml:space="preserve"> quyết định trái pháp luật</w:t>
      </w:r>
      <w:del w:id="6739" w:author="Claude" w:date="2026-10-12T09:00:00Z">
        <w:r>
          <w:rPr>
            <w:rFonts w:ascii="Times New Roman" w:hAnsi="Times New Roman"/>
            <w:sz w:val="26"/>
            <w:szCs w:val="26"/>
            <w:lang w:val="nl-NL"/>
          </w:rPr>
          <w:delText xml:space="preserve"> hoặc không vì mục đích thực hiện Hợp đồng</w:delText>
        </w:r>
      </w:del>
      <w:r>
        <w:rPr>
          <w:rFonts w:ascii="Times New Roman" w:hAnsi="Times New Roman"/>
          <w:sz w:val="26"/>
          <w:szCs w:val="26"/>
          <w:lang w:val="nl-NL"/>
        </w:rPr>
        <w:t xml:space="preserve">.</w:t>
      </w:r>
    </w:p>
    <w:p w14:paraId="7FA0C3F5" w14:textId="77777777" w:rsidR="00096978" w:rsidRPr="00302315" w:rsidRDefault="00096978" w:rsidP="007A44B1">
      <w:pPr>
        <w:tabs>
          <w:tab w:val="left" w:pos="709"/>
        </w:tabs>
        <w:spacing w:after="120" w:line="276" w:lineRule="auto"/>
        <w:jc w:val="both"/>
        <w:rPr>
          <w:rFonts w:ascii="Times New Roman" w:hAnsi="Times New Roman"/>
          <w:sz w:val="26"/>
          <w:szCs w:val="26"/>
          <w:lang w:val="nl-NL"/>
        </w:rPr>
      </w:pPr>
      <w:r>
        <w:rPr>
          <w:rFonts w:ascii="Times New Roman" w:hAnsi="Times New Roman"/>
          <w:b/>
          <w:bCs/>
          <w:sz w:val="26"/>
          <w:szCs w:val="26"/>
          <w:lang w:val="nl-NL"/>
        </w:rPr>
        <w:t xml:space="preserve">12.2.16 </w:t>
      </w:r>
      <w:r>
        <w:rPr>
          <w:rFonts w:ascii="Times New Roman" w:hAnsi="Times New Roman"/>
          <w:sz w:val="26"/>
          <w:szCs w:val="26"/>
          <w:lang w:val="nl-NL"/>
        </w:rPr>
        <w:t>Các nghĩa vụ khác theo quy định của pháp luật.</w:t>
      </w:r>
    </w:p>
    <w:p w14:paraId="558A8F08" w14:textId="77777777" w:rsidR="00096978" w:rsidRPr="00302315" w:rsidRDefault="00096978" w:rsidP="007A44B1">
      <w:pPr>
        <w:pStyle w:val="Heading2"/>
        <w:spacing w:after="120" w:line="276" w:lineRule="auto"/>
        <w:jc w:val="left"/>
        <w:rPr>
          <w:rFonts w:ascii="Times New Roman" w:hAnsi="Times New Roman"/>
          <w:sz w:val="26"/>
          <w:szCs w:val="26"/>
        </w:rPr>
      </w:pPr>
      <w:r>
        <w:rPr>
          <w:rFonts w:ascii="Times New Roman" w:hAnsi="Times New Roman"/>
          <w:sz w:val="26"/>
          <w:szCs w:val="26"/>
        </w:rPr>
        <w:t xml:space="preserve">Điều 13. PHÁT SINH, THAY ĐỔI </w:t>
      </w:r>
    </w:p>
    <w:p w14:paraId="3F9DF7A7" w14:textId="77777777" w:rsidR="00096978" w:rsidRPr="00302315" w:rsidRDefault="00096978" w:rsidP="007A44B1">
      <w:pPr>
        <w:widowControl w:val="0"/>
        <w:spacing w:after="120" w:line="276" w:lineRule="auto"/>
        <w:jc w:val="both"/>
        <w:rPr>
          <w:rFonts w:ascii="Times New Roman" w:hAnsi="Times New Roman"/>
          <w:b/>
          <w:bCs/>
          <w:sz w:val="26"/>
          <w:szCs w:val="26"/>
          <w:lang w:val="nl-NL"/>
        </w:rPr>
      </w:pPr>
      <w:r>
        <w:rPr>
          <w:rFonts w:ascii="Times New Roman" w:hAnsi="Times New Roman"/>
          <w:b/>
          <w:bCs/>
          <w:sz w:val="26"/>
          <w:szCs w:val="26"/>
          <w:lang w:val="nl-NL"/>
        </w:rPr>
        <w:t>13.1. Thực hiện công việc phát sinh, thay đổi</w:t>
      </w:r>
    </w:p>
    <w:p w14:paraId="2A32A207" w14:textId="77777777" w:rsidR="00E865B7" w:rsidRPr="00302315" w:rsidRDefault="00096978" w:rsidP="007A44B1">
      <w:pPr>
        <w:pStyle w:val="ListParagraph"/>
        <w:numPr>
          <w:ilvl w:val="0"/>
          <w:numId w:val="11"/>
        </w:numPr>
        <w:tabs>
          <w:tab w:val="left" w:pos="284"/>
        </w:tabs>
        <w:spacing w:after="120"/>
        <w:ind w:left="0" w:firstLine="0"/>
        <w:contextualSpacing w:val="0"/>
        <w:jc w:val="both"/>
        <w:rPr>
          <w:rFonts w:ascii="Times New Roman" w:hAnsi="Times New Roman"/>
          <w:sz w:val="26"/>
          <w:szCs w:val="26"/>
        </w:rPr>
      </w:pPr>
      <w:del w:id="6740" w:author="Claude" w:date="2026-10-12T09:00:00Z">
        <w:r>
          <w:rPr>
            <w:rFonts w:ascii="Times New Roman" w:hAnsi="Times New Roman"/>
            <w:sz w:val="26"/>
            <w:szCs w:val="26"/>
          </w:rPr>
          <w:delText xml:space="preserve">Các</w:delText>
        </w:r>
      </w:del>
      <w:ins w:id="6741" w:author="Claude" w:date="2026-10-12T09:00:00Z">
        <w:r>
          <w:rPr>
            <w:rFonts w:ascii="Times New Roman" w:hAnsi="Times New Roman"/>
            <w:sz w:val="26"/>
            <w:szCs w:val="26"/>
          </w:rPr>
          <w:t xml:space="preserve">Bên A có quyền yêu cầu Bên B thực hiện</w:t>
        </w:r>
      </w:ins>
      <w:r>
        <w:rPr>
          <w:rFonts w:ascii="Times New Roman" w:hAnsi="Times New Roman"/>
          <w:sz w:val="26"/>
          <w:szCs w:val="26"/>
        </w:rPr>
        <w:t xml:space="preserve"> công việc phát sinh, thay đổi </w:t>
      </w:r>
      <w:del w:id="6742" w:author="Claude" w:date="2026-10-12T09:00:00Z">
        <w:r>
          <w:rPr>
            <w:rFonts w:ascii="Times New Roman" w:hAnsi="Times New Roman"/>
            <w:sz w:val="26"/>
            <w:szCs w:val="26"/>
          </w:rPr>
          <w:delText xml:space="preserve">có thể được Bên A yêu cầu Bên B triển khai vào</w:delText>
        </w:r>
      </w:del>
      <w:ins w:id="6743" w:author="Claude" w:date="2026-10-12T09:00:00Z">
        <w:r>
          <w:rPr>
            <w:rFonts w:ascii="Times New Roman" w:hAnsi="Times New Roman"/>
            <w:sz w:val="26"/>
            <w:szCs w:val="26"/>
          </w:rPr>
          <w:t xml:space="preserve">tại</w:t>
        </w:r>
      </w:ins>
      <w:r>
        <w:rPr>
          <w:rFonts w:ascii="Times New Roman" w:hAnsi="Times New Roman"/>
          <w:sz w:val="26"/>
          <w:szCs w:val="26"/>
        </w:rPr>
        <w:t xml:space="preserve"> bất </w:t>
      </w:r>
      <w:del w:id="6744" w:author="Claude" w:date="2026-10-12T09:00:00Z">
        <w:r>
          <w:rPr>
            <w:rFonts w:ascii="Times New Roman" w:hAnsi="Times New Roman"/>
            <w:sz w:val="26"/>
            <w:szCs w:val="26"/>
          </w:rPr>
          <w:delText xml:space="preserve">cứ lúc</w:delText>
        </w:r>
      </w:del>
      <w:ins w:id="6745" w:author="Claude" w:date="2026-10-12T09:00:00Z">
        <w:r>
          <w:rPr>
            <w:rFonts w:ascii="Times New Roman" w:hAnsi="Times New Roman"/>
            <w:sz w:val="26"/>
            <w:szCs w:val="26"/>
          </w:rPr>
          <w:t xml:space="preserve">kỳ thời điểm</w:t>
        </w:r>
      </w:ins>
      <w:r>
        <w:rPr>
          <w:rFonts w:ascii="Times New Roman" w:hAnsi="Times New Roman"/>
          <w:sz w:val="26"/>
          <w:szCs w:val="26"/>
        </w:rPr>
        <w:t xml:space="preserve"> nào trước </w:t>
      </w:r>
      <w:del w:id="6746" w:author="Claude" w:date="2026-10-12T09:00:00Z">
        <w:r>
          <w:rPr>
            <w:rFonts w:ascii="Times New Roman" w:hAnsi="Times New Roman"/>
            <w:sz w:val="26"/>
            <w:szCs w:val="26"/>
          </w:rPr>
          <w:delText xml:space="preserve">thời điểm</w:delText>
        </w:r>
      </w:del>
      <w:ins w:id="6747" w:author="Claude" w:date="2026-10-12T09:00:00Z">
        <w:r>
          <w:rPr>
            <w:rFonts w:ascii="Times New Roman" w:hAnsi="Times New Roman"/>
            <w:sz w:val="26"/>
            <w:szCs w:val="26"/>
          </w:rPr>
          <w:t xml:space="preserve">khi</w:t>
        </w:r>
      </w:ins>
      <w:r>
        <w:rPr>
          <w:rFonts w:ascii="Times New Roman" w:hAnsi="Times New Roman"/>
          <w:sz w:val="26"/>
          <w:szCs w:val="26"/>
        </w:rPr>
        <w:t xml:space="preserve"> hoàn thành Hạng mục công trình. </w:t>
      </w:r>
      <w:del w:id="6748" w:author="Claude" w:date="2026-10-12T09:00:00Z">
        <w:r>
          <w:rPr>
            <w:rFonts w:ascii="Times New Roman" w:hAnsi="Times New Roman"/>
            <w:sz w:val="26"/>
            <w:szCs w:val="26"/>
          </w:rPr>
          <w:delText xml:space="preserve">Căn cứ vào</w:delText>
        </w:r>
      </w:del>
      <w:ins w:id="6749" w:author="Claude" w:date="2026-10-12T09:00:00Z">
        <w:r>
          <w:rPr>
            <w:rFonts w:ascii="Times New Roman" w:hAnsi="Times New Roman"/>
            <w:sz w:val="26"/>
            <w:szCs w:val="26"/>
          </w:rPr>
          <w:t xml:space="preserve">Bên B thực hiện theo</w:t>
        </w:r>
      </w:ins>
      <w:r>
        <w:rPr>
          <w:rFonts w:ascii="Times New Roman" w:hAnsi="Times New Roman"/>
          <w:sz w:val="26"/>
          <w:szCs w:val="26"/>
        </w:rPr>
        <w:t xml:space="preserve"> yêu cầu bằng văn bản của người đại diện có thẩm quyền của Bên A</w:t>
      </w:r>
      <w:del w:id="6750" w:author="Claude" w:date="2026-10-12T09:00:00Z">
        <w:r>
          <w:rPr>
            <w:rFonts w:ascii="Times New Roman" w:hAnsi="Times New Roman"/>
            <w:sz w:val="26"/>
            <w:szCs w:val="26"/>
          </w:rPr>
          <w:delText xml:space="preserve">, Bên B tiến hành thực hiện các công việc phát sinh, thay đổi</w:delText>
        </w:r>
      </w:del>
      <w:r>
        <w:rPr>
          <w:rFonts w:ascii="Times New Roman" w:hAnsi="Times New Roman"/>
          <w:sz w:val="26"/>
          <w:szCs w:val="26"/>
        </w:rPr>
        <w:t xml:space="preserve">. Trường hợp</w:t>
      </w:r>
      <w:del w:id="6751" w:author="Claude" w:date="2026-10-12T09:00:00Z">
        <w:r>
          <w:rPr>
            <w:rFonts w:ascii="Times New Roman" w:hAnsi="Times New Roman"/>
            <w:sz w:val="26"/>
            <w:szCs w:val="26"/>
          </w:rPr>
          <w:delText xml:space="preserve"> Bên B</w:delText>
        </w:r>
      </w:del>
      <w:r>
        <w:rPr>
          <w:rFonts w:ascii="Times New Roman" w:hAnsi="Times New Roman"/>
          <w:sz w:val="26"/>
          <w:szCs w:val="26"/>
        </w:rPr>
        <w:t xml:space="preserve"> không thể thực hiện</w:t>
      </w:r>
      <w:del w:id="6752" w:author="Claude" w:date="2026-10-12T09:00:00Z">
        <w:r>
          <w:rPr>
            <w:rFonts w:ascii="Times New Roman" w:hAnsi="Times New Roman"/>
            <w:sz w:val="26"/>
            <w:szCs w:val="26"/>
          </w:rPr>
          <w:delText xml:space="preserve"> công việc phát sinh, thay đổi theo yêu cầu của</w:delText>
        </w:r>
      </w:del>
      <w:ins w:id="6753" w:author="Claude" w:date="2026-10-12T09:00:00Z">
        <w:r>
          <w:rPr>
            <w:rFonts w:ascii="Times New Roman" w:hAnsi="Times New Roman"/>
            <w:sz w:val="26"/>
            <w:szCs w:val="26"/>
          </w:rPr>
          <w:t xml:space="preserve">,</w:t>
        </w:r>
      </w:ins>
      <w:r>
        <w:rPr>
          <w:rFonts w:ascii="Times New Roman" w:hAnsi="Times New Roman"/>
          <w:sz w:val="26"/>
          <w:szCs w:val="26"/>
        </w:rPr>
        <w:t xml:space="preserve"> Bên </w:t>
      </w:r>
      <w:del w:id="6754" w:author="Claude" w:date="2026-10-12T09:00:00Z">
        <w:r>
          <w:rPr>
            <w:rFonts w:ascii="Times New Roman" w:hAnsi="Times New Roman"/>
            <w:sz w:val="26"/>
            <w:szCs w:val="26"/>
          </w:rPr>
          <w:delText xml:space="preserve">A thì</w:delText>
        </w:r>
      </w:del>
      <w:ins w:id="6755" w:author="Claude" w:date="2026-10-12T09:00:00Z">
        <w:r>
          <w:rPr>
            <w:rFonts w:ascii="Times New Roman" w:hAnsi="Times New Roman"/>
            <w:sz w:val="26"/>
            <w:szCs w:val="26"/>
          </w:rPr>
          <w:t xml:space="preserve">B</w:t>
        </w:r>
      </w:ins>
      <w:r>
        <w:rPr>
          <w:rFonts w:ascii="Times New Roman" w:hAnsi="Times New Roman"/>
          <w:sz w:val="26"/>
          <w:szCs w:val="26"/>
        </w:rPr>
        <w:t xml:space="preserve"> phải thông báo ngay </w:t>
      </w:r>
      <w:ins w:id="6756" w:author="Claude" w:date="2026-10-12T09:00:00Z">
        <w:r>
          <w:rPr>
            <w:rFonts w:ascii="Times New Roman" w:hAnsi="Times New Roman"/>
            <w:sz w:val="26"/>
            <w:szCs w:val="26"/>
          </w:rPr>
          <w:t xml:space="preserve">bằng văn bản </w:t>
        </w:r>
      </w:ins>
      <w:r>
        <w:rPr>
          <w:rFonts w:ascii="Times New Roman" w:hAnsi="Times New Roman"/>
          <w:sz w:val="26"/>
          <w:szCs w:val="26"/>
        </w:rPr>
        <w:t xml:space="preserve">cho Bên A, </w:t>
      </w:r>
      <w:del w:id="6757" w:author="Claude" w:date="2026-10-12T09:00:00Z">
        <w:r>
          <w:rPr>
            <w:rFonts w:ascii="Times New Roman" w:hAnsi="Times New Roman"/>
            <w:sz w:val="26"/>
            <w:szCs w:val="26"/>
          </w:rPr>
          <w:delText xml:space="preserve">trong đó </w:delText>
        </w:r>
      </w:del>
      <w:r>
        <w:rPr>
          <w:rFonts w:ascii="Times New Roman" w:hAnsi="Times New Roman"/>
          <w:sz w:val="26"/>
          <w:szCs w:val="26"/>
        </w:rPr>
        <w:t xml:space="preserve">nêu rõ</w:t>
      </w:r>
      <w:del w:id="6758" w:author="Claude" w:date="2026-10-12T09:00:00Z">
        <w:r>
          <w:rPr>
            <w:rFonts w:ascii="Times New Roman" w:hAnsi="Times New Roman"/>
            <w:sz w:val="26"/>
            <w:szCs w:val="26"/>
          </w:rPr>
          <w:delText xml:space="preserve"> các bằng chứng,</w:delText>
        </w:r>
      </w:del>
      <w:r>
        <w:rPr>
          <w:rFonts w:ascii="Times New Roman" w:hAnsi="Times New Roman"/>
          <w:sz w:val="26"/>
          <w:szCs w:val="26"/>
        </w:rPr>
        <w:t xml:space="preserve"> lý do </w:t>
      </w:r>
      <w:del w:id="6759" w:author="Claude" w:date="2026-10-12T09:00:00Z">
        <w:r>
          <w:rPr>
            <w:rFonts w:ascii="Times New Roman" w:hAnsi="Times New Roman"/>
            <w:sz w:val="26"/>
            <w:szCs w:val="26"/>
          </w:rPr>
          <w:delText xml:space="preserve">chi tiết, hợp lý và thuyết phục để hai</w:delText>
        </w:r>
      </w:del>
      <w:ins w:id="6760" w:author="Claude" w:date="2026-10-12T09:00:00Z">
        <w:r>
          <w:rPr>
            <w:rFonts w:ascii="Times New Roman" w:hAnsi="Times New Roman"/>
            <w:sz w:val="26"/>
            <w:szCs w:val="26"/>
          </w:rPr>
          <w:t xml:space="preserve">và bằng chứng;</w:t>
        </w:r>
      </w:ins>
      <w:r>
        <w:rPr>
          <w:rFonts w:ascii="Times New Roman" w:hAnsi="Times New Roman"/>
          <w:sz w:val="26"/>
          <w:szCs w:val="26"/>
        </w:rPr>
        <w:t xml:space="preserve"> Bên </w:t>
      </w:r>
      <w:del w:id="6761" w:author="Claude" w:date="2026-10-12T09:00:00Z">
        <w:r>
          <w:rPr>
            <w:rFonts w:ascii="Times New Roman" w:hAnsi="Times New Roman"/>
            <w:sz w:val="26"/>
            <w:szCs w:val="26"/>
          </w:rPr>
          <w:delText xml:space="preserve">xem xét, thống nhất</w:delText>
        </w:r>
      </w:del>
      <w:ins w:id="6762" w:author="Claude" w:date="2026-10-12T09:00:00Z">
        <w:r>
          <w:rPr>
            <w:rFonts w:ascii="Times New Roman" w:hAnsi="Times New Roman"/>
            <w:sz w:val="26"/>
            <w:szCs w:val="26"/>
          </w:rPr>
          <w:t xml:space="preserve">A quyết định</w:t>
        </w:r>
      </w:ins>
      <w:r>
        <w:rPr>
          <w:rFonts w:ascii="Times New Roman" w:hAnsi="Times New Roman"/>
          <w:sz w:val="26"/>
          <w:szCs w:val="26"/>
        </w:rPr>
        <w:t xml:space="preserve"> hướng xử lý.</w:t>
      </w:r>
    </w:p>
    <w:p w14:paraId="737EB0A5" w14:textId="77777777" w:rsidR="00096978" w:rsidRPr="00302315" w:rsidRDefault="00096978" w:rsidP="007A44B1">
      <w:pPr>
        <w:pStyle w:val="ListParagraph"/>
        <w:numPr>
          <w:ilvl w:val="0"/>
          <w:numId w:val="11"/>
        </w:numPr>
        <w:tabs>
          <w:tab w:val="left" w:pos="284"/>
        </w:tabs>
        <w:spacing w:after="120"/>
        <w:ind w:left="0" w:firstLine="0"/>
        <w:contextualSpacing w:val="0"/>
        <w:jc w:val="both"/>
        <w:rPr>
          <w:rFonts w:ascii="Times New Roman" w:hAnsi="Times New Roman"/>
          <w:sz w:val="26"/>
          <w:szCs w:val="26"/>
        </w:rPr>
      </w:pPr>
      <w:r>
        <w:rPr>
          <w:rFonts w:ascii="Times New Roman" w:hAnsi="Times New Roman"/>
          <w:sz w:val="26"/>
          <w:szCs w:val="26"/>
        </w:rPr>
        <w:t xml:space="preserve">Đối với</w:t>
      </w:r>
      <w:del w:id="6763" w:author="Claude" w:date="2026-10-12T09:00:00Z">
        <w:r>
          <w:rPr>
            <w:rFonts w:ascii="Times New Roman" w:hAnsi="Times New Roman"/>
            <w:sz w:val="26"/>
            <w:szCs w:val="26"/>
          </w:rPr>
          <w:delText xml:space="preserve"> các</w:delText>
        </w:r>
      </w:del>
      <w:r>
        <w:rPr>
          <w:rFonts w:ascii="Times New Roman" w:hAnsi="Times New Roman"/>
          <w:sz w:val="26"/>
          <w:szCs w:val="26"/>
        </w:rPr>
        <w:t xml:space="preserve"> công việc phát sinh, thay đổi khẩn cấp </w:t>
      </w:r>
      <w:del w:id="6764" w:author="Claude" w:date="2026-10-12T09:00:00Z">
        <w:r>
          <w:rPr>
            <w:rFonts w:ascii="Times New Roman" w:hAnsi="Times New Roman"/>
            <w:sz w:val="26"/>
            <w:szCs w:val="26"/>
          </w:rPr>
          <w:delText xml:space="preserve">theo yêu cầu của Công trường </w:delText>
        </w:r>
      </w:del>
      <w:r>
        <w:rPr>
          <w:rFonts w:ascii="Times New Roman" w:hAnsi="Times New Roman"/>
          <w:sz w:val="26"/>
          <w:szCs w:val="26"/>
        </w:rPr>
        <w:t xml:space="preserve">liên quan đến công việc của Bên B, </w:t>
      </w:r>
      <w:del w:id="6765" w:author="Claude" w:date="2026-10-12T09:00:00Z">
        <w:r>
          <w:rPr>
            <w:rFonts w:ascii="Times New Roman" w:hAnsi="Times New Roman"/>
            <w:sz w:val="26"/>
            <w:szCs w:val="26"/>
          </w:rPr>
          <w:delText xml:space="preserve">thì </w:delText>
        </w:r>
      </w:del>
      <w:r>
        <w:rPr>
          <w:rFonts w:ascii="Times New Roman" w:hAnsi="Times New Roman"/>
          <w:sz w:val="26"/>
          <w:szCs w:val="26"/>
        </w:rPr>
        <w:t xml:space="preserve">Bên B </w:t>
      </w:r>
      <w:del w:id="6766" w:author="Claude" w:date="2026-10-12T09:00:00Z">
        <w:r>
          <w:rPr>
            <w:rFonts w:ascii="Times New Roman" w:hAnsi="Times New Roman"/>
            <w:sz w:val="26"/>
            <w:szCs w:val="26"/>
          </w:rPr>
          <w:delText xml:space="preserve">có trách nhiệm tuân thủ và</w:delText>
        </w:r>
      </w:del>
      <w:ins w:id="6767" w:author="Claude" w:date="2026-10-12T09:00:00Z">
        <w:r>
          <w:rPr>
            <w:rFonts w:ascii="Times New Roman" w:hAnsi="Times New Roman"/>
            <w:sz w:val="26"/>
            <w:szCs w:val="26"/>
          </w:rPr>
          <w:t xml:space="preserve">phải</w:t>
        </w:r>
      </w:ins>
      <w:r>
        <w:rPr>
          <w:rFonts w:ascii="Times New Roman" w:hAnsi="Times New Roman"/>
          <w:sz w:val="26"/>
          <w:szCs w:val="26"/>
        </w:rPr>
        <w:t xml:space="preserve"> thực hiện ngay </w:t>
      </w:r>
      <w:del w:id="6768" w:author="Claude" w:date="2026-10-12T09:00:00Z">
        <w:r>
          <w:rPr>
            <w:rFonts w:ascii="Times New Roman" w:hAnsi="Times New Roman"/>
            <w:sz w:val="26"/>
            <w:szCs w:val="26"/>
          </w:rPr>
          <w:delText xml:space="preserve">lập tức những công việc đó </w:delText>
        </w:r>
      </w:del>
      <w:r>
        <w:rPr>
          <w:rFonts w:ascii="Times New Roman" w:hAnsi="Times New Roman"/>
          <w:sz w:val="26"/>
          <w:szCs w:val="26"/>
        </w:rPr>
        <w:t xml:space="preserve">bằng</w:t>
      </w:r>
      <w:del w:id="6769" w:author="Claude" w:date="2026-10-12T09:00:00Z">
        <w:r>
          <w:rPr>
            <w:rFonts w:ascii="Times New Roman" w:hAnsi="Times New Roman"/>
            <w:sz w:val="26"/>
            <w:szCs w:val="26"/>
          </w:rPr>
          <w:delText xml:space="preserve"> các</w:delText>
        </w:r>
      </w:del>
      <w:r>
        <w:rPr>
          <w:rFonts w:ascii="Times New Roman" w:hAnsi="Times New Roman"/>
          <w:sz w:val="26"/>
          <w:szCs w:val="26"/>
        </w:rPr>
        <w:t xml:space="preserve"> nguồn lực </w:t>
      </w:r>
      <w:del w:id="6770" w:author="Claude" w:date="2026-10-12T09:00:00Z">
        <w:r>
          <w:rPr>
            <w:rFonts w:ascii="Times New Roman" w:hAnsi="Times New Roman"/>
            <w:sz w:val="26"/>
            <w:szCs w:val="26"/>
          </w:rPr>
          <w:delText xml:space="preserve">sẵn có hoặc có thể có của Bên B</w:delText>
        </w:r>
      </w:del>
      <w:ins w:id="6771" w:author="Claude" w:date="2026-10-12T09:00:00Z">
        <w:r>
          <w:rPr>
            <w:rFonts w:ascii="Times New Roman" w:hAnsi="Times New Roman"/>
            <w:sz w:val="26"/>
            <w:szCs w:val="26"/>
          </w:rPr>
          <w:t xml:space="preserve">hiện có</w:t>
        </w:r>
      </w:ins>
      <w:r>
        <w:rPr>
          <w:rFonts w:ascii="Times New Roman" w:hAnsi="Times New Roman"/>
          <w:sz w:val="26"/>
          <w:szCs w:val="26"/>
        </w:rPr>
        <w:t xml:space="preserve">.</w:t>
      </w:r>
    </w:p>
    <w:p w14:paraId="5E4B9C6E" w14:textId="77777777" w:rsidR="00096978" w:rsidRPr="00302315" w:rsidRDefault="00096978" w:rsidP="007A44B1">
      <w:pPr>
        <w:pStyle w:val="ListParagraph"/>
        <w:numPr>
          <w:ilvl w:val="0"/>
          <w:numId w:val="11"/>
        </w:numPr>
        <w:tabs>
          <w:tab w:val="left" w:pos="284"/>
        </w:tabs>
        <w:spacing w:after="120"/>
        <w:ind w:left="0" w:firstLine="0"/>
        <w:contextualSpacing w:val="0"/>
        <w:jc w:val="both"/>
        <w:rPr>
          <w:rFonts w:ascii="Times New Roman" w:hAnsi="Times New Roman"/>
          <w:sz w:val="26"/>
          <w:szCs w:val="26"/>
        </w:rPr>
      </w:pPr>
      <w:r>
        <w:rPr>
          <w:rFonts w:ascii="Times New Roman" w:hAnsi="Times New Roman"/>
          <w:sz w:val="26"/>
          <w:szCs w:val="26"/>
        </w:rPr>
        <w:t xml:space="preserve">Bên B có trách nhiệm lập </w:t>
      </w:r>
      <w:del w:id="6772" w:author="Claude" w:date="2026-10-12T09:00:00Z">
        <w:r>
          <w:rPr>
            <w:rFonts w:ascii="Times New Roman" w:hAnsi="Times New Roman"/>
            <w:sz w:val="26"/>
            <w:szCs w:val="26"/>
          </w:rPr>
          <w:delText xml:space="preserve">hồ sơ cho khối lượng công việc phát sinh </w:delText>
        </w:r>
      </w:del>
      <w:r>
        <w:rPr>
          <w:rFonts w:ascii="Times New Roman" w:hAnsi="Times New Roman"/>
          <w:sz w:val="26"/>
          <w:szCs w:val="26"/>
        </w:rPr>
        <w:t xml:space="preserve">và nộp</w:t>
      </w:r>
      <w:del w:id="6773" w:author="Claude" w:date="2026-10-12T09:00:00Z">
        <w:r>
          <w:rPr>
            <w:rFonts w:ascii="Times New Roman" w:hAnsi="Times New Roman"/>
            <w:sz w:val="26"/>
            <w:szCs w:val="26"/>
          </w:rPr>
          <w:delText xml:space="preserve"> cho</w:delText>
        </w:r>
      </w:del>
      <w:r>
        <w:rPr>
          <w:rFonts w:ascii="Times New Roman" w:hAnsi="Times New Roman"/>
          <w:sz w:val="26"/>
          <w:szCs w:val="26"/>
        </w:rPr>
        <w:t xml:space="preserve"> Bên A hồ sơ </w:t>
      </w:r>
      <w:del w:id="6774" w:author="Claude" w:date="2026-10-12T09:00:00Z">
        <w:r>
          <w:rPr>
            <w:rFonts w:ascii="Times New Roman" w:hAnsi="Times New Roman"/>
            <w:sz w:val="26"/>
            <w:szCs w:val="26"/>
          </w:rPr>
          <w:delText xml:space="preserve">bao</w:delText>
        </w:r>
      </w:del>
      <w:ins w:id="6775" w:author="Claude" w:date="2026-10-12T09:00:00Z">
        <w:r>
          <w:rPr>
            <w:rFonts w:ascii="Times New Roman" w:hAnsi="Times New Roman"/>
            <w:sz w:val="26"/>
            <w:szCs w:val="26"/>
          </w:rPr>
          <w:t xml:space="preserve">khối lượng phát sinh,</w:t>
        </w:r>
      </w:ins>
      <w:r>
        <w:rPr>
          <w:rFonts w:ascii="Times New Roman" w:hAnsi="Times New Roman"/>
          <w:sz w:val="26"/>
          <w:szCs w:val="26"/>
        </w:rPr>
        <w:t xml:space="preserve"> gồm</w:t>
      </w:r>
      <w:del w:id="6776" w:author="Claude" w:date="2026-10-12T09:00:00Z">
        <w:r>
          <w:rPr>
            <w:rFonts w:ascii="Times New Roman" w:hAnsi="Times New Roman"/>
            <w:sz w:val="26"/>
            <w:szCs w:val="26"/>
          </w:rPr>
          <w:delText xml:space="preserve">:</w:delText>
        </w:r>
      </w:del>
      <w:r>
        <w:rPr>
          <w:rFonts w:ascii="Times New Roman" w:hAnsi="Times New Roman"/>
          <w:sz w:val="26"/>
          <w:szCs w:val="26"/>
        </w:rPr>
        <w:t xml:space="preserve"> biện pháp thi công</w:t>
      </w:r>
      <w:del w:id="6777" w:author="Claude" w:date="2026-10-12T09:00:00Z">
        <w:r>
          <w:rPr>
            <w:rFonts w:ascii="Times New Roman" w:hAnsi="Times New Roman"/>
            <w:sz w:val="26"/>
            <w:szCs w:val="26"/>
          </w:rPr>
          <w:delText xml:space="preserve">,</w:delText>
        </w:r>
      </w:del>
      <w:ins w:id="6778" w:author="Claude" w:date="2026-10-12T09:00:00Z">
        <w:r>
          <w:rPr>
            <w:rFonts w:ascii="Times New Roman" w:hAnsi="Times New Roman"/>
            <w:sz w:val="26"/>
            <w:szCs w:val="26"/>
          </w:rPr>
          <w:t xml:space="preserve"> và</w:t>
        </w:r>
      </w:ins>
      <w:r>
        <w:rPr>
          <w:rFonts w:ascii="Times New Roman" w:hAnsi="Times New Roman"/>
          <w:sz w:val="26"/>
          <w:szCs w:val="26"/>
        </w:rPr>
        <w:t xml:space="preserve"> đơn giá</w:t>
      </w:r>
      <w:del w:id="6779" w:author="Claude" w:date="2026-10-12T09:00:00Z">
        <w:r>
          <w:rPr>
            <w:rFonts w:ascii="Times New Roman" w:hAnsi="Times New Roman"/>
            <w:sz w:val="26"/>
            <w:szCs w:val="26"/>
          </w:rPr>
          <w:delText xml:space="preserve"> thi công</w:delText>
        </w:r>
      </w:del>
      <w:ins w:id="6780" w:author="Claude" w:date="2026-10-12T09:00:00Z">
        <w:r>
          <w:rPr>
            <w:rFonts w:ascii="Times New Roman" w:hAnsi="Times New Roman"/>
            <w:sz w:val="26"/>
            <w:szCs w:val="26"/>
          </w:rPr>
          <w:t xml:space="preserve">,</w:t>
        </w:r>
      </w:ins>
      <w:r>
        <w:rPr>
          <w:rFonts w:ascii="Times New Roman" w:hAnsi="Times New Roman"/>
          <w:sz w:val="26"/>
          <w:szCs w:val="26"/>
        </w:rPr>
        <w:t xml:space="preserve"> theo nguyên tắc:</w:t>
      </w:r>
    </w:p>
    <w:p w14:paraId="15BD16C8" w14:textId="77777777" w:rsidR="00096978" w:rsidRPr="00302315" w:rsidRDefault="00096978" w:rsidP="007A44B1">
      <w:pPr>
        <w:pStyle w:val="ListParagraph"/>
        <w:tabs>
          <w:tab w:val="left" w:pos="284"/>
        </w:tabs>
        <w:spacing w:after="120"/>
        <w:ind w:left="0"/>
        <w:contextualSpacing w:val="0"/>
        <w:jc w:val="both"/>
        <w:rPr>
          <w:rFonts w:ascii="Times New Roman" w:hAnsi="Times New Roman"/>
          <w:sz w:val="26"/>
          <w:szCs w:val="26"/>
        </w:rPr>
      </w:pPr>
      <w:r>
        <w:rPr>
          <w:rFonts w:ascii="Times New Roman" w:hAnsi="Times New Roman"/>
          <w:sz w:val="26"/>
          <w:szCs w:val="26"/>
        </w:rPr>
        <w:t>(i) Trường hợp khối lượng công việc phát sinh, thay đổi đã có đơn giá trong Hợp đồng thì sử dụng đơn giá trong Hợp đồng để thanh toán.</w:t>
      </w:r>
    </w:p>
    <w:p w14:paraId="121FC2F0" w14:textId="77777777" w:rsidR="00096978" w:rsidRPr="00302315" w:rsidRDefault="00096978" w:rsidP="007A44B1">
      <w:pPr>
        <w:pStyle w:val="ListParagraph"/>
        <w:tabs>
          <w:tab w:val="left" w:pos="284"/>
        </w:tabs>
        <w:spacing w:after="120"/>
        <w:ind w:left="0"/>
        <w:contextualSpacing w:val="0"/>
        <w:jc w:val="both"/>
        <w:rPr>
          <w:rFonts w:ascii="Times New Roman" w:hAnsi="Times New Roman"/>
          <w:strike/>
          <w:sz w:val="26"/>
          <w:szCs w:val="26"/>
          <w:lang w:val="en-US"/>
        </w:rPr>
      </w:pPr>
      <w:r>
        <w:rPr>
          <w:rFonts w:ascii="Times New Roman" w:hAnsi="Times New Roman"/>
          <w:sz w:val="26"/>
          <w:szCs w:val="26"/>
        </w:rPr>
        <w:t xml:space="preserve">(ii) Trường hợp khối lượng công việc phát sinh, thay đổi chưa có đơn giá trong Hợp đồng hoặc đã có đơn giá </w:t>
      </w:r>
      <w:del w:id="6781" w:author="Claude" w:date="2026-10-12T09:00:00Z">
        <w:r>
          <w:rPr>
            <w:rFonts w:ascii="Times New Roman" w:hAnsi="Times New Roman"/>
            <w:sz w:val="26"/>
            <w:szCs w:val="26"/>
          </w:rPr>
          <w:delText xml:space="preserve">trong Hợp đồng </w:delText>
        </w:r>
      </w:del>
      <w:r>
        <w:rPr>
          <w:rFonts w:ascii="Times New Roman" w:hAnsi="Times New Roman"/>
          <w:sz w:val="26"/>
          <w:szCs w:val="26"/>
        </w:rPr>
        <w:t xml:space="preserve">nhưng phải điều chỉnh theo quy định của Hợp đồng, </w:t>
      </w:r>
      <w:del w:id="6782" w:author="Claude" w:date="2026-10-12T09:00:00Z">
        <w:r>
          <w:rPr>
            <w:rFonts w:ascii="Times New Roman" w:hAnsi="Times New Roman"/>
            <w:sz w:val="26"/>
            <w:szCs w:val="26"/>
          </w:rPr>
          <w:delText xml:space="preserve">thì </w:delText>
        </w:r>
      </w:del>
      <w:r>
        <w:rPr>
          <w:rFonts w:ascii="Times New Roman" w:hAnsi="Times New Roman"/>
          <w:sz w:val="26"/>
          <w:szCs w:val="26"/>
        </w:rPr>
        <w:t xml:space="preserve">đơn giá do hai </w:t>
      </w:r>
      <w:del w:id="6783" w:author="Claude" w:date="2026-10-12T09:00:00Z">
        <w:r>
          <w:rPr>
            <w:rFonts w:ascii="Times New Roman" w:hAnsi="Times New Roman"/>
            <w:sz w:val="26"/>
            <w:szCs w:val="26"/>
          </w:rPr>
          <w:delText xml:space="preserve">Bên</w:delText>
        </w:r>
      </w:del>
      <w:ins w:id="6784" w:author="Claude" w:date="2026-10-12T09:00:00Z">
        <w:r>
          <w:rPr>
            <w:rFonts w:ascii="Times New Roman" w:hAnsi="Times New Roman"/>
            <w:sz w:val="26"/>
            <w:szCs w:val="26"/>
          </w:rPr>
          <w:t xml:space="preserve">bên</w:t>
        </w:r>
      </w:ins>
      <w:r>
        <w:rPr>
          <w:rFonts w:ascii="Times New Roman" w:hAnsi="Times New Roman"/>
          <w:sz w:val="26"/>
          <w:szCs w:val="26"/>
        </w:rPr>
        <w:t xml:space="preserve"> thỏa thuận trước khi thực hiện, </w:t>
      </w:r>
      <w:del w:id="6785" w:author="Claude" w:date="2026-10-12T09:00:00Z">
        <w:r>
          <w:rPr>
            <w:rFonts w:ascii="Times New Roman" w:hAnsi="Times New Roman"/>
            <w:sz w:val="26"/>
            <w:szCs w:val="26"/>
          </w:rPr>
          <w:delText xml:space="preserve">trên nguyên tắc </w:delText>
        </w:r>
      </w:del>
      <w:r>
        <w:rPr>
          <w:rFonts w:ascii="Times New Roman" w:hAnsi="Times New Roman"/>
          <w:sz w:val="26"/>
          <w:szCs w:val="26"/>
        </w:rPr>
        <w:t xml:space="preserve">không vượt quá đơn giá</w:t>
      </w:r>
      <w:del w:id="6786" w:author="Claude" w:date="2026-10-12T09:00:00Z">
        <w:r>
          <w:rPr>
            <w:rFonts w:ascii="Times New Roman" w:hAnsi="Times New Roman"/>
            <w:sz w:val="26"/>
            <w:szCs w:val="26"/>
          </w:rPr>
          <w:delText xml:space="preserve"> được</w:delText>
        </w:r>
      </w:del>
      <w:r>
        <w:rPr>
          <w:rFonts w:ascii="Times New Roman" w:hAnsi="Times New Roman"/>
          <w:sz w:val="26"/>
          <w:szCs w:val="26"/>
        </w:rPr>
        <w:t xml:space="preserve"> Chủ đầu tư phê duyệt cho Bên A đối với công việc tương ứng</w:t>
      </w:r>
      <w:ins w:id="6787" w:author="Claude" w:date="2026-10-12T09:00:00Z">
        <w:r>
          <w:rPr>
            <w:rFonts w:ascii="Times New Roman" w:hAnsi="Times New Roman"/>
            <w:sz w:val="26"/>
            <w:szCs w:val="26"/>
          </w:rPr>
          <w:t xml:space="preserve"> sau khi trừ </w:t>
        </w:r>
        <w:r>
          <w:rPr>
            <w:rFonts w:ascii="Times New Roman" w:hAnsi="Times New Roman"/>
            <w:sz w:val="26"/>
            <w:szCs w:val="26"/>
            <w:highlight w:val="yellow"/>
          </w:rPr>
          <w:t xml:space="preserve">……</w:t>
        </w:r>
        <w:r>
          <w:rPr>
            <w:rFonts w:ascii="Times New Roman" w:hAnsi="Times New Roman"/>
            <w:sz w:val="26"/>
            <w:szCs w:val="26"/>
          </w:rPr>
          <w:t xml:space="preserve">% chi phí quản lý của Bên A</w:t>
        </w:r>
      </w:ins>
      <w:r>
        <w:rPr>
          <w:rFonts w:ascii="Times New Roman" w:hAnsi="Times New Roman"/>
          <w:sz w:val="26"/>
          <w:szCs w:val="26"/>
        </w:rPr>
        <w:t xml:space="preserve">.</w:t>
      </w:r>
    </w:p>
    <w:p w14:paraId="67862137" w14:textId="77777777" w:rsidR="00096978" w:rsidRPr="00302315" w:rsidRDefault="00F949E3" w:rsidP="007A44B1">
      <w:pPr>
        <w:spacing w:after="120" w:line="276" w:lineRule="auto"/>
        <w:jc w:val="both"/>
        <w:rPr>
          <w:rFonts w:ascii="Times New Roman" w:hAnsi="Times New Roman"/>
          <w:sz w:val="26"/>
          <w:szCs w:val="26"/>
        </w:rPr>
      </w:pPr>
      <w:r>
        <w:rPr>
          <w:rFonts w:ascii="Times New Roman" w:hAnsi="Times New Roman"/>
          <w:sz w:val="26"/>
          <w:szCs w:val="26"/>
        </w:rPr>
        <w:t xml:space="preserve">(iii) Bên B</w:t>
      </w:r>
      <w:del w:id="6788" w:author="Claude" w:date="2026-10-12T09:00:00Z">
        <w:r>
          <w:rPr>
            <w:rFonts w:ascii="Times New Roman" w:hAnsi="Times New Roman"/>
            <w:sz w:val="26"/>
            <w:szCs w:val="26"/>
          </w:rPr>
          <w:delText xml:space="preserve"> s</w:delText>
        </w:r>
        <w:r>
          <w:rPr>
            <w:rFonts w:ascii="Times New Roman" w:hAnsi="Times New Roman" w:cs="Calibri"/>
            <w:sz w:val="26"/>
            <w:szCs w:val="26"/>
          </w:rPr>
          <w:delText xml:space="preserve">ẽ</w:delText>
        </w:r>
      </w:del>
      <w:r>
        <w:rPr>
          <w:rFonts w:ascii="Times New Roman" w:hAnsi="Times New Roman"/>
          <w:sz w:val="26"/>
          <w:szCs w:val="26"/>
        </w:rPr>
        <w:t xml:space="preserve"> kh</w:t>
      </w:r>
      <w:r>
        <w:rPr>
          <w:rFonts w:ascii="Times New Roman" w:hAnsi="Times New Roman" w:cs=".VnTime"/>
          <w:sz w:val="26"/>
          <w:szCs w:val="26"/>
        </w:rPr>
        <w:t xml:space="preserve">ô</w:t>
      </w:r>
      <w:r>
        <w:rPr>
          <w:rFonts w:ascii="Times New Roman" w:hAnsi="Times New Roman"/>
          <w:sz w:val="26"/>
          <w:szCs w:val="26"/>
        </w:rPr>
        <w:t xml:space="preserve">ng </w:t>
      </w:r>
      <w:r>
        <w:rPr>
          <w:rFonts w:ascii="Times New Roman" w:hAnsi="Times New Roman" w:cs="Calibri"/>
          <w:sz w:val="26"/>
          <w:szCs w:val="26"/>
        </w:rPr>
        <w:t xml:space="preserve">đượ</w:t>
      </w:r>
      <w:r>
        <w:rPr>
          <w:rFonts w:ascii="Times New Roman" w:hAnsi="Times New Roman"/>
          <w:sz w:val="26"/>
          <w:szCs w:val="26"/>
        </w:rPr>
        <w:t xml:space="preserve">c trì hoãn </w:t>
      </w:r>
      <w:del w:id="6789" w:author="Claude" w:date="2026-10-12T09:00:00Z">
        <w:r>
          <w:rPr>
            <w:rFonts w:ascii="Times New Roman" w:hAnsi="Times New Roman"/>
            <w:sz w:val="26"/>
            <w:szCs w:val="26"/>
          </w:rPr>
          <w:delText xml:space="preserve">bất kỳ </w:delText>
        </w:r>
      </w:del>
      <w:r>
        <w:rPr>
          <w:rFonts w:ascii="Times New Roman" w:hAnsi="Times New Roman"/>
          <w:sz w:val="26"/>
          <w:szCs w:val="26"/>
        </w:rPr>
        <w:t xml:space="preserve">công việc </w:t>
      </w:r>
      <w:del w:id="6790" w:author="Claude" w:date="2026-10-12T09:00:00Z">
        <w:r>
          <w:rPr>
            <w:rFonts w:ascii="Times New Roman" w:hAnsi="Times New Roman"/>
            <w:sz w:val="26"/>
            <w:szCs w:val="26"/>
          </w:rPr>
          <w:delText xml:space="preserve">nào (bao gồm</w:delText>
        </w:r>
      </w:del>
      <w:ins w:id="6791" w:author="Claude" w:date="2026-10-12T09:00:00Z">
        <w:r>
          <w:rPr>
            <w:rFonts w:ascii="Times New Roman" w:hAnsi="Times New Roman"/>
            <w:sz w:val="26"/>
            <w:szCs w:val="26"/>
          </w:rPr>
          <w:t xml:space="preserve">(kể</w:t>
        </w:r>
      </w:ins>
      <w:r>
        <w:rPr>
          <w:rFonts w:ascii="Times New Roman" w:hAnsi="Times New Roman"/>
          <w:sz w:val="26"/>
          <w:szCs w:val="26"/>
        </w:rPr>
        <w:t xml:space="preserve"> cả công việc phát sinh, thay đổi)</w:t>
      </w:r>
      <w:del w:id="6792" w:author="Claude" w:date="2026-10-12T09:00:00Z">
        <w:r>
          <w:rPr>
            <w:rFonts w:ascii="Times New Roman" w:hAnsi="Times New Roman"/>
            <w:sz w:val="26"/>
            <w:szCs w:val="26"/>
          </w:rPr>
          <w:delText xml:space="preserve"> trong khi đợi phản hồi của Chủ đầu tư và/hoặc Bên A, với điều kiện công việc đó</w:delText>
        </w:r>
      </w:del>
      <w:r>
        <w:rPr>
          <w:rFonts w:ascii="Times New Roman" w:hAnsi="Times New Roman"/>
          <w:sz w:val="26"/>
          <w:szCs w:val="26"/>
        </w:rPr>
        <w:t xml:space="preserve"> đã được Bên A yêu cầu hoặc chấp thuận bằng văn bản</w:t>
      </w:r>
      <w:del w:id="6793" w:author="Claude" w:date="2026-10-12T09:00:00Z">
        <w:r>
          <w:rPr>
            <w:rFonts w:ascii="Times New Roman" w:hAnsi="Times New Roman"/>
            <w:sz w:val="26"/>
            <w:szCs w:val="26"/>
          </w:rPr>
          <w:delText xml:space="preserve">. Riêng trường</w:delText>
        </w:r>
      </w:del>
      <w:ins w:id="6794" w:author="Claude" w:date="2026-10-12T09:00:00Z">
        <w:r>
          <w:rPr>
            <w:rFonts w:ascii="Times New Roman" w:hAnsi="Times New Roman"/>
            <w:sz w:val="26"/>
            <w:szCs w:val="26"/>
          </w:rPr>
          <w:t xml:space="preserve"> trong thời gian chờ ý kiến của Chủ đầu tư và/hoặc Bên A. Trường</w:t>
        </w:r>
      </w:ins>
      <w:r>
        <w:rPr>
          <w:rFonts w:ascii="Times New Roman" w:hAnsi="Times New Roman"/>
          <w:sz w:val="26"/>
          <w:szCs w:val="26"/>
        </w:rPr>
        <w:t xml:space="preserve"> hợp khẩn cấp </w:t>
      </w:r>
      <w:del w:id="6795" w:author="Claude" w:date="2026-10-12T09:00:00Z">
        <w:r>
          <w:rPr>
            <w:rFonts w:ascii="Times New Roman" w:hAnsi="Times New Roman"/>
            <w:sz w:val="26"/>
            <w:szCs w:val="26"/>
          </w:rPr>
          <w:delText xml:space="preserve">nhằm</w:delText>
        </w:r>
      </w:del>
      <w:ins w:id="6796" w:author="Claude" w:date="2026-10-12T09:00:00Z">
        <w:r>
          <w:rPr>
            <w:rFonts w:ascii="Times New Roman" w:hAnsi="Times New Roman"/>
            <w:sz w:val="26"/>
            <w:szCs w:val="26"/>
          </w:rPr>
          <w:t xml:space="preserve">để</w:t>
        </w:r>
      </w:ins>
      <w:r>
        <w:rPr>
          <w:rFonts w:ascii="Times New Roman" w:hAnsi="Times New Roman"/>
          <w:sz w:val="26"/>
          <w:szCs w:val="26"/>
        </w:rPr>
        <w:t xml:space="preserve"> bảo đảm an toàn công trình, con người</w:t>
      </w:r>
      <w:del w:id="6797" w:author="Claude" w:date="2026-10-12T09:00:00Z">
        <w:r>
          <w:rPr>
            <w:rFonts w:ascii="Times New Roman" w:hAnsi="Times New Roman"/>
            <w:sz w:val="26"/>
            <w:szCs w:val="26"/>
          </w:rPr>
          <w:delText xml:space="preserve"> hoặc</w:delText>
        </w:r>
      </w:del>
      <w:ins w:id="6798" w:author="Claude" w:date="2026-10-12T09:00:00Z">
        <w:r>
          <w:rPr>
            <w:rFonts w:ascii="Times New Roman" w:hAnsi="Times New Roman"/>
            <w:sz w:val="26"/>
            <w:szCs w:val="26"/>
          </w:rPr>
          <w:t xml:space="preserve">,</w:t>
        </w:r>
      </w:ins>
      <w:r>
        <w:rPr>
          <w:rFonts w:ascii="Times New Roman" w:hAnsi="Times New Roman"/>
          <w:sz w:val="26"/>
          <w:szCs w:val="26"/>
        </w:rPr>
        <w:t xml:space="preserve"> tài sản, Bên B </w:t>
      </w:r>
      <w:del w:id="6799" w:author="Claude" w:date="2026-10-12T09:00:00Z">
        <w:r>
          <w:rPr>
            <w:rFonts w:ascii="Times New Roman" w:hAnsi="Times New Roman"/>
            <w:sz w:val="26"/>
            <w:szCs w:val="26"/>
          </w:rPr>
          <w:delText xml:space="preserve">có trách nhiệm</w:delText>
        </w:r>
      </w:del>
      <w:ins w:id="6800" w:author="Claude" w:date="2026-10-12T09:00:00Z">
        <w:r>
          <w:rPr>
            <w:rFonts w:ascii="Times New Roman" w:hAnsi="Times New Roman"/>
            <w:sz w:val="26"/>
            <w:szCs w:val="26"/>
          </w:rPr>
          <w:t xml:space="preserve">phải</w:t>
        </w:r>
      </w:ins>
      <w:r>
        <w:rPr>
          <w:rFonts w:ascii="Times New Roman" w:hAnsi="Times New Roman"/>
          <w:sz w:val="26"/>
          <w:szCs w:val="26"/>
        </w:rPr>
        <w:t xml:space="preserve"> thực hiện ngay; các </w:t>
      </w:r>
      <w:del w:id="6801" w:author="Claude" w:date="2026-10-12T09:00:00Z">
        <w:r>
          <w:rPr>
            <w:rFonts w:ascii="Times New Roman" w:hAnsi="Times New Roman"/>
            <w:sz w:val="26"/>
            <w:szCs w:val="26"/>
          </w:rPr>
          <w:delText xml:space="preserve">Bên sẽ hoàn tất việc</w:delText>
        </w:r>
      </w:del>
      <w:ins w:id="6802" w:author="Claude" w:date="2026-10-12T09:00:00Z">
        <w:r>
          <w:rPr>
            <w:rFonts w:ascii="Times New Roman" w:hAnsi="Times New Roman"/>
            <w:sz w:val="26"/>
            <w:szCs w:val="26"/>
          </w:rPr>
          <w:t xml:space="preserve">bên</w:t>
        </w:r>
      </w:ins>
      <w:r>
        <w:rPr>
          <w:rFonts w:ascii="Times New Roman" w:hAnsi="Times New Roman"/>
          <w:sz w:val="26"/>
          <w:szCs w:val="26"/>
        </w:rPr>
        <w:t xml:space="preserve"> xác nhận bằng văn bản </w:t>
      </w:r>
      <w:del w:id="6803" w:author="Claude" w:date="2026-10-12T09:00:00Z">
        <w:r>
          <w:rPr>
            <w:rFonts w:ascii="Times New Roman" w:hAnsi="Times New Roman"/>
            <w:sz w:val="26"/>
            <w:szCs w:val="26"/>
          </w:rPr>
          <w:delText xml:space="preserve">về </w:delText>
        </w:r>
      </w:del>
      <w:r>
        <w:rPr>
          <w:rFonts w:ascii="Times New Roman" w:hAnsi="Times New Roman"/>
          <w:sz w:val="26"/>
          <w:szCs w:val="26"/>
        </w:rPr>
        <w:t xml:space="preserve">khối lượng, đơn giá</w:t>
      </w:r>
      <w:del w:id="6804" w:author="Claude" w:date="2026-10-12T09:00:00Z">
        <w:r>
          <w:rPr>
            <w:rFonts w:ascii="Times New Roman" w:hAnsi="Times New Roman"/>
            <w:sz w:val="26"/>
            <w:szCs w:val="26"/>
          </w:rPr>
          <w:delText xml:space="preserve">/</w:delText>
        </w:r>
      </w:del>
      <w:ins w:id="6805" w:author="Claude" w:date="2026-10-12T09:00:00Z">
        <w:r>
          <w:rPr>
            <w:rFonts w:ascii="Times New Roman" w:hAnsi="Times New Roman"/>
            <w:sz w:val="26"/>
            <w:szCs w:val="26"/>
          </w:rPr>
          <w:t xml:space="preserve"> hoặc </w:t>
        </w:r>
      </w:ins>
      <w:r>
        <w:rPr>
          <w:rFonts w:ascii="Times New Roman" w:hAnsi="Times New Roman"/>
          <w:sz w:val="26"/>
          <w:szCs w:val="26"/>
        </w:rPr>
        <w:t xml:space="preserve">nguyên tắc</w:t>
      </w:r>
      <w:ins w:id="6806" w:author="Claude" w:date="2026-10-12T09:00:00Z">
        <w:r>
          <w:rPr>
            <w:rFonts w:ascii="Times New Roman" w:hAnsi="Times New Roman"/>
            <w:sz w:val="26"/>
            <w:szCs w:val="26"/>
          </w:rPr>
          <w:t xml:space="preserve"> xác định</w:t>
        </w:r>
      </w:ins>
      <w:r>
        <w:rPr>
          <w:rFonts w:ascii="Times New Roman" w:hAnsi="Times New Roman"/>
          <w:sz w:val="26"/>
          <w:szCs w:val="26"/>
        </w:rPr>
        <w:t xml:space="preserve"> đơn giá trong vòng 24 giờ kể từ </w:t>
      </w:r>
      <w:del w:id="6807" w:author="Claude" w:date="2026-10-12T09:00:00Z">
        <w:r>
          <w:rPr>
            <w:rFonts w:ascii="Times New Roman" w:hAnsi="Times New Roman"/>
            <w:sz w:val="26"/>
            <w:szCs w:val="26"/>
          </w:rPr>
          <w:delText xml:space="preserve">thời điểm</w:delText>
        </w:r>
      </w:del>
      <w:ins w:id="6808" w:author="Claude" w:date="2026-10-12T09:00:00Z">
        <w:r>
          <w:rPr>
            <w:rFonts w:ascii="Times New Roman" w:hAnsi="Times New Roman"/>
            <w:sz w:val="26"/>
            <w:szCs w:val="26"/>
          </w:rPr>
          <w:t xml:space="preserve">khi</w:t>
        </w:r>
      </w:ins>
      <w:r>
        <w:rPr>
          <w:rFonts w:ascii="Times New Roman" w:hAnsi="Times New Roman"/>
          <w:sz w:val="26"/>
          <w:szCs w:val="26"/>
        </w:rPr>
        <w:t xml:space="preserve"> phát sinh</w:t>
      </w:r>
      <w:del w:id="6809" w:author="Claude" w:date="2026-10-12T09:00:00Z">
        <w:r>
          <w:rPr>
            <w:rFonts w:ascii="Times New Roman" w:hAnsi="Times New Roman"/>
            <w:sz w:val="26"/>
            <w:szCs w:val="26"/>
          </w:rPr>
          <w:delText xml:space="preserve"> yêu cầu khẩn cấp</w:delText>
        </w:r>
      </w:del>
      <w:r>
        <w:rPr>
          <w:rFonts w:ascii="Times New Roman" w:hAnsi="Times New Roman"/>
          <w:sz w:val="26"/>
          <w:szCs w:val="26"/>
        </w:rPr>
        <w:t xml:space="preserve">.</w:t>
      </w:r>
    </w:p>
    <w:p w14:paraId="1FB52562" w14:textId="77777777" w:rsidR="00096978" w:rsidRPr="00302315" w:rsidRDefault="00096978" w:rsidP="007A44B1">
      <w:pPr>
        <w:widowControl w:val="0"/>
        <w:spacing w:after="120" w:line="276" w:lineRule="auto"/>
        <w:jc w:val="both"/>
        <w:rPr>
          <w:rFonts w:ascii="Times New Roman" w:hAnsi="Times New Roman"/>
          <w:b/>
          <w:bCs/>
          <w:sz w:val="26"/>
          <w:szCs w:val="26"/>
        </w:rPr>
      </w:pPr>
      <w:r>
        <w:rPr>
          <w:rFonts w:ascii="Times New Roman" w:hAnsi="Times New Roman"/>
          <w:b/>
          <w:bCs/>
          <w:sz w:val="26"/>
          <w:szCs w:val="26"/>
        </w:rPr>
        <w:t>13.2. Thanh toán công việc phát sinh, thay đổi</w:t>
      </w:r>
    </w:p>
    <w:p w14:paraId="0367D162" w14:textId="77777777" w:rsidR="00096978" w:rsidRPr="00302315" w:rsidRDefault="00096978" w:rsidP="007A44B1">
      <w:pPr>
        <w:pStyle w:val="ListParagraph"/>
        <w:numPr>
          <w:ilvl w:val="0"/>
          <w:numId w:val="12"/>
        </w:numPr>
        <w:tabs>
          <w:tab w:val="left" w:pos="284"/>
        </w:tabs>
        <w:spacing w:after="120"/>
        <w:ind w:left="0" w:firstLine="0"/>
        <w:contextualSpacing w:val="0"/>
        <w:jc w:val="both"/>
        <w:rPr>
          <w:rFonts w:ascii="Times New Roman" w:hAnsi="Times New Roman"/>
          <w:sz w:val="26"/>
          <w:szCs w:val="26"/>
        </w:rPr>
      </w:pPr>
      <w:r>
        <w:rPr>
          <w:rFonts w:ascii="Times New Roman" w:hAnsi="Times New Roman"/>
          <w:sz w:val="26"/>
          <w:szCs w:val="26"/>
        </w:rPr>
        <w:t xml:space="preserve">Sau khi </w:t>
      </w:r>
      <w:ins w:id="6810" w:author="Claude" w:date="2026-10-12T09:00:00Z">
        <w:r>
          <w:rPr>
            <w:rFonts w:ascii="Times New Roman" w:hAnsi="Times New Roman"/>
            <w:sz w:val="26"/>
            <w:szCs w:val="26"/>
          </w:rPr>
          <w:t xml:space="preserve">Bên A chấp thuận </w:t>
        </w:r>
      </w:ins>
      <w:r>
        <w:rPr>
          <w:rFonts w:ascii="Times New Roman" w:hAnsi="Times New Roman"/>
          <w:sz w:val="26"/>
          <w:szCs w:val="26"/>
        </w:rPr>
        <w:t xml:space="preserve">hồ sơ</w:t>
      </w:r>
      <w:del w:id="6811" w:author="Claude" w:date="2026-10-12T09:00:00Z">
        <w:r>
          <w:rPr>
            <w:rFonts w:ascii="Times New Roman" w:hAnsi="Times New Roman"/>
            <w:sz w:val="26"/>
            <w:szCs w:val="26"/>
          </w:rPr>
          <w:delText xml:space="preserve"> cho</w:delText>
        </w:r>
      </w:del>
      <w:r>
        <w:rPr>
          <w:rFonts w:ascii="Times New Roman" w:hAnsi="Times New Roman"/>
          <w:sz w:val="26"/>
          <w:szCs w:val="26"/>
        </w:rPr>
        <w:t xml:space="preserve"> khối lượng phát sinh</w:t>
      </w:r>
      <w:del w:id="6812" w:author="Claude" w:date="2026-10-12T09:00:00Z">
        <w:r>
          <w:rPr>
            <w:rFonts w:ascii="Times New Roman" w:hAnsi="Times New Roman"/>
            <w:sz w:val="26"/>
            <w:szCs w:val="26"/>
          </w:rPr>
          <w:delText xml:space="preserve"> được Bên A chấp thuận</w:delText>
        </w:r>
      </w:del>
      <w:r>
        <w:rPr>
          <w:rFonts w:ascii="Times New Roman" w:hAnsi="Times New Roman"/>
          <w:sz w:val="26"/>
          <w:szCs w:val="26"/>
        </w:rPr>
        <w:t xml:space="preserve">, hai </w:t>
      </w:r>
      <w:del w:id="6813" w:author="Claude" w:date="2026-10-12T09:00:00Z">
        <w:r>
          <w:rPr>
            <w:rFonts w:ascii="Times New Roman" w:hAnsi="Times New Roman"/>
            <w:sz w:val="26"/>
            <w:szCs w:val="26"/>
          </w:rPr>
          <w:delText xml:space="preserve">Bên sẽ</w:delText>
        </w:r>
      </w:del>
      <w:ins w:id="6814" w:author="Claude" w:date="2026-10-12T09:00:00Z">
        <w:r>
          <w:rPr>
            <w:rFonts w:ascii="Times New Roman" w:hAnsi="Times New Roman"/>
            <w:sz w:val="26"/>
            <w:szCs w:val="26"/>
          </w:rPr>
          <w:t xml:space="preserve">bên</w:t>
        </w:r>
      </w:ins>
      <w:r>
        <w:rPr>
          <w:rFonts w:ascii="Times New Roman" w:hAnsi="Times New Roman"/>
          <w:sz w:val="26"/>
          <w:szCs w:val="26"/>
        </w:rPr>
        <w:t xml:space="preserve"> ký phụ lục</w:t>
      </w:r>
      <w:del w:id="6815" w:author="Claude" w:date="2026-10-12T09:00:00Z">
        <w:r>
          <w:rPr>
            <w:rFonts w:ascii="Times New Roman" w:hAnsi="Times New Roman"/>
            <w:sz w:val="26"/>
            <w:szCs w:val="26"/>
          </w:rPr>
          <w:delText xml:space="preserve"> bổ sung</w:delText>
        </w:r>
      </w:del>
      <w:r>
        <w:rPr>
          <w:rFonts w:ascii="Times New Roman" w:hAnsi="Times New Roman"/>
          <w:sz w:val="26"/>
          <w:szCs w:val="26"/>
        </w:rPr>
        <w:t xml:space="preserve"> Hợp đồng hoặc văn bản xác nhận khối lượng</w:t>
      </w:r>
      <w:del w:id="6816" w:author="Claude" w:date="2026-10-12T09:00:00Z">
        <w:r>
          <w:rPr>
            <w:rFonts w:ascii="Times New Roman" w:hAnsi="Times New Roman"/>
            <w:sz w:val="26"/>
            <w:szCs w:val="26"/>
          </w:rPr>
          <w:delText xml:space="preserve">/</w:delText>
        </w:r>
      </w:del>
      <w:ins w:id="6817" w:author="Claude" w:date="2026-10-12T09:00:00Z">
        <w:r>
          <w:rPr>
            <w:rFonts w:ascii="Times New Roman" w:hAnsi="Times New Roman"/>
            <w:sz w:val="26"/>
            <w:szCs w:val="26"/>
          </w:rPr>
          <w:t xml:space="preserve">, </w:t>
        </w:r>
      </w:ins>
      <w:r>
        <w:rPr>
          <w:rFonts w:ascii="Times New Roman" w:hAnsi="Times New Roman"/>
          <w:sz w:val="26"/>
          <w:szCs w:val="26"/>
        </w:rPr>
        <w:t xml:space="preserve">đơn giá có chữ ký của người đại diện có thẩm quyền </w:t>
      </w:r>
      <w:del w:id="6818" w:author="Claude" w:date="2026-10-12T09:00:00Z">
        <w:r>
          <w:rPr>
            <w:rFonts w:ascii="Times New Roman" w:hAnsi="Times New Roman"/>
            <w:sz w:val="26"/>
            <w:szCs w:val="26"/>
          </w:rPr>
          <w:delText xml:space="preserve">của hai Bên để </w:delText>
        </w:r>
      </w:del>
      <w:r>
        <w:rPr>
          <w:rFonts w:ascii="Times New Roman" w:hAnsi="Times New Roman"/>
          <w:sz w:val="26"/>
          <w:szCs w:val="26"/>
        </w:rPr>
        <w:t xml:space="preserve">làm </w:t>
      </w:r>
      <w:del w:id="6819" w:author="Claude" w:date="2026-10-12T09:00:00Z">
        <w:r>
          <w:rPr>
            <w:rFonts w:ascii="Times New Roman" w:hAnsi="Times New Roman"/>
            <w:sz w:val="26"/>
            <w:szCs w:val="26"/>
          </w:rPr>
          <w:delText xml:space="preserve">cơ sở</w:delText>
        </w:r>
      </w:del>
      <w:ins w:id="6820" w:author="Claude" w:date="2026-10-12T09:00:00Z">
        <w:r>
          <w:rPr>
            <w:rFonts w:ascii="Times New Roman" w:hAnsi="Times New Roman"/>
            <w:sz w:val="26"/>
            <w:szCs w:val="26"/>
          </w:rPr>
          <w:t xml:space="preserve">căn cứ</w:t>
        </w:r>
      </w:ins>
      <w:r>
        <w:rPr>
          <w:rFonts w:ascii="Times New Roman" w:hAnsi="Times New Roman"/>
          <w:sz w:val="26"/>
          <w:szCs w:val="26"/>
        </w:rPr>
        <w:t xml:space="preserve"> thanh toán. Trừ trường hợp khẩn cấp quy định tại Điều 13.1, Bên A không có nghĩa vụ thanh toán </w:t>
      </w:r>
      <w:del w:id="6821" w:author="Claude" w:date="2026-10-12T09:00:00Z">
        <w:r>
          <w:rPr>
            <w:rFonts w:ascii="Times New Roman" w:hAnsi="Times New Roman"/>
            <w:sz w:val="26"/>
            <w:szCs w:val="26"/>
          </w:rPr>
          <w:delText xml:space="preserve">đối với các </w:delText>
        </w:r>
      </w:del>
      <w:r>
        <w:rPr>
          <w:rFonts w:ascii="Times New Roman" w:hAnsi="Times New Roman"/>
          <w:sz w:val="26"/>
          <w:szCs w:val="26"/>
        </w:rPr>
        <w:t xml:space="preserve">công việc phát sinh, thay đổi không </w:t>
      </w:r>
      <w:del w:id="6822" w:author="Claude" w:date="2026-10-12T09:00:00Z">
        <w:r>
          <w:rPr>
            <w:rFonts w:ascii="Times New Roman" w:hAnsi="Times New Roman"/>
            <w:sz w:val="26"/>
            <w:szCs w:val="26"/>
          </w:rPr>
          <w:delText xml:space="preserve">có chấp thuận bằng văn bản của</w:delText>
        </w:r>
      </w:del>
      <w:ins w:id="6823" w:author="Claude" w:date="2026-10-12T09:00:00Z">
        <w:r>
          <w:rPr>
            <w:rFonts w:ascii="Times New Roman" w:hAnsi="Times New Roman"/>
            <w:sz w:val="26"/>
            <w:szCs w:val="26"/>
          </w:rPr>
          <w:t xml:space="preserve">được</w:t>
        </w:r>
      </w:ins>
      <w:r>
        <w:rPr>
          <w:rFonts w:ascii="Times New Roman" w:hAnsi="Times New Roman"/>
          <w:sz w:val="26"/>
          <w:szCs w:val="26"/>
        </w:rPr>
        <w:t xml:space="preserve"> người đại diện có thẩm quyền của Bên A</w:t>
      </w:r>
      <w:ins w:id="6824" w:author="Claude" w:date="2026-10-12T09:00:00Z">
        <w:r>
          <w:rPr>
            <w:rFonts w:ascii="Times New Roman" w:hAnsi="Times New Roman"/>
            <w:sz w:val="26"/>
            <w:szCs w:val="26"/>
          </w:rPr>
          <w:t xml:space="preserve"> chấp thuận bằng văn bản</w:t>
        </w:r>
      </w:ins>
      <w:r>
        <w:rPr>
          <w:rFonts w:ascii="Times New Roman" w:hAnsi="Times New Roman"/>
          <w:sz w:val="26"/>
          <w:szCs w:val="26"/>
        </w:rPr>
        <w:t xml:space="preserve">.</w:t>
      </w:r>
    </w:p>
    <w:p w14:paraId="40D85998" w14:textId="77777777" w:rsidR="00AB43FE" w:rsidRPr="00302315" w:rsidRDefault="00096978" w:rsidP="007A44B1">
      <w:pPr>
        <w:pStyle w:val="ListParagraph"/>
        <w:numPr>
          <w:ilvl w:val="0"/>
          <w:numId w:val="12"/>
        </w:numPr>
        <w:tabs>
          <w:tab w:val="left" w:pos="284"/>
        </w:tabs>
        <w:spacing w:after="120"/>
        <w:ind w:left="0" w:firstLine="0"/>
        <w:contextualSpacing w:val="0"/>
        <w:jc w:val="both"/>
        <w:rPr>
          <w:rFonts w:ascii="Times New Roman" w:hAnsi="Times New Roman"/>
          <w:sz w:val="26"/>
          <w:szCs w:val="26"/>
        </w:rPr>
      </w:pPr>
      <w:del w:id="6825" w:author="Claude" w:date="2026-10-12T09:00:00Z">
        <w:r>
          <w:rPr>
            <w:rFonts w:ascii="Times New Roman" w:hAnsi="Times New Roman"/>
            <w:sz w:val="26"/>
            <w:szCs w:val="26"/>
          </w:rPr>
          <w:delText xml:space="preserve">Hai bên cùng đồng ý rằng, chi phí cho các</w:delText>
        </w:r>
      </w:del>
      <w:ins w:id="6826" w:author="Claude" w:date="2026-10-12T09:00:00Z">
        <w:r>
          <w:rPr>
            <w:rFonts w:ascii="Times New Roman" w:hAnsi="Times New Roman"/>
            <w:sz w:val="26"/>
            <w:szCs w:val="26"/>
          </w:rPr>
          <w:t xml:space="preserve">Bên A thanh toán</w:t>
        </w:r>
      </w:ins>
      <w:r>
        <w:rPr>
          <w:rFonts w:ascii="Times New Roman" w:hAnsi="Times New Roman"/>
          <w:sz w:val="26"/>
          <w:szCs w:val="26"/>
        </w:rPr>
        <w:t xml:space="preserve"> công việc phát sinh, thay đổi </w:t>
      </w:r>
      <w:del w:id="6827" w:author="Claude" w:date="2026-10-12T09:00:00Z">
        <w:r>
          <w:rPr>
            <w:rFonts w:ascii="Times New Roman" w:hAnsi="Times New Roman"/>
            <w:sz w:val="26"/>
            <w:szCs w:val="26"/>
          </w:rPr>
          <w:delText xml:space="preserve">sẽ chỉ được Bên A thanh toán cho Bên B </w:delText>
        </w:r>
      </w:del>
      <w:r>
        <w:rPr>
          <w:rFonts w:ascii="Times New Roman" w:hAnsi="Times New Roman"/>
          <w:sz w:val="26"/>
          <w:szCs w:val="26"/>
        </w:rPr>
        <w:t xml:space="preserve">trong vòng 14 ngày làm việc</w:t>
      </w:r>
      <w:del w:id="6828" w:author="Claude" w:date="2026-10-12T09:00:00Z">
        <w:r>
          <w:rPr>
            <w:rFonts w:ascii="Times New Roman" w:hAnsi="Times New Roman"/>
            <w:sz w:val="26"/>
            <w:szCs w:val="26"/>
          </w:rPr>
          <w:delText xml:space="preserve">,</w:delText>
        </w:r>
      </w:del>
      <w:r>
        <w:rPr>
          <w:rFonts w:ascii="Times New Roman" w:hAnsi="Times New Roman"/>
          <w:sz w:val="26"/>
          <w:szCs w:val="26"/>
        </w:rPr>
        <w:t xml:space="preserve"> kể từ ngày </w:t>
      </w:r>
      <w:del w:id="6829" w:author="Claude" w:date="2026-10-12T09:00:00Z">
        <w:r>
          <w:rPr>
            <w:rFonts w:ascii="Times New Roman" w:hAnsi="Times New Roman"/>
            <w:sz w:val="26"/>
            <w:szCs w:val="26"/>
          </w:rPr>
          <w:delText xml:space="preserve">Bên A </w:delText>
        </w:r>
      </w:del>
      <w:r>
        <w:rPr>
          <w:rFonts w:ascii="Times New Roman" w:hAnsi="Times New Roman"/>
          <w:sz w:val="26"/>
          <w:szCs w:val="26"/>
        </w:rPr>
        <w:t xml:space="preserve">nhận </w:t>
      </w:r>
      <w:del w:id="6830" w:author="Claude" w:date="2026-10-12T09:00:00Z">
        <w:r>
          <w:rPr>
            <w:rFonts w:ascii="Times New Roman" w:hAnsi="Times New Roman"/>
            <w:sz w:val="26"/>
            <w:szCs w:val="26"/>
            <w:lang w:val="en-US"/>
          </w:rPr>
          <w:delText xml:space="preserve">được</w:delText>
        </w:r>
      </w:del>
      <w:ins w:id="6831" w:author="Claude" w:date="2026-10-12T09:00:00Z">
        <w:r>
          <w:rPr>
            <w:rFonts w:ascii="Times New Roman" w:hAnsi="Times New Roman"/>
            <w:sz w:val="26"/>
            <w:szCs w:val="26"/>
            <w:lang w:val="en-US"/>
          </w:rPr>
          <w:t xml:space="preserve">đủ</w:t>
        </w:r>
      </w:ins>
      <w:r>
        <w:rPr>
          <w:rFonts w:ascii="Times New Roman" w:hAnsi="Times New Roman"/>
          <w:sz w:val="26"/>
          <w:szCs w:val="26"/>
          <w:lang w:val="en-US"/>
        </w:rPr>
        <w:t xml:space="preserve"> </w:t>
      </w:r>
      <w:r>
        <w:rPr>
          <w:rFonts w:ascii="Times New Roman" w:hAnsi="Times New Roman"/>
          <w:sz w:val="26"/>
          <w:szCs w:val="26"/>
        </w:rPr>
        <w:t xml:space="preserve">hồ sơ thanh toán hợp lệ của Bên B.</w:t>
      </w:r>
    </w:p>
    <w:p w14:paraId="46F1F083" w14:textId="77777777" w:rsidR="00AB43FE" w:rsidRPr="00302315" w:rsidRDefault="00AB43FE" w:rsidP="007A44B1">
      <w:pPr>
        <w:pStyle w:val="ListParagraph"/>
        <w:tabs>
          <w:tab w:val="left" w:pos="284"/>
        </w:tabs>
        <w:spacing w:after="120"/>
        <w:ind w:left="0"/>
        <w:contextualSpacing w:val="0"/>
        <w:jc w:val="both"/>
        <w:rPr>
          <w:rFonts w:ascii="Times New Roman" w:hAnsi="Times New Roman"/>
          <w:b/>
          <w:sz w:val="26"/>
          <w:szCs w:val="26"/>
          <w:lang w:val="en-US"/>
        </w:rPr>
      </w:pPr>
      <w:r>
        <w:rPr>
          <w:rFonts w:ascii="Times New Roman" w:hAnsi="Times New Roman"/>
          <w:b/>
          <w:sz w:val="26"/>
          <w:szCs w:val="26"/>
          <w:lang w:val="en-US"/>
        </w:rPr>
        <w:t>13.3. Các thay đổi không được coi là phát sinh</w:t>
      </w:r>
    </w:p>
    <w:p w14:paraId="4AA4B8B1" w14:textId="77777777" w:rsidR="00AB43FE" w:rsidRPr="00302315" w:rsidRDefault="00AB43FE" w:rsidP="007A44B1">
      <w:pPr>
        <w:pStyle w:val="ListParagraph"/>
        <w:tabs>
          <w:tab w:val="left" w:pos="284"/>
        </w:tabs>
        <w:spacing w:after="120"/>
        <w:ind w:left="0"/>
        <w:contextualSpacing w:val="0"/>
        <w:jc w:val="both"/>
        <w:rPr>
          <w:rFonts w:ascii="Times New Roman" w:hAnsi="Times New Roman"/>
          <w:sz w:val="26"/>
          <w:szCs w:val="26"/>
          <w:lang w:val="en-US"/>
        </w:rPr>
      </w:pPr>
      <w:r>
        <w:rPr>
          <w:rFonts w:ascii="Times New Roman" w:hAnsi="Times New Roman"/>
          <w:sz w:val="26"/>
          <w:szCs w:val="26"/>
          <w:lang w:val="en-US"/>
        </w:rPr>
        <w:t xml:space="preserve">Bên B được coi là đã nhận </w:t>
      </w:r>
      <w:del w:id="6832" w:author="Claude" w:date="2026-10-12T09:00:00Z">
        <w:r>
          <w:rPr>
            <w:rFonts w:ascii="Times New Roman" w:hAnsi="Times New Roman"/>
            <w:sz w:val="26"/>
            <w:szCs w:val="26"/>
            <w:lang w:val="en-US"/>
          </w:rPr>
          <w:delText xml:space="preserve">được </w:delText>
        </w:r>
      </w:del>
      <w:r>
        <w:rPr>
          <w:rFonts w:ascii="Times New Roman" w:hAnsi="Times New Roman"/>
          <w:sz w:val="26"/>
          <w:szCs w:val="26"/>
          <w:lang w:val="en-US"/>
        </w:rPr>
        <w:t xml:space="preserve">đủ hồ sơ, tài liệu</w:t>
      </w:r>
      <w:del w:id="6833" w:author="Claude" w:date="2026-10-12T09:00:00Z">
        <w:r>
          <w:rPr>
            <w:rFonts w:ascii="Times New Roman" w:hAnsi="Times New Roman"/>
            <w:sz w:val="26"/>
            <w:szCs w:val="26"/>
            <w:lang w:val="en-US"/>
          </w:rPr>
          <w:delText xml:space="preserve"> và các</w:delText>
        </w:r>
      </w:del>
      <w:ins w:id="6834" w:author="Claude" w:date="2026-10-12T09:00:00Z">
        <w:r>
          <w:rPr>
            <w:rFonts w:ascii="Times New Roman" w:hAnsi="Times New Roman"/>
            <w:sz w:val="26"/>
            <w:szCs w:val="26"/>
            <w:lang w:val="en-US"/>
          </w:rPr>
          <w:t xml:space="preserve">,</w:t>
        </w:r>
      </w:ins>
      <w:r>
        <w:rPr>
          <w:rFonts w:ascii="Times New Roman" w:hAnsi="Times New Roman"/>
          <w:sz w:val="26"/>
          <w:szCs w:val="26"/>
          <w:lang w:val="en-US"/>
        </w:rPr>
        <w:t xml:space="preserve"> yêu cầu, tính chất của Dự án và </w:t>
      </w:r>
      <w:del w:id="6835" w:author="Claude" w:date="2026-10-12T09:00:00Z">
        <w:r>
          <w:rPr>
            <w:rFonts w:ascii="Times New Roman" w:hAnsi="Times New Roman"/>
            <w:sz w:val="26"/>
            <w:szCs w:val="26"/>
            <w:lang w:val="en-US"/>
          </w:rPr>
          <w:delText xml:space="preserve">đã </w:delText>
        </w:r>
      </w:del>
      <w:r>
        <w:rPr>
          <w:rFonts w:ascii="Times New Roman" w:hAnsi="Times New Roman"/>
          <w:sz w:val="26"/>
          <w:szCs w:val="26"/>
          <w:lang w:val="en-US"/>
        </w:rPr>
        <w:t xml:space="preserve">hiểu rằng thiết kế, biện pháp </w:t>
      </w:r>
      <w:del w:id="6836" w:author="Claude" w:date="2026-10-12T09:00:00Z">
        <w:r>
          <w:rPr>
            <w:rFonts w:ascii="Times New Roman" w:hAnsi="Times New Roman"/>
            <w:sz w:val="26"/>
            <w:szCs w:val="26"/>
            <w:lang w:val="en-US"/>
          </w:rPr>
          <w:delText xml:space="preserve">đính kèm</w:delText>
        </w:r>
      </w:del>
      <w:ins w:id="6837" w:author="Claude" w:date="2026-10-12T09:00:00Z">
        <w:r>
          <w:rPr>
            <w:rFonts w:ascii="Times New Roman" w:hAnsi="Times New Roman"/>
            <w:sz w:val="26"/>
            <w:szCs w:val="26"/>
            <w:lang w:val="en-US"/>
          </w:rPr>
          <w:t xml:space="preserve">kèm theo</w:t>
        </w:r>
      </w:ins>
      <w:r>
        <w:rPr>
          <w:rFonts w:ascii="Times New Roman" w:hAnsi="Times New Roman"/>
          <w:sz w:val="26"/>
          <w:szCs w:val="26"/>
          <w:lang w:val="en-US"/>
        </w:rPr>
        <w:t xml:space="preserve"> Hợp đồng</w:t>
      </w:r>
      <w:del w:id="6838" w:author="Claude" w:date="2026-10-12T09:00:00Z">
        <w:r>
          <w:rPr>
            <w:rFonts w:ascii="Times New Roman" w:hAnsi="Times New Roman"/>
            <w:sz w:val="26"/>
            <w:szCs w:val="26"/>
            <w:lang w:val="en-US"/>
          </w:rPr>
          <w:delText xml:space="preserve"> này chỉ</w:delText>
        </w:r>
      </w:del>
      <w:r>
        <w:rPr>
          <w:rFonts w:ascii="Times New Roman" w:hAnsi="Times New Roman"/>
          <w:sz w:val="26"/>
          <w:szCs w:val="26"/>
          <w:lang w:val="en-US"/>
        </w:rPr>
        <w:t xml:space="preserve"> là thiết kế, biện pháp tại thời điểm ký Hợp đồng. </w:t>
      </w:r>
      <w:del w:id="6839" w:author="Claude" w:date="2026-10-12T09:00:00Z">
        <w:r>
          <w:rPr>
            <w:rFonts w:ascii="Times New Roman" w:hAnsi="Times New Roman"/>
            <w:sz w:val="26"/>
            <w:szCs w:val="26"/>
            <w:lang w:val="en-US"/>
          </w:rPr>
          <w:delText xml:space="preserve">Các thay</w:delText>
        </w:r>
      </w:del>
      <w:ins w:id="6840" w:author="Claude" w:date="2026-10-12T09:00:00Z">
        <w:r>
          <w:rPr>
            <w:rFonts w:ascii="Times New Roman" w:hAnsi="Times New Roman"/>
            <w:sz w:val="26"/>
            <w:szCs w:val="26"/>
            <w:lang w:val="en-US"/>
          </w:rPr>
          <w:t xml:space="preserve">Thay</w:t>
        </w:r>
      </w:ins>
      <w:r>
        <w:rPr>
          <w:rFonts w:ascii="Times New Roman" w:hAnsi="Times New Roman"/>
          <w:sz w:val="26"/>
          <w:szCs w:val="26"/>
          <w:lang w:val="en-US"/>
        </w:rPr>
        <w:t xml:space="preserve"> đổi thiết kế</w:t>
      </w:r>
      <w:del w:id="6841" w:author="Claude" w:date="2026-10-12T09:00:00Z">
        <w:r>
          <w:rPr>
            <w:rFonts w:ascii="Times New Roman" w:hAnsi="Times New Roman"/>
            <w:sz w:val="26"/>
            <w:szCs w:val="26"/>
            <w:lang w:val="en-US"/>
          </w:rPr>
          <w:delText xml:space="preserve"> hay</w:delText>
        </w:r>
      </w:del>
      <w:ins w:id="6842" w:author="Claude" w:date="2026-10-12T09:00:00Z">
        <w:r>
          <w:rPr>
            <w:rFonts w:ascii="Times New Roman" w:hAnsi="Times New Roman"/>
            <w:sz w:val="26"/>
            <w:szCs w:val="26"/>
            <w:lang w:val="en-US"/>
          </w:rPr>
          <w:t xml:space="preserve">,</w:t>
        </w:r>
      </w:ins>
      <w:r>
        <w:rPr>
          <w:rFonts w:ascii="Times New Roman" w:hAnsi="Times New Roman"/>
          <w:sz w:val="26"/>
          <w:szCs w:val="26"/>
          <w:lang w:val="en-US"/>
        </w:rPr>
        <w:t xml:space="preserve"> biện pháp</w:t>
      </w:r>
      <w:del w:id="6843" w:author="Claude" w:date="2026-10-12T09:00:00Z">
        <w:r>
          <w:rPr>
            <w:rFonts w:ascii="Times New Roman" w:hAnsi="Times New Roman"/>
            <w:sz w:val="26"/>
            <w:szCs w:val="26"/>
            <w:lang w:val="en-US"/>
          </w:rPr>
          <w:delText xml:space="preserve"> thực hiện</w:delText>
        </w:r>
      </w:del>
      <w:r>
        <w:rPr>
          <w:rFonts w:ascii="Times New Roman" w:hAnsi="Times New Roman"/>
          <w:sz w:val="26"/>
          <w:szCs w:val="26"/>
          <w:lang w:val="en-US"/>
        </w:rPr>
        <w:t xml:space="preserve"> theo yêu cầu của Chủ đầu tư, Tư </w:t>
      </w:r>
      <w:del w:id="6844" w:author="Claude" w:date="2026-10-12T09:00:00Z">
        <w:r>
          <w:rPr>
            <w:rFonts w:ascii="Times New Roman" w:hAnsi="Times New Roman"/>
            <w:sz w:val="26"/>
            <w:szCs w:val="26"/>
            <w:lang w:val="en-US"/>
          </w:rPr>
          <w:delText xml:space="preserve">Vấn Giám</w:delText>
        </w:r>
      </w:del>
      <w:ins w:id="6845" w:author="Claude" w:date="2026-10-12T09:00:00Z">
        <w:r>
          <w:rPr>
            <w:rFonts w:ascii="Times New Roman" w:hAnsi="Times New Roman"/>
            <w:sz w:val="26"/>
            <w:szCs w:val="26"/>
            <w:lang w:val="en-US"/>
          </w:rPr>
          <w:t xml:space="preserve">vấn giám</w:t>
        </w:r>
      </w:ins>
      <w:r>
        <w:rPr>
          <w:rFonts w:ascii="Times New Roman" w:hAnsi="Times New Roman"/>
          <w:sz w:val="26"/>
          <w:szCs w:val="26"/>
          <w:lang w:val="en-US"/>
        </w:rPr>
        <w:t xml:space="preserve"> sát </w:t>
      </w:r>
      <w:del w:id="6846" w:author="Claude" w:date="2026-10-12T09:00:00Z">
        <w:r>
          <w:rPr>
            <w:rFonts w:ascii="Times New Roman" w:hAnsi="Times New Roman"/>
            <w:sz w:val="26"/>
            <w:szCs w:val="26"/>
            <w:lang w:val="en-US"/>
          </w:rPr>
          <w:delText xml:space="preserve">hay</w:delText>
        </w:r>
      </w:del>
      <w:ins w:id="6847" w:author="Claude" w:date="2026-10-12T09:00:00Z">
        <w:r>
          <w:rPr>
            <w:rFonts w:ascii="Times New Roman" w:hAnsi="Times New Roman"/>
            <w:sz w:val="26"/>
            <w:szCs w:val="26"/>
            <w:lang w:val="en-US"/>
          </w:rPr>
          <w:t xml:space="preserve">hoặc</w:t>
        </w:r>
      </w:ins>
      <w:r>
        <w:rPr>
          <w:rFonts w:ascii="Times New Roman" w:hAnsi="Times New Roman"/>
          <w:sz w:val="26"/>
          <w:szCs w:val="26"/>
          <w:lang w:val="en-US"/>
        </w:rPr>
        <w:t xml:space="preserve"> Bên A</w:t>
      </w:r>
      <w:del w:id="6848" w:author="Claude" w:date="2026-10-12T09:00:00Z">
        <w:r>
          <w:rPr>
            <w:rFonts w:ascii="Times New Roman" w:hAnsi="Times New Roman"/>
            <w:sz w:val="26"/>
            <w:szCs w:val="26"/>
            <w:lang w:val="en-US"/>
          </w:rPr>
          <w:delText xml:space="preserve"> trong quá trình thi công mà</w:delText>
        </w:r>
      </w:del>
      <w:r>
        <w:rPr>
          <w:rFonts w:ascii="Times New Roman" w:hAnsi="Times New Roman"/>
          <w:sz w:val="26"/>
          <w:szCs w:val="26"/>
          <w:lang w:val="en-US"/>
        </w:rPr>
        <w:t xml:space="preserve"> không làm thay đổi bản chất công việc của Hợp đồng </w:t>
      </w:r>
      <w:del w:id="6849" w:author="Claude" w:date="2026-10-12T09:00:00Z">
        <w:r>
          <w:rPr>
            <w:rFonts w:ascii="Times New Roman" w:hAnsi="Times New Roman"/>
            <w:sz w:val="26"/>
            <w:szCs w:val="26"/>
            <w:lang w:val="en-US"/>
          </w:rPr>
          <w:delText xml:space="preserve">này thì </w:delText>
        </w:r>
      </w:del>
      <w:r>
        <w:rPr>
          <w:rFonts w:ascii="Times New Roman" w:hAnsi="Times New Roman"/>
          <w:sz w:val="26"/>
          <w:szCs w:val="26"/>
          <w:lang w:val="en-US"/>
        </w:rPr>
        <w:t xml:space="preserve">không được coi là phát sinh.</w:t>
      </w:r>
    </w:p>
    <w:p w14:paraId="2C4E35BE" w14:textId="0DD630D8" w:rsidR="00AB43FE" w:rsidRPr="00302315" w:rsidRDefault="00AB43FE" w:rsidP="007A44B1">
      <w:pPr>
        <w:pStyle w:val="ListParagraph"/>
        <w:tabs>
          <w:tab w:val="left" w:pos="284"/>
        </w:tabs>
        <w:spacing w:after="120"/>
        <w:ind w:left="0"/>
        <w:contextualSpacing w:val="0"/>
        <w:jc w:val="both"/>
        <w:rPr>
          <w:rFonts w:ascii="Times New Roman" w:hAnsi="Times New Roman"/>
          <w:sz w:val="26"/>
          <w:szCs w:val="26"/>
          <w:lang w:val="en-US"/>
        </w:rPr>
      </w:pPr>
      <w:r>
        <w:rPr>
          <w:rFonts w:ascii="Times New Roman" w:hAnsi="Times New Roman"/>
          <w:sz w:val="26"/>
          <w:szCs w:val="26"/>
          <w:lang w:val="en-US"/>
        </w:rPr>
        <w:t xml:space="preserve">Các thay đổi không được coi là phát sinh </w:t>
      </w:r>
      <w:del w:id="6850" w:author="Claude" w:date="2026-10-12T09:00:00Z">
        <w:r>
          <w:rPr>
            <w:rFonts w:ascii="Times New Roman" w:hAnsi="Times New Roman"/>
            <w:sz w:val="26"/>
            <w:szCs w:val="26"/>
            <w:lang w:val="en-US"/>
          </w:rPr>
          <w:delText xml:space="preserve">bao </w:delText>
        </w:r>
      </w:del>
      <w:r>
        <w:rPr>
          <w:rFonts w:ascii="Times New Roman" w:hAnsi="Times New Roman"/>
          <w:sz w:val="26"/>
          <w:szCs w:val="26"/>
          <w:lang w:val="en-US"/>
        </w:rPr>
        <w:t xml:space="preserve">gồm nhưng không giới hạn</w:t>
      </w:r>
      <w:del w:id="6851" w:author="Claude" w:date="2026-10-12T09:00:00Z">
        <w:r>
          <w:rPr>
            <w:rFonts w:ascii="Times New Roman" w:hAnsi="Times New Roman"/>
            <w:sz w:val="26"/>
            <w:szCs w:val="26"/>
            <w:lang w:val="en-US"/>
          </w:rPr>
          <w:delText xml:space="preserve"> các thay đổi sau</w:delText>
        </w:r>
      </w:del>
      <w:r>
        <w:rPr>
          <w:rFonts w:ascii="Times New Roman" w:hAnsi="Times New Roman"/>
          <w:sz w:val="26"/>
          <w:szCs w:val="26"/>
          <w:lang w:val="en-US"/>
        </w:rPr>
        <w:t xml:space="preserve">: thay đổi biện pháp chống đỡ hố đào,</w:t>
      </w:r>
      <w:ins w:id="6852" w:author="Claude" w:date="2026-10-12T09:00:00Z">
        <w:r>
          <w:rPr>
            <w:rFonts w:ascii="Times New Roman" w:hAnsi="Times New Roman"/>
            <w:sz w:val="26"/>
            <w:szCs w:val="26"/>
            <w:lang w:val="en-US"/>
          </w:rPr>
          <w:t xml:space="preserve"> thay đổi trình tự thi công do phối hợp với Nhà thầu thi công công tác đất, thay đổi</w:t>
        </w:r>
      </w:ins>
      <w:r>
        <w:rPr>
          <w:rFonts w:ascii="Times New Roman" w:hAnsi="Times New Roman"/>
          <w:sz w:val="26"/>
          <w:szCs w:val="26"/>
          <w:lang w:val="en-US"/>
        </w:rPr>
        <w:t xml:space="preserve"> biện pháp thi công chống thấm, thay đổi phương pháp quản lý chất lượng, vệ sinh</w:t>
      </w:r>
      <w:del w:id="6853" w:author="Claude" w:date="2026-10-12T09:00:00Z">
        <w:r>
          <w:rPr>
            <w:rFonts w:ascii="Times New Roman" w:hAnsi="Times New Roman"/>
            <w:sz w:val="26"/>
            <w:szCs w:val="26"/>
            <w:lang w:val="en-US"/>
          </w:rPr>
          <w:delText xml:space="preserve"> và</w:delText>
        </w:r>
      </w:del>
      <w:ins w:id="6854" w:author="Claude" w:date="2026-10-12T09:00:00Z">
        <w:r>
          <w:rPr>
            <w:rFonts w:ascii="Times New Roman" w:hAnsi="Times New Roman"/>
            <w:sz w:val="26"/>
            <w:szCs w:val="26"/>
            <w:lang w:val="en-US"/>
          </w:rPr>
          <w:t xml:space="preserve">,</w:t>
        </w:r>
      </w:ins>
      <w:r>
        <w:rPr>
          <w:rFonts w:ascii="Times New Roman" w:hAnsi="Times New Roman"/>
          <w:sz w:val="26"/>
          <w:szCs w:val="26"/>
          <w:lang w:val="en-US"/>
        </w:rPr>
        <w:t xml:space="preserve"> an toàn</w:t>
      </w:r>
      <w:del w:id="6855" w:author="Claude" w:date="2026-10-12T09:00:00Z">
        <w:r>
          <w:rPr>
            <w:rFonts w:ascii="Times New Roman" w:hAnsi="Times New Roman"/>
            <w:sz w:val="26"/>
            <w:szCs w:val="26"/>
            <w:lang w:val="en-US"/>
          </w:rPr>
          <w:delText xml:space="preserve"> công trình</w:delText>
        </w:r>
      </w:del>
      <w:r>
        <w:rPr>
          <w:rFonts w:ascii="Times New Roman" w:hAnsi="Times New Roman"/>
          <w:sz w:val="26"/>
          <w:szCs w:val="26"/>
          <w:lang w:val="en-US"/>
        </w:rPr>
        <w:t xml:space="preserve">, thay đổi tiêu chuẩn kỹ thuật vật liệu</w:t>
      </w:r>
      <w:del w:id="6856" w:author="Claude" w:date="2026-10-12T09:00:00Z">
        <w:r>
          <w:rPr>
            <w:rFonts w:ascii="Times New Roman" w:hAnsi="Times New Roman"/>
            <w:sz w:val="26"/>
            <w:szCs w:val="26"/>
            <w:lang w:val="en-US"/>
          </w:rPr>
          <w:delText xml:space="preserve">, …</w:delText>
        </w:r>
      </w:del>
      <w:ins w:id="6857" w:author="Claude" w:date="2026-10-12T09:00:00Z">
        <w:r>
          <w:rPr>
            <w:rFonts w:ascii="Times New Roman" w:hAnsi="Times New Roman"/>
            <w:sz w:val="26"/>
            <w:szCs w:val="26"/>
            <w:lang w:val="en-US"/>
          </w:rPr>
          <w:t xml:space="preserve">.</w:t>
        </w:r>
      </w:ins>
    </w:p>
    <w:p w14:paraId="4F7092E3" w14:textId="77777777" w:rsidR="00096978" w:rsidRPr="00302315" w:rsidRDefault="00096978" w:rsidP="007A44B1">
      <w:pPr>
        <w:pStyle w:val="Heading2"/>
        <w:spacing w:after="120" w:line="276" w:lineRule="auto"/>
        <w:jc w:val="left"/>
        <w:rPr>
          <w:rFonts w:ascii="Times New Roman" w:hAnsi="Times New Roman"/>
          <w:sz w:val="26"/>
          <w:szCs w:val="26"/>
        </w:rPr>
      </w:pPr>
      <w:r>
        <w:rPr>
          <w:rFonts w:ascii="Times New Roman" w:hAnsi="Times New Roman"/>
          <w:sz w:val="26"/>
          <w:szCs w:val="26"/>
        </w:rPr>
        <w:t>Điều 14. VẬT TƯ BÊN A CẤP</w:t>
      </w:r>
    </w:p>
    <w:p w14:paraId="2CBFF8A4" w14:textId="6D1C76C7" w:rsidR="001E0506" w:rsidRPr="00302315" w:rsidRDefault="001E0506" w:rsidP="007A44B1">
      <w:pPr>
        <w:spacing w:after="120" w:line="276" w:lineRule="auto"/>
        <w:jc w:val="both"/>
        <w:rPr>
          <w:rFonts w:ascii="Times New Roman" w:hAnsi="Times New Roman"/>
          <w:b/>
          <w:sz w:val="26"/>
          <w:szCs w:val="26"/>
          <w:highlight w:val="yellow"/>
        </w:rPr>
      </w:pPr>
      <w:r>
        <w:rPr>
          <w:rFonts w:ascii="Times New Roman" w:hAnsi="Times New Roman"/>
          <w:b/>
          <w:sz w:val="26"/>
          <w:szCs w:val="26"/>
          <w:rPrChange w:id="7410" w:author="Claude" w:date="2026-10-12T09:00:00Z">
            <w:rPr>
              <w:rFonts w:ascii="Times New Roman" w:hAnsi="Times New Roman"/>
              <w:b/>
              <w:sz w:val="26"/>
              <w:szCs w:val="26"/>
              <w:highlight w:val="yellow"/>
            </w:rPr>
          </w:rPrChange>
        </w:rPr>
        <w:t>(chỉ áp dụng với trường hợp Bên A cấp vật tư)</w:t>
      </w:r>
    </w:p>
    <w:p w14:paraId="5BB26DD0" w14:textId="26CEB30D" w:rsidR="00096978" w:rsidRPr="00302315" w:rsidRDefault="00096978" w:rsidP="007A44B1">
      <w:pPr>
        <w:spacing w:after="120" w:line="276" w:lineRule="auto"/>
        <w:jc w:val="both"/>
        <w:rPr>
          <w:rFonts w:ascii="Times New Roman" w:hAnsi="Times New Roman"/>
          <w:sz w:val="26"/>
          <w:szCs w:val="26"/>
          <w:highlight w:val="yellow"/>
          <w:lang w:val="vi-VN"/>
        </w:rPr>
      </w:pPr>
      <w:r>
        <w:rPr>
          <w:rFonts w:ascii="Times New Roman" w:hAnsi="Times New Roman"/>
          <w:b/>
          <w:sz w:val="26"/>
          <w:szCs w:val="26"/>
          <w:lang w:val="vi-VN"/>
          <w:rPrChange w:id="7411" w:author="Claude" w:date="2026-10-12T09:00:00Z">
            <w:rPr>
              <w:rFonts w:ascii="Times New Roman" w:hAnsi="Times New Roman"/>
              <w:b/>
              <w:sz w:val="26"/>
              <w:szCs w:val="26"/>
              <w:highlight w:val="yellow"/>
              <w:lang w:val="vi-VN"/>
            </w:rPr>
          </w:rPrChange>
        </w:rPr>
        <w:t>1</w:t>
      </w:r>
      <w:r>
        <w:rPr>
          <w:rFonts w:ascii="Times New Roman" w:hAnsi="Times New Roman"/>
          <w:b/>
          <w:sz w:val="26"/>
          <w:szCs w:val="26"/>
          <w:rPrChange w:id="7412" w:author="Claude" w:date="2026-10-12T09:00:00Z">
            <w:rPr>
              <w:rFonts w:ascii="Times New Roman" w:hAnsi="Times New Roman"/>
              <w:b/>
              <w:sz w:val="26"/>
              <w:szCs w:val="26"/>
              <w:highlight w:val="yellow"/>
            </w:rPr>
          </w:rPrChange>
        </w:rPr>
        <w:t>4</w:t>
      </w:r>
      <w:r>
        <w:rPr>
          <w:rFonts w:ascii="Times New Roman" w:hAnsi="Times New Roman"/>
          <w:b/>
          <w:sz w:val="26"/>
          <w:szCs w:val="26"/>
          <w:lang w:val="vi-VN"/>
          <w:rPrChange w:id="7413" w:author="Claude" w:date="2026-10-12T09:00:00Z">
            <w:rPr>
              <w:rFonts w:ascii="Times New Roman" w:hAnsi="Times New Roman"/>
              <w:b/>
              <w:sz w:val="26"/>
              <w:szCs w:val="26"/>
              <w:highlight w:val="yellow"/>
              <w:lang w:val="vi-VN"/>
            </w:rPr>
          </w:rPrChange>
        </w:rPr>
        <w:t>.1.</w:t>
      </w:r>
      <w:r>
        <w:rPr>
          <w:rFonts w:ascii="Times New Roman" w:hAnsi="Times New Roman"/>
          <w:sz w:val="26"/>
          <w:szCs w:val="26"/>
          <w:highlight w:val="yellow"/>
          <w:lang w:val="vi-VN"/>
        </w:rPr>
        <w:t xml:space="preserve"> </w:t>
      </w:r>
      <w:r>
        <w:rPr>
          <w:rFonts w:ascii="Times New Roman" w:hAnsi="Times New Roman"/>
          <w:sz w:val="26"/>
          <w:szCs w:val="26"/>
          <w:rPrChange w:id="7414" w:author="Claude" w:date="2026-10-12T09:00:00Z">
            <w:rPr>
              <w:rFonts w:ascii="Times New Roman" w:hAnsi="Times New Roman"/>
              <w:sz w:val="26"/>
              <w:szCs w:val="26"/>
              <w:highlight w:val="yellow"/>
            </w:rPr>
          </w:rPrChange>
        </w:rPr>
        <w:t>Bên A cấp</w:t>
      </w:r>
      <w:r>
        <w:rPr>
          <w:rFonts w:ascii="Times New Roman" w:hAnsi="Times New Roman"/>
          <w:sz w:val="26"/>
          <w:szCs w:val="26"/>
          <w:lang w:val="vi-VN"/>
          <w:rPrChange w:id="7415" w:author="Claude" w:date="2026-10-12T09:00:00Z">
            <w:rPr>
              <w:rFonts w:ascii="Times New Roman" w:hAnsi="Times New Roman"/>
              <w:sz w:val="26"/>
              <w:szCs w:val="26"/>
              <w:highlight w:val="yellow"/>
              <w:lang w:val="vi-VN"/>
            </w:rPr>
          </w:rPrChange>
        </w:rPr>
        <w:t xml:space="preserve"> cho Bên B</w:t>
      </w:r>
      <w:r>
        <w:rPr>
          <w:rFonts w:ascii="Times New Roman" w:hAnsi="Times New Roman"/>
          <w:sz w:val="26"/>
          <w:szCs w:val="26"/>
          <w:rPrChange w:id="7416" w:author="Claude" w:date="2026-10-12T09:00:00Z">
            <w:rPr>
              <w:rFonts w:ascii="Times New Roman" w:hAnsi="Times New Roman"/>
              <w:sz w:val="26"/>
              <w:szCs w:val="26"/>
              <w:highlight w:val="yellow"/>
            </w:rPr>
          </w:rPrChange>
        </w:rPr>
        <w:t xml:space="preserve"> các loại vật tư, vật liệu: Bê tông thương phẩm, cốt thép và các vật tư khác theo Biểu 07. </w:t>
      </w:r>
      <w:r>
        <w:rPr>
          <w:rFonts w:ascii="Times New Roman" w:hAnsi="Times New Roman"/>
          <w:sz w:val="26"/>
          <w:szCs w:val="26"/>
          <w:lang w:val="vi-VN"/>
          <w:rPrChange w:id="7417" w:author="Claude" w:date="2026-10-12T09:00:00Z">
            <w:rPr>
              <w:rFonts w:ascii="Times New Roman" w:hAnsi="Times New Roman"/>
              <w:sz w:val="26"/>
              <w:szCs w:val="26"/>
              <w:highlight w:val="yellow"/>
              <w:lang w:val="vi-VN"/>
            </w:rPr>
          </w:rPrChange>
        </w:rPr>
        <w:t xml:space="preserve">Khi có nhu cầu sử dụng các vật tư này, Bên B phải gửi cho Bên A </w:t>
      </w:r>
      <w:r>
        <w:rPr>
          <w:rFonts w:ascii="Times New Roman" w:hAnsi="Times New Roman"/>
          <w:sz w:val="26"/>
          <w:szCs w:val="26"/>
          <w:rPrChange w:id="7418" w:author="Claude" w:date="2026-10-12T09:00:00Z">
            <w:rPr>
              <w:rFonts w:ascii="Times New Roman" w:hAnsi="Times New Roman"/>
              <w:sz w:val="26"/>
              <w:szCs w:val="26"/>
              <w:highlight w:val="yellow"/>
            </w:rPr>
          </w:rPrChange>
        </w:rPr>
        <w:t>g</w:t>
      </w:r>
      <w:r>
        <w:rPr>
          <w:rFonts w:ascii="Times New Roman" w:hAnsi="Times New Roman"/>
          <w:sz w:val="26"/>
          <w:szCs w:val="26"/>
          <w:lang w:val="vi-VN"/>
          <w:rPrChange w:id="7419" w:author="Claude" w:date="2026-10-12T09:00:00Z">
            <w:rPr>
              <w:rFonts w:ascii="Times New Roman" w:hAnsi="Times New Roman"/>
              <w:sz w:val="26"/>
              <w:szCs w:val="26"/>
              <w:highlight w:val="yellow"/>
              <w:lang w:val="vi-VN"/>
            </w:rPr>
          </w:rPrChange>
        </w:rPr>
        <w:t>iấy đề nghị cấp vật tư trước ít nhất trước</w:t>
      </w:r>
      <w:r>
        <w:rPr>
          <w:rFonts w:ascii="Times New Roman" w:hAnsi="Times New Roman"/>
          <w:sz w:val="26"/>
          <w:szCs w:val="26"/>
          <w:rPrChange w:id="7420" w:author="Claude" w:date="2026-10-12T09:00:00Z">
            <w:rPr>
              <w:rFonts w:ascii="Times New Roman" w:hAnsi="Times New Roman"/>
              <w:sz w:val="26"/>
              <w:szCs w:val="26"/>
              <w:highlight w:val="yellow"/>
            </w:rPr>
          </w:rPrChange>
        </w:rPr>
        <w:t xml:space="preserve"> 10 ngày với bê tông, 14 ngày với cốt thép và các vật tư khác. </w:t>
      </w:r>
      <w:r>
        <w:rPr>
          <w:rFonts w:ascii="Times New Roman" w:hAnsi="Times New Roman"/>
          <w:sz w:val="26"/>
          <w:szCs w:val="26"/>
          <w:lang w:val="vi-VN"/>
          <w:rPrChange w:id="7421" w:author="Claude" w:date="2026-10-12T09:00:00Z">
            <w:rPr>
              <w:rFonts w:ascii="Times New Roman" w:hAnsi="Times New Roman"/>
              <w:sz w:val="26"/>
              <w:szCs w:val="26"/>
              <w:highlight w:val="yellow"/>
              <w:lang w:val="vi-VN"/>
            </w:rPr>
          </w:rPrChange>
        </w:rPr>
        <w:t xml:space="preserve">Giấy đề nghị cấp vật tư phải có các nội dung: </w:t>
      </w:r>
      <w:r>
        <w:rPr>
          <w:rFonts w:ascii="Times New Roman" w:hAnsi="Times New Roman"/>
          <w:sz w:val="26"/>
          <w:szCs w:val="26"/>
          <w:rPrChange w:id="7422" w:author="Claude" w:date="2026-10-12T09:00:00Z">
            <w:rPr>
              <w:rFonts w:ascii="Times New Roman" w:hAnsi="Times New Roman"/>
              <w:sz w:val="26"/>
              <w:szCs w:val="26"/>
              <w:highlight w:val="yellow"/>
            </w:rPr>
          </w:rPrChange>
        </w:rPr>
        <w:t>c</w:t>
      </w:r>
      <w:r>
        <w:rPr>
          <w:rFonts w:ascii="Times New Roman" w:hAnsi="Times New Roman"/>
          <w:sz w:val="26"/>
          <w:szCs w:val="26"/>
          <w:lang w:val="vi-VN"/>
          <w:rPrChange w:id="7423" w:author="Claude" w:date="2026-10-12T09:00:00Z">
            <w:rPr>
              <w:rFonts w:ascii="Times New Roman" w:hAnsi="Times New Roman"/>
              <w:sz w:val="26"/>
              <w:szCs w:val="26"/>
              <w:highlight w:val="yellow"/>
              <w:lang w:val="vi-VN"/>
            </w:rPr>
          </w:rPrChange>
        </w:rPr>
        <w:t xml:space="preserve">hủng loại, số lượng, thời gian, địa điểm. Trên cơ sở kiểm tra sự phù hợp giữa yêu cầu của Bên B với tiến độ thi công thực tế trên Công trường, Bên A sẽ xem xét, quyết định cấp vật tư cho Bên B. </w:t>
      </w:r>
    </w:p>
    <w:p w14:paraId="672BB447" w14:textId="77777777" w:rsidR="00096978" w:rsidRPr="00302315" w:rsidRDefault="00096978" w:rsidP="007A44B1">
      <w:pPr>
        <w:spacing w:after="120" w:line="276" w:lineRule="auto"/>
        <w:jc w:val="both"/>
        <w:rPr>
          <w:rFonts w:ascii="Times New Roman" w:hAnsi="Times New Roman"/>
          <w:strike/>
          <w:sz w:val="26"/>
          <w:szCs w:val="26"/>
          <w:highlight w:val="yellow"/>
          <w:lang w:val="vi-VN"/>
        </w:rPr>
      </w:pPr>
      <w:r>
        <w:rPr>
          <w:rFonts w:ascii="Times New Roman" w:hAnsi="Times New Roman"/>
          <w:b/>
          <w:sz w:val="26"/>
          <w:szCs w:val="26"/>
          <w:lang w:val="vi-VN"/>
          <w:rPrChange w:id="7424" w:author="Claude" w:date="2026-10-12T09:00:00Z">
            <w:rPr>
              <w:rFonts w:ascii="Times New Roman" w:hAnsi="Times New Roman"/>
              <w:b/>
              <w:sz w:val="26"/>
              <w:szCs w:val="26"/>
              <w:highlight w:val="yellow"/>
              <w:lang w:val="vi-VN"/>
            </w:rPr>
          </w:rPrChange>
        </w:rPr>
        <w:t>14.2.</w:t>
      </w:r>
      <w:r>
        <w:rPr>
          <w:rFonts w:ascii="Times New Roman" w:hAnsi="Times New Roman"/>
          <w:sz w:val="26"/>
          <w:szCs w:val="26"/>
          <w:lang w:val="vi-VN"/>
          <w:rPrChange w:id="7425" w:author="Claude" w:date="2026-10-12T09:00:00Z">
            <w:rPr>
              <w:rFonts w:ascii="Times New Roman" w:hAnsi="Times New Roman"/>
              <w:sz w:val="26"/>
              <w:szCs w:val="26"/>
              <w:highlight w:val="yellow"/>
              <w:lang w:val="vi-VN"/>
            </w:rPr>
          </w:rPrChange>
        </w:rPr>
        <w:t xml:space="preserve"> Sau khi chấp thuận đề nghị cấp vật tư của Bên B, Bên A sẽ thông báo cho Bên B về chủng loại, số lượng, thời gian, địa điểm. Bên A sẽ cung cấp vật tư đến vị trí thuận lợi để Bên B triển khai thi công, Bên B có trách nhiệm bố trí phương tiện hạ tải, kho bãi, nhân lực để tiếp nhận vật tư do Bên A giao đúng thời gian và địa điểm như đã thông báo. Trường hợp Bên B không nhận vật tư đúng thời gian, Bên B phải chịu toàn bộ các chi phí phát sinh có liên quan.</w:t>
      </w:r>
    </w:p>
    <w:p w14:paraId="12B00154" w14:textId="77777777" w:rsidR="00096978" w:rsidRPr="00302315" w:rsidRDefault="00096978" w:rsidP="007A44B1">
      <w:pPr>
        <w:spacing w:after="120" w:line="276" w:lineRule="auto"/>
        <w:jc w:val="both"/>
        <w:rPr>
          <w:rFonts w:ascii="Times New Roman" w:hAnsi="Times New Roman"/>
          <w:sz w:val="26"/>
          <w:szCs w:val="26"/>
          <w:highlight w:val="yellow"/>
          <w:lang w:val="vi-VN"/>
        </w:rPr>
      </w:pPr>
      <w:r>
        <w:rPr>
          <w:rFonts w:ascii="Times New Roman" w:hAnsi="Times New Roman"/>
          <w:b/>
          <w:sz w:val="26"/>
          <w:szCs w:val="26"/>
          <w:lang w:val="vi-VN"/>
          <w:rPrChange w:id="7426" w:author="Claude" w:date="2026-10-12T09:00:00Z">
            <w:rPr>
              <w:rFonts w:ascii="Times New Roman" w:hAnsi="Times New Roman"/>
              <w:b/>
              <w:sz w:val="26"/>
              <w:szCs w:val="26"/>
              <w:highlight w:val="yellow"/>
              <w:lang w:val="vi-VN"/>
            </w:rPr>
          </w:rPrChange>
        </w:rPr>
        <w:t>14.3.</w:t>
      </w:r>
      <w:r>
        <w:rPr>
          <w:rFonts w:ascii="Times New Roman" w:hAnsi="Times New Roman"/>
          <w:sz w:val="26"/>
          <w:szCs w:val="26"/>
          <w:lang w:val="vi-VN"/>
          <w:rPrChange w:id="7427" w:author="Claude" w:date="2026-10-12T09:00:00Z">
            <w:rPr>
              <w:rFonts w:ascii="Times New Roman" w:hAnsi="Times New Roman"/>
              <w:sz w:val="26"/>
              <w:szCs w:val="26"/>
              <w:highlight w:val="yellow"/>
              <w:lang w:val="vi-VN"/>
            </w:rPr>
          </w:rPrChange>
        </w:rPr>
        <w:t xml:space="preserve"> Khi nhận vật tư, hai bên phải lập biên bản giao nhận. Nội dung biên bản này phải ghi đầy đủ các thông tin: Tên dự án, công trình, hạng mục; Thời gian, địa điểm giao nhận; Bên giao, bên nhận; Chủng loại, số lượng, chất lượng; Tài liệu kèm theo (nếu có); Chữ ký, họ tên bên giao, bên nhận. </w:t>
      </w:r>
    </w:p>
    <w:p w14:paraId="052FBED3" w14:textId="62B7C313" w:rsidR="006966B9" w:rsidRPr="00302315" w:rsidRDefault="006966B9" w:rsidP="007A44B1">
      <w:pPr>
        <w:spacing w:after="120" w:line="276" w:lineRule="auto"/>
        <w:jc w:val="both"/>
        <w:rPr>
          <w:rFonts w:ascii="Times New Roman" w:hAnsi="Times New Roman"/>
          <w:sz w:val="26"/>
          <w:szCs w:val="26"/>
          <w:highlight w:val="yellow"/>
          <w:lang w:val="vi-VN"/>
        </w:rPr>
      </w:pPr>
      <w:r>
        <w:rPr>
          <w:rFonts w:ascii="Times New Roman" w:hAnsi="Times New Roman"/>
          <w:b/>
          <w:sz w:val="26"/>
          <w:szCs w:val="26"/>
          <w:lang w:val="vi-VN"/>
          <w:rPrChange w:id="7428" w:author="Claude" w:date="2026-10-12T09:00:00Z">
            <w:rPr>
              <w:rFonts w:ascii="Times New Roman" w:hAnsi="Times New Roman"/>
              <w:b/>
              <w:sz w:val="26"/>
              <w:szCs w:val="26"/>
              <w:highlight w:val="yellow"/>
              <w:lang w:val="vi-VN"/>
            </w:rPr>
          </w:rPrChange>
        </w:rPr>
        <w:t>14.4.</w:t>
      </w:r>
      <w:r>
        <w:rPr>
          <w:rFonts w:ascii="Times New Roman" w:hAnsi="Times New Roman"/>
          <w:sz w:val="26"/>
          <w:szCs w:val="26"/>
          <w:lang w:val="vi-VN"/>
          <w:rPrChange w:id="7429" w:author="Claude" w:date="2026-10-12T09:00:00Z">
            <w:rPr>
              <w:rFonts w:ascii="Times New Roman" w:hAnsi="Times New Roman"/>
              <w:sz w:val="26"/>
              <w:szCs w:val="26"/>
              <w:highlight w:val="yellow"/>
              <w:lang w:val="vi-VN"/>
            </w:rPr>
          </w:rPrChange>
        </w:rPr>
        <w:t xml:space="preserve"> Bằng chi phí, phương tiện và nhân lực của Bên B, Bên B hạ hàng, nhận và bảo quản các vật tư, vật liệu Bên A cấp tại công trường Dự án. Đối với cốt thép, bằng chi phí của Bên B, Bên B sẽ thực hiện cắt mẫu thí nghiệm và chuyển toàn bộ mẫu thép đến văn phòng công trường của Bên A hoặc phòng thí nghiệm tại công trường của Bên A.</w:t>
      </w:r>
    </w:p>
    <w:p w14:paraId="13B846D3" w14:textId="77777777" w:rsidR="00096978" w:rsidRPr="00302315" w:rsidRDefault="00096978" w:rsidP="007A44B1">
      <w:pPr>
        <w:spacing w:after="120" w:line="276" w:lineRule="auto"/>
        <w:jc w:val="both"/>
        <w:rPr>
          <w:rFonts w:ascii="Times New Roman" w:hAnsi="Times New Roman"/>
          <w:sz w:val="26"/>
          <w:szCs w:val="26"/>
          <w:highlight w:val="yellow"/>
          <w:lang w:val="nl-NL"/>
        </w:rPr>
      </w:pPr>
      <w:r>
        <w:rPr>
          <w:rFonts w:ascii="Times New Roman" w:hAnsi="Times New Roman"/>
          <w:b/>
          <w:sz w:val="26"/>
          <w:szCs w:val="26"/>
          <w:lang w:val="vi-VN"/>
          <w:rPrChange w:id="7430" w:author="Claude" w:date="2026-10-12T09:00:00Z">
            <w:rPr>
              <w:rFonts w:ascii="Times New Roman" w:hAnsi="Times New Roman"/>
              <w:b/>
              <w:sz w:val="26"/>
              <w:szCs w:val="26"/>
              <w:highlight w:val="yellow"/>
              <w:lang w:val="vi-VN"/>
            </w:rPr>
          </w:rPrChange>
        </w:rPr>
        <w:t>14.5.</w:t>
      </w:r>
      <w:r>
        <w:rPr>
          <w:rFonts w:ascii="Times New Roman" w:hAnsi="Times New Roman"/>
          <w:sz w:val="26"/>
          <w:szCs w:val="26"/>
          <w:highlight w:val="yellow"/>
          <w:lang w:val="vi-VN"/>
        </w:rPr>
        <w:t xml:space="preserve"> </w:t>
      </w:r>
      <w:r>
        <w:rPr>
          <w:rFonts w:ascii="Times New Roman" w:hAnsi="Times New Roman"/>
          <w:sz w:val="26"/>
          <w:szCs w:val="26"/>
          <w:lang w:val="nl-NL"/>
          <w:rPrChange w:id="7431" w:author="Claude" w:date="2026-10-12T09:00:00Z">
            <w:rPr>
              <w:rFonts w:ascii="Times New Roman" w:hAnsi="Times New Roman"/>
              <w:sz w:val="26"/>
              <w:szCs w:val="26"/>
              <w:highlight w:val="yellow"/>
              <w:lang w:val="nl-NL"/>
            </w:rPr>
          </w:rPrChange>
        </w:rPr>
        <w:t>Bên B phải cử người giao nhận 3 bên (nhà cung cấp, Bên A, Bên B) cho các vật tư, vật liệu do Bên A cung cấp theo đúng quy định. Kể từ khi nhận vật liệu thì mọi nghĩa vụ trông coi, bảo quản vật liệu thuộc nghĩa vụ của Bên B. Bên A sẽ không chịu trách nhiệm về sự thiếu hụt khối lượng hay không đảm bảo chất lượng của vật tư sau khi đã giao cho Bên B.</w:t>
      </w:r>
    </w:p>
    <w:p w14:paraId="1F81B989" w14:textId="7347F8FD" w:rsidR="00096978" w:rsidRPr="00302315" w:rsidRDefault="00096978" w:rsidP="007A44B1">
      <w:pPr>
        <w:spacing w:after="120" w:line="276" w:lineRule="auto"/>
        <w:jc w:val="both"/>
        <w:rPr>
          <w:rFonts w:ascii="Times New Roman" w:hAnsi="Times New Roman"/>
          <w:b/>
          <w:bCs/>
          <w:sz w:val="26"/>
          <w:szCs w:val="26"/>
          <w:highlight w:val="yellow"/>
          <w:lang w:val="nl-NL"/>
        </w:rPr>
      </w:pPr>
      <w:r>
        <w:rPr>
          <w:rFonts w:ascii="Times New Roman" w:hAnsi="Times New Roman"/>
          <w:b/>
          <w:bCs/>
          <w:sz w:val="26"/>
          <w:szCs w:val="26"/>
          <w:lang w:val="nl-NL"/>
          <w:rPrChange w:id="7432" w:author="Claude" w:date="2026-10-12T09:00:00Z">
            <w:rPr>
              <w:rFonts w:ascii="Times New Roman" w:hAnsi="Times New Roman"/>
              <w:b/>
              <w:bCs/>
              <w:sz w:val="26"/>
              <w:szCs w:val="26"/>
              <w:highlight w:val="yellow"/>
              <w:lang w:val="nl-NL"/>
            </w:rPr>
          </w:rPrChange>
        </w:rPr>
        <w:t>14.6.</w:t>
      </w:r>
      <w:r>
        <w:rPr>
          <w:rFonts w:ascii="Times New Roman" w:hAnsi="Times New Roman"/>
          <w:sz w:val="26"/>
          <w:szCs w:val="26"/>
          <w:lang w:val="vi-VN"/>
          <w:rPrChange w:id="7433" w:author="Claude" w:date="2026-10-12T09:00:00Z">
            <w:rPr>
              <w:rFonts w:ascii="Times New Roman" w:hAnsi="Times New Roman"/>
              <w:sz w:val="26"/>
              <w:szCs w:val="26"/>
              <w:highlight w:val="yellow"/>
              <w:lang w:val="vi-VN"/>
            </w:rPr>
          </w:rPrChange>
        </w:rPr>
        <w:t xml:space="preserve"> Các chi phí kiểm tra chất lượng, nghiệm thu vật liệu trước khi </w:t>
      </w:r>
      <w:r>
        <w:rPr>
          <w:rFonts w:ascii="Times New Roman" w:hAnsi="Times New Roman"/>
          <w:sz w:val="26"/>
          <w:szCs w:val="26"/>
          <w:lang w:val="nl-NL"/>
          <w:rPrChange w:id="7434" w:author="Claude" w:date="2026-10-12T09:00:00Z">
            <w:rPr>
              <w:rFonts w:ascii="Times New Roman" w:hAnsi="Times New Roman"/>
              <w:sz w:val="26"/>
              <w:szCs w:val="26"/>
              <w:highlight w:val="yellow"/>
              <w:lang w:val="nl-NL"/>
            </w:rPr>
          </w:rPrChange>
        </w:rPr>
        <w:t>đưa vào</w:t>
      </w:r>
      <w:r>
        <w:rPr>
          <w:rFonts w:ascii="Times New Roman" w:hAnsi="Times New Roman"/>
          <w:sz w:val="26"/>
          <w:szCs w:val="26"/>
          <w:lang w:val="vi-VN"/>
          <w:rPrChange w:id="7435" w:author="Claude" w:date="2026-10-12T09:00:00Z">
            <w:rPr>
              <w:rFonts w:ascii="Times New Roman" w:hAnsi="Times New Roman"/>
              <w:sz w:val="26"/>
              <w:szCs w:val="26"/>
              <w:highlight w:val="yellow"/>
              <w:lang w:val="vi-VN"/>
            </w:rPr>
          </w:rPrChange>
        </w:rPr>
        <w:t xml:space="preserve"> sử dụng cho Hạng mục công trình</w:t>
      </w:r>
      <w:r>
        <w:rPr>
          <w:rFonts w:ascii="Times New Roman" w:hAnsi="Times New Roman"/>
          <w:sz w:val="26"/>
          <w:szCs w:val="26"/>
          <w:lang w:val="nl-NL"/>
          <w:rPrChange w:id="7436" w:author="Claude" w:date="2026-10-12T09:00:00Z">
            <w:rPr>
              <w:rFonts w:ascii="Times New Roman" w:hAnsi="Times New Roman"/>
              <w:sz w:val="26"/>
              <w:szCs w:val="26"/>
              <w:highlight w:val="yellow"/>
              <w:lang w:val="nl-NL"/>
            </w:rPr>
          </w:rPrChange>
        </w:rPr>
        <w:t xml:space="preserve"> và các chi </w:t>
      </w:r>
      <w:r>
        <w:rPr>
          <w:rFonts w:ascii="Times New Roman" w:hAnsi="Times New Roman"/>
          <w:sz w:val="26"/>
          <w:szCs w:val="26"/>
          <w:lang w:val="vi-VN"/>
          <w:rPrChange w:id="7437" w:author="Claude" w:date="2026-10-12T09:00:00Z">
            <w:rPr>
              <w:rFonts w:ascii="Times New Roman" w:hAnsi="Times New Roman"/>
              <w:sz w:val="26"/>
              <w:szCs w:val="26"/>
              <w:highlight w:val="yellow"/>
              <w:lang w:val="vi-VN"/>
            </w:rPr>
          </w:rPrChange>
        </w:rPr>
        <w:t>phí khác liên quan đến vật liệu trong quá trình thi công và nghiệm thu công việc xây dựng đối với vật tư do Bên A cấp sẽ do Bên A chịu, trừ chi phí lấy mẫu, vận chuyển mẫu và chi phí thí nghiệm lại do mẫu không đạt vì lỗi của Bên B.</w:t>
      </w:r>
    </w:p>
    <w:p w14:paraId="4EB78F0A" w14:textId="77777777" w:rsidR="00096978" w:rsidRPr="00302315" w:rsidRDefault="00096978" w:rsidP="007A44B1">
      <w:pPr>
        <w:spacing w:after="120" w:line="276" w:lineRule="auto"/>
        <w:jc w:val="both"/>
        <w:rPr>
          <w:rFonts w:ascii="Times New Roman" w:hAnsi="Times New Roman"/>
          <w:sz w:val="26"/>
          <w:szCs w:val="26"/>
          <w:highlight w:val="yellow"/>
          <w:lang w:val="vi-VN"/>
        </w:rPr>
      </w:pPr>
      <w:r>
        <w:rPr>
          <w:rFonts w:ascii="Times New Roman" w:hAnsi="Times New Roman"/>
          <w:b/>
          <w:sz w:val="26"/>
          <w:szCs w:val="26"/>
          <w:lang w:val="vi-VN"/>
          <w:rPrChange w:id="7438" w:author="Claude" w:date="2026-10-12T09:00:00Z">
            <w:rPr>
              <w:rFonts w:ascii="Times New Roman" w:hAnsi="Times New Roman"/>
              <w:b/>
              <w:sz w:val="26"/>
              <w:szCs w:val="26"/>
              <w:highlight w:val="yellow"/>
              <w:lang w:val="vi-VN"/>
            </w:rPr>
          </w:rPrChange>
        </w:rPr>
        <w:t>1</w:t>
      </w:r>
      <w:r>
        <w:rPr>
          <w:rFonts w:ascii="Times New Roman" w:hAnsi="Times New Roman"/>
          <w:b/>
          <w:sz w:val="26"/>
          <w:szCs w:val="26"/>
          <w:lang w:val="nl-NL"/>
          <w:rPrChange w:id="7439" w:author="Claude" w:date="2026-10-12T09:00:00Z">
            <w:rPr>
              <w:rFonts w:ascii="Times New Roman" w:hAnsi="Times New Roman"/>
              <w:b/>
              <w:sz w:val="26"/>
              <w:szCs w:val="26"/>
              <w:highlight w:val="yellow"/>
              <w:lang w:val="nl-NL"/>
            </w:rPr>
          </w:rPrChange>
        </w:rPr>
        <w:t>4</w:t>
      </w:r>
      <w:r>
        <w:rPr>
          <w:rFonts w:ascii="Times New Roman" w:hAnsi="Times New Roman"/>
          <w:b/>
          <w:sz w:val="26"/>
          <w:szCs w:val="26"/>
          <w:highlight w:val="yellow"/>
          <w:lang w:val="vi-VN"/>
        </w:rPr>
        <w:t>.</w:t>
      </w:r>
      <w:r>
        <w:rPr>
          <w:rFonts w:ascii="Times New Roman" w:hAnsi="Times New Roman"/>
          <w:b/>
          <w:sz w:val="26"/>
          <w:szCs w:val="26"/>
          <w:lang w:val="nl-NL"/>
          <w:rPrChange w:id="7440" w:author="Claude" w:date="2026-10-12T09:00:00Z">
            <w:rPr>
              <w:rFonts w:ascii="Times New Roman" w:hAnsi="Times New Roman"/>
              <w:b/>
              <w:sz w:val="26"/>
              <w:szCs w:val="26"/>
              <w:highlight w:val="yellow"/>
              <w:lang w:val="nl-NL"/>
            </w:rPr>
          </w:rPrChange>
        </w:rPr>
        <w:t>7</w:t>
      </w:r>
      <w:r>
        <w:rPr>
          <w:rFonts w:ascii="Times New Roman" w:hAnsi="Times New Roman"/>
          <w:b/>
          <w:sz w:val="26"/>
          <w:szCs w:val="26"/>
          <w:highlight w:val="yellow"/>
          <w:lang w:val="vi-VN"/>
        </w:rPr>
        <w:t>.</w:t>
      </w:r>
      <w:r>
        <w:rPr>
          <w:rFonts w:ascii="Times New Roman" w:hAnsi="Times New Roman"/>
          <w:sz w:val="26"/>
          <w:szCs w:val="26"/>
          <w:lang w:val="vi-VN"/>
          <w:rPrChange w:id="7441" w:author="Claude" w:date="2026-10-12T09:00:00Z">
            <w:rPr>
              <w:rFonts w:ascii="Times New Roman" w:hAnsi="Times New Roman"/>
              <w:sz w:val="26"/>
              <w:szCs w:val="26"/>
              <w:highlight w:val="yellow"/>
              <w:lang w:val="vi-VN"/>
            </w:rPr>
          </w:rPrChange>
        </w:rPr>
        <w:t xml:space="preserve"> Bên B phải tự bảo quản vật tư do Bên A cấp bằng chi phí của mình. Bên A không chịu trách nhiệm đối với các rủi ro liên quan đến việc bảo quản, sử dụng vật tư của Bên B tại Công trường.</w:t>
      </w:r>
    </w:p>
    <w:p w14:paraId="72F75D67" w14:textId="77777777" w:rsidR="00096978" w:rsidRPr="00302315" w:rsidRDefault="00096978" w:rsidP="007A44B1">
      <w:pPr>
        <w:spacing w:after="120" w:line="276" w:lineRule="auto"/>
        <w:jc w:val="both"/>
        <w:rPr>
          <w:rFonts w:ascii="Times New Roman" w:hAnsi="Times New Roman"/>
          <w:strike/>
          <w:sz w:val="26"/>
          <w:szCs w:val="26"/>
          <w:highlight w:val="yellow"/>
          <w:lang w:val="vi-VN"/>
        </w:rPr>
      </w:pPr>
      <w:r>
        <w:rPr>
          <w:rFonts w:ascii="Times New Roman" w:hAnsi="Times New Roman"/>
          <w:b/>
          <w:sz w:val="26"/>
          <w:szCs w:val="26"/>
          <w:lang w:val="vi-VN"/>
          <w:rPrChange w:id="7442" w:author="Claude" w:date="2026-10-12T09:00:00Z">
            <w:rPr>
              <w:rFonts w:ascii="Times New Roman" w:hAnsi="Times New Roman"/>
              <w:b/>
              <w:sz w:val="26"/>
              <w:szCs w:val="26"/>
              <w:highlight w:val="yellow"/>
              <w:lang w:val="vi-VN"/>
            </w:rPr>
          </w:rPrChange>
        </w:rPr>
        <w:t>14.8.</w:t>
      </w:r>
      <w:r>
        <w:rPr>
          <w:rFonts w:ascii="Times New Roman" w:hAnsi="Times New Roman"/>
          <w:sz w:val="26"/>
          <w:szCs w:val="26"/>
          <w:lang w:val="vi-VN"/>
          <w:rPrChange w:id="7443" w:author="Claude" w:date="2026-10-12T09:00:00Z">
            <w:rPr>
              <w:rFonts w:ascii="Times New Roman" w:hAnsi="Times New Roman"/>
              <w:sz w:val="26"/>
              <w:szCs w:val="26"/>
              <w:highlight w:val="yellow"/>
              <w:lang w:val="vi-VN"/>
            </w:rPr>
          </w:rPrChange>
        </w:rPr>
        <w:t xml:space="preserve"> Bên B phải sử dụng các vật tư do Bên A cấp đúng mục đích.</w:t>
      </w:r>
    </w:p>
    <w:p w14:paraId="16C73267" w14:textId="77777777" w:rsidR="00096978" w:rsidRPr="00302315" w:rsidRDefault="00096978" w:rsidP="007A44B1">
      <w:pPr>
        <w:spacing w:after="120" w:line="276" w:lineRule="auto"/>
        <w:jc w:val="both"/>
        <w:rPr>
          <w:rFonts w:ascii="Times New Roman" w:hAnsi="Times New Roman"/>
          <w:sz w:val="26"/>
          <w:szCs w:val="26"/>
          <w:lang w:val="vi-VN"/>
        </w:rPr>
      </w:pPr>
      <w:r>
        <w:rPr>
          <w:rFonts w:ascii="Times New Roman" w:hAnsi="Times New Roman"/>
          <w:b/>
          <w:sz w:val="26"/>
          <w:szCs w:val="26"/>
          <w:lang w:val="vi-VN"/>
          <w:rPrChange w:id="7444" w:author="Claude" w:date="2026-10-12T09:00:00Z">
            <w:rPr>
              <w:rFonts w:ascii="Times New Roman" w:hAnsi="Times New Roman"/>
              <w:b/>
              <w:sz w:val="26"/>
              <w:szCs w:val="26"/>
              <w:highlight w:val="yellow"/>
              <w:lang w:val="vi-VN"/>
            </w:rPr>
          </w:rPrChange>
        </w:rPr>
        <w:lastRenderedPageBreak/>
        <w:t>14.9.</w:t>
      </w:r>
      <w:r>
        <w:rPr>
          <w:rFonts w:ascii="Times New Roman" w:hAnsi="Times New Roman"/>
          <w:sz w:val="26"/>
          <w:szCs w:val="26"/>
          <w:lang w:val="vi-VN"/>
          <w:rPrChange w:id="7445" w:author="Claude" w:date="2026-10-12T09:00:00Z">
            <w:rPr>
              <w:rFonts w:ascii="Times New Roman" w:hAnsi="Times New Roman"/>
              <w:sz w:val="26"/>
              <w:szCs w:val="26"/>
              <w:highlight w:val="yellow"/>
              <w:lang w:val="vi-VN"/>
            </w:rPr>
          </w:rPrChange>
        </w:rPr>
        <w:t xml:space="preserve"> Mức hao hụt cho phép của các loại vật liệu mà Bên A cấp cho Bên B được quy định chi tiết trong </w:t>
      </w:r>
      <w:r>
        <w:rPr>
          <w:rFonts w:ascii="Times New Roman" w:hAnsi="Times New Roman"/>
          <w:bCs/>
          <w:i/>
          <w:iCs/>
          <w:sz w:val="26"/>
          <w:szCs w:val="26"/>
          <w:lang w:val="nl-NL"/>
          <w:rPrChange w:id="7446" w:author="Claude" w:date="2026-10-12T09:00:00Z">
            <w:rPr>
              <w:rFonts w:ascii="Times New Roman" w:hAnsi="Times New Roman"/>
              <w:bCs/>
              <w:i/>
              <w:iCs/>
              <w:sz w:val="26"/>
              <w:szCs w:val="26"/>
              <w:highlight w:val="yellow"/>
              <w:lang w:val="nl-NL"/>
            </w:rPr>
          </w:rPrChange>
        </w:rPr>
        <w:t>Biểu 07 Hao hụt cho phép các vật tư Bên A cấp cho Bên B đính kèm theo Hợp đồng này.</w:t>
      </w:r>
    </w:p>
    <w:p w14:paraId="72E5682A" w14:textId="77777777" w:rsidR="00096978" w:rsidRPr="00302315" w:rsidRDefault="00096978" w:rsidP="007A44B1">
      <w:pPr>
        <w:pStyle w:val="Heading2"/>
        <w:spacing w:after="120" w:line="276" w:lineRule="auto"/>
        <w:jc w:val="left"/>
        <w:rPr>
          <w:rFonts w:ascii="Times New Roman" w:hAnsi="Times New Roman"/>
          <w:sz w:val="26"/>
          <w:szCs w:val="26"/>
        </w:rPr>
      </w:pPr>
      <w:r>
        <w:rPr>
          <w:rFonts w:ascii="Times New Roman" w:hAnsi="Times New Roman"/>
          <w:sz w:val="26"/>
          <w:szCs w:val="26"/>
        </w:rPr>
        <w:t xml:space="preserve">Điều 15. SỬA ĐỔI, ĐIỀU CHỈNH HỢP ĐỒNG </w:t>
      </w:r>
    </w:p>
    <w:p w14:paraId="65DA0FC9" w14:textId="77777777" w:rsidR="00096978" w:rsidRPr="00302315" w:rsidRDefault="00096978" w:rsidP="007A44B1">
      <w:pPr>
        <w:widowControl w:val="0"/>
        <w:spacing w:after="120" w:line="276" w:lineRule="auto"/>
        <w:jc w:val="both"/>
        <w:rPr>
          <w:rFonts w:ascii="Times New Roman" w:hAnsi="Times New Roman"/>
          <w:b/>
          <w:sz w:val="26"/>
          <w:szCs w:val="26"/>
          <w:lang w:val="vi-VN"/>
        </w:rPr>
      </w:pPr>
      <w:r>
        <w:rPr>
          <w:rFonts w:ascii="Times New Roman" w:hAnsi="Times New Roman"/>
          <w:b/>
          <w:sz w:val="26"/>
          <w:szCs w:val="26"/>
          <w:lang w:val="vi-VN"/>
        </w:rPr>
        <w:t xml:space="preserve">15.1. Điều chỉnh, sửa đổi tiến độ thực hiện </w:t>
      </w:r>
    </w:p>
    <w:p w14:paraId="799C8E06" w14:textId="77777777" w:rsidR="00096978" w:rsidRPr="00302315" w:rsidRDefault="00096978" w:rsidP="007A44B1">
      <w:pPr>
        <w:tabs>
          <w:tab w:val="left" w:pos="709"/>
        </w:tabs>
        <w:spacing w:after="120" w:line="276" w:lineRule="auto"/>
        <w:jc w:val="both"/>
        <w:rPr>
          <w:rFonts w:ascii="Times New Roman" w:hAnsi="Times New Roman"/>
          <w:noProof w:val="0"/>
          <w:sz w:val="26"/>
          <w:szCs w:val="26"/>
          <w:lang w:val="vi-VN"/>
        </w:rPr>
      </w:pPr>
      <w:r>
        <w:rPr>
          <w:rFonts w:ascii="Times New Roman" w:hAnsi="Times New Roman"/>
          <w:noProof w:val="0"/>
          <w:sz w:val="26"/>
          <w:szCs w:val="26"/>
          <w:lang w:val="vi-VN"/>
        </w:rPr>
        <w:t xml:space="preserve">a) Vào bất kỳ thời điểm nào, nếu tiến độ thi công trước đó không phù hợp với tiến độ thực tế hoặc không phù hợp với nghĩa vụ của Bên B theo Hợp đồng này thì Bên B phải trình cho Bên A tiến độ thi công đã được sửa đổi. Thời hạn đệ trình tiến độ thi công không quá 07 ngày, kể từ ngày được Bên A yêu cầu. </w:t>
      </w:r>
    </w:p>
    <w:p w14:paraId="06016DA0" w14:textId="2B27F0CE" w:rsidR="00096978" w:rsidRPr="00302315" w:rsidRDefault="00096978" w:rsidP="007A44B1">
      <w:pPr>
        <w:tabs>
          <w:tab w:val="left" w:pos="709"/>
        </w:tabs>
        <w:spacing w:after="120" w:line="276" w:lineRule="auto"/>
        <w:jc w:val="both"/>
        <w:rPr>
          <w:rFonts w:ascii="Times New Roman" w:hAnsi="Times New Roman"/>
          <w:strike/>
          <w:noProof w:val="0"/>
          <w:sz w:val="26"/>
          <w:szCs w:val="26"/>
          <w:lang w:val="vi-VN"/>
        </w:rPr>
      </w:pPr>
      <w:r>
        <w:rPr>
          <w:rFonts w:ascii="Times New Roman" w:hAnsi="Times New Roman"/>
          <w:noProof w:val="0"/>
          <w:sz w:val="26"/>
          <w:szCs w:val="26"/>
          <w:lang w:val="vi-VN"/>
        </w:rPr>
        <w:t xml:space="preserve">b) Trường hợp Chủ đầu tư yêu cầu rút ngắn hoặc cho phép kéo dài thời gian hoàn thành</w:t>
      </w:r>
      <w:del w:id="6858" w:author="Claude" w:date="2026-10-12T09:00:00Z">
        <w:r>
          <w:rPr>
            <w:rFonts w:ascii="Times New Roman" w:hAnsi="Times New Roman"/>
            <w:noProof w:val="0"/>
            <w:sz w:val="26"/>
            <w:szCs w:val="26"/>
            <w:lang w:val="vi-VN"/>
          </w:rPr>
          <w:delText xml:space="preserve"> Hạng mục công trình</w:delText>
        </w:r>
      </w:del>
      <w:r>
        <w:rPr>
          <w:rFonts w:ascii="Times New Roman" w:hAnsi="Times New Roman"/>
          <w:noProof w:val="0"/>
          <w:sz w:val="26"/>
          <w:szCs w:val="26"/>
          <w:lang w:val="vi-VN"/>
        </w:rPr>
        <w:t xml:space="preserve">, Bên A</w:t>
      </w:r>
      <w:del w:id="6859" w:author="Claude" w:date="2026-10-12T09:00:00Z">
        <w:r>
          <w:rPr>
            <w:rFonts w:ascii="Times New Roman" w:hAnsi="Times New Roman"/>
            <w:noProof w:val="0"/>
            <w:sz w:val="26"/>
            <w:szCs w:val="26"/>
            <w:lang w:val="vi-VN"/>
          </w:rPr>
          <w:delText xml:space="preserve"> sẽ</w:delText>
        </w:r>
      </w:del>
      <w:r>
        <w:rPr>
          <w:rFonts w:ascii="Times New Roman" w:hAnsi="Times New Roman"/>
          <w:noProof w:val="0"/>
          <w:sz w:val="26"/>
          <w:szCs w:val="26"/>
          <w:lang w:val="vi-VN"/>
        </w:rPr>
        <w:t xml:space="preserve"> thông báo bằng văn bản </w:t>
      </w:r>
      <w:del w:id="6860" w:author="Claude" w:date="2026-10-12T09:00:00Z">
        <w:r>
          <w:rPr>
            <w:rFonts w:ascii="Times New Roman" w:hAnsi="Times New Roman"/>
            <w:noProof w:val="0"/>
            <w:sz w:val="26"/>
            <w:szCs w:val="26"/>
            <w:lang w:val="vi-VN"/>
          </w:rPr>
          <w:delText xml:space="preserve">cho Bên B </w:delText>
        </w:r>
      </w:del>
      <w:r>
        <w:rPr>
          <w:rFonts w:ascii="Times New Roman" w:hAnsi="Times New Roman"/>
          <w:noProof w:val="0"/>
          <w:sz w:val="26"/>
          <w:szCs w:val="26"/>
          <w:lang w:val="vi-VN"/>
        </w:rPr>
        <w:t xml:space="preserve">để Bên B thực hiện</w:t>
      </w:r>
      <w:del w:id="6861" w:author="Claude" w:date="2026-10-12T09:00:00Z">
        <w:r>
          <w:rPr>
            <w:rFonts w:ascii="Times New Roman" w:hAnsi="Times New Roman"/>
            <w:noProof w:val="0"/>
            <w:sz w:val="26"/>
            <w:szCs w:val="26"/>
            <w:lang w:val="vi-VN"/>
          </w:rPr>
          <w:delText xml:space="preserve"> (</w:delText>
        </w:r>
      </w:del>
      <w:ins w:id="6862" w:author="Claude" w:date="2026-10-12T09:00:00Z">
        <w:r>
          <w:rPr>
            <w:rFonts w:ascii="Times New Roman" w:hAnsi="Times New Roman"/>
            <w:noProof w:val="0"/>
            <w:sz w:val="26"/>
            <w:szCs w:val="26"/>
            <w:lang w:val="vi-VN"/>
          </w:rPr>
          <w:t xml:space="preserve">. Chi phí phát sinh (nếu có),</w:t>
        </w:r>
      </w:ins>
      <w:r>
        <w:rPr>
          <w:rFonts w:ascii="Times New Roman" w:hAnsi="Times New Roman"/>
          <w:noProof w:val="0"/>
          <w:sz w:val="26"/>
          <w:szCs w:val="26"/>
          <w:lang w:val="vi-VN"/>
        </w:rPr>
        <w:t xml:space="preserve"> trừ trường hợp do lỗi của Bên B</w:t>
      </w:r>
      <w:del w:id="6863" w:author="Claude" w:date="2026-10-12T09:00:00Z">
        <w:r>
          <w:rPr>
            <w:rFonts w:ascii="Times New Roman" w:hAnsi="Times New Roman"/>
            <w:noProof w:val="0"/>
            <w:sz w:val="26"/>
            <w:szCs w:val="26"/>
            <w:lang w:val="vi-VN"/>
          </w:rPr>
          <w:delText xml:space="preserve">). Chi phí phát sinh (nếu có)</w:delText>
        </w:r>
      </w:del>
      <w:ins w:id="6864" w:author="Claude" w:date="2026-10-12T09:00:00Z">
        <w:r>
          <w:rPr>
            <w:rFonts w:ascii="Times New Roman" w:hAnsi="Times New Roman"/>
            <w:noProof w:val="0"/>
            <w:sz w:val="26"/>
            <w:szCs w:val="26"/>
            <w:lang w:val="vi-VN"/>
          </w:rPr>
          <w:t xml:space="preserve">,</w:t>
        </w:r>
      </w:ins>
      <w:r>
        <w:rPr>
          <w:rFonts w:ascii="Times New Roman" w:hAnsi="Times New Roman"/>
          <w:noProof w:val="0"/>
          <w:sz w:val="26"/>
          <w:szCs w:val="26"/>
          <w:lang w:val="vi-VN"/>
        </w:rPr>
        <w:t xml:space="preserve"> chỉ được xem xét trong phạm vi Chủ đầu tư chấp thuận thanh toán</w:t>
      </w:r>
      <w:del w:id="6865" w:author="Claude" w:date="2026-10-12T09:00:00Z">
        <w:r>
          <w:rPr>
            <w:rFonts w:ascii="Times New Roman" w:hAnsi="Times New Roman"/>
            <w:noProof w:val="0"/>
            <w:sz w:val="26"/>
            <w:szCs w:val="26"/>
            <w:lang w:val="vi-VN"/>
          </w:rPr>
          <w:delText xml:space="preserve"> tương ứng</w:delText>
        </w:r>
      </w:del>
      <w:r>
        <w:rPr>
          <w:rFonts w:ascii="Times New Roman" w:hAnsi="Times New Roman"/>
          <w:noProof w:val="0"/>
          <w:sz w:val="26"/>
          <w:szCs w:val="26"/>
          <w:lang w:val="vi-VN"/>
        </w:rPr>
        <w:t xml:space="preserve"> cho Bên A và phải được Bên A phê duyệt bằng văn bản trước khi thực hiện.</w:t>
      </w:r>
    </w:p>
    <w:p w14:paraId="7FD746E6" w14:textId="77777777" w:rsidR="00096978" w:rsidRPr="00302315" w:rsidRDefault="00096978" w:rsidP="007A44B1">
      <w:pPr>
        <w:widowControl w:val="0"/>
        <w:spacing w:after="120" w:line="276" w:lineRule="auto"/>
        <w:jc w:val="both"/>
        <w:rPr>
          <w:rFonts w:ascii="Times New Roman" w:hAnsi="Times New Roman"/>
          <w:b/>
          <w:sz w:val="26"/>
          <w:szCs w:val="26"/>
          <w:lang w:val="vi-VN"/>
        </w:rPr>
      </w:pPr>
      <w:r>
        <w:rPr>
          <w:rFonts w:ascii="Times New Roman" w:hAnsi="Times New Roman"/>
          <w:b/>
          <w:sz w:val="26"/>
          <w:szCs w:val="26"/>
          <w:lang w:val="vi-VN"/>
        </w:rPr>
        <w:t>15.2. Điều chỉnh khối lượng Hợp đồng:</w:t>
      </w:r>
    </w:p>
    <w:p w14:paraId="00C7D31B" w14:textId="77777777" w:rsidR="00096978" w:rsidRPr="00302315" w:rsidRDefault="00096978" w:rsidP="007A44B1">
      <w:pPr>
        <w:widowControl w:val="0"/>
        <w:tabs>
          <w:tab w:val="left" w:pos="884"/>
        </w:tabs>
        <w:spacing w:after="120" w:line="276" w:lineRule="auto"/>
        <w:jc w:val="both"/>
        <w:rPr>
          <w:rFonts w:ascii="Times New Roman" w:hAnsi="Times New Roman"/>
          <w:strike/>
          <w:noProof w:val="0"/>
          <w:sz w:val="26"/>
          <w:szCs w:val="26"/>
          <w:lang w:val="vi-VN"/>
        </w:rPr>
      </w:pPr>
      <w:r>
        <w:rPr>
          <w:rFonts w:ascii="Times New Roman" w:hAnsi="Times New Roman"/>
          <w:noProof w:val="0"/>
          <w:sz w:val="26"/>
          <w:szCs w:val="26"/>
          <w:lang w:val="vi-VN"/>
        </w:rPr>
        <w:t xml:space="preserve">Bên A thanh toán cho Bên B theo khối lượng thực tế </w:t>
      </w:r>
      <w:del w:id="6866" w:author="Claude" w:date="2026-10-12T09:00:00Z">
        <w:r>
          <w:rPr>
            <w:rFonts w:ascii="Times New Roman" w:hAnsi="Times New Roman"/>
            <w:noProof w:val="0"/>
            <w:sz w:val="26"/>
            <w:szCs w:val="26"/>
            <w:lang w:val="vi-VN"/>
          </w:rPr>
          <w:delText xml:space="preserve">mà Bên B thực hiện</w:delText>
        </w:r>
      </w:del>
      <w:ins w:id="6867" w:author="Claude" w:date="2026-10-12T09:00:00Z">
        <w:r>
          <w:rPr>
            <w:rFonts w:ascii="Times New Roman" w:hAnsi="Times New Roman"/>
            <w:noProof w:val="0"/>
            <w:sz w:val="26"/>
            <w:szCs w:val="26"/>
            <w:lang w:val="vi-VN"/>
          </w:rPr>
          <w:t xml:space="preserve">hoàn thành</w:t>
        </w:r>
      </w:ins>
      <w:r>
        <w:rPr>
          <w:rFonts w:ascii="Times New Roman" w:hAnsi="Times New Roman"/>
          <w:noProof w:val="0"/>
          <w:sz w:val="26"/>
          <w:szCs w:val="26"/>
          <w:lang w:val="vi-VN"/>
        </w:rPr>
        <w:t xml:space="preserve"> </w:t>
      </w:r>
      <w:r>
        <w:rPr>
          <w:rFonts w:ascii="Times New Roman" w:hAnsi="Times New Roman"/>
          <w:sz w:val="26"/>
          <w:szCs w:val="26"/>
          <w:lang w:val="vi-VN"/>
        </w:rPr>
        <w:t xml:space="preserve">(</w:t>
      </w:r>
      <w:r>
        <w:rPr>
          <w:rFonts w:ascii="Times New Roman" w:hAnsi="Times New Roman"/>
          <w:noProof w:val="0"/>
          <w:sz w:val="26"/>
          <w:szCs w:val="26"/>
          <w:lang w:val="vi-VN"/>
        </w:rPr>
        <w:t xml:space="preserve">tăng hoặc giảm so với khối lượng </w:t>
      </w:r>
      <w:del w:id="6868" w:author="Claude" w:date="2026-10-12T09:00:00Z">
        <w:r>
          <w:rPr>
            <w:rFonts w:ascii="Times New Roman" w:hAnsi="Times New Roman"/>
            <w:noProof w:val="0"/>
            <w:sz w:val="26"/>
            <w:szCs w:val="26"/>
            <w:lang w:val="vi-VN"/>
          </w:rPr>
          <w:delText xml:space="preserve">trong Hợp đồng đã ký) theo</w:delText>
        </w:r>
      </w:del>
      <w:ins w:id="6869" w:author="Claude" w:date="2026-10-12T09:00:00Z">
        <w:r>
          <w:rPr>
            <w:rFonts w:ascii="Times New Roman" w:hAnsi="Times New Roman"/>
            <w:noProof w:val="0"/>
            <w:sz w:val="26"/>
            <w:szCs w:val="26"/>
            <w:lang w:val="vi-VN"/>
          </w:rPr>
          <w:t xml:space="preserve">tạm tính)</w:t>
        </w:r>
      </w:ins>
      <w:r>
        <w:rPr>
          <w:rFonts w:ascii="Times New Roman" w:hAnsi="Times New Roman"/>
          <w:noProof w:val="0"/>
          <w:sz w:val="26"/>
          <w:szCs w:val="26"/>
          <w:lang w:val="vi-VN"/>
        </w:rPr>
        <w:t xml:space="preserve"> đúng Hồ sơ thiết kế, Chỉ dẫn kỹ thuật</w:t>
      </w:r>
      <w:ins w:id="6870" w:author="Claude" w:date="2026-10-12T09:00:00Z">
        <w:r>
          <w:rPr>
            <w:rFonts w:ascii="Times New Roman" w:hAnsi="Times New Roman"/>
            <w:noProof w:val="0"/>
            <w:sz w:val="26"/>
            <w:szCs w:val="26"/>
            <w:lang w:val="vi-VN"/>
          </w:rPr>
          <w:t xml:space="preserve">,</w:t>
        </w:r>
      </w:ins>
      <w:r>
        <w:rPr>
          <w:rFonts w:ascii="Times New Roman" w:hAnsi="Times New Roman"/>
          <w:noProof w:val="0"/>
          <w:sz w:val="26"/>
          <w:szCs w:val="26"/>
          <w:lang w:val="vi-VN"/>
        </w:rPr>
        <w:t xml:space="preserve"> được Tư vấn giám sát</w:t>
      </w:r>
      <w:del w:id="6871" w:author="Claude" w:date="2026-10-12T09:00:00Z">
        <w:r>
          <w:rPr>
            <w:rFonts w:ascii="Times New Roman" w:hAnsi="Times New Roman"/>
            <w:strike/>
            <w:noProof w:val="0"/>
            <w:sz w:val="26"/>
            <w:szCs w:val="26"/>
            <w:lang w:val="vi-VN"/>
          </w:rPr>
          <w:delText xml:space="preserve"> </w:delText>
        </w:r>
        <w:r>
          <w:rPr>
            <w:rFonts w:ascii="Times New Roman" w:hAnsi="Times New Roman"/>
            <w:noProof w:val="0"/>
            <w:sz w:val="26"/>
            <w:szCs w:val="26"/>
            <w:lang w:val="vi-VN"/>
          </w:rPr>
          <w:delText xml:space="preserve">chấp thuận</w:delText>
        </w:r>
      </w:del>
      <w:r>
        <w:rPr>
          <w:rFonts w:ascii="Times New Roman" w:hAnsi="Times New Roman"/>
          <w:noProof w:val="0"/>
          <w:sz w:val="26"/>
          <w:szCs w:val="26"/>
          <w:lang w:val="vi-VN"/>
        </w:rPr>
        <w:t xml:space="preserve"> nghiệm thu cho Bên A và được Bên A xác nhận.</w:t>
      </w:r>
    </w:p>
    <w:p w14:paraId="0CFA5581" w14:textId="77777777" w:rsidR="00096978" w:rsidRPr="00302315" w:rsidRDefault="00096978" w:rsidP="007A44B1">
      <w:pPr>
        <w:widowControl w:val="0"/>
        <w:spacing w:after="120" w:line="276" w:lineRule="auto"/>
        <w:jc w:val="both"/>
        <w:rPr>
          <w:rFonts w:ascii="Times New Roman" w:hAnsi="Times New Roman"/>
          <w:b/>
          <w:sz w:val="26"/>
          <w:szCs w:val="26"/>
          <w:lang w:val="vi-VN"/>
        </w:rPr>
      </w:pPr>
      <w:r>
        <w:rPr>
          <w:rFonts w:ascii="Times New Roman" w:hAnsi="Times New Roman"/>
          <w:b/>
          <w:sz w:val="26"/>
          <w:szCs w:val="26"/>
          <w:lang w:val="vi-VN"/>
        </w:rPr>
        <w:t>15.3. Điều chỉnh, sửa đổi các điều khoản, nội dung khác của Hợp đồng:</w:t>
      </w:r>
    </w:p>
    <w:p w14:paraId="7AAEED29" w14:textId="77777777" w:rsidR="00096978" w:rsidRPr="00302315" w:rsidRDefault="00096978" w:rsidP="007A44B1">
      <w:pPr>
        <w:widowControl w:val="0"/>
        <w:tabs>
          <w:tab w:val="left" w:pos="360"/>
        </w:tabs>
        <w:spacing w:after="120" w:line="276" w:lineRule="auto"/>
        <w:jc w:val="both"/>
        <w:rPr>
          <w:rFonts w:ascii="Times New Roman" w:hAnsi="Times New Roman"/>
          <w:b/>
          <w:sz w:val="26"/>
          <w:szCs w:val="26"/>
          <w:lang w:val="vi-VN"/>
        </w:rPr>
      </w:pPr>
      <w:del w:id="6872" w:author="Claude" w:date="2026-10-12T09:00:00Z">
        <w:r>
          <w:rPr>
            <w:rFonts w:ascii="Times New Roman" w:hAnsi="Times New Roman"/>
            <w:sz w:val="26"/>
            <w:szCs w:val="26"/>
            <w:lang w:val="vi-VN"/>
          </w:rPr>
          <w:delText xml:space="preserve">Các trường hợp</w:delText>
        </w:r>
      </w:del>
      <w:ins w:id="6873" w:author="Claude" w:date="2026-10-12T09:00:00Z">
        <w:r>
          <w:rPr>
            <w:rFonts w:ascii="Times New Roman" w:hAnsi="Times New Roman"/>
            <w:sz w:val="26"/>
            <w:szCs w:val="26"/>
            <w:lang w:val="vi-VN"/>
          </w:rPr>
          <w:t xml:space="preserve">Mọi</w:t>
        </w:r>
      </w:ins>
      <w:r>
        <w:rPr>
          <w:rFonts w:ascii="Times New Roman" w:hAnsi="Times New Roman"/>
          <w:sz w:val="26"/>
          <w:szCs w:val="26"/>
          <w:lang w:val="vi-VN"/>
        </w:rPr>
        <w:t xml:space="preserve"> sửa đổi</w:t>
      </w:r>
      <w:del w:id="6874" w:author="Claude" w:date="2026-10-12T09:00:00Z">
        <w:r>
          <w:rPr>
            <w:rFonts w:ascii="Times New Roman" w:hAnsi="Times New Roman"/>
            <w:sz w:val="26"/>
            <w:szCs w:val="26"/>
            <w:lang w:val="vi-VN"/>
          </w:rPr>
          <w:delText xml:space="preserve"> các điều, khoản, nội dung khác của</w:delText>
        </w:r>
      </w:del>
      <w:ins w:id="6875" w:author="Claude" w:date="2026-10-12T09:00:00Z">
        <w:r>
          <w:rPr>
            <w:rFonts w:ascii="Times New Roman" w:hAnsi="Times New Roman"/>
            <w:sz w:val="26"/>
            <w:szCs w:val="26"/>
            <w:lang w:val="vi-VN"/>
          </w:rPr>
          <w:t xml:space="preserve">, bổ sung</w:t>
        </w:r>
      </w:ins>
      <w:r>
        <w:rPr>
          <w:rFonts w:ascii="Times New Roman" w:hAnsi="Times New Roman"/>
          <w:sz w:val="26"/>
          <w:szCs w:val="26"/>
          <w:lang w:val="vi-VN"/>
        </w:rPr>
        <w:t xml:space="preserve"> Hợp đồng </w:t>
      </w:r>
      <w:del w:id="6876" w:author="Claude" w:date="2026-10-12T09:00:00Z">
        <w:r>
          <w:rPr>
            <w:rFonts w:ascii="Times New Roman" w:hAnsi="Times New Roman"/>
            <w:sz w:val="26"/>
            <w:szCs w:val="26"/>
            <w:lang w:val="vi-VN"/>
          </w:rPr>
          <w:delText xml:space="preserve">nếu</w:delText>
        </w:r>
      </w:del>
      <w:ins w:id="6877" w:author="Claude" w:date="2026-10-12T09:00:00Z">
        <w:r>
          <w:rPr>
            <w:rFonts w:ascii="Times New Roman" w:hAnsi="Times New Roman"/>
            <w:sz w:val="26"/>
            <w:szCs w:val="26"/>
            <w:lang w:val="vi-VN"/>
          </w:rPr>
          <w:t xml:space="preserve">phải</w:t>
        </w:r>
      </w:ins>
      <w:r>
        <w:rPr>
          <w:rFonts w:ascii="Times New Roman" w:hAnsi="Times New Roman"/>
          <w:sz w:val="26"/>
          <w:szCs w:val="26"/>
          <w:lang w:val="vi-VN"/>
        </w:rPr>
        <w:t xml:space="preserve"> được hai bên thống nhất</w:t>
      </w:r>
      <w:del w:id="6878" w:author="Claude" w:date="2026-10-12T09:00:00Z">
        <w:r>
          <w:rPr>
            <w:rFonts w:ascii="Times New Roman" w:hAnsi="Times New Roman"/>
            <w:sz w:val="26"/>
            <w:szCs w:val="26"/>
            <w:lang w:val="vi-VN"/>
          </w:rPr>
          <w:delText xml:space="preserve"> thì đều phải</w:delText>
        </w:r>
      </w:del>
      <w:ins w:id="6879" w:author="Claude" w:date="2026-10-12T09:00:00Z">
        <w:r>
          <w:rPr>
            <w:rFonts w:ascii="Times New Roman" w:hAnsi="Times New Roman"/>
            <w:sz w:val="26"/>
            <w:szCs w:val="26"/>
            <w:lang w:val="vi-VN"/>
          </w:rPr>
          <w:t xml:space="preserve">,</w:t>
        </w:r>
      </w:ins>
      <w:r>
        <w:rPr>
          <w:rFonts w:ascii="Times New Roman" w:hAnsi="Times New Roman"/>
          <w:sz w:val="26"/>
          <w:szCs w:val="26"/>
          <w:lang w:val="vi-VN"/>
        </w:rPr>
        <w:t xml:space="preserve"> lập thành phụ lục </w:t>
      </w:r>
      <w:del w:id="6880" w:author="Claude" w:date="2026-10-12T09:00:00Z">
        <w:r>
          <w:rPr>
            <w:rFonts w:ascii="Times New Roman" w:hAnsi="Times New Roman"/>
            <w:sz w:val="26"/>
            <w:szCs w:val="26"/>
            <w:lang w:val="vi-VN"/>
          </w:rPr>
          <w:delText xml:space="preserve">hợp</w:delText>
        </w:r>
      </w:del>
      <w:ins w:id="6881" w:author="Claude" w:date="2026-10-12T09:00:00Z">
        <w:r>
          <w:rPr>
            <w:rFonts w:ascii="Times New Roman" w:hAnsi="Times New Roman"/>
            <w:sz w:val="26"/>
            <w:szCs w:val="26"/>
            <w:lang w:val="vi-VN"/>
          </w:rPr>
          <w:t xml:space="preserve">Hợp</w:t>
        </w:r>
      </w:ins>
      <w:r>
        <w:rPr>
          <w:rFonts w:ascii="Times New Roman" w:hAnsi="Times New Roman"/>
          <w:sz w:val="26"/>
          <w:szCs w:val="26"/>
          <w:lang w:val="vi-VN"/>
        </w:rPr>
        <w:t xml:space="preserve"> đồng</w:t>
      </w:r>
      <w:del w:id="6882" w:author="Claude" w:date="2026-10-12T09:00:00Z">
        <w:r>
          <w:rPr>
            <w:rFonts w:ascii="Times New Roman" w:hAnsi="Times New Roman"/>
            <w:sz w:val="26"/>
            <w:szCs w:val="26"/>
            <w:lang w:val="vi-VN"/>
          </w:rPr>
          <w:delText xml:space="preserve"> và</w:delText>
        </w:r>
      </w:del>
      <w:ins w:id="6883" w:author="Claude" w:date="2026-10-12T09:00:00Z">
        <w:r>
          <w:rPr>
            <w:rFonts w:ascii="Times New Roman" w:hAnsi="Times New Roman"/>
            <w:sz w:val="26"/>
            <w:szCs w:val="26"/>
            <w:lang w:val="vi-VN"/>
          </w:rPr>
          <w:t xml:space="preserve">; phụ lục</w:t>
        </w:r>
      </w:ins>
      <w:r>
        <w:rPr>
          <w:rFonts w:ascii="Times New Roman" w:hAnsi="Times New Roman"/>
          <w:sz w:val="26"/>
          <w:szCs w:val="26"/>
          <w:lang w:val="vi-VN"/>
        </w:rPr>
        <w:t xml:space="preserve"> là </w:t>
      </w:r>
      <w:del w:id="6884" w:author="Claude" w:date="2026-10-12T09:00:00Z">
        <w:r>
          <w:rPr>
            <w:rFonts w:ascii="Times New Roman" w:hAnsi="Times New Roman"/>
            <w:sz w:val="26"/>
            <w:szCs w:val="26"/>
            <w:lang w:val="vi-VN"/>
          </w:rPr>
          <w:delText xml:space="preserve">một phần</w:delText>
        </w:r>
      </w:del>
      <w:ins w:id="6885" w:author="Claude" w:date="2026-10-12T09:00:00Z">
        <w:r>
          <w:rPr>
            <w:rFonts w:ascii="Times New Roman" w:hAnsi="Times New Roman"/>
            <w:sz w:val="26"/>
            <w:szCs w:val="26"/>
            <w:lang w:val="vi-VN"/>
          </w:rPr>
          <w:t xml:space="preserve">bộ phận</w:t>
        </w:r>
      </w:ins>
      <w:r>
        <w:rPr>
          <w:rFonts w:ascii="Times New Roman" w:hAnsi="Times New Roman"/>
          <w:sz w:val="26"/>
          <w:szCs w:val="26"/>
          <w:lang w:val="vi-VN"/>
        </w:rPr>
        <w:t xml:space="preserve"> không tách rời của Hợp đồng</w:t>
      </w:r>
      <w:del w:id="6886" w:author="Claude" w:date="2026-10-12T09:00:00Z">
        <w:r>
          <w:rPr>
            <w:rFonts w:ascii="Times New Roman" w:hAnsi="Times New Roman"/>
            <w:sz w:val="26"/>
            <w:szCs w:val="26"/>
            <w:lang w:val="vi-VN"/>
          </w:rPr>
          <w:delText xml:space="preserve"> này</w:delText>
        </w:r>
      </w:del>
      <w:r>
        <w:rPr>
          <w:rFonts w:ascii="Times New Roman" w:hAnsi="Times New Roman"/>
          <w:sz w:val="26"/>
          <w:szCs w:val="26"/>
          <w:lang w:val="vi-VN"/>
        </w:rPr>
        <w:t xml:space="preserve">.</w:t>
      </w:r>
    </w:p>
    <w:p w14:paraId="23CD252F" w14:textId="77777777" w:rsidR="00096978" w:rsidRPr="00302315" w:rsidRDefault="00096978" w:rsidP="007A44B1">
      <w:pPr>
        <w:pStyle w:val="Heading2"/>
        <w:spacing w:after="120" w:line="276" w:lineRule="auto"/>
        <w:jc w:val="left"/>
        <w:rPr>
          <w:rFonts w:ascii="Times New Roman" w:hAnsi="Times New Roman"/>
          <w:sz w:val="26"/>
          <w:szCs w:val="26"/>
        </w:rPr>
      </w:pPr>
      <w:r>
        <w:rPr>
          <w:rFonts w:ascii="Times New Roman" w:hAnsi="Times New Roman"/>
          <w:sz w:val="26"/>
          <w:szCs w:val="26"/>
        </w:rPr>
        <w:t>Điều 16. BẤT KHẢ KHÁNG</w:t>
      </w:r>
    </w:p>
    <w:p w14:paraId="101851DF" w14:textId="77777777" w:rsidR="00096978" w:rsidRPr="00302315" w:rsidRDefault="00096978" w:rsidP="007A44B1">
      <w:pPr>
        <w:tabs>
          <w:tab w:val="left" w:pos="884"/>
        </w:tabs>
        <w:spacing w:after="120" w:line="276" w:lineRule="auto"/>
        <w:jc w:val="both"/>
        <w:rPr>
          <w:rFonts w:ascii="Times New Roman" w:hAnsi="Times New Roman"/>
          <w:noProof w:val="0"/>
          <w:sz w:val="26"/>
          <w:szCs w:val="26"/>
          <w:lang w:val="vi-VN"/>
        </w:rPr>
      </w:pPr>
      <w:r>
        <w:rPr>
          <w:rFonts w:ascii="Times New Roman" w:hAnsi="Times New Roman"/>
          <w:b/>
          <w:noProof w:val="0"/>
          <w:sz w:val="26"/>
          <w:szCs w:val="26"/>
          <w:lang w:val="vi-VN"/>
        </w:rPr>
        <w:t xml:space="preserve">16.1.</w:t>
      </w:r>
      <w:r>
        <w:rPr>
          <w:rFonts w:ascii="Times New Roman" w:hAnsi="Times New Roman"/>
          <w:noProof w:val="0"/>
          <w:sz w:val="26"/>
          <w:szCs w:val="26"/>
          <w:lang w:val="vi-VN"/>
        </w:rPr>
        <w:t xml:space="preserve"> Sự kiện bất khả kháng là sự kiện xảy ra </w:t>
      </w:r>
      <w:del w:id="6887" w:author="Claude" w:date="2026-10-12T09:00:00Z">
        <w:r>
          <w:rPr>
            <w:rFonts w:ascii="Times New Roman" w:hAnsi="Times New Roman"/>
            <w:noProof w:val="0"/>
            <w:sz w:val="26"/>
            <w:szCs w:val="26"/>
            <w:lang w:val="vi-VN"/>
          </w:rPr>
          <w:delText xml:space="preserve">mang tính</w:delText>
        </w:r>
      </w:del>
      <w:ins w:id="6888" w:author="Claude" w:date="2026-10-12T09:00:00Z">
        <w:r>
          <w:rPr>
            <w:rFonts w:ascii="Times New Roman" w:hAnsi="Times New Roman"/>
            <w:noProof w:val="0"/>
            <w:sz w:val="26"/>
            <w:szCs w:val="26"/>
            <w:lang w:val="vi-VN"/>
          </w:rPr>
          <w:t xml:space="preserve">một cách</w:t>
        </w:r>
      </w:ins>
      <w:r>
        <w:rPr>
          <w:rFonts w:ascii="Times New Roman" w:hAnsi="Times New Roman"/>
          <w:noProof w:val="0"/>
          <w:sz w:val="26"/>
          <w:szCs w:val="26"/>
          <w:lang w:val="vi-VN"/>
        </w:rPr>
        <w:t xml:space="preserve"> khách quan</w:t>
      </w:r>
      <w:ins w:id="6889" w:author="Claude" w:date="2026-10-12T09:00:00Z">
        <w:r>
          <w:rPr>
            <w:rFonts w:ascii="Times New Roman" w:hAnsi="Times New Roman"/>
            <w:noProof w:val="0"/>
            <w:sz w:val="26"/>
            <w:szCs w:val="26"/>
            <w:lang w:val="vi-VN"/>
          </w:rPr>
          <w:t xml:space="preserve">, không thể lường trước được</w:t>
        </w:r>
      </w:ins>
      <w:r>
        <w:rPr>
          <w:rFonts w:ascii="Times New Roman" w:hAnsi="Times New Roman"/>
          <w:noProof w:val="0"/>
          <w:sz w:val="26"/>
          <w:szCs w:val="26"/>
          <w:lang w:val="vi-VN"/>
        </w:rPr>
        <w:t xml:space="preserve"> và </w:t>
      </w:r>
      <w:del w:id="6890" w:author="Claude" w:date="2026-10-12T09:00:00Z">
        <w:r>
          <w:rPr>
            <w:rFonts w:ascii="Times New Roman" w:hAnsi="Times New Roman"/>
            <w:noProof w:val="0"/>
            <w:sz w:val="26"/>
            <w:szCs w:val="26"/>
            <w:lang w:val="vi-VN"/>
          </w:rPr>
          <w:delText xml:space="preserve">nằm ngoài tầm kiểm soát của các bên như</w:delText>
        </w:r>
      </w:del>
      <w:ins w:id="6891" w:author="Claude" w:date="2026-10-12T09:00:00Z">
        <w:r>
          <w:rPr>
            <w:rFonts w:ascii="Times New Roman" w:hAnsi="Times New Roman"/>
            <w:noProof w:val="0"/>
            <w:sz w:val="26"/>
            <w:szCs w:val="26"/>
            <w:lang w:val="vi-VN"/>
          </w:rPr>
          <w:t xml:space="preserve">không thể khắc phục được mặc dù đã áp dụng mọi biện pháp cần thiết và khả năng cho phép (Điều 156 Bộ luật Dân sự), gồm:</w:t>
        </w:r>
      </w:ins>
      <w:r>
        <w:rPr>
          <w:rFonts w:ascii="Times New Roman" w:hAnsi="Times New Roman"/>
          <w:noProof w:val="0"/>
          <w:sz w:val="26"/>
          <w:szCs w:val="26"/>
          <w:lang w:val="vi-VN"/>
        </w:rPr>
        <w:t xml:space="preserve"> động đất, bão, lũ, lụt, lốc, sóng thần, lở đất, </w:t>
      </w:r>
      <w:del w:id="6892" w:author="Claude" w:date="2026-10-12T09:00:00Z">
        <w:r>
          <w:rPr>
            <w:rFonts w:ascii="Times New Roman" w:hAnsi="Times New Roman"/>
            <w:noProof w:val="0"/>
            <w:sz w:val="26"/>
            <w:szCs w:val="26"/>
            <w:lang w:val="vi-VN"/>
          </w:rPr>
          <w:delText xml:space="preserve">hoả</w:delText>
        </w:r>
      </w:del>
      <w:ins w:id="6893" w:author="Claude" w:date="2026-10-12T09:00:00Z">
        <w:r>
          <w:rPr>
            <w:rFonts w:ascii="Times New Roman" w:hAnsi="Times New Roman"/>
            <w:noProof w:val="0"/>
            <w:sz w:val="26"/>
            <w:szCs w:val="26"/>
            <w:lang w:val="vi-VN"/>
          </w:rPr>
          <w:t xml:space="preserve">hỏa</w:t>
        </w:r>
      </w:ins>
      <w:r>
        <w:rPr>
          <w:rFonts w:ascii="Times New Roman" w:hAnsi="Times New Roman"/>
          <w:noProof w:val="0"/>
          <w:sz w:val="26"/>
          <w:szCs w:val="26"/>
          <w:lang w:val="vi-VN"/>
        </w:rPr>
        <w:t xml:space="preserve"> hoạn, chiến tranh</w:t>
      </w:r>
      <w:del w:id="6894" w:author="Claude" w:date="2026-10-12T09:00:00Z">
        <w:r>
          <w:rPr>
            <w:rFonts w:ascii="Times New Roman" w:hAnsi="Times New Roman"/>
            <w:noProof w:val="0"/>
            <w:sz w:val="26"/>
            <w:szCs w:val="26"/>
            <w:lang w:val="vi-VN"/>
          </w:rPr>
          <w:delText xml:space="preserve"> hoặc</w:delText>
        </w:r>
      </w:del>
      <w:ins w:id="6895" w:author="Claude" w:date="2026-10-12T09:00:00Z">
        <w:r>
          <w:rPr>
            <w:rFonts w:ascii="Times New Roman" w:hAnsi="Times New Roman"/>
            <w:noProof w:val="0"/>
            <w:sz w:val="26"/>
            <w:szCs w:val="26"/>
            <w:lang w:val="vi-VN"/>
          </w:rPr>
          <w:t xml:space="preserve">, dịch bệnh được cơ quan</w:t>
        </w:r>
      </w:ins>
      <w:r>
        <w:rPr>
          <w:rFonts w:ascii="Times New Roman" w:hAnsi="Times New Roman"/>
          <w:noProof w:val="0"/>
          <w:sz w:val="26"/>
          <w:szCs w:val="26"/>
          <w:lang w:val="vi-VN"/>
        </w:rPr>
        <w:t xml:space="preserve"> có </w:t>
      </w:r>
      <w:del w:id="6896" w:author="Claude" w:date="2026-10-12T09:00:00Z">
        <w:r>
          <w:rPr>
            <w:rFonts w:ascii="Times New Roman" w:hAnsi="Times New Roman"/>
            <w:noProof w:val="0"/>
            <w:sz w:val="26"/>
            <w:szCs w:val="26"/>
            <w:lang w:val="vi-VN"/>
          </w:rPr>
          <w:delText xml:space="preserve">nguy cơ xảy ra chiến tranh, ... và các thảm hoạ khác chưa lường hết được.</w:delText>
        </w:r>
      </w:del>
      <w:ins w:id="6897" w:author="Claude" w:date="2026-10-12T09:00:00Z">
        <w:r>
          <w:rPr>
            <w:rFonts w:ascii="Times New Roman" w:hAnsi="Times New Roman"/>
            <w:noProof w:val="0"/>
            <w:sz w:val="26"/>
            <w:szCs w:val="26"/>
            <w:lang w:val="vi-VN"/>
          </w:rPr>
          <w:t xml:space="preserve">thẩm quyền công bố. Mưa, ngập úng, nước ngầm dâng trong điều kiện thời tiết thông thường không phải là sự kiện bất khả kháng.</w:t>
        </w:r>
      </w:ins>
    </w:p>
    <w:p w14:paraId="10098AAB" w14:textId="77777777" w:rsidR="00096978" w:rsidRPr="00302315" w:rsidRDefault="00096978" w:rsidP="007A44B1">
      <w:pPr>
        <w:tabs>
          <w:tab w:val="left" w:pos="884"/>
        </w:tabs>
        <w:spacing w:after="120" w:line="276" w:lineRule="auto"/>
        <w:jc w:val="both"/>
        <w:rPr>
          <w:rFonts w:ascii="Times New Roman" w:hAnsi="Times New Roman"/>
          <w:noProof w:val="0"/>
          <w:sz w:val="26"/>
          <w:szCs w:val="26"/>
          <w:lang w:val="vi-VN"/>
        </w:rPr>
      </w:pPr>
      <w:r>
        <w:rPr>
          <w:rFonts w:ascii="Times New Roman" w:hAnsi="Times New Roman"/>
          <w:b/>
          <w:noProof w:val="0"/>
          <w:sz w:val="26"/>
          <w:szCs w:val="26"/>
          <w:lang w:val="vi-VN"/>
        </w:rPr>
        <w:t xml:space="preserve">16.2.</w:t>
      </w:r>
      <w:r>
        <w:rPr>
          <w:rFonts w:ascii="Times New Roman" w:hAnsi="Times New Roman"/>
          <w:noProof w:val="0"/>
          <w:sz w:val="26"/>
          <w:szCs w:val="26"/>
          <w:lang w:val="vi-VN"/>
        </w:rPr>
        <w:t xml:space="preserve"> </w:t>
      </w:r>
      <w:del w:id="6898" w:author="Claude" w:date="2026-10-12T09:00:00Z">
        <w:r>
          <w:rPr>
            <w:rFonts w:ascii="Times New Roman" w:hAnsi="Times New Roman"/>
            <w:noProof w:val="0"/>
            <w:sz w:val="26"/>
            <w:szCs w:val="26"/>
            <w:lang w:val="vi-VN"/>
          </w:rPr>
          <w:delText xml:space="preserve">Việc một bên không hoàn thành nghĩa vụ của mình do sự</w:delText>
        </w:r>
      </w:del>
      <w:ins w:id="6899" w:author="Claude" w:date="2026-10-12T09:00:00Z">
        <w:r>
          <w:rPr>
            <w:rFonts w:ascii="Times New Roman" w:hAnsi="Times New Roman"/>
            <w:noProof w:val="0"/>
            <w:sz w:val="26"/>
            <w:szCs w:val="26"/>
            <w:lang w:val="vi-VN"/>
          </w:rPr>
          <w:t xml:space="preserve">Sự</w:t>
        </w:r>
      </w:ins>
      <w:r>
        <w:rPr>
          <w:rFonts w:ascii="Times New Roman" w:hAnsi="Times New Roman"/>
          <w:noProof w:val="0"/>
          <w:sz w:val="26"/>
          <w:szCs w:val="26"/>
          <w:lang w:val="vi-VN"/>
        </w:rPr>
        <w:t xml:space="preserve"> kiện bất khả kháng </w:t>
      </w:r>
      <w:del w:id="6900" w:author="Claude" w:date="2026-10-12T09:00:00Z">
        <w:r>
          <w:rPr>
            <w:rFonts w:ascii="Times New Roman" w:hAnsi="Times New Roman"/>
            <w:noProof w:val="0"/>
            <w:sz w:val="26"/>
            <w:szCs w:val="26"/>
            <w:lang w:val="vi-VN"/>
          </w:rPr>
          <w:delText xml:space="preserve">sẽ </w:delText>
        </w:r>
      </w:del>
      <w:r>
        <w:rPr>
          <w:rFonts w:ascii="Times New Roman" w:hAnsi="Times New Roman"/>
          <w:noProof w:val="0"/>
          <w:sz w:val="26"/>
          <w:szCs w:val="26"/>
          <w:lang w:val="vi-VN"/>
        </w:rPr>
        <w:t xml:space="preserve">không phải là </w:t>
      </w:r>
      <w:del w:id="6901" w:author="Claude" w:date="2026-10-12T09:00:00Z">
        <w:r>
          <w:rPr>
            <w:rFonts w:ascii="Times New Roman" w:hAnsi="Times New Roman"/>
            <w:noProof w:val="0"/>
            <w:sz w:val="26"/>
            <w:szCs w:val="26"/>
            <w:lang w:val="vi-VN"/>
          </w:rPr>
          <w:delText xml:space="preserve">cơ sở</w:delText>
        </w:r>
      </w:del>
      <w:ins w:id="6902" w:author="Claude" w:date="2026-10-12T09:00:00Z">
        <w:r>
          <w:rPr>
            <w:rFonts w:ascii="Times New Roman" w:hAnsi="Times New Roman"/>
            <w:noProof w:val="0"/>
            <w:sz w:val="26"/>
            <w:szCs w:val="26"/>
            <w:lang w:val="vi-VN"/>
          </w:rPr>
          <w:t xml:space="preserve">căn cứ</w:t>
        </w:r>
      </w:ins>
      <w:r>
        <w:rPr>
          <w:rFonts w:ascii="Times New Roman" w:hAnsi="Times New Roman"/>
          <w:noProof w:val="0"/>
          <w:sz w:val="26"/>
          <w:szCs w:val="26"/>
          <w:lang w:val="vi-VN"/>
        </w:rPr>
        <w:t xml:space="preserve"> để bên kia chấm dứt Hợp đồng. </w:t>
      </w:r>
      <w:del w:id="6903" w:author="Claude" w:date="2026-10-12T09:00:00Z">
        <w:r>
          <w:rPr>
            <w:rFonts w:ascii="Times New Roman" w:hAnsi="Times New Roman"/>
            <w:noProof w:val="0"/>
            <w:sz w:val="26"/>
            <w:szCs w:val="26"/>
            <w:lang w:val="vi-VN"/>
          </w:rPr>
          <w:delText xml:space="preserve">Tuy nhiên bên</w:delText>
        </w:r>
      </w:del>
      <w:ins w:id="6904" w:author="Claude" w:date="2026-10-12T09:00:00Z">
        <w:r>
          <w:rPr>
            <w:rFonts w:ascii="Times New Roman" w:hAnsi="Times New Roman"/>
            <w:noProof w:val="0"/>
            <w:sz w:val="26"/>
            <w:szCs w:val="26"/>
            <w:lang w:val="vi-VN"/>
          </w:rPr>
          <w:t xml:space="preserve">Bên</w:t>
        </w:r>
      </w:ins>
      <w:r>
        <w:rPr>
          <w:rFonts w:ascii="Times New Roman" w:hAnsi="Times New Roman"/>
          <w:noProof w:val="0"/>
          <w:sz w:val="26"/>
          <w:szCs w:val="26"/>
          <w:lang w:val="vi-VN"/>
        </w:rPr>
        <w:t xml:space="preserve"> bị ảnh hưởng </w:t>
      </w:r>
      <w:del w:id="6905" w:author="Claude" w:date="2026-10-12T09:00:00Z">
        <w:r>
          <w:rPr>
            <w:rFonts w:ascii="Times New Roman" w:hAnsi="Times New Roman"/>
            <w:noProof w:val="0"/>
            <w:sz w:val="26"/>
            <w:szCs w:val="26"/>
            <w:lang w:val="vi-VN"/>
          </w:rPr>
          <w:delText xml:space="preserve">bởi sự kiện bất khả kháng </w:delText>
        </w:r>
      </w:del>
      <w:r>
        <w:rPr>
          <w:rFonts w:ascii="Times New Roman" w:hAnsi="Times New Roman"/>
          <w:noProof w:val="0"/>
          <w:sz w:val="26"/>
          <w:szCs w:val="26"/>
          <w:lang w:val="vi-VN"/>
        </w:rPr>
        <w:t xml:space="preserve">có nghĩa vụ</w:t>
      </w:r>
      <w:del w:id="6906" w:author="Claude" w:date="2026-10-12T09:00:00Z">
        <w:r>
          <w:rPr>
            <w:rFonts w:ascii="Times New Roman" w:hAnsi="Times New Roman"/>
            <w:noProof w:val="0"/>
            <w:sz w:val="26"/>
            <w:szCs w:val="26"/>
            <w:lang w:val="vi-VN"/>
          </w:rPr>
          <w:delText xml:space="preserve"> phải</w:delText>
        </w:r>
      </w:del>
      <w:r>
        <w:rPr>
          <w:rFonts w:ascii="Times New Roman" w:hAnsi="Times New Roman"/>
          <w:noProof w:val="0"/>
          <w:sz w:val="26"/>
          <w:szCs w:val="26"/>
          <w:lang w:val="vi-VN"/>
        </w:rPr>
        <w:t xml:space="preserve">:</w:t>
      </w:r>
    </w:p>
    <w:p w14:paraId="59196D81" w14:textId="77777777" w:rsidR="00096978" w:rsidRPr="00302315" w:rsidRDefault="00096978" w:rsidP="007A44B1">
      <w:pPr>
        <w:tabs>
          <w:tab w:val="left" w:pos="884"/>
        </w:tabs>
        <w:spacing w:after="120" w:line="276" w:lineRule="auto"/>
        <w:jc w:val="both"/>
        <w:rPr>
          <w:rFonts w:ascii="Times New Roman" w:hAnsi="Times New Roman"/>
          <w:noProof w:val="0"/>
          <w:sz w:val="26"/>
          <w:szCs w:val="26"/>
          <w:lang w:val="vi-VN"/>
        </w:rPr>
      </w:pPr>
      <w:r>
        <w:rPr>
          <w:rFonts w:ascii="Times New Roman" w:hAnsi="Times New Roman"/>
          <w:noProof w:val="0"/>
          <w:sz w:val="26"/>
          <w:szCs w:val="26"/>
          <w:lang w:val="vi-VN"/>
        </w:rPr>
        <w:t>a) Tiến hành các biện pháp ngăn ngừa hợp lý và các biện pháp cần thiết để hạn chế tối đa ảnh hưởng do sự kiện bất khả kháng gây ra.</w:t>
      </w:r>
    </w:p>
    <w:p w14:paraId="3F8ACE39" w14:textId="77777777" w:rsidR="00096978" w:rsidRPr="00302315" w:rsidRDefault="00096978" w:rsidP="007A44B1">
      <w:pPr>
        <w:tabs>
          <w:tab w:val="left" w:pos="884"/>
        </w:tabs>
        <w:spacing w:after="120" w:line="276" w:lineRule="auto"/>
        <w:jc w:val="both"/>
        <w:rPr>
          <w:rFonts w:ascii="Times New Roman" w:hAnsi="Times New Roman"/>
          <w:noProof w:val="0"/>
          <w:sz w:val="26"/>
          <w:szCs w:val="26"/>
          <w:lang w:val="vi-VN"/>
        </w:rPr>
      </w:pPr>
      <w:r>
        <w:rPr>
          <w:rFonts w:ascii="Times New Roman" w:hAnsi="Times New Roman"/>
          <w:noProof w:val="0"/>
          <w:sz w:val="26"/>
          <w:szCs w:val="26"/>
          <w:lang w:val="vi-VN"/>
        </w:rPr>
        <w:t xml:space="preserve">b) Thông báo </w:t>
      </w:r>
      <w:del w:id="6907" w:author="Claude" w:date="2026-10-12T09:00:00Z">
        <w:r>
          <w:rPr>
            <w:rFonts w:ascii="Times New Roman" w:hAnsi="Times New Roman"/>
            <w:noProof w:val="0"/>
            <w:sz w:val="26"/>
            <w:szCs w:val="26"/>
            <w:lang w:val="vi-VN"/>
          </w:rPr>
          <w:delText xml:space="preserve">ngay</w:delText>
        </w:r>
      </w:del>
      <w:ins w:id="6908" w:author="Claude" w:date="2026-10-12T09:00:00Z">
        <w:r>
          <w:rPr>
            <w:rFonts w:ascii="Times New Roman" w:hAnsi="Times New Roman"/>
            <w:noProof w:val="0"/>
            <w:sz w:val="26"/>
            <w:szCs w:val="26"/>
            <w:lang w:val="vi-VN"/>
          </w:rPr>
          <w:t xml:space="preserve">bằng văn bản</w:t>
        </w:r>
      </w:ins>
      <w:r>
        <w:rPr>
          <w:rFonts w:ascii="Times New Roman" w:hAnsi="Times New Roman"/>
          <w:noProof w:val="0"/>
          <w:sz w:val="26"/>
          <w:szCs w:val="26"/>
          <w:lang w:val="vi-VN"/>
        </w:rPr>
        <w:t xml:space="preserve"> cho bên kia </w:t>
      </w:r>
      <w:del w:id="6909" w:author="Claude" w:date="2026-10-12T09:00:00Z">
        <w:r>
          <w:rPr>
            <w:rFonts w:ascii="Times New Roman" w:hAnsi="Times New Roman"/>
            <w:noProof w:val="0"/>
            <w:sz w:val="26"/>
            <w:szCs w:val="26"/>
            <w:lang w:val="vi-VN"/>
          </w:rPr>
          <w:delText xml:space="preserve">về</w:delText>
        </w:r>
      </w:del>
      <w:ins w:id="6910" w:author="Claude" w:date="2026-10-12T09:00:00Z">
        <w:r>
          <w:rPr>
            <w:rFonts w:ascii="Times New Roman" w:hAnsi="Times New Roman"/>
            <w:noProof w:val="0"/>
            <w:sz w:val="26"/>
            <w:szCs w:val="26"/>
            <w:lang w:val="vi-VN"/>
          </w:rPr>
          <w:t xml:space="preserve">trong vòng 03 ngày kể từ ngày xảy ra</w:t>
        </w:r>
      </w:ins>
      <w:r>
        <w:rPr>
          <w:rFonts w:ascii="Times New Roman" w:hAnsi="Times New Roman"/>
          <w:noProof w:val="0"/>
          <w:sz w:val="26"/>
          <w:szCs w:val="26"/>
          <w:lang w:val="vi-VN"/>
        </w:rPr>
        <w:t xml:space="preserve"> sự kiện bất khả kháng</w:t>
      </w:r>
      <w:del w:id="6911" w:author="Claude" w:date="2026-10-12T09:00:00Z">
        <w:r>
          <w:rPr>
            <w:rFonts w:ascii="Times New Roman" w:hAnsi="Times New Roman"/>
            <w:noProof w:val="0"/>
            <w:sz w:val="26"/>
            <w:szCs w:val="26"/>
            <w:lang w:val="vi-VN"/>
          </w:rPr>
          <w:delText xml:space="preserve"> xảy ra trong vòng 03 ngày</w:delText>
        </w:r>
      </w:del>
      <w:ins w:id="6912" w:author="Claude" w:date="2026-10-12T09:00:00Z">
        <w:r>
          <w:rPr>
            <w:rFonts w:ascii="Times New Roman" w:hAnsi="Times New Roman"/>
            <w:noProof w:val="0"/>
            <w:sz w:val="26"/>
            <w:szCs w:val="26"/>
            <w:lang w:val="vi-VN"/>
          </w:rPr>
          <w:t xml:space="preserve">, kèm tài liệu chứng minh</w:t>
        </w:r>
      </w:ins>
      <w:r>
        <w:rPr>
          <w:rFonts w:ascii="Times New Roman" w:hAnsi="Times New Roman"/>
          <w:noProof w:val="0"/>
          <w:sz w:val="26"/>
          <w:szCs w:val="26"/>
          <w:lang w:val="vi-VN"/>
        </w:rPr>
        <w:t xml:space="preserve">.</w:t>
      </w:r>
    </w:p>
    <w:p w14:paraId="4B162AD0" w14:textId="77777777" w:rsidR="00096978" w:rsidRPr="00302315" w:rsidRDefault="00096978" w:rsidP="007A44B1">
      <w:pPr>
        <w:tabs>
          <w:tab w:val="left" w:pos="884"/>
        </w:tabs>
        <w:spacing w:after="120" w:line="276" w:lineRule="auto"/>
        <w:jc w:val="both"/>
        <w:rPr>
          <w:rFonts w:ascii="Times New Roman" w:hAnsi="Times New Roman"/>
          <w:noProof w:val="0"/>
          <w:sz w:val="26"/>
          <w:szCs w:val="26"/>
          <w:lang w:val="vi-VN"/>
        </w:rPr>
      </w:pPr>
      <w:r>
        <w:rPr>
          <w:rFonts w:ascii="Times New Roman" w:hAnsi="Times New Roman"/>
          <w:b/>
          <w:noProof w:val="0"/>
          <w:sz w:val="26"/>
          <w:szCs w:val="26"/>
          <w:lang w:val="vi-VN"/>
        </w:rPr>
        <w:t>16.3.</w:t>
      </w:r>
      <w:r>
        <w:rPr>
          <w:rFonts w:ascii="Times New Roman" w:hAnsi="Times New Roman"/>
          <w:noProof w:val="0"/>
          <w:sz w:val="26"/>
          <w:szCs w:val="26"/>
          <w:lang w:val="vi-VN"/>
        </w:rPr>
        <w:t xml:space="preserve"> Trong trường hợp xảy ra bất khả kháng, hai bên sẽ họp bàn giải quyết và các vấn đề phát sinh ngoài quy định của Hợp đồng sẽ được lập thành phụ lục Hợp đồng, phụ lục này là một phần không tách rời của Hợp đồng. </w:t>
      </w:r>
    </w:p>
    <w:p w14:paraId="2C7539B1" w14:textId="77777777" w:rsidR="00096978" w:rsidRPr="00302315" w:rsidRDefault="00096978" w:rsidP="007A44B1">
      <w:pPr>
        <w:tabs>
          <w:tab w:val="left" w:pos="884"/>
        </w:tabs>
        <w:spacing w:after="120" w:line="276" w:lineRule="auto"/>
        <w:jc w:val="both"/>
        <w:rPr>
          <w:rFonts w:ascii="Times New Roman" w:hAnsi="Times New Roman"/>
          <w:noProof w:val="0"/>
          <w:sz w:val="26"/>
          <w:szCs w:val="26"/>
          <w:lang w:val="vi-VN"/>
        </w:rPr>
      </w:pPr>
      <w:r>
        <w:rPr>
          <w:rFonts w:ascii="Times New Roman" w:hAnsi="Times New Roman"/>
          <w:b/>
          <w:noProof w:val="0"/>
          <w:sz w:val="26"/>
          <w:szCs w:val="26"/>
          <w:lang w:val="vi-VN"/>
        </w:rPr>
        <w:t xml:space="preserve">16.4.</w:t>
      </w:r>
      <w:r>
        <w:rPr>
          <w:rFonts w:ascii="Times New Roman" w:hAnsi="Times New Roman"/>
          <w:noProof w:val="0"/>
          <w:sz w:val="26"/>
          <w:szCs w:val="26"/>
          <w:lang w:val="vi-VN"/>
        </w:rPr>
        <w:t xml:space="preserve"> Trong</w:t>
      </w:r>
      <w:del w:id="6913" w:author="Claude" w:date="2026-10-12T09:00:00Z">
        <w:r>
          <w:rPr>
            <w:rFonts w:ascii="Times New Roman" w:hAnsi="Times New Roman"/>
            <w:noProof w:val="0"/>
            <w:sz w:val="26"/>
            <w:szCs w:val="26"/>
            <w:lang w:val="vi-VN"/>
          </w:rPr>
          <w:delText xml:space="preserve"> khoảng</w:delText>
        </w:r>
      </w:del>
      <w:r>
        <w:rPr>
          <w:rFonts w:ascii="Times New Roman" w:hAnsi="Times New Roman"/>
          <w:noProof w:val="0"/>
          <w:sz w:val="26"/>
          <w:szCs w:val="26"/>
          <w:lang w:val="vi-VN"/>
        </w:rPr>
        <w:t xml:space="preserve"> thời gian không thể thi công </w:t>
      </w:r>
      <w:del w:id="6914" w:author="Claude" w:date="2026-10-12T09:00:00Z">
        <w:r>
          <w:rPr>
            <w:rFonts w:ascii="Times New Roman" w:hAnsi="Times New Roman"/>
            <w:noProof w:val="0"/>
            <w:sz w:val="26"/>
            <w:szCs w:val="26"/>
            <w:lang w:val="vi-VN"/>
          </w:rPr>
          <w:delText xml:space="preserve">Hạng mục công trình do điều</w:delText>
        </w:r>
      </w:del>
      <w:ins w:id="6915" w:author="Claude" w:date="2026-10-12T09:00:00Z">
        <w:r>
          <w:rPr>
            <w:rFonts w:ascii="Times New Roman" w:hAnsi="Times New Roman"/>
            <w:noProof w:val="0"/>
            <w:sz w:val="26"/>
            <w:szCs w:val="26"/>
            <w:lang w:val="vi-VN"/>
          </w:rPr>
          <w:t xml:space="preserve">do sự</w:t>
        </w:r>
      </w:ins>
      <w:r>
        <w:rPr>
          <w:rFonts w:ascii="Times New Roman" w:hAnsi="Times New Roman"/>
          <w:noProof w:val="0"/>
          <w:sz w:val="26"/>
          <w:szCs w:val="26"/>
          <w:lang w:val="vi-VN"/>
        </w:rPr>
        <w:t xml:space="preserve"> kiện bất khả kháng, Bên B </w:t>
      </w:r>
      <w:ins w:id="6916" w:author="Claude" w:date="2026-10-12T09:00:00Z">
        <w:r>
          <w:rPr>
            <w:rFonts w:ascii="Times New Roman" w:hAnsi="Times New Roman"/>
            <w:noProof w:val="0"/>
            <w:sz w:val="26"/>
            <w:szCs w:val="26"/>
            <w:lang w:val="vi-VN"/>
          </w:rPr>
          <w:t xml:space="preserve">vẫn phải tiếp tục thực hiện nghĩa vụ </w:t>
        </w:r>
      </w:ins>
      <w:r>
        <w:rPr>
          <w:rFonts w:ascii="Times New Roman" w:hAnsi="Times New Roman"/>
          <w:noProof w:val="0"/>
          <w:sz w:val="26"/>
          <w:szCs w:val="26"/>
          <w:lang w:val="vi-VN"/>
        </w:rPr>
        <w:t xml:space="preserve">theo hướng dẫn của Bên A </w:t>
      </w:r>
      <w:del w:id="6917" w:author="Claude" w:date="2026-10-12T09:00:00Z">
        <w:r>
          <w:rPr>
            <w:rFonts w:ascii="Times New Roman" w:hAnsi="Times New Roman"/>
            <w:noProof w:val="0"/>
            <w:sz w:val="26"/>
            <w:szCs w:val="26"/>
            <w:lang w:val="vi-VN"/>
          </w:rPr>
          <w:delText xml:space="preserve">vẫn phải tiếp tục thực hiện các nghĩa vụ Hợp đồng của mình theo</w:delText>
        </w:r>
      </w:del>
      <w:ins w:id="6918" w:author="Claude" w:date="2026-10-12T09:00:00Z">
        <w:r>
          <w:rPr>
            <w:rFonts w:ascii="Times New Roman" w:hAnsi="Times New Roman"/>
            <w:noProof w:val="0"/>
            <w:sz w:val="26"/>
            <w:szCs w:val="26"/>
            <w:lang w:val="vi-VN"/>
          </w:rPr>
          <w:t xml:space="preserve">trong phạm vi</w:t>
        </w:r>
      </w:ins>
      <w:r>
        <w:rPr>
          <w:rFonts w:ascii="Times New Roman" w:hAnsi="Times New Roman"/>
          <w:noProof w:val="0"/>
          <w:sz w:val="26"/>
          <w:szCs w:val="26"/>
          <w:lang w:val="vi-VN"/>
        </w:rPr>
        <w:t xml:space="preserve"> hoàn cảnh thực tế cho phép</w:t>
      </w:r>
      <w:del w:id="6919" w:author="Claude" w:date="2026-10-12T09:00:00Z">
        <w:r>
          <w:rPr>
            <w:rFonts w:ascii="Times New Roman" w:hAnsi="Times New Roman"/>
            <w:noProof w:val="0"/>
            <w:sz w:val="26"/>
            <w:szCs w:val="26"/>
            <w:lang w:val="vi-VN"/>
          </w:rPr>
          <w:delText xml:space="preserve"> và phải tìm</w:delText>
        </w:r>
      </w:del>
      <w:ins w:id="6920" w:author="Claude" w:date="2026-10-12T09:00:00Z">
        <w:r>
          <w:rPr>
            <w:rFonts w:ascii="Times New Roman" w:hAnsi="Times New Roman"/>
            <w:noProof w:val="0"/>
            <w:sz w:val="26"/>
            <w:szCs w:val="26"/>
            <w:lang w:val="vi-VN"/>
          </w:rPr>
          <w:t xml:space="preserve">, áp dụng</w:t>
        </w:r>
      </w:ins>
      <w:r>
        <w:rPr>
          <w:rFonts w:ascii="Times New Roman" w:hAnsi="Times New Roman"/>
          <w:noProof w:val="0"/>
          <w:sz w:val="26"/>
          <w:szCs w:val="26"/>
          <w:lang w:val="vi-VN"/>
        </w:rPr>
        <w:t xml:space="preserve"> mọi biện pháp hợp lý để thực hiện </w:t>
      </w:r>
      <w:del w:id="6921" w:author="Claude" w:date="2026-10-12T09:00:00Z">
        <w:r>
          <w:rPr>
            <w:rFonts w:ascii="Times New Roman" w:hAnsi="Times New Roman"/>
            <w:noProof w:val="0"/>
            <w:sz w:val="26"/>
            <w:szCs w:val="26"/>
            <w:lang w:val="vi-VN"/>
          </w:rPr>
          <w:delText xml:space="preserve">các </w:delText>
        </w:r>
      </w:del>
      <w:r>
        <w:rPr>
          <w:rFonts w:ascii="Times New Roman" w:hAnsi="Times New Roman"/>
          <w:noProof w:val="0"/>
          <w:sz w:val="26"/>
          <w:szCs w:val="26"/>
          <w:lang w:val="vi-VN"/>
        </w:rPr>
        <w:t xml:space="preserve">phần việc không bị ảnh hưởng</w:t>
      </w:r>
      <w:del w:id="6922" w:author="Claude" w:date="2026-10-12T09:00:00Z">
        <w:r>
          <w:rPr>
            <w:rFonts w:ascii="Times New Roman" w:hAnsi="Times New Roman"/>
            <w:noProof w:val="0"/>
            <w:sz w:val="26"/>
            <w:szCs w:val="26"/>
            <w:lang w:val="vi-VN"/>
          </w:rPr>
          <w:delText xml:space="preserve"> bởi sự kiện bất khả kháng</w:delText>
        </w:r>
      </w:del>
      <w:ins w:id="6923" w:author="Claude" w:date="2026-10-12T09:00:00Z">
        <w:r>
          <w:rPr>
            <w:rFonts w:ascii="Times New Roman" w:hAnsi="Times New Roman"/>
            <w:noProof w:val="0"/>
            <w:sz w:val="26"/>
            <w:szCs w:val="26"/>
            <w:lang w:val="vi-VN"/>
          </w:rPr>
          <w:t xml:space="preserve">; đặc biệt phải duy trì ổn định hệ cừ, văng chống và hệ thống hạ mực nước ngầm</w:t>
        </w:r>
      </w:ins>
      <w:r>
        <w:rPr>
          <w:rFonts w:ascii="Times New Roman" w:hAnsi="Times New Roman"/>
          <w:noProof w:val="0"/>
          <w:sz w:val="26"/>
          <w:szCs w:val="26"/>
          <w:lang w:val="vi-VN"/>
        </w:rPr>
        <w:t xml:space="preserve">.</w:t>
      </w:r>
    </w:p>
    <w:p w14:paraId="283303C2" w14:textId="77777777" w:rsidR="00CD1550" w:rsidRPr="00302315" w:rsidRDefault="00000000" w:rsidP="007A44B1">
      <w:pPr>
        <w:tabs>
          <w:tab w:val="left" w:pos="884"/>
        </w:tabs>
        <w:spacing w:after="120" w:line="276" w:lineRule="auto"/>
        <w:jc w:val="both"/>
        <w:rPr>
          <w:rFonts w:ascii="Times New Roman" w:hAnsi="Times New Roman"/>
          <w:noProof w:val="0"/>
          <w:sz w:val="26"/>
          <w:szCs w:val="26"/>
          <w:lang w:val="vi-VN"/>
        </w:rPr>
      </w:pPr>
      <w:r>
        <w:rPr>
          <w:rFonts w:ascii="Times New Roman" w:hAnsi="Times New Roman"/>
          <w:b/>
          <w:noProof w:val="0"/>
          <w:sz w:val="26"/>
          <w:szCs w:val="26"/>
          <w:lang w:val="vi-VN"/>
        </w:rPr>
        <w:t>16.5.</w:t>
      </w:r>
      <w:r>
        <w:rPr>
          <w:rFonts w:ascii="Times New Roman" w:hAnsi="Times New Roman"/>
          <w:noProof w:val="0"/>
          <w:sz w:val="26"/>
          <w:szCs w:val="26"/>
          <w:lang w:val="vi-VN"/>
        </w:rPr>
        <w:t xml:space="preserve"> Khi xảy ra sự kiện bất khả kháng, Bên B chỉ được gia hạn thời gian tương ứng với thời gian bị ảnh hưởng trực tiếp và không vượt quá thời gian Bên A được Chủ đầu tư gia hạn; Bên B tự chịu các chi phí, thiệt hại của mình do sự kiện bất khả kháng gây ra.</w:t>
      </w:r>
    </w:p>
    <w:p w14:paraId="4823F5C1" w14:textId="77777777" w:rsidR="00096978" w:rsidRPr="00302315" w:rsidRDefault="00096978" w:rsidP="007A44B1">
      <w:pPr>
        <w:pStyle w:val="Heading2"/>
        <w:spacing w:after="120" w:line="276" w:lineRule="auto"/>
        <w:jc w:val="left"/>
        <w:rPr>
          <w:rFonts w:ascii="Times New Roman" w:hAnsi="Times New Roman"/>
          <w:sz w:val="26"/>
          <w:szCs w:val="26"/>
        </w:rPr>
      </w:pPr>
      <w:r>
        <w:rPr>
          <w:rFonts w:ascii="Times New Roman" w:hAnsi="Times New Roman"/>
          <w:sz w:val="26"/>
          <w:szCs w:val="26"/>
        </w:rPr>
        <w:t>Điều 17. TẠM DỪNG VÀ CHẤM DỨT HỢP ĐỒNG</w:t>
      </w:r>
    </w:p>
    <w:p w14:paraId="2697C382" w14:textId="77777777" w:rsidR="00096978" w:rsidRPr="00302315" w:rsidRDefault="00096978" w:rsidP="007A44B1">
      <w:pPr>
        <w:widowControl w:val="0"/>
        <w:tabs>
          <w:tab w:val="left" w:pos="709"/>
        </w:tabs>
        <w:spacing w:after="120" w:line="276" w:lineRule="auto"/>
        <w:jc w:val="both"/>
        <w:rPr>
          <w:rFonts w:ascii="Times New Roman" w:hAnsi="Times New Roman"/>
          <w:b/>
          <w:sz w:val="26"/>
          <w:szCs w:val="26"/>
          <w:lang w:val="vi-VN"/>
        </w:rPr>
      </w:pPr>
      <w:r>
        <w:rPr>
          <w:rFonts w:ascii="Times New Roman" w:hAnsi="Times New Roman"/>
          <w:b/>
          <w:sz w:val="26"/>
          <w:szCs w:val="26"/>
          <w:lang w:val="vi-VN"/>
        </w:rPr>
        <w:t>17.1. Tạm dừng hợp đồng:</w:t>
      </w:r>
    </w:p>
    <w:p w14:paraId="27341643" w14:textId="77777777" w:rsidR="00096978" w:rsidRPr="00302315" w:rsidRDefault="00096978" w:rsidP="007A44B1">
      <w:pPr>
        <w:tabs>
          <w:tab w:val="left" w:pos="709"/>
        </w:tabs>
        <w:spacing w:after="120" w:line="276" w:lineRule="auto"/>
        <w:jc w:val="both"/>
        <w:rPr>
          <w:rFonts w:ascii="Times New Roman" w:hAnsi="Times New Roman"/>
          <w:bCs/>
          <w:sz w:val="26"/>
          <w:szCs w:val="26"/>
          <w:lang w:val="vi-VN"/>
        </w:rPr>
      </w:pPr>
      <w:r>
        <w:rPr>
          <w:rFonts w:ascii="Times New Roman" w:hAnsi="Times New Roman"/>
          <w:bCs/>
          <w:sz w:val="26"/>
          <w:szCs w:val="26"/>
          <w:lang w:val="vi-VN"/>
        </w:rPr>
        <w:t>a) Các trường hợp tạm dừng hợp đồng:</w:t>
      </w:r>
    </w:p>
    <w:p w14:paraId="1446DF7C" w14:textId="77777777" w:rsidR="00096978" w:rsidRPr="00302315" w:rsidRDefault="00096978" w:rsidP="007A44B1">
      <w:pPr>
        <w:widowControl w:val="0"/>
        <w:tabs>
          <w:tab w:val="left" w:pos="1134"/>
        </w:tabs>
        <w:spacing w:after="120" w:line="276" w:lineRule="auto"/>
        <w:jc w:val="both"/>
        <w:rPr>
          <w:rFonts w:ascii="Times New Roman" w:hAnsi="Times New Roman"/>
          <w:sz w:val="26"/>
          <w:szCs w:val="26"/>
          <w:lang w:val="vi-VN"/>
        </w:rPr>
      </w:pPr>
      <w:r>
        <w:rPr>
          <w:rFonts w:ascii="Times New Roman" w:hAnsi="Times New Roman"/>
          <w:sz w:val="26"/>
          <w:szCs w:val="26"/>
          <w:lang w:val="vi-VN"/>
        </w:rPr>
        <w:t xml:space="preserve">(i)</w:t>
      </w:r>
      <w:del w:id="6924" w:author="Claude" w:date="2026-10-12T09:00:00Z">
        <w:r>
          <w:rPr>
            <w:rFonts w:ascii="Times New Roman" w:hAnsi="Times New Roman"/>
            <w:sz w:val="26"/>
            <w:szCs w:val="26"/>
            <w:lang w:val="vi-VN"/>
          </w:rPr>
          <w:delText xml:space="preserve"> Nếu</w:delText>
        </w:r>
      </w:del>
      <w:r>
        <w:rPr>
          <w:rFonts w:ascii="Times New Roman" w:hAnsi="Times New Roman"/>
          <w:sz w:val="26"/>
          <w:szCs w:val="26"/>
          <w:lang w:val="vi-VN"/>
        </w:rPr>
        <w:t xml:space="preserve"> Bên B không thực hiện hoặc thực hiện không đầy đủ nghĩa vụ theo Hợp đồng</w:t>
      </w:r>
      <w:del w:id="6925" w:author="Claude" w:date="2026-10-12T09:00:00Z">
        <w:r>
          <w:rPr>
            <w:rFonts w:ascii="Times New Roman" w:hAnsi="Times New Roman"/>
            <w:sz w:val="26"/>
            <w:szCs w:val="26"/>
            <w:lang w:val="vi-VN"/>
          </w:rPr>
          <w:delText xml:space="preserve">,</w:delText>
        </w:r>
      </w:del>
      <w:ins w:id="6926" w:author="Claude" w:date="2026-10-12T09:00:00Z">
        <w:r>
          <w:rPr>
            <w:rFonts w:ascii="Times New Roman" w:hAnsi="Times New Roman"/>
            <w:sz w:val="26"/>
            <w:szCs w:val="26"/>
            <w:lang w:val="vi-VN"/>
          </w:rPr>
          <w:t xml:space="preserve">:</w:t>
        </w:r>
      </w:ins>
      <w:r>
        <w:rPr>
          <w:rFonts w:ascii="Times New Roman" w:hAnsi="Times New Roman"/>
          <w:sz w:val="26"/>
          <w:szCs w:val="26"/>
          <w:lang w:val="vi-VN"/>
        </w:rPr>
        <w:t xml:space="preserve"> Bên A có </w:t>
      </w:r>
      <w:del w:id="6927" w:author="Claude" w:date="2026-10-12T09:00:00Z">
        <w:r>
          <w:rPr>
            <w:rFonts w:ascii="Times New Roman" w:hAnsi="Times New Roman"/>
            <w:sz w:val="26"/>
            <w:szCs w:val="26"/>
            <w:lang w:val="vi-VN"/>
          </w:rPr>
          <w:delText xml:space="preserve">thể ra thông báo</w:delText>
        </w:r>
      </w:del>
      <w:ins w:id="6928" w:author="Claude" w:date="2026-10-12T09:00:00Z">
        <w:r>
          <w:rPr>
            <w:rFonts w:ascii="Times New Roman" w:hAnsi="Times New Roman"/>
            <w:sz w:val="26"/>
            <w:szCs w:val="26"/>
            <w:lang w:val="vi-VN"/>
          </w:rPr>
          <w:t xml:space="preserve">quyền</w:t>
        </w:r>
      </w:ins>
      <w:r>
        <w:rPr>
          <w:rFonts w:ascii="Times New Roman" w:hAnsi="Times New Roman"/>
          <w:sz w:val="26"/>
          <w:szCs w:val="26"/>
          <w:lang w:val="vi-VN"/>
        </w:rPr>
        <w:t xml:space="preserve"> tạm </w:t>
      </w:r>
      <w:del w:id="6929" w:author="Claude" w:date="2026-10-12T09:00:00Z">
        <w:r>
          <w:rPr>
            <w:rFonts w:ascii="Times New Roman" w:hAnsi="Times New Roman"/>
            <w:sz w:val="26"/>
            <w:szCs w:val="26"/>
            <w:lang w:val="vi-VN"/>
          </w:rPr>
          <w:delText xml:space="preserve">ngừng</w:delText>
        </w:r>
      </w:del>
      <w:ins w:id="6930" w:author="Claude" w:date="2026-10-12T09:00:00Z">
        <w:r>
          <w:rPr>
            <w:rFonts w:ascii="Times New Roman" w:hAnsi="Times New Roman"/>
            <w:sz w:val="26"/>
            <w:szCs w:val="26"/>
            <w:lang w:val="vi-VN"/>
          </w:rPr>
          <w:t xml:space="preserve">dừng</w:t>
        </w:r>
      </w:ins>
      <w:r>
        <w:rPr>
          <w:rFonts w:ascii="Times New Roman" w:hAnsi="Times New Roman"/>
          <w:sz w:val="26"/>
          <w:szCs w:val="26"/>
          <w:lang w:val="vi-VN"/>
        </w:rPr>
        <w:t xml:space="preserve"> toàn bộ hoặc một phần công việc của Bên B</w:t>
      </w:r>
      <w:del w:id="6931" w:author="Claude" w:date="2026-10-12T09:00:00Z">
        <w:r>
          <w:rPr>
            <w:rFonts w:ascii="Times New Roman" w:hAnsi="Times New Roman"/>
            <w:sz w:val="26"/>
            <w:szCs w:val="26"/>
            <w:lang w:val="vi-VN"/>
          </w:rPr>
          <w:delText xml:space="preserve">. Bên A phải</w:delText>
        </w:r>
      </w:del>
      <w:ins w:id="6932" w:author="Claude" w:date="2026-10-12T09:00:00Z">
        <w:r>
          <w:rPr>
            <w:rFonts w:ascii="Times New Roman" w:hAnsi="Times New Roman"/>
            <w:sz w:val="26"/>
            <w:szCs w:val="26"/>
            <w:lang w:val="vi-VN"/>
          </w:rPr>
          <w:t xml:space="preserve">,</w:t>
        </w:r>
      </w:ins>
      <w:r>
        <w:rPr>
          <w:rFonts w:ascii="Times New Roman" w:hAnsi="Times New Roman"/>
          <w:sz w:val="26"/>
          <w:szCs w:val="26"/>
          <w:lang w:val="vi-VN"/>
        </w:rPr>
        <w:t xml:space="preserve"> nêu rõ </w:t>
      </w:r>
      <w:del w:id="6933" w:author="Claude" w:date="2026-10-12T09:00:00Z">
        <w:r>
          <w:rPr>
            <w:rFonts w:ascii="Times New Roman" w:hAnsi="Times New Roman"/>
            <w:sz w:val="26"/>
            <w:szCs w:val="26"/>
            <w:lang w:val="vi-VN"/>
          </w:rPr>
          <w:delText xml:space="preserve">phần lỗi của Bên B</w:delText>
        </w:r>
      </w:del>
      <w:ins w:id="6934" w:author="Claude" w:date="2026-10-12T09:00:00Z">
        <w:r>
          <w:rPr>
            <w:rFonts w:ascii="Times New Roman" w:hAnsi="Times New Roman"/>
            <w:sz w:val="26"/>
            <w:szCs w:val="26"/>
            <w:lang w:val="vi-VN"/>
          </w:rPr>
          <w:t xml:space="preserve">vi phạm</w:t>
        </w:r>
      </w:ins>
      <w:r>
        <w:rPr>
          <w:rFonts w:ascii="Times New Roman" w:hAnsi="Times New Roman"/>
          <w:sz w:val="26"/>
          <w:szCs w:val="26"/>
          <w:lang w:val="vi-VN"/>
        </w:rPr>
        <w:t xml:space="preserve"> và </w:t>
      </w:r>
      <w:del w:id="6935" w:author="Claude" w:date="2026-10-12T09:00:00Z">
        <w:r>
          <w:rPr>
            <w:rFonts w:ascii="Times New Roman" w:hAnsi="Times New Roman"/>
            <w:sz w:val="26"/>
            <w:szCs w:val="26"/>
            <w:lang w:val="vi-VN"/>
          </w:rPr>
          <w:delText xml:space="preserve">yêu cầu Bên B phải thực hiện và sửa chữa các sai sót trong khoảng </w:delText>
        </w:r>
      </w:del>
      <w:r>
        <w:rPr>
          <w:rFonts w:ascii="Times New Roman" w:hAnsi="Times New Roman"/>
          <w:sz w:val="26"/>
          <w:szCs w:val="26"/>
          <w:lang w:val="vi-VN"/>
        </w:rPr>
        <w:t xml:space="preserve">thời </w:t>
      </w:r>
      <w:del w:id="6936" w:author="Claude" w:date="2026-10-12T09:00:00Z">
        <w:r>
          <w:rPr>
            <w:rFonts w:ascii="Times New Roman" w:hAnsi="Times New Roman"/>
            <w:sz w:val="26"/>
            <w:szCs w:val="26"/>
            <w:lang w:val="vi-VN"/>
          </w:rPr>
          <w:delText xml:space="preserve">gian hợp lý cụ thể, đồng thời</w:delText>
        </w:r>
      </w:del>
      <w:ins w:id="6937" w:author="Claude" w:date="2026-10-12T09:00:00Z">
        <w:r>
          <w:rPr>
            <w:rFonts w:ascii="Times New Roman" w:hAnsi="Times New Roman"/>
            <w:sz w:val="26"/>
            <w:szCs w:val="26"/>
            <w:lang w:val="vi-VN"/>
          </w:rPr>
          <w:t xml:space="preserve">hạn khắc phục.</w:t>
        </w:r>
      </w:ins>
      <w:r>
        <w:rPr>
          <w:rFonts w:ascii="Times New Roman" w:hAnsi="Times New Roman"/>
          <w:sz w:val="26"/>
          <w:szCs w:val="26"/>
          <w:lang w:val="vi-VN"/>
        </w:rPr>
        <w:t xml:space="preserve"> Bên B phải bồi thường thiệt hại cho Bên A do </w:t>
      </w:r>
      <w:ins w:id="6938" w:author="Claude" w:date="2026-10-12T09:00:00Z">
        <w:r>
          <w:rPr>
            <w:rFonts w:ascii="Times New Roman" w:hAnsi="Times New Roman"/>
            <w:sz w:val="26"/>
            <w:szCs w:val="26"/>
            <w:lang w:val="vi-VN"/>
          </w:rPr>
          <w:t xml:space="preserve">việc </w:t>
        </w:r>
      </w:ins>
      <w:r>
        <w:rPr>
          <w:rFonts w:ascii="Times New Roman" w:hAnsi="Times New Roman"/>
          <w:sz w:val="26"/>
          <w:szCs w:val="26"/>
          <w:lang w:val="vi-VN"/>
        </w:rPr>
        <w:t xml:space="preserve">tạm </w:t>
      </w:r>
      <w:del w:id="6939" w:author="Claude" w:date="2026-10-12T09:00:00Z">
        <w:r>
          <w:rPr>
            <w:rFonts w:ascii="Times New Roman" w:hAnsi="Times New Roman"/>
            <w:sz w:val="26"/>
            <w:szCs w:val="26"/>
            <w:lang w:val="vi-VN"/>
          </w:rPr>
          <w:delText xml:space="preserve">ngừng công việc</w:delText>
        </w:r>
      </w:del>
      <w:ins w:id="6940" w:author="Claude" w:date="2026-10-12T09:00:00Z">
        <w:r>
          <w:rPr>
            <w:rFonts w:ascii="Times New Roman" w:hAnsi="Times New Roman"/>
            <w:sz w:val="26"/>
            <w:szCs w:val="26"/>
            <w:lang w:val="vi-VN"/>
          </w:rPr>
          <w:t xml:space="preserve">dừng</w:t>
        </w:r>
      </w:ins>
      <w:r>
        <w:rPr>
          <w:rFonts w:ascii="Times New Roman" w:hAnsi="Times New Roman"/>
          <w:sz w:val="26"/>
          <w:szCs w:val="26"/>
          <w:lang w:val="vi-VN"/>
        </w:rPr>
        <w:t xml:space="preserve">.</w:t>
      </w:r>
    </w:p>
    <w:p w14:paraId="7DF85509" w14:textId="364DE215" w:rsidR="00096978" w:rsidRPr="00302315" w:rsidRDefault="00096978" w:rsidP="007A44B1">
      <w:pPr>
        <w:widowControl w:val="0"/>
        <w:tabs>
          <w:tab w:val="left" w:pos="1134"/>
        </w:tabs>
        <w:spacing w:after="120" w:line="276" w:lineRule="auto"/>
        <w:jc w:val="both"/>
        <w:rPr>
          <w:rFonts w:ascii="Times New Roman" w:hAnsi="Times New Roman"/>
          <w:sz w:val="26"/>
          <w:szCs w:val="26"/>
          <w:lang w:val="vi-VN"/>
        </w:rPr>
      </w:pPr>
      <w:r>
        <w:rPr>
          <w:rFonts w:ascii="Times New Roman" w:hAnsi="Times New Roman"/>
          <w:sz w:val="26"/>
          <w:szCs w:val="26"/>
          <w:lang w:val="vi-VN"/>
        </w:rPr>
        <w:t xml:space="preserve">(ii) </w:t>
      </w:r>
      <w:del w:id="6941" w:author="Claude" w:date="2026-10-12T09:00:00Z">
        <w:r>
          <w:rPr>
            <w:rFonts w:ascii="Times New Roman" w:hAnsi="Times New Roman"/>
            <w:sz w:val="26"/>
            <w:szCs w:val="26"/>
            <w:lang w:val="vi-VN"/>
          </w:rPr>
          <w:delText xml:space="preserve">Trường hợp chưa</w:delText>
        </w:r>
      </w:del>
      <w:ins w:id="6942" w:author="Claude" w:date="2026-10-12T09:00:00Z">
        <w:r>
          <w:rPr>
            <w:rFonts w:ascii="Times New Roman" w:hAnsi="Times New Roman"/>
            <w:sz w:val="26"/>
            <w:szCs w:val="26"/>
            <w:lang w:val="vi-VN"/>
          </w:rPr>
          <w:t xml:space="preserve">Chưa</w:t>
        </w:r>
      </w:ins>
      <w:r>
        <w:rPr>
          <w:rFonts w:ascii="Times New Roman" w:hAnsi="Times New Roman"/>
          <w:sz w:val="26"/>
          <w:szCs w:val="26"/>
          <w:lang w:val="vi-VN"/>
        </w:rPr>
        <w:t xml:space="preserve"> có thiết kế, mặt bằng </w:t>
      </w:r>
      <w:del w:id="6943" w:author="Claude" w:date="2026-10-12T09:00:00Z">
        <w:r>
          <w:rPr>
            <w:rFonts w:ascii="Times New Roman" w:hAnsi="Times New Roman"/>
            <w:sz w:val="26"/>
            <w:szCs w:val="26"/>
            <w:lang w:val="vi-VN"/>
          </w:rPr>
          <w:delText xml:space="preserve">để </w:delText>
        </w:r>
      </w:del>
      <w:r>
        <w:rPr>
          <w:rFonts w:ascii="Times New Roman" w:hAnsi="Times New Roman"/>
          <w:sz w:val="26"/>
          <w:szCs w:val="26"/>
          <w:lang w:val="vi-VN"/>
        </w:rPr>
        <w:t xml:space="preserve">thi công</w:t>
      </w:r>
      <w:del w:id="6944" w:author="Claude" w:date="2026-10-12T09:00:00Z">
        <w:r>
          <w:rPr>
            <w:rFonts w:ascii="Times New Roman" w:hAnsi="Times New Roman"/>
            <w:sz w:val="26"/>
            <w:szCs w:val="26"/>
            <w:lang w:val="vi-VN"/>
          </w:rPr>
          <w:delText xml:space="preserve">,</w:delText>
        </w:r>
      </w:del>
      <w:ins w:id="6945" w:author="Claude" w:date="2026-10-12T09:00:00Z">
        <w:r>
          <w:rPr>
            <w:rFonts w:ascii="Times New Roman" w:hAnsi="Times New Roman"/>
            <w:sz w:val="26"/>
            <w:szCs w:val="26"/>
            <w:lang w:val="vi-VN"/>
          </w:rPr>
          <w:t xml:space="preserve">;</w:t>
        </w:r>
      </w:ins>
      <w:r>
        <w:rPr>
          <w:rFonts w:ascii="Times New Roman" w:hAnsi="Times New Roman"/>
          <w:sz w:val="26"/>
          <w:szCs w:val="26"/>
          <w:lang w:val="vi-VN"/>
        </w:rPr>
        <w:t xml:space="preserve"> thay đổi thiết kế; Chủ đầu tư yêu cầu dừng thi công</w:t>
      </w:r>
      <w:del w:id="6946" w:author="Claude" w:date="2026-10-12T09:00:00Z">
        <w:r>
          <w:rPr>
            <w:rFonts w:ascii="Times New Roman" w:hAnsi="Times New Roman"/>
            <w:sz w:val="26"/>
            <w:szCs w:val="26"/>
            <w:lang w:val="vi-VN"/>
          </w:rPr>
          <w:delText xml:space="preserve">,</w:delText>
        </w:r>
      </w:del>
      <w:ins w:id="6947" w:author="Claude" w:date="2026-10-12T09:00:00Z">
        <w:r>
          <w:rPr>
            <w:rFonts w:ascii="Times New Roman" w:hAnsi="Times New Roman"/>
            <w:sz w:val="26"/>
            <w:szCs w:val="26"/>
            <w:lang w:val="vi-VN"/>
          </w:rPr>
          <w:t xml:space="preserve">;</w:t>
        </w:r>
      </w:ins>
      <w:r>
        <w:rPr>
          <w:rFonts w:ascii="Times New Roman" w:hAnsi="Times New Roman"/>
          <w:sz w:val="26"/>
          <w:szCs w:val="26"/>
          <w:lang w:val="vi-VN"/>
        </w:rPr>
        <w:t xml:space="preserve"> người dân </w:t>
      </w:r>
      <w:del w:id="6948" w:author="Claude" w:date="2026-10-12T09:00:00Z">
        <w:r>
          <w:rPr>
            <w:rFonts w:ascii="Times New Roman" w:hAnsi="Times New Roman"/>
            <w:sz w:val="26"/>
            <w:szCs w:val="26"/>
            <w:lang w:val="vi-VN"/>
          </w:rPr>
          <w:delText xml:space="preserve">và/</w:delText>
        </w:r>
      </w:del>
      <w:r>
        <w:rPr>
          <w:rFonts w:ascii="Times New Roman" w:hAnsi="Times New Roman"/>
          <w:sz w:val="26"/>
          <w:szCs w:val="26"/>
          <w:lang w:val="vi-VN"/>
        </w:rPr>
        <w:t xml:space="preserve">hoặc </w:t>
      </w:r>
      <w:del w:id="6949" w:author="Claude" w:date="2026-10-12T09:00:00Z">
        <w:r>
          <w:rPr>
            <w:rFonts w:ascii="Times New Roman" w:hAnsi="Times New Roman"/>
            <w:sz w:val="26"/>
            <w:szCs w:val="26"/>
            <w:lang w:val="vi-VN"/>
          </w:rPr>
          <w:delText xml:space="preserve">chính</w:delText>
        </w:r>
      </w:del>
      <w:ins w:id="6950" w:author="Claude" w:date="2026-10-12T09:00:00Z">
        <w:r>
          <w:rPr>
            <w:rFonts w:ascii="Times New Roman" w:hAnsi="Times New Roman"/>
            <w:sz w:val="26"/>
            <w:szCs w:val="26"/>
            <w:lang w:val="vi-VN"/>
          </w:rPr>
          <w:t xml:space="preserve">cơ quan có thẩm</w:t>
        </w:r>
      </w:ins>
      <w:r>
        <w:rPr>
          <w:rFonts w:ascii="Times New Roman" w:hAnsi="Times New Roman"/>
          <w:sz w:val="26"/>
          <w:szCs w:val="26"/>
          <w:lang w:val="vi-VN"/>
        </w:rPr>
        <w:t xml:space="preserve"> quyền ngăn cản thi công</w:t>
      </w:r>
      <w:del w:id="6951" w:author="Claude" w:date="2026-10-12T09:00:00Z">
        <w:r>
          <w:rPr>
            <w:rFonts w:ascii="Times New Roman" w:hAnsi="Times New Roman"/>
            <w:sz w:val="26"/>
            <w:szCs w:val="26"/>
            <w:lang w:val="vi-VN"/>
          </w:rPr>
          <w:delText xml:space="preserve"> nhưng</w:delText>
        </w:r>
      </w:del>
      <w:ins w:id="6952" w:author="Claude" w:date="2026-10-12T09:00:00Z">
        <w:r>
          <w:rPr>
            <w:rFonts w:ascii="Times New Roman" w:hAnsi="Times New Roman"/>
            <w:sz w:val="26"/>
            <w:szCs w:val="26"/>
            <w:lang w:val="vi-VN"/>
          </w:rPr>
          <w:t xml:space="preserve">; Nhà thầu khác chậm bàn giao hố đào,</w:t>
        </w:r>
      </w:ins>
      <w:r>
        <w:rPr>
          <w:rFonts w:ascii="Times New Roman" w:hAnsi="Times New Roman"/>
          <w:sz w:val="26"/>
          <w:szCs w:val="26"/>
          <w:lang w:val="vi-VN"/>
        </w:rPr>
        <w:t xml:space="preserve"> không do lỗi của Bên A hoặc </w:t>
      </w:r>
      <w:del w:id="6953" w:author="Claude" w:date="2026-10-12T09:00:00Z">
        <w:r>
          <w:rPr>
            <w:rFonts w:ascii="Times New Roman" w:hAnsi="Times New Roman"/>
            <w:sz w:val="26"/>
            <w:szCs w:val="26"/>
            <w:lang w:val="vi-VN"/>
          </w:rPr>
          <w:delText xml:space="preserve">của </w:delText>
        </w:r>
      </w:del>
      <w:r>
        <w:rPr>
          <w:rFonts w:ascii="Times New Roman" w:hAnsi="Times New Roman"/>
          <w:sz w:val="26"/>
          <w:szCs w:val="26"/>
          <w:lang w:val="vi-VN"/>
        </w:rPr>
        <w:t xml:space="preserve">Bên B</w:t>
      </w:r>
      <w:del w:id="6954" w:author="Claude" w:date="2026-10-12T09:00:00Z">
        <w:r>
          <w:rPr>
            <w:rFonts w:ascii="Times New Roman" w:hAnsi="Times New Roman"/>
            <w:sz w:val="26"/>
            <w:szCs w:val="26"/>
            <w:lang w:val="vi-VN"/>
          </w:rPr>
          <w:delText xml:space="preserve">, thì</w:delText>
        </w:r>
      </w:del>
      <w:ins w:id="6955" w:author="Claude" w:date="2026-10-12T09:00:00Z">
        <w:r>
          <w:rPr>
            <w:rFonts w:ascii="Times New Roman" w:hAnsi="Times New Roman"/>
            <w:sz w:val="26"/>
            <w:szCs w:val="26"/>
            <w:lang w:val="vi-VN"/>
          </w:rPr>
          <w:t xml:space="preserve">:</w:t>
        </w:r>
      </w:ins>
      <w:r>
        <w:rPr>
          <w:rFonts w:ascii="Times New Roman" w:hAnsi="Times New Roman"/>
          <w:sz w:val="26"/>
          <w:szCs w:val="26"/>
          <w:lang w:val="vi-VN"/>
        </w:rPr>
        <w:t xml:space="preserve"> Bên B </w:t>
      </w:r>
      <w:del w:id="6956" w:author="Claude" w:date="2026-10-12T09:00:00Z">
        <w:r>
          <w:rPr>
            <w:rFonts w:ascii="Times New Roman" w:hAnsi="Times New Roman"/>
            <w:sz w:val="26"/>
            <w:szCs w:val="26"/>
            <w:lang w:val="vi-VN"/>
          </w:rPr>
          <w:delText xml:space="preserve">có thể sẽ </w:delText>
        </w:r>
      </w:del>
      <w:r>
        <w:rPr>
          <w:rFonts w:ascii="Times New Roman" w:hAnsi="Times New Roman"/>
          <w:sz w:val="26"/>
          <w:szCs w:val="26"/>
          <w:lang w:val="vi-VN"/>
        </w:rPr>
        <w:t xml:space="preserve">tạm </w:t>
      </w:r>
      <w:del w:id="6957" w:author="Claude" w:date="2026-10-12T09:00:00Z">
        <w:r>
          <w:rPr>
            <w:rFonts w:ascii="Times New Roman" w:hAnsi="Times New Roman"/>
            <w:sz w:val="26"/>
            <w:szCs w:val="26"/>
            <w:lang w:val="vi-VN"/>
          </w:rPr>
          <w:delText xml:space="preserve">ngừng thực hiện</w:delText>
        </w:r>
      </w:del>
      <w:ins w:id="6958" w:author="Claude" w:date="2026-10-12T09:00:00Z">
        <w:r>
          <w:rPr>
            <w:rFonts w:ascii="Times New Roman" w:hAnsi="Times New Roman"/>
            <w:sz w:val="26"/>
            <w:szCs w:val="26"/>
            <w:lang w:val="vi-VN"/>
          </w:rPr>
          <w:t xml:space="preserve">dừng phần</w:t>
        </w:r>
      </w:ins>
      <w:r>
        <w:rPr>
          <w:rFonts w:ascii="Times New Roman" w:hAnsi="Times New Roman"/>
          <w:sz w:val="26"/>
          <w:szCs w:val="26"/>
          <w:lang w:val="vi-VN"/>
        </w:rPr>
        <w:t xml:space="preserve"> công việc</w:t>
      </w:r>
      <w:del w:id="6959" w:author="Claude" w:date="2026-10-12T09:00:00Z">
        <w:r>
          <w:rPr>
            <w:rFonts w:ascii="Times New Roman" w:hAnsi="Times New Roman"/>
            <w:sz w:val="26"/>
            <w:szCs w:val="26"/>
            <w:lang w:val="vi-VN"/>
          </w:rPr>
          <w:delText xml:space="preserve"> của Hợp đồng</w:delText>
        </w:r>
      </w:del>
      <w:r>
        <w:rPr>
          <w:rFonts w:ascii="Times New Roman" w:hAnsi="Times New Roman"/>
          <w:sz w:val="26"/>
          <w:szCs w:val="26"/>
          <w:lang w:val="vi-VN"/>
        </w:rPr>
        <w:t xml:space="preserve"> bị ảnh hưởng </w:t>
      </w:r>
      <w:del w:id="6960" w:author="Claude" w:date="2026-10-12T09:00:00Z">
        <w:r>
          <w:rPr>
            <w:rFonts w:ascii="Times New Roman" w:hAnsi="Times New Roman"/>
            <w:sz w:val="26"/>
            <w:szCs w:val="26"/>
            <w:lang w:val="vi-VN"/>
          </w:rPr>
          <w:delText xml:space="preserve">bởi các sự kiện này. Trong trường hợp này, Bên B</w:delText>
        </w:r>
      </w:del>
      <w:ins w:id="6961" w:author="Claude" w:date="2026-10-12T09:00:00Z">
        <w:r>
          <w:rPr>
            <w:rFonts w:ascii="Times New Roman" w:hAnsi="Times New Roman"/>
            <w:sz w:val="26"/>
            <w:szCs w:val="26"/>
            <w:lang w:val="vi-VN"/>
          </w:rPr>
          <w:t xml:space="preserve">và</w:t>
        </w:r>
      </w:ins>
      <w:r>
        <w:rPr>
          <w:rFonts w:ascii="Times New Roman" w:hAnsi="Times New Roman"/>
          <w:sz w:val="26"/>
          <w:szCs w:val="26"/>
          <w:lang w:val="vi-VN"/>
        </w:rPr>
        <w:t xml:space="preserve"> được xem xét gia hạn thời gian</w:t>
      </w:r>
      <w:del w:id="6962" w:author="Claude" w:date="2026-10-12T09:00:00Z">
        <w:r>
          <w:rPr>
            <w:rFonts w:ascii="Times New Roman" w:hAnsi="Times New Roman"/>
            <w:sz w:val="26"/>
            <w:szCs w:val="26"/>
            <w:lang w:val="vi-VN"/>
          </w:rPr>
          <w:delText xml:space="preserve"> thực hiện</w:delText>
        </w:r>
      </w:del>
      <w:r>
        <w:rPr>
          <w:rFonts w:ascii="Times New Roman" w:hAnsi="Times New Roman"/>
          <w:sz w:val="26"/>
          <w:szCs w:val="26"/>
          <w:lang w:val="vi-VN"/>
        </w:rPr>
        <w:t xml:space="preserve"> tương ứng; chi phí phát sinh (nếu có) chỉ được xem xét trong phạm vi Bên A được Chủ đầu tư chấp thuận bù đắp.</w:t>
      </w:r>
    </w:p>
    <w:p w14:paraId="3AE334EE" w14:textId="77777777" w:rsidR="00096978" w:rsidRPr="00302315" w:rsidRDefault="00096978" w:rsidP="007A44B1">
      <w:pPr>
        <w:widowControl w:val="0"/>
        <w:tabs>
          <w:tab w:val="left" w:pos="1134"/>
        </w:tabs>
        <w:spacing w:after="120" w:line="276" w:lineRule="auto"/>
        <w:jc w:val="both"/>
        <w:rPr>
          <w:rFonts w:ascii="Times New Roman" w:hAnsi="Times New Roman"/>
          <w:sz w:val="26"/>
          <w:szCs w:val="26"/>
          <w:lang w:val="vi-VN"/>
        </w:rPr>
      </w:pPr>
      <w:r>
        <w:rPr>
          <w:rFonts w:ascii="Times New Roman" w:hAnsi="Times New Roman"/>
          <w:sz w:val="26"/>
          <w:szCs w:val="26"/>
          <w:lang w:val="vi-VN"/>
        </w:rPr>
        <w:t>(iii) Các trường hợp bất khả kháng.</w:t>
      </w:r>
    </w:p>
    <w:p w14:paraId="39724F46" w14:textId="64E711E6" w:rsidR="00096978" w:rsidRPr="00302315" w:rsidRDefault="00096978" w:rsidP="007A44B1">
      <w:pPr>
        <w:tabs>
          <w:tab w:val="left" w:pos="709"/>
        </w:tabs>
        <w:spacing w:after="120" w:line="276" w:lineRule="auto"/>
        <w:jc w:val="both"/>
        <w:rPr>
          <w:rFonts w:ascii="Times New Roman" w:hAnsi="Times New Roman"/>
          <w:bCs/>
          <w:sz w:val="26"/>
          <w:szCs w:val="26"/>
          <w:lang w:val="vi-VN"/>
        </w:rPr>
      </w:pPr>
      <w:r>
        <w:rPr>
          <w:rFonts w:ascii="Times New Roman" w:hAnsi="Times New Roman"/>
          <w:bCs/>
          <w:sz w:val="26"/>
          <w:szCs w:val="26"/>
          <w:lang w:val="vi-VN"/>
        </w:rPr>
        <w:t xml:space="preserve">b) </w:t>
      </w:r>
      <w:del w:id="6963" w:author="Claude" w:date="2026-10-12T09:00:00Z">
        <w:r>
          <w:rPr>
            <w:rFonts w:ascii="Times New Roman" w:hAnsi="Times New Roman"/>
            <w:bCs/>
            <w:sz w:val="26"/>
            <w:szCs w:val="26"/>
            <w:lang w:val="vi-VN"/>
          </w:rPr>
          <w:delText xml:space="preserve">Một bên có quyền quyết định</w:delText>
        </w:r>
      </w:del>
      <w:ins w:id="6964" w:author="Claude" w:date="2026-10-12T09:00:00Z">
        <w:r>
          <w:rPr>
            <w:rFonts w:ascii="Times New Roman" w:hAnsi="Times New Roman"/>
            <w:bCs/>
            <w:sz w:val="26"/>
            <w:szCs w:val="26"/>
            <w:lang w:val="vi-VN"/>
          </w:rPr>
          <w:t xml:space="preserve">Bên</w:t>
        </w:r>
      </w:ins>
      <w:r>
        <w:rPr>
          <w:rFonts w:ascii="Times New Roman" w:hAnsi="Times New Roman"/>
          <w:bCs/>
          <w:sz w:val="26"/>
          <w:szCs w:val="26"/>
          <w:lang w:val="vi-VN"/>
        </w:rPr>
        <w:t xml:space="preserve"> tạm dừng </w:t>
      </w:r>
      <w:del w:id="6965" w:author="Claude" w:date="2026-10-12T09:00:00Z">
        <w:r>
          <w:rPr>
            <w:rFonts w:ascii="Times New Roman" w:hAnsi="Times New Roman"/>
            <w:bCs/>
            <w:sz w:val="26"/>
            <w:szCs w:val="26"/>
            <w:lang w:val="vi-VN"/>
          </w:rPr>
          <w:delText xml:space="preserve">Hợp đồng do lỗi của bên kia gây ra nhưng phải</w:delText>
        </w:r>
      </w:del>
      <w:ins w:id="6966" w:author="Claude" w:date="2026-10-12T09:00:00Z">
        <w:r>
          <w:rPr>
            <w:rFonts w:ascii="Times New Roman" w:hAnsi="Times New Roman"/>
            <w:bCs/>
            <w:sz w:val="26"/>
            <w:szCs w:val="26"/>
            <w:lang w:val="vi-VN"/>
          </w:rPr>
          <w:t xml:space="preserve">phải thông</w:t>
        </w:r>
      </w:ins>
      <w:r>
        <w:rPr>
          <w:rFonts w:ascii="Times New Roman" w:hAnsi="Times New Roman"/>
          <w:bCs/>
          <w:sz w:val="26"/>
          <w:szCs w:val="26"/>
          <w:lang w:val="vi-VN"/>
        </w:rPr>
        <w:t xml:space="preserve"> báo </w:t>
      </w:r>
      <w:del w:id="6967" w:author="Claude" w:date="2026-10-12T09:00:00Z">
        <w:r>
          <w:rPr>
            <w:rFonts w:ascii="Times New Roman" w:hAnsi="Times New Roman"/>
            <w:bCs/>
            <w:sz w:val="26"/>
            <w:szCs w:val="26"/>
            <w:lang w:val="vi-VN"/>
          </w:rPr>
          <w:delText xml:space="preserve">trước</w:delText>
        </w:r>
      </w:del>
      <w:ins w:id="6968" w:author="Claude" w:date="2026-10-12T09:00:00Z">
        <w:r>
          <w:rPr>
            <w:rFonts w:ascii="Times New Roman" w:hAnsi="Times New Roman"/>
            <w:bCs/>
            <w:sz w:val="26"/>
            <w:szCs w:val="26"/>
            <w:lang w:val="vi-VN"/>
          </w:rPr>
          <w:t xml:space="preserve">bằng văn bản</w:t>
        </w:r>
      </w:ins>
      <w:r>
        <w:rPr>
          <w:rFonts w:ascii="Times New Roman" w:hAnsi="Times New Roman"/>
          <w:bCs/>
          <w:sz w:val="26"/>
          <w:szCs w:val="26"/>
          <w:lang w:val="vi-VN"/>
        </w:rPr>
        <w:t xml:space="preserve"> cho bên kia</w:t>
      </w:r>
      <w:del w:id="6969" w:author="Claude" w:date="2026-10-12T09:00:00Z">
        <w:r>
          <w:rPr>
            <w:rFonts w:ascii="Times New Roman" w:hAnsi="Times New Roman"/>
            <w:bCs/>
            <w:sz w:val="26"/>
            <w:szCs w:val="26"/>
            <w:lang w:val="vi-VN"/>
          </w:rPr>
          <w:delText xml:space="preserve"> biết bằng văn bản</w:delText>
        </w:r>
      </w:del>
      <w:r>
        <w:rPr>
          <w:rFonts w:ascii="Times New Roman" w:hAnsi="Times New Roman"/>
          <w:bCs/>
          <w:sz w:val="26"/>
          <w:szCs w:val="26"/>
          <w:lang w:val="vi-VN"/>
        </w:rPr>
        <w:t xml:space="preserve"> ít nhất 28 ngày</w:t>
      </w:r>
      <w:del w:id="6970" w:author="Claude" w:date="2026-10-12T09:00:00Z">
        <w:r>
          <w:rPr>
            <w:rFonts w:ascii="Times New Roman" w:hAnsi="Times New Roman"/>
            <w:bCs/>
            <w:sz w:val="26"/>
            <w:szCs w:val="26"/>
            <w:lang w:val="vi-VN"/>
          </w:rPr>
          <w:delText xml:space="preserve">,</w:delText>
        </w:r>
      </w:del>
      <w:ins w:id="6971" w:author="Claude" w:date="2026-10-12T09:00:00Z">
        <w:r>
          <w:rPr>
            <w:rFonts w:ascii="Times New Roman" w:hAnsi="Times New Roman"/>
            <w:bCs/>
            <w:sz w:val="26"/>
            <w:szCs w:val="26"/>
            <w:lang w:val="vi-VN"/>
          </w:rPr>
          <w:t xml:space="preserve"> trước, nêu rõ lý do;</w:t>
        </w:r>
      </w:ins>
      <w:r>
        <w:rPr>
          <w:rFonts w:ascii="Times New Roman" w:hAnsi="Times New Roman"/>
          <w:bCs/>
          <w:sz w:val="26"/>
          <w:szCs w:val="26"/>
          <w:lang w:val="vi-VN"/>
        </w:rPr>
        <w:t xml:space="preserve"> trừ trường hợp bất khả kháng và trường hợp Bên A tạm dừng do Bên B vi phạm về chất lượng, an toàn lao động, bảo vệ môi trường</w:t>
      </w:r>
      <w:del w:id="6972" w:author="Claude" w:date="2026-10-12T09:00:00Z">
        <w:r>
          <w:rPr>
            <w:rFonts w:ascii="Times New Roman" w:hAnsi="Times New Roman"/>
            <w:bCs/>
            <w:sz w:val="26"/>
            <w:szCs w:val="26"/>
            <w:lang w:val="vi-VN"/>
          </w:rPr>
          <w:delText xml:space="preserve"> hoặc</w:delText>
        </w:r>
      </w:del>
      <w:ins w:id="6973" w:author="Claude" w:date="2026-10-12T09:00:00Z">
        <w:r>
          <w:rPr>
            <w:rFonts w:ascii="Times New Roman" w:hAnsi="Times New Roman"/>
            <w:bCs/>
            <w:sz w:val="26"/>
            <w:szCs w:val="26"/>
            <w:lang w:val="vi-VN"/>
          </w:rPr>
          <w:t xml:space="preserve">,</w:t>
        </w:r>
      </w:ins>
      <w:r>
        <w:rPr>
          <w:rFonts w:ascii="Times New Roman" w:hAnsi="Times New Roman"/>
          <w:bCs/>
          <w:sz w:val="26"/>
          <w:szCs w:val="26"/>
          <w:lang w:val="vi-VN"/>
        </w:rPr>
        <w:t xml:space="preserve"> tiến độ (</w:t>
      </w:r>
      <w:del w:id="6974" w:author="Claude" w:date="2026-10-12T09:00:00Z">
        <w:r>
          <w:rPr>
            <w:rFonts w:ascii="Times New Roman" w:hAnsi="Times New Roman"/>
            <w:bCs/>
            <w:sz w:val="26"/>
            <w:szCs w:val="26"/>
            <w:lang w:val="vi-VN"/>
          </w:rPr>
          <w:delText xml:space="preserve">được tạm dừng</w:delText>
        </w:r>
      </w:del>
      <w:ins w:id="6975" w:author="Claude" w:date="2026-10-12T09:00:00Z">
        <w:r>
          <w:rPr>
            <w:rFonts w:ascii="Times New Roman" w:hAnsi="Times New Roman"/>
            <w:bCs/>
            <w:sz w:val="26"/>
            <w:szCs w:val="26"/>
            <w:lang w:val="vi-VN"/>
          </w:rPr>
          <w:t xml:space="preserve">có hiệu lực</w:t>
        </w:r>
      </w:ins>
      <w:r>
        <w:rPr>
          <w:rFonts w:ascii="Times New Roman" w:hAnsi="Times New Roman"/>
          <w:bCs/>
          <w:sz w:val="26"/>
          <w:szCs w:val="26"/>
          <w:lang w:val="vi-VN"/>
        </w:rPr>
        <w:t xml:space="preserve"> ngay khi gửi thông báo)</w:t>
      </w:r>
      <w:del w:id="6976" w:author="Claude" w:date="2026-10-12T09:00:00Z">
        <w:r>
          <w:rPr>
            <w:rFonts w:ascii="Times New Roman" w:hAnsi="Times New Roman"/>
            <w:bCs/>
            <w:sz w:val="26"/>
            <w:szCs w:val="26"/>
            <w:lang w:val="vi-VN"/>
          </w:rPr>
          <w:delText xml:space="preserve"> và trong thông báo sẽ nêu rõ lý do tạm dừng. Hai bên phải có trách nhiệm cùng thương lượng giải quyết để tiếp tục thực hiện đúng các thỏa thuận trong Hợp đồng. Trường hợp bên</w:delText>
        </w:r>
      </w:del>
      <w:ins w:id="6977" w:author="Claude" w:date="2026-10-12T09:00:00Z">
        <w:r>
          <w:rPr>
            <w:rFonts w:ascii="Times New Roman" w:hAnsi="Times New Roman"/>
            <w:bCs/>
            <w:sz w:val="26"/>
            <w:szCs w:val="26"/>
            <w:lang w:val="vi-VN"/>
          </w:rPr>
          <w:t xml:space="preserve">. Bên</w:t>
        </w:r>
      </w:ins>
      <w:r>
        <w:rPr>
          <w:rFonts w:ascii="Times New Roman" w:hAnsi="Times New Roman"/>
          <w:bCs/>
          <w:sz w:val="26"/>
          <w:szCs w:val="26"/>
          <w:lang w:val="vi-VN"/>
        </w:rPr>
        <w:t xml:space="preserve"> tạm dừng không thông báo mà </w:t>
      </w:r>
      <w:del w:id="6978" w:author="Claude" w:date="2026-10-12T09:00:00Z">
        <w:r>
          <w:rPr>
            <w:rFonts w:ascii="Times New Roman" w:hAnsi="Times New Roman"/>
            <w:bCs/>
            <w:sz w:val="26"/>
            <w:szCs w:val="26"/>
            <w:lang w:val="vi-VN"/>
          </w:rPr>
          <w:delText xml:space="preserve">tạm dừng Hợp đồng </w:delText>
        </w:r>
      </w:del>
      <w:r>
        <w:rPr>
          <w:rFonts w:ascii="Times New Roman" w:hAnsi="Times New Roman"/>
          <w:bCs/>
          <w:sz w:val="26"/>
          <w:szCs w:val="26"/>
          <w:lang w:val="vi-VN"/>
        </w:rPr>
        <w:t xml:space="preserve">gây thiệt hại</w:t>
      </w:r>
      <w:del w:id="6979" w:author="Claude" w:date="2026-10-12T09:00:00Z">
        <w:r>
          <w:rPr>
            <w:rFonts w:ascii="Times New Roman" w:hAnsi="Times New Roman"/>
            <w:bCs/>
            <w:sz w:val="26"/>
            <w:szCs w:val="26"/>
            <w:lang w:val="vi-VN"/>
          </w:rPr>
          <w:delText xml:space="preserve"> thì</w:delText>
        </w:r>
      </w:del>
      <w:r>
        <w:rPr>
          <w:rFonts w:ascii="Times New Roman" w:hAnsi="Times New Roman"/>
          <w:bCs/>
          <w:sz w:val="26"/>
          <w:szCs w:val="26"/>
          <w:lang w:val="vi-VN"/>
        </w:rPr>
        <w:t xml:space="preserve"> phải bồi thường cho bên bị thiệt hại.</w:t>
      </w:r>
      <w:del w:id="6980" w:author="Claude" w:date="2026-10-12T09:00:00Z">
        <w:r>
          <w:rPr>
            <w:rFonts w:ascii="Times New Roman" w:hAnsi="Times New Roman"/>
            <w:bCs/>
            <w:sz w:val="26"/>
            <w:szCs w:val="26"/>
            <w:lang w:val="vi-VN"/>
          </w:rPr>
          <w:delText xml:space="preserve"> </w:delText>
        </w:r>
      </w:del>
    </w:p>
    <w:p w14:paraId="71580ED6" w14:textId="77777777" w:rsidR="00096978" w:rsidRPr="00302315" w:rsidRDefault="00096978" w:rsidP="007A44B1">
      <w:pPr>
        <w:widowControl w:val="0"/>
        <w:tabs>
          <w:tab w:val="left" w:pos="709"/>
        </w:tabs>
        <w:spacing w:after="120" w:line="276" w:lineRule="auto"/>
        <w:jc w:val="both"/>
        <w:rPr>
          <w:rFonts w:ascii="Times New Roman" w:hAnsi="Times New Roman"/>
          <w:b/>
          <w:sz w:val="26"/>
          <w:szCs w:val="26"/>
          <w:lang w:val="vi-VN"/>
        </w:rPr>
      </w:pPr>
      <w:r>
        <w:rPr>
          <w:rFonts w:ascii="Times New Roman" w:hAnsi="Times New Roman"/>
          <w:b/>
          <w:sz w:val="26"/>
          <w:szCs w:val="26"/>
          <w:lang w:val="vi-VN"/>
        </w:rPr>
        <w:t>17.2. Chấm dứt hợp đồng:</w:t>
      </w:r>
    </w:p>
    <w:p w14:paraId="5A3E22D9" w14:textId="77777777" w:rsidR="00096978" w:rsidRPr="00302315" w:rsidRDefault="00096978" w:rsidP="007A44B1">
      <w:pPr>
        <w:tabs>
          <w:tab w:val="left" w:pos="709"/>
        </w:tabs>
        <w:spacing w:after="120" w:line="276" w:lineRule="auto"/>
        <w:jc w:val="both"/>
        <w:rPr>
          <w:rFonts w:ascii="Times New Roman" w:hAnsi="Times New Roman"/>
          <w:b/>
          <w:bCs/>
          <w:sz w:val="26"/>
          <w:szCs w:val="26"/>
          <w:lang w:val="vi-VN"/>
        </w:rPr>
      </w:pPr>
      <w:r>
        <w:rPr>
          <w:rFonts w:ascii="Times New Roman" w:hAnsi="Times New Roman"/>
          <w:b/>
          <w:bCs/>
          <w:sz w:val="26"/>
          <w:szCs w:val="26"/>
          <w:lang w:val="vi-VN"/>
        </w:rPr>
        <w:t>a) Hợp đồng được chấm dứt trong các trường hợp sau:</w:t>
      </w:r>
    </w:p>
    <w:p w14:paraId="1CCBC975" w14:textId="77777777" w:rsidR="00096978" w:rsidRPr="00302315" w:rsidRDefault="00096978" w:rsidP="007A44B1">
      <w:pPr>
        <w:spacing w:after="120" w:line="276" w:lineRule="auto"/>
        <w:jc w:val="both"/>
        <w:rPr>
          <w:rFonts w:ascii="Times New Roman" w:hAnsi="Times New Roman"/>
          <w:sz w:val="26"/>
          <w:szCs w:val="26"/>
          <w:lang w:val="vi-VN"/>
        </w:rPr>
      </w:pPr>
      <w:r>
        <w:rPr>
          <w:rFonts w:ascii="Times New Roman" w:hAnsi="Times New Roman"/>
          <w:sz w:val="26"/>
          <w:szCs w:val="26"/>
          <w:lang w:val="vi-VN"/>
        </w:rPr>
        <w:t>(i) Hai bên đã hoàn thành toàn bộ các nghĩa vụ theo Hợp đồng;</w:t>
      </w:r>
    </w:p>
    <w:p w14:paraId="50FC5330" w14:textId="77777777" w:rsidR="00096978" w:rsidRPr="00302315" w:rsidRDefault="00096978" w:rsidP="007A44B1">
      <w:pPr>
        <w:spacing w:after="120" w:line="276" w:lineRule="auto"/>
        <w:jc w:val="both"/>
        <w:rPr>
          <w:rFonts w:ascii="Times New Roman" w:hAnsi="Times New Roman"/>
          <w:bCs/>
          <w:sz w:val="26"/>
          <w:szCs w:val="26"/>
          <w:lang w:val="vi-VN"/>
        </w:rPr>
      </w:pPr>
      <w:r>
        <w:rPr>
          <w:rFonts w:ascii="Times New Roman" w:hAnsi="Times New Roman"/>
          <w:sz w:val="26"/>
          <w:szCs w:val="26"/>
          <w:lang w:val="vi-VN"/>
        </w:rPr>
        <w:t>(ii) Theo đề nghị của một bên và được bên kia chấp nhận bằng văn bản;</w:t>
      </w:r>
    </w:p>
    <w:p w14:paraId="7B102F6D" w14:textId="77777777" w:rsidR="00096978" w:rsidRPr="00302315" w:rsidRDefault="00096978" w:rsidP="007A44B1">
      <w:pPr>
        <w:spacing w:after="120" w:line="276" w:lineRule="auto"/>
        <w:jc w:val="both"/>
        <w:rPr>
          <w:rFonts w:ascii="Times New Roman" w:hAnsi="Times New Roman"/>
          <w:sz w:val="26"/>
          <w:szCs w:val="26"/>
          <w:lang w:val="vi-VN"/>
        </w:rPr>
      </w:pPr>
      <w:r>
        <w:rPr>
          <w:rFonts w:ascii="Times New Roman" w:hAnsi="Times New Roman"/>
          <w:sz w:val="26"/>
          <w:szCs w:val="26"/>
          <w:lang w:val="vi-VN"/>
        </w:rPr>
        <w:t>(iii) Hạng mục công trình không thể tiếp tục thi công xây dựng vì các lý do khách quan nhưng không phải do lỗi của Bên A hay Bên B;</w:t>
      </w:r>
    </w:p>
    <w:p w14:paraId="36F86461" w14:textId="77777777" w:rsidR="00096978" w:rsidRPr="00302315" w:rsidRDefault="00096978" w:rsidP="007A44B1">
      <w:pPr>
        <w:spacing w:after="120" w:line="276" w:lineRule="auto"/>
        <w:jc w:val="both"/>
        <w:rPr>
          <w:rFonts w:ascii="Times New Roman" w:hAnsi="Times New Roman"/>
          <w:bCs/>
          <w:sz w:val="26"/>
          <w:szCs w:val="26"/>
          <w:lang w:val="vi-VN"/>
        </w:rPr>
      </w:pPr>
      <w:r>
        <w:rPr>
          <w:rFonts w:ascii="Times New Roman" w:hAnsi="Times New Roman"/>
          <w:sz w:val="26"/>
          <w:szCs w:val="26"/>
          <w:lang w:val="vi-VN"/>
        </w:rPr>
        <w:t xml:space="preserve">(iv) Hợp đồng thầu chính bị chấm dứt trước thời hạn</w:t>
      </w:r>
      <w:del w:id="6981" w:author="Claude" w:date="2026-10-12T09:00:00Z">
        <w:r>
          <w:rPr>
            <w:rFonts w:ascii="Times New Roman" w:hAnsi="Times New Roman"/>
            <w:sz w:val="26"/>
            <w:szCs w:val="26"/>
            <w:lang w:val="vi-VN"/>
          </w:rPr>
          <w:delText xml:space="preserve">. Trong trường hợp này,</w:delText>
        </w:r>
      </w:del>
      <w:ins w:id="6982" w:author="Claude" w:date="2026-10-12T09:00:00Z">
        <w:r>
          <w:rPr>
            <w:rFonts w:ascii="Times New Roman" w:hAnsi="Times New Roman"/>
            <w:sz w:val="26"/>
            <w:szCs w:val="26"/>
            <w:lang w:val="vi-VN"/>
          </w:rPr>
          <w:t xml:space="preserve">:</w:t>
        </w:r>
      </w:ins>
      <w:r>
        <w:rPr>
          <w:rFonts w:ascii="Times New Roman" w:hAnsi="Times New Roman"/>
          <w:sz w:val="26"/>
          <w:szCs w:val="26"/>
          <w:lang w:val="vi-VN"/>
        </w:rPr>
        <w:t xml:space="preserve"> Bên A chỉ thanh toán giá trị khối lượng đã được nghiệm thu, không </w:t>
      </w:r>
      <w:del w:id="6983" w:author="Claude" w:date="2026-10-12T09:00:00Z">
        <w:r>
          <w:rPr>
            <w:rFonts w:ascii="Times New Roman" w:hAnsi="Times New Roman"/>
            <w:sz w:val="26"/>
            <w:szCs w:val="26"/>
            <w:lang w:val="vi-VN"/>
          </w:rPr>
          <w:delText xml:space="preserve">phải </w:delText>
        </w:r>
      </w:del>
      <w:r>
        <w:rPr>
          <w:rFonts w:ascii="Times New Roman" w:hAnsi="Times New Roman"/>
          <w:sz w:val="26"/>
          <w:szCs w:val="26"/>
          <w:lang w:val="vi-VN"/>
        </w:rPr>
        <w:t xml:space="preserve">chịu phạt </w:t>
      </w:r>
      <w:del w:id="6984" w:author="Claude" w:date="2026-10-12T09:00:00Z">
        <w:r>
          <w:rPr>
            <w:rFonts w:ascii="Times New Roman" w:hAnsi="Times New Roman"/>
            <w:sz w:val="26"/>
            <w:szCs w:val="26"/>
            <w:lang w:val="vi-VN"/>
          </w:rPr>
          <w:delText xml:space="preserve">hay</w:delText>
        </w:r>
      </w:del>
      <w:ins w:id="6985" w:author="Claude" w:date="2026-10-12T09:00:00Z">
        <w:r>
          <w:rPr>
            <w:rFonts w:ascii="Times New Roman" w:hAnsi="Times New Roman"/>
            <w:sz w:val="26"/>
            <w:szCs w:val="26"/>
            <w:lang w:val="vi-VN"/>
          </w:rPr>
          <w:t xml:space="preserve">và không</w:t>
        </w:r>
      </w:ins>
      <w:r>
        <w:rPr>
          <w:rFonts w:ascii="Times New Roman" w:hAnsi="Times New Roman"/>
          <w:sz w:val="26"/>
          <w:szCs w:val="26"/>
          <w:lang w:val="vi-VN"/>
        </w:rPr>
        <w:t xml:space="preserve"> bồi thường cho Bên B.</w:t>
      </w:r>
    </w:p>
    <w:p w14:paraId="722FB9C6" w14:textId="77777777" w:rsidR="00096978" w:rsidRPr="00302315" w:rsidRDefault="00096978" w:rsidP="007A44B1">
      <w:pPr>
        <w:tabs>
          <w:tab w:val="left" w:pos="709"/>
        </w:tabs>
        <w:spacing w:after="120" w:line="276" w:lineRule="auto"/>
        <w:jc w:val="both"/>
        <w:rPr>
          <w:rFonts w:ascii="Times New Roman" w:hAnsi="Times New Roman"/>
          <w:b/>
          <w:bCs/>
          <w:sz w:val="26"/>
          <w:szCs w:val="26"/>
          <w:lang w:val="vi-VN"/>
        </w:rPr>
      </w:pPr>
      <w:r>
        <w:rPr>
          <w:rFonts w:ascii="Times New Roman" w:hAnsi="Times New Roman"/>
          <w:b/>
          <w:bCs/>
          <w:sz w:val="26"/>
          <w:szCs w:val="26"/>
          <w:lang w:val="vi-VN"/>
        </w:rPr>
        <w:lastRenderedPageBreak/>
        <w:t>b) Đơn phương chấm dứt hợp đồng bởi Bên A:</w:t>
      </w:r>
    </w:p>
    <w:p w14:paraId="2BF6C749" w14:textId="0FA68F55" w:rsidR="00096978" w:rsidRPr="00302315" w:rsidRDefault="00096978" w:rsidP="007A44B1">
      <w:pPr>
        <w:widowControl w:val="0"/>
        <w:spacing w:after="120" w:line="276" w:lineRule="auto"/>
        <w:jc w:val="both"/>
        <w:rPr>
          <w:rFonts w:ascii="Times New Roman" w:hAnsi="Times New Roman"/>
          <w:sz w:val="26"/>
          <w:szCs w:val="26"/>
          <w:lang w:val="vi-VN"/>
        </w:rPr>
      </w:pPr>
      <w:r>
        <w:rPr>
          <w:rFonts w:ascii="Times New Roman" w:hAnsi="Times New Roman"/>
          <w:sz w:val="26"/>
          <w:szCs w:val="26"/>
          <w:lang w:val="vi-VN"/>
        </w:rPr>
        <w:t xml:space="preserve">Bên A có quyền đơn phương chấm dứt Hợp đồng sau 07 ngày kể từ ngày gửi </w:t>
      </w:r>
      <w:ins w:id="6986" w:author="Claude" w:date="2026-10-12T09:00:00Z">
        <w:r>
          <w:rPr>
            <w:rFonts w:ascii="Times New Roman" w:hAnsi="Times New Roman"/>
            <w:sz w:val="26"/>
            <w:szCs w:val="26"/>
            <w:lang w:val="vi-VN"/>
          </w:rPr>
          <w:t xml:space="preserve">thông báo bằng </w:t>
        </w:r>
      </w:ins>
      <w:r>
        <w:rPr>
          <w:rFonts w:ascii="Times New Roman" w:hAnsi="Times New Roman"/>
          <w:sz w:val="26"/>
          <w:szCs w:val="26"/>
          <w:lang w:val="vi-VN"/>
        </w:rPr>
        <w:t xml:space="preserve">văn bản </w:t>
      </w:r>
      <w:del w:id="6987" w:author="Claude" w:date="2026-10-12T09:00:00Z">
        <w:r>
          <w:rPr>
            <w:rFonts w:ascii="Times New Roman" w:hAnsi="Times New Roman"/>
            <w:sz w:val="26"/>
            <w:szCs w:val="26"/>
            <w:lang w:val="vi-VN"/>
          </w:rPr>
          <w:delText xml:space="preserve">chấm dứt Hợp đồng đến</w:delText>
        </w:r>
      </w:del>
      <w:ins w:id="6988" w:author="Claude" w:date="2026-10-12T09:00:00Z">
        <w:r>
          <w:rPr>
            <w:rFonts w:ascii="Times New Roman" w:hAnsi="Times New Roman"/>
            <w:sz w:val="26"/>
            <w:szCs w:val="26"/>
            <w:lang w:val="vi-VN"/>
          </w:rPr>
          <w:t xml:space="preserve">cho</w:t>
        </w:r>
      </w:ins>
      <w:r>
        <w:rPr>
          <w:rFonts w:ascii="Times New Roman" w:hAnsi="Times New Roman"/>
          <w:sz w:val="26"/>
          <w:szCs w:val="26"/>
          <w:lang w:val="vi-VN"/>
        </w:rPr>
        <w:t xml:space="preserve"> Bên B trong các trường hợp sau:</w:t>
      </w:r>
    </w:p>
    <w:p w14:paraId="3547F3CB" w14:textId="03D55D24" w:rsidR="00096978" w:rsidRPr="00302315" w:rsidRDefault="00096978" w:rsidP="007A44B1">
      <w:pPr>
        <w:widowControl w:val="0"/>
        <w:numPr>
          <w:ilvl w:val="0"/>
          <w:numId w:val="13"/>
        </w:numPr>
        <w:tabs>
          <w:tab w:val="left" w:pos="284"/>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 xml:space="preserve">Bên B </w:t>
      </w:r>
      <w:del w:id="6989" w:author="Claude" w:date="2026-10-12T09:00:00Z">
        <w:r>
          <w:rPr>
            <w:rFonts w:ascii="Times New Roman" w:hAnsi="Times New Roman"/>
            <w:sz w:val="26"/>
            <w:szCs w:val="26"/>
            <w:lang w:val="vi-VN"/>
          </w:rPr>
          <w:delText xml:space="preserve">dừng</w:delText>
        </w:r>
      </w:del>
      <w:ins w:id="6990" w:author="Claude" w:date="2026-10-12T09:00:00Z">
        <w:r>
          <w:rPr>
            <w:rFonts w:ascii="Times New Roman" w:hAnsi="Times New Roman"/>
            <w:sz w:val="26"/>
            <w:szCs w:val="26"/>
            <w:lang w:val="vi-VN"/>
          </w:rPr>
          <w:t xml:space="preserve">ngừng</w:t>
        </w:r>
      </w:ins>
      <w:r>
        <w:rPr>
          <w:rFonts w:ascii="Times New Roman" w:hAnsi="Times New Roman"/>
          <w:sz w:val="26"/>
          <w:szCs w:val="26"/>
          <w:lang w:val="vi-VN"/>
        </w:rPr>
        <w:t xml:space="preserve"> thi công 07 ngày liên tục </w:t>
      </w:r>
      <w:del w:id="6991" w:author="Claude" w:date="2026-10-12T09:00:00Z">
        <w:r>
          <w:rPr>
            <w:rFonts w:ascii="Times New Roman" w:hAnsi="Times New Roman"/>
            <w:sz w:val="26"/>
            <w:szCs w:val="26"/>
            <w:lang w:val="vi-VN"/>
          </w:rPr>
          <w:delText xml:space="preserve">mà </w:delText>
        </w:r>
      </w:del>
      <w:r>
        <w:rPr>
          <w:rFonts w:ascii="Times New Roman" w:hAnsi="Times New Roman"/>
          <w:sz w:val="26"/>
          <w:szCs w:val="26"/>
          <w:lang w:val="vi-VN"/>
        </w:rPr>
        <w:t xml:space="preserve">không có lý do </w:t>
      </w:r>
      <w:del w:id="6992" w:author="Claude" w:date="2026-10-12T09:00:00Z">
        <w:r>
          <w:rPr>
            <w:rFonts w:ascii="Times New Roman" w:hAnsi="Times New Roman"/>
            <w:sz w:val="26"/>
            <w:szCs w:val="26"/>
            <w:lang w:val="vi-VN"/>
          </w:rPr>
          <w:delText xml:space="preserve">hợp lý</w:delText>
        </w:r>
      </w:del>
      <w:ins w:id="6993" w:author="Claude" w:date="2026-10-12T09:00:00Z">
        <w:r>
          <w:rPr>
            <w:rFonts w:ascii="Times New Roman" w:hAnsi="Times New Roman"/>
            <w:sz w:val="26"/>
            <w:szCs w:val="26"/>
            <w:lang w:val="vi-VN"/>
          </w:rPr>
          <w:t xml:space="preserve">chính đáng</w:t>
        </w:r>
      </w:ins>
      <w:r>
        <w:rPr>
          <w:rFonts w:ascii="Times New Roman" w:hAnsi="Times New Roman"/>
          <w:sz w:val="26"/>
          <w:szCs w:val="26"/>
          <w:lang w:val="vi-VN"/>
        </w:rPr>
        <w:t xml:space="preserve">;</w:t>
      </w:r>
    </w:p>
    <w:p w14:paraId="24607609" w14:textId="77777777" w:rsidR="00096978" w:rsidRPr="00302315" w:rsidRDefault="00096978" w:rsidP="007A44B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del w:id="6994" w:author="Claude" w:date="2026-10-12T09:00:00Z">
        <w:r>
          <w:rPr>
            <w:rFonts w:ascii="Times New Roman" w:hAnsi="Times New Roman"/>
            <w:sz w:val="26"/>
            <w:szCs w:val="26"/>
            <w:lang w:val="vi-VN"/>
          </w:rPr>
          <w:delText xml:space="preserve">Các công</w:delText>
        </w:r>
      </w:del>
      <w:ins w:id="6995" w:author="Claude" w:date="2026-10-12T09:00:00Z">
        <w:r>
          <w:rPr>
            <w:rFonts w:ascii="Times New Roman" w:hAnsi="Times New Roman"/>
            <w:sz w:val="26"/>
            <w:szCs w:val="26"/>
            <w:lang w:val="vi-VN"/>
          </w:rPr>
          <w:t xml:space="preserve">Công</w:t>
        </w:r>
      </w:ins>
      <w:r>
        <w:rPr>
          <w:rFonts w:ascii="Times New Roman" w:hAnsi="Times New Roman"/>
          <w:sz w:val="26"/>
          <w:szCs w:val="26"/>
          <w:lang w:val="vi-VN"/>
        </w:rPr>
        <w:t xml:space="preserve"> việc</w:t>
      </w:r>
      <w:del w:id="6996" w:author="Claude" w:date="2026-10-12T09:00:00Z">
        <w:r>
          <w:rPr>
            <w:rFonts w:ascii="Times New Roman" w:hAnsi="Times New Roman"/>
            <w:sz w:val="26"/>
            <w:szCs w:val="26"/>
            <w:lang w:val="vi-VN"/>
          </w:rPr>
          <w:delText xml:space="preserve"> của Hợp đồng</w:delText>
        </w:r>
      </w:del>
      <w:r>
        <w:rPr>
          <w:rFonts w:ascii="Times New Roman" w:hAnsi="Times New Roman"/>
          <w:sz w:val="26"/>
          <w:szCs w:val="26"/>
          <w:lang w:val="vi-VN"/>
        </w:rPr>
        <w:t xml:space="preserve"> bị chậm</w:t>
      </w:r>
      <w:ins w:id="6997" w:author="Claude" w:date="2026-10-12T09:00:00Z">
        <w:r>
          <w:rPr>
            <w:rFonts w:ascii="Times New Roman" w:hAnsi="Times New Roman"/>
            <w:sz w:val="26"/>
            <w:szCs w:val="26"/>
            <w:lang w:val="vi-VN"/>
          </w:rPr>
          <w:t xml:space="preserve"> quá 14 ngày</w:t>
        </w:r>
      </w:ins>
      <w:r>
        <w:rPr>
          <w:rFonts w:ascii="Times New Roman" w:hAnsi="Times New Roman"/>
          <w:sz w:val="26"/>
          <w:szCs w:val="26"/>
          <w:lang w:val="vi-VN"/>
        </w:rPr>
        <w:t xml:space="preserve"> so với tiến độ được chấp thuận </w:t>
      </w:r>
      <w:del w:id="6998" w:author="Claude" w:date="2026-10-12T09:00:00Z">
        <w:r>
          <w:rPr>
            <w:rFonts w:ascii="Times New Roman" w:hAnsi="Times New Roman"/>
            <w:sz w:val="26"/>
            <w:szCs w:val="26"/>
            <w:lang w:val="vi-VN"/>
          </w:rPr>
          <w:delText xml:space="preserve">quá 14 ngày và nếu</w:delText>
        </w:r>
      </w:del>
      <w:ins w:id="6999" w:author="Claude" w:date="2026-10-12T09:00:00Z">
        <w:r>
          <w:rPr>
            <w:rFonts w:ascii="Times New Roman" w:hAnsi="Times New Roman"/>
            <w:sz w:val="26"/>
            <w:szCs w:val="26"/>
            <w:lang w:val="vi-VN"/>
          </w:rPr>
          <w:t xml:space="preserve">và</w:t>
        </w:r>
      </w:ins>
      <w:r>
        <w:rPr>
          <w:rFonts w:ascii="Times New Roman" w:hAnsi="Times New Roman"/>
          <w:sz w:val="26"/>
          <w:szCs w:val="26"/>
          <w:lang w:val="vi-VN"/>
        </w:rPr>
        <w:t xml:space="preserve"> Bên B không </w:t>
      </w:r>
      <w:del w:id="7000" w:author="Claude" w:date="2026-10-12T09:00:00Z">
        <w:r>
          <w:rPr>
            <w:rFonts w:ascii="Times New Roman" w:hAnsi="Times New Roman"/>
            <w:sz w:val="26"/>
            <w:szCs w:val="26"/>
            <w:lang w:val="vi-VN"/>
          </w:rPr>
          <w:delText xml:space="preserve">thực thi các</w:delText>
        </w:r>
      </w:del>
      <w:ins w:id="7001" w:author="Claude" w:date="2026-10-12T09:00:00Z">
        <w:r>
          <w:rPr>
            <w:rFonts w:ascii="Times New Roman" w:hAnsi="Times New Roman"/>
            <w:sz w:val="26"/>
            <w:szCs w:val="26"/>
            <w:lang w:val="vi-VN"/>
          </w:rPr>
          <w:t xml:space="preserve">áp dụng</w:t>
        </w:r>
      </w:ins>
      <w:r>
        <w:rPr>
          <w:rFonts w:ascii="Times New Roman" w:hAnsi="Times New Roman"/>
          <w:sz w:val="26"/>
          <w:szCs w:val="26"/>
          <w:lang w:val="vi-VN"/>
        </w:rPr>
        <w:t xml:space="preserve"> biện pháp </w:t>
      </w:r>
      <w:del w:id="7002" w:author="Claude" w:date="2026-10-12T09:00:00Z">
        <w:r>
          <w:rPr>
            <w:rFonts w:ascii="Times New Roman" w:hAnsi="Times New Roman"/>
            <w:sz w:val="26"/>
            <w:szCs w:val="26"/>
            <w:lang w:val="vi-VN"/>
          </w:rPr>
          <w:delText xml:space="preserve">rõ ràng và tích cực để bắt kịp tiến độ bằng cách </w:delText>
        </w:r>
      </w:del>
      <w:ins w:id="7003" w:author="Claude" w:date="2026-10-12T09:00:00Z">
        <w:r>
          <w:rPr>
            <w:rFonts w:ascii="Times New Roman" w:hAnsi="Times New Roman"/>
            <w:sz w:val="26"/>
            <w:szCs w:val="26"/>
            <w:lang w:val="vi-VN"/>
          </w:rPr>
          <w:t xml:space="preserve">khắc phục hiệu quả (</w:t>
        </w:r>
      </w:ins>
      <w:r>
        <w:rPr>
          <w:rFonts w:ascii="Times New Roman" w:hAnsi="Times New Roman"/>
          <w:sz w:val="26"/>
          <w:szCs w:val="26"/>
          <w:lang w:val="vi-VN"/>
        </w:rPr>
        <w:t xml:space="preserve">tăng cường</w:t>
      </w:r>
      <w:del w:id="7004" w:author="Claude" w:date="2026-10-12T09:00:00Z">
        <w:r>
          <w:rPr>
            <w:rFonts w:ascii="Times New Roman" w:hAnsi="Times New Roman"/>
            <w:sz w:val="26"/>
            <w:szCs w:val="26"/>
            <w:lang w:val="vi-VN"/>
          </w:rPr>
          <w:delText xml:space="preserve"> nguồn</w:delText>
        </w:r>
      </w:del>
      <w:r>
        <w:rPr>
          <w:rFonts w:ascii="Times New Roman" w:hAnsi="Times New Roman"/>
          <w:sz w:val="26"/>
          <w:szCs w:val="26"/>
          <w:lang w:val="vi-VN"/>
        </w:rPr>
        <w:t xml:space="preserve"> nhân lực, vật tư, </w:t>
      </w:r>
      <w:del w:id="7005" w:author="Claude" w:date="2026-10-12T09:00:00Z">
        <w:r>
          <w:rPr>
            <w:rFonts w:ascii="Times New Roman" w:hAnsi="Times New Roman"/>
            <w:sz w:val="26"/>
            <w:szCs w:val="26"/>
            <w:lang w:val="vi-VN"/>
          </w:rPr>
          <w:delText xml:space="preserve">máy</w:delText>
        </w:r>
      </w:del>
      <w:ins w:id="7006" w:author="Claude" w:date="2026-10-12T09:00:00Z">
        <w:r>
          <w:rPr>
            <w:rFonts w:ascii="Times New Roman" w:hAnsi="Times New Roman"/>
            <w:sz w:val="26"/>
            <w:szCs w:val="26"/>
            <w:lang w:val="vi-VN"/>
          </w:rPr>
          <w:t xml:space="preserve">thiết bị</w:t>
        </w:r>
      </w:ins>
      <w:r>
        <w:rPr>
          <w:rFonts w:ascii="Times New Roman" w:hAnsi="Times New Roman"/>
          <w:sz w:val="26"/>
          <w:szCs w:val="26"/>
          <w:lang w:val="vi-VN"/>
        </w:rPr>
        <w:t xml:space="preserve">, làm thêm giờ, làm vào </w:t>
      </w:r>
      <w:del w:id="7007" w:author="Claude" w:date="2026-10-12T09:00:00Z">
        <w:r>
          <w:rPr>
            <w:rFonts w:ascii="Times New Roman" w:hAnsi="Times New Roman"/>
            <w:sz w:val="26"/>
            <w:szCs w:val="26"/>
            <w:lang w:val="vi-VN"/>
          </w:rPr>
          <w:delText xml:space="preserve">chủ nhật, v.v.</w:delText>
        </w:r>
      </w:del>
      <w:ins w:id="7008" w:author="Claude" w:date="2026-10-12T09:00:00Z">
        <w:r>
          <w:rPr>
            <w:rFonts w:ascii="Times New Roman" w:hAnsi="Times New Roman"/>
            <w:sz w:val="26"/>
            <w:szCs w:val="26"/>
            <w:lang w:val="vi-VN"/>
          </w:rPr>
          <w:t xml:space="preserve">ngày nghỉ…)</w:t>
        </w:r>
      </w:ins>
      <w:r>
        <w:rPr>
          <w:rFonts w:ascii="Times New Roman" w:hAnsi="Times New Roman"/>
          <w:sz w:val="26"/>
          <w:szCs w:val="26"/>
          <w:lang w:val="vi-VN"/>
        </w:rPr>
        <w:t xml:space="preserve">;</w:t>
      </w:r>
    </w:p>
    <w:p w14:paraId="239CEF18" w14:textId="77777777" w:rsidR="00096978" w:rsidRPr="00302315" w:rsidRDefault="00096978" w:rsidP="007A44B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del w:id="7009" w:author="Claude" w:date="2026-10-12T09:00:00Z">
        <w:r>
          <w:rPr>
            <w:rFonts w:ascii="Times New Roman" w:hAnsi="Times New Roman"/>
            <w:sz w:val="26"/>
            <w:szCs w:val="26"/>
            <w:lang w:val="vi-VN"/>
          </w:rPr>
          <w:delText xml:space="preserve">Bên B chậm trễ việc hoàn thành Hạng mục công trình dẫn đến</w:delText>
        </w:r>
      </w:del>
      <w:ins w:id="7010" w:author="Claude" w:date="2026-10-12T09:00:00Z">
        <w:r>
          <w:rPr>
            <w:rFonts w:ascii="Times New Roman" w:hAnsi="Times New Roman"/>
            <w:sz w:val="26"/>
            <w:szCs w:val="26"/>
            <w:lang w:val="vi-VN"/>
          </w:rPr>
          <w:t xml:space="preserve">Tổng</w:t>
        </w:r>
      </w:ins>
      <w:r>
        <w:rPr>
          <w:rFonts w:ascii="Times New Roman" w:hAnsi="Times New Roman"/>
          <w:sz w:val="26"/>
          <w:szCs w:val="26"/>
          <w:lang w:val="vi-VN"/>
        </w:rPr>
        <w:t xml:space="preserve"> số tiền phạt chậm tiến độ </w:t>
      </w:r>
      <w:del w:id="7011" w:author="Claude" w:date="2026-10-12T09:00:00Z">
        <w:r>
          <w:rPr>
            <w:rFonts w:ascii="Times New Roman" w:hAnsi="Times New Roman"/>
            <w:sz w:val="26"/>
            <w:szCs w:val="26"/>
            <w:lang w:val="vi-VN"/>
          </w:rPr>
          <w:delText xml:space="preserve">tương đương với tổng số tiền bị</w:delText>
        </w:r>
      </w:del>
      <w:ins w:id="7012" w:author="Claude" w:date="2026-10-12T09:00:00Z">
        <w:r>
          <w:rPr>
            <w:rFonts w:ascii="Times New Roman" w:hAnsi="Times New Roman"/>
            <w:sz w:val="26"/>
            <w:szCs w:val="26"/>
            <w:lang w:val="vi-VN"/>
          </w:rPr>
          <w:t xml:space="preserve">của Bên B đạt mức</w:t>
        </w:r>
      </w:ins>
      <w:r>
        <w:rPr>
          <w:rFonts w:ascii="Times New Roman" w:hAnsi="Times New Roman"/>
          <w:sz w:val="26"/>
          <w:szCs w:val="26"/>
          <w:lang w:val="vi-VN"/>
        </w:rPr>
        <w:t xml:space="preserve"> phạt tối đa</w:t>
      </w:r>
      <w:ins w:id="7013" w:author="Claude" w:date="2026-10-12T09:00:00Z">
        <w:r>
          <w:rPr>
            <w:rFonts w:ascii="Times New Roman" w:hAnsi="Times New Roman"/>
            <w:sz w:val="26"/>
            <w:szCs w:val="26"/>
            <w:lang w:val="vi-VN"/>
          </w:rPr>
          <w:t xml:space="preserve"> theo Điều 18</w:t>
        </w:r>
      </w:ins>
      <w:r>
        <w:rPr>
          <w:rFonts w:ascii="Times New Roman" w:hAnsi="Times New Roman"/>
          <w:sz w:val="26"/>
          <w:szCs w:val="26"/>
          <w:lang w:val="vi-VN"/>
        </w:rPr>
        <w:t xml:space="preserve">;</w:t>
      </w:r>
    </w:p>
    <w:p w14:paraId="568D2B8E" w14:textId="77777777" w:rsidR="00096978" w:rsidRPr="00302315" w:rsidRDefault="00096978" w:rsidP="007A44B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 xml:space="preserve">Bên B </w:t>
      </w:r>
      <w:del w:id="7014" w:author="Claude" w:date="2026-10-12T09:00:00Z">
        <w:r>
          <w:rPr>
            <w:rFonts w:ascii="Times New Roman" w:hAnsi="Times New Roman"/>
            <w:sz w:val="26"/>
            <w:szCs w:val="26"/>
            <w:lang w:val="vi-VN"/>
          </w:rPr>
          <w:delText xml:space="preserve">liên tục </w:delText>
        </w:r>
      </w:del>
      <w:r>
        <w:rPr>
          <w:rFonts w:ascii="Times New Roman" w:hAnsi="Times New Roman"/>
          <w:sz w:val="26"/>
          <w:szCs w:val="26"/>
          <w:lang w:val="vi-VN"/>
        </w:rPr>
        <w:t xml:space="preserve">vi phạm</w:t>
      </w:r>
      <w:del w:id="7015" w:author="Claude" w:date="2026-10-12T09:00:00Z">
        <w:r>
          <w:rPr>
            <w:rFonts w:ascii="Times New Roman" w:hAnsi="Times New Roman"/>
            <w:sz w:val="26"/>
            <w:szCs w:val="26"/>
            <w:lang w:val="vi-VN"/>
          </w:rPr>
          <w:delText xml:space="preserve"> các</w:delText>
        </w:r>
      </w:del>
      <w:r>
        <w:rPr>
          <w:rFonts w:ascii="Times New Roman" w:hAnsi="Times New Roman"/>
          <w:sz w:val="26"/>
          <w:szCs w:val="26"/>
          <w:lang w:val="vi-VN"/>
        </w:rPr>
        <w:t xml:space="preserve"> nghĩa vụ theo Hợp đồng </w:t>
      </w:r>
      <w:del w:id="7016" w:author="Claude" w:date="2026-10-12T09:00:00Z">
        <w:r>
          <w:rPr>
            <w:rFonts w:ascii="Times New Roman" w:hAnsi="Times New Roman"/>
            <w:sz w:val="26"/>
            <w:szCs w:val="26"/>
            <w:lang w:val="vi-VN"/>
          </w:rPr>
          <w:delText xml:space="preserve">cho dù</w:delText>
        </w:r>
      </w:del>
      <w:ins w:id="7017" w:author="Claude" w:date="2026-10-12T09:00:00Z">
        <w:r>
          <w:rPr>
            <w:rFonts w:ascii="Times New Roman" w:hAnsi="Times New Roman"/>
            <w:sz w:val="26"/>
            <w:szCs w:val="26"/>
            <w:lang w:val="vi-VN"/>
          </w:rPr>
          <w:t xml:space="preserve">và</w:t>
        </w:r>
      </w:ins>
      <w:r>
        <w:rPr>
          <w:rFonts w:ascii="Times New Roman" w:hAnsi="Times New Roman"/>
          <w:sz w:val="26"/>
          <w:szCs w:val="26"/>
          <w:lang w:val="vi-VN"/>
        </w:rPr>
        <w:t xml:space="preserve"> đã </w:t>
      </w:r>
      <w:del w:id="7018" w:author="Claude" w:date="2026-10-12T09:00:00Z">
        <w:r>
          <w:rPr>
            <w:rFonts w:ascii="Times New Roman" w:hAnsi="Times New Roman"/>
            <w:sz w:val="26"/>
            <w:szCs w:val="26"/>
            <w:lang w:val="vi-VN"/>
          </w:rPr>
          <w:delText xml:space="preserve">được</w:delText>
        </w:r>
      </w:del>
      <w:ins w:id="7019" w:author="Claude" w:date="2026-10-12T09:00:00Z">
        <w:r>
          <w:rPr>
            <w:rFonts w:ascii="Times New Roman" w:hAnsi="Times New Roman"/>
            <w:sz w:val="26"/>
            <w:szCs w:val="26"/>
            <w:lang w:val="vi-VN"/>
          </w:rPr>
          <w:t xml:space="preserve">bị</w:t>
        </w:r>
      </w:ins>
      <w:r>
        <w:rPr>
          <w:rFonts w:ascii="Times New Roman" w:hAnsi="Times New Roman"/>
          <w:sz w:val="26"/>
          <w:szCs w:val="26"/>
          <w:lang w:val="vi-VN"/>
        </w:rPr>
        <w:t xml:space="preserve"> Bên A nhắc nhở bằng văn bản hoặc </w:t>
      </w:r>
      <w:del w:id="7020" w:author="Claude" w:date="2026-10-12T09:00:00Z">
        <w:r>
          <w:rPr>
            <w:rFonts w:ascii="Times New Roman" w:hAnsi="Times New Roman"/>
            <w:sz w:val="26"/>
            <w:szCs w:val="26"/>
            <w:lang w:val="vi-VN"/>
          </w:rPr>
          <w:delText xml:space="preserve">trong nội dung </w:delText>
        </w:r>
      </w:del>
      <w:r>
        <w:rPr>
          <w:rFonts w:ascii="Times New Roman" w:hAnsi="Times New Roman"/>
          <w:sz w:val="26"/>
          <w:szCs w:val="26"/>
          <w:lang w:val="vi-VN"/>
        </w:rPr>
        <w:t xml:space="preserve">biên bản họp đến lần thứ ba;</w:t>
      </w:r>
    </w:p>
    <w:p w14:paraId="00CCDD80" w14:textId="77777777" w:rsidR="00096978" w:rsidRPr="00302315" w:rsidRDefault="00096978" w:rsidP="007A44B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 xml:space="preserve">Bên B không tuân theo các hướng dẫn của Bên A, Tư vấn giám sát, Chủ đầu tư hoặc liên tiếp hành động một cách bất hợp tác đối với Bên A, Tư vấn giám sát, Chủ đầu tư và các nhà thầu phụ khác của Bên A; </w:t>
      </w:r>
    </w:p>
    <w:p w14:paraId="4E5A3517" w14:textId="77777777" w:rsidR="00096978" w:rsidRPr="00302315" w:rsidRDefault="00096978" w:rsidP="007A44B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Bên B thường xuyên không thực hiện các biện pháp bảo đảm an toàn lao động, an toàn giao thông, bảo vệ môi trường, phòng chống cháy nổ theo Hợp đồng sau khi đã được Bên A nhắc nhở, yêu cầu bằng văn bản hoặc trong biên bản họp đến lần thứ ba;</w:t>
      </w:r>
    </w:p>
    <w:p w14:paraId="75B39908" w14:textId="77777777" w:rsidR="00096978" w:rsidRPr="00302315" w:rsidRDefault="00096978" w:rsidP="007A44B1">
      <w:pPr>
        <w:widowControl w:val="0"/>
        <w:numPr>
          <w:ilvl w:val="0"/>
          <w:numId w:val="13"/>
        </w:numPr>
        <w:tabs>
          <w:tab w:val="left" w:pos="567"/>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Bên B không khắc phục, sửa chữa các sai sót do lỗi của Bên B và/hoặc không di chuyển vật tư, sản phẩm không đảm bảo chất lượng ra khỏi Công trường quá 14 ngày kể từ ngày được Bên A yêu cầu;</w:t>
      </w:r>
    </w:p>
    <w:p w14:paraId="0602BFDF" w14:textId="77777777" w:rsidR="00096978" w:rsidRPr="00302315" w:rsidRDefault="00096978" w:rsidP="007A44B1">
      <w:pPr>
        <w:widowControl w:val="0"/>
        <w:numPr>
          <w:ilvl w:val="0"/>
          <w:numId w:val="13"/>
        </w:numPr>
        <w:tabs>
          <w:tab w:val="left" w:pos="567"/>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 xml:space="preserve">Bên B chuyển nhượng </w:t>
      </w:r>
      <w:del w:id="7021" w:author="Claude" w:date="2026-10-12T09:00:00Z">
        <w:r>
          <w:rPr>
            <w:rFonts w:ascii="Times New Roman" w:hAnsi="Times New Roman"/>
            <w:sz w:val="26"/>
            <w:szCs w:val="26"/>
            <w:lang w:val="vi-VN"/>
          </w:rPr>
          <w:delText xml:space="preserve">cho nhà</w:delText>
        </w:r>
      </w:del>
      <w:ins w:id="7022" w:author="Claude" w:date="2026-10-12T09:00:00Z">
        <w:r>
          <w:rPr>
            <w:rFonts w:ascii="Times New Roman" w:hAnsi="Times New Roman"/>
            <w:sz w:val="26"/>
            <w:szCs w:val="26"/>
            <w:lang w:val="vi-VN"/>
          </w:rPr>
          <w:t xml:space="preserve">Hợp đồng hoặc giao</w:t>
        </w:r>
      </w:ins>
      <w:r>
        <w:rPr>
          <w:rFonts w:ascii="Times New Roman" w:hAnsi="Times New Roman"/>
          <w:sz w:val="26"/>
          <w:szCs w:val="26"/>
          <w:lang w:val="vi-VN"/>
        </w:rPr>
        <w:t xml:space="preserve"> thầu </w:t>
      </w:r>
      <w:del w:id="7023" w:author="Claude" w:date="2026-10-12T09:00:00Z">
        <w:r>
          <w:rPr>
            <w:rFonts w:ascii="Times New Roman" w:hAnsi="Times New Roman"/>
            <w:sz w:val="26"/>
            <w:szCs w:val="26"/>
            <w:lang w:val="vi-VN"/>
          </w:rPr>
          <w:delText xml:space="preserve">khác</w:delText>
        </w:r>
      </w:del>
      <w:ins w:id="7024" w:author="Claude" w:date="2026-10-12T09:00:00Z">
        <w:r>
          <w:rPr>
            <w:rFonts w:ascii="Times New Roman" w:hAnsi="Times New Roman"/>
            <w:sz w:val="26"/>
            <w:szCs w:val="26"/>
            <w:lang w:val="vi-VN"/>
          </w:rPr>
          <w:t xml:space="preserve">lại</w:t>
        </w:r>
      </w:ins>
      <w:r>
        <w:rPr>
          <w:rFonts w:ascii="Times New Roman" w:hAnsi="Times New Roman"/>
          <w:sz w:val="26"/>
          <w:szCs w:val="26"/>
          <w:lang w:val="vi-VN"/>
        </w:rPr>
        <w:t xml:space="preserve"> toàn bộ </w:t>
      </w:r>
      <w:ins w:id="7025" w:author="Claude" w:date="2026-10-12T09:00:00Z">
        <w:r>
          <w:rPr>
            <w:rFonts w:ascii="Times New Roman" w:hAnsi="Times New Roman"/>
            <w:sz w:val="26"/>
            <w:szCs w:val="26"/>
            <w:lang w:val="vi-VN"/>
          </w:rPr>
          <w:t xml:space="preserve">hoặc một phần </w:t>
        </w:r>
      </w:ins>
      <w:r>
        <w:rPr>
          <w:rFonts w:ascii="Times New Roman" w:hAnsi="Times New Roman"/>
          <w:sz w:val="26"/>
          <w:szCs w:val="26"/>
          <w:lang w:val="vi-VN"/>
        </w:rPr>
        <w:t xml:space="preserve">công việc </w:t>
      </w:r>
      <w:del w:id="7026" w:author="Claude" w:date="2026-10-12T09:00:00Z">
        <w:r>
          <w:rPr>
            <w:rFonts w:ascii="Times New Roman" w:hAnsi="Times New Roman"/>
            <w:sz w:val="26"/>
            <w:szCs w:val="26"/>
            <w:lang w:val="vi-VN"/>
          </w:rPr>
          <w:delText xml:space="preserve">của Hợp đồng này</w:delText>
        </w:r>
      </w:del>
      <w:ins w:id="7027" w:author="Claude" w:date="2026-10-12T09:00:00Z">
        <w:r>
          <w:rPr>
            <w:rFonts w:ascii="Times New Roman" w:hAnsi="Times New Roman"/>
            <w:sz w:val="26"/>
            <w:szCs w:val="26"/>
            <w:lang w:val="vi-VN"/>
          </w:rPr>
          <w:t xml:space="preserve">khi chưa được Bên A chấp thuận bằng văn bản</w:t>
        </w:r>
      </w:ins>
      <w:r>
        <w:rPr>
          <w:rFonts w:ascii="Times New Roman" w:hAnsi="Times New Roman"/>
          <w:sz w:val="26"/>
          <w:szCs w:val="26"/>
          <w:lang w:val="vi-VN"/>
        </w:rPr>
        <w:t xml:space="preserve">;</w:t>
      </w:r>
    </w:p>
    <w:p w14:paraId="32877A25" w14:textId="77777777" w:rsidR="00096978" w:rsidRPr="00302315" w:rsidRDefault="00096978" w:rsidP="007A44B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 xml:space="preserve">Bên B </w:t>
      </w:r>
      <w:del w:id="7028" w:author="Claude" w:date="2026-10-12T09:00:00Z">
        <w:r>
          <w:rPr>
            <w:rFonts w:ascii="Times New Roman" w:hAnsi="Times New Roman"/>
            <w:sz w:val="26"/>
            <w:szCs w:val="26"/>
            <w:lang w:val="vi-VN"/>
          </w:rPr>
          <w:delText xml:space="preserve">bị vỡ nợ, bị đóng cửa</w:delText>
        </w:r>
      </w:del>
      <w:ins w:id="7029" w:author="Claude" w:date="2026-10-12T09:00:00Z">
        <w:r>
          <w:rPr>
            <w:rFonts w:ascii="Times New Roman" w:hAnsi="Times New Roman"/>
            <w:sz w:val="26"/>
            <w:szCs w:val="26"/>
            <w:lang w:val="vi-VN"/>
          </w:rPr>
          <w:t xml:space="preserve">lâm vào tình trạng phá sản, giải thể</w:t>
        </w:r>
      </w:ins>
      <w:r>
        <w:rPr>
          <w:rFonts w:ascii="Times New Roman" w:hAnsi="Times New Roman"/>
          <w:sz w:val="26"/>
          <w:szCs w:val="26"/>
          <w:lang w:val="vi-VN"/>
        </w:rPr>
        <w:t xml:space="preserve">, bị đình chỉ hoạt động;</w:t>
      </w:r>
    </w:p>
    <w:p w14:paraId="1265B6C2" w14:textId="77777777" w:rsidR="00096978" w:rsidRPr="00302315" w:rsidRDefault="00096978" w:rsidP="007A44B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 xml:space="preserve">Bên B không </w:t>
      </w:r>
      <w:del w:id="7030" w:author="Claude" w:date="2026-10-12T09:00:00Z">
        <w:r>
          <w:rPr>
            <w:rFonts w:ascii="Times New Roman" w:hAnsi="Times New Roman"/>
            <w:sz w:val="26"/>
            <w:szCs w:val="26"/>
            <w:lang w:val="vi-VN"/>
          </w:rPr>
          <w:delText xml:space="preserve">duy trì</w:delText>
        </w:r>
      </w:del>
      <w:ins w:id="7031" w:author="Claude" w:date="2026-10-12T09:00:00Z">
        <w:r>
          <w:rPr>
            <w:rFonts w:ascii="Times New Roman" w:hAnsi="Times New Roman"/>
            <w:sz w:val="26"/>
            <w:szCs w:val="26"/>
            <w:lang w:val="vi-VN"/>
          </w:rPr>
          <w:t xml:space="preserve">nộp hoặc không gia hạn</w:t>
        </w:r>
      </w:ins>
      <w:r>
        <w:rPr>
          <w:rFonts w:ascii="Times New Roman" w:hAnsi="Times New Roman"/>
          <w:sz w:val="26"/>
          <w:szCs w:val="26"/>
          <w:lang w:val="vi-VN"/>
        </w:rPr>
        <w:t xml:space="preserve"> bảo lãnh theo quy định của Hợp đồng</w:t>
      </w:r>
      <w:del w:id="7032" w:author="Claude" w:date="2026-10-12T09:00:00Z">
        <w:r>
          <w:rPr>
            <w:rFonts w:ascii="Times New Roman" w:hAnsi="Times New Roman"/>
            <w:sz w:val="26"/>
            <w:szCs w:val="26"/>
            <w:lang w:val="vi-VN"/>
          </w:rPr>
          <w:delText xml:space="preserve"> (nếu có)</w:delText>
        </w:r>
      </w:del>
      <w:r>
        <w:rPr>
          <w:rFonts w:ascii="Times New Roman" w:hAnsi="Times New Roman"/>
          <w:sz w:val="26"/>
          <w:szCs w:val="26"/>
          <w:lang w:val="vi-VN"/>
        </w:rPr>
        <w:t xml:space="preserve">;</w:t>
      </w:r>
    </w:p>
    <w:p>
      <w:pPr>
        <w:widowControl w:val="0"/>
        <w:numPr>
          <w:ilvl w:val="0"/>
          <w:numId w:val="13"/>
        </w:numPr>
        <w:tabs>
          <w:tab w:val="left" w:pos="426"/>
        </w:tabs>
        <w:spacing w:after="120" w:line="276" w:lineRule="auto"/>
        <w:ind w:left="0" w:firstLine="0"/>
        <w:jc w:val="both"/>
        <w:rPr>
          <w:ins w:id="7380" w:author="Claude" w:date="2026-10-12T09:00:00Z"/>
          <w:rFonts w:ascii="Times New Roman" w:hAnsi="Times New Roman"/>
          <w:sz w:val="26"/>
          <w:szCs w:val="26"/>
          <w:lang w:val="vi-VN"/>
        </w:rPr>
      </w:pPr>
      <w:ins w:id="7381" w:author="Claude" w:date="2026-10-12T09:00:00Z">
        <w:r>
          <w:rPr>
            <w:rFonts w:ascii="Times New Roman" w:hAnsi="Times New Roman"/>
            <w:sz w:val="26"/>
            <w:szCs w:val="26"/>
            <w:lang w:val="vi-VN"/>
          </w:rPr>
          <w:t xml:space="preserve">Để xảy ra sự cố mất ổn định hệ cừ, văng chống, sạt lở hố đào hoặc gây hư hỏng công trình lân cận do lỗi của Bên B;</w:t>
        </w:r>
      </w:ins>
    </w:p>
    <w:p w14:paraId="6320F7BB" w14:textId="77777777" w:rsidR="00096978" w:rsidRPr="00302315" w:rsidRDefault="00096978" w:rsidP="007A44B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Bên B vi phạm Hợp đồng ngoài các trường hợp liệt kê nêu trên dẫn đến việc thi công Hạng mục công trình không đáp ứng được yêu cầu của Chủ đầu tư, Tư vấn giám sát hoặc làm tổn hại tới quyền lợi, lợi ích của Bên A.</w:t>
      </w:r>
    </w:p>
    <w:p w14:paraId="02CCB72D" w14:textId="77777777" w:rsidR="00096978" w:rsidRPr="00302315" w:rsidRDefault="00096978" w:rsidP="007A44B1">
      <w:pPr>
        <w:widowControl w:val="0"/>
        <w:numPr>
          <w:ilvl w:val="0"/>
          <w:numId w:val="13"/>
        </w:numPr>
        <w:tabs>
          <w:tab w:val="left" w:pos="426"/>
        </w:tabs>
        <w:spacing w:after="120" w:line="276" w:lineRule="auto"/>
        <w:ind w:left="0" w:firstLine="0"/>
        <w:jc w:val="both"/>
        <w:rPr>
          <w:rFonts w:ascii="Times New Roman" w:hAnsi="Times New Roman"/>
          <w:sz w:val="26"/>
          <w:szCs w:val="26"/>
          <w:lang w:val="vi-VN"/>
        </w:rPr>
      </w:pPr>
      <w:r>
        <w:rPr>
          <w:rFonts w:ascii="Times New Roman" w:hAnsi="Times New Roman"/>
          <w:sz w:val="26"/>
          <w:szCs w:val="26"/>
          <w:lang w:val="vi-VN"/>
        </w:rPr>
        <w:t>Việc chấm dứt Hợp đồng không làm mất đi quyền lợi của Bên A được hưởng theo quy định của Hợp đồng và quy định của pháp luật. Sau khi chấm dứt Hợp đồng, Bên A có thể hoàn thành Hạng mục công trình và/hoặc sắp xếp cho các đơn vị khác thực hiện. Trong trường hợp đó, Bên A và/hoặc các đơn vị do Bên A chỉ định có thể sử dụng hợp lý các thiết bị, vật tư, tài liệu, công trình tạm của Bên B còn lại trên Công trường trong phạm vi cần thiết để bảo đảm an toàn, bảo vệ công trình và tiếp tục thi công; việc bàn giao, kiểm kê, bảo quản, sử dụng và đối trừ chi phí (nếu có) sẽ được lập biên bản và thực hiện theo quy định của Hợp đồng và pháp luật.</w:t>
      </w:r>
    </w:p>
    <w:p w14:paraId="029BDE97" w14:textId="77777777" w:rsidR="00096978" w:rsidRPr="00302315" w:rsidRDefault="00096978" w:rsidP="007A44B1">
      <w:pPr>
        <w:tabs>
          <w:tab w:val="left" w:pos="709"/>
        </w:tabs>
        <w:spacing w:after="120" w:line="276" w:lineRule="auto"/>
        <w:jc w:val="both"/>
        <w:rPr>
          <w:rFonts w:ascii="Times New Roman" w:hAnsi="Times New Roman"/>
          <w:b/>
          <w:bCs/>
          <w:sz w:val="26"/>
          <w:szCs w:val="26"/>
          <w:lang w:val="vi-VN"/>
        </w:rPr>
      </w:pPr>
      <w:r>
        <w:rPr>
          <w:rFonts w:ascii="Times New Roman" w:hAnsi="Times New Roman"/>
          <w:b/>
          <w:bCs/>
          <w:sz w:val="26"/>
          <w:szCs w:val="26"/>
          <w:lang w:val="vi-VN"/>
        </w:rPr>
        <w:t>c) Đơn phương chấm dứt hợp đồng bởi Bên B:</w:t>
      </w:r>
    </w:p>
    <w:p w14:paraId="30B704E6" w14:textId="77777777" w:rsidR="00096978" w:rsidRPr="00302315" w:rsidRDefault="00096978" w:rsidP="007A44B1">
      <w:pPr>
        <w:widowControl w:val="0"/>
        <w:spacing w:after="120" w:line="276" w:lineRule="auto"/>
        <w:jc w:val="both"/>
        <w:rPr>
          <w:rFonts w:ascii="Times New Roman" w:hAnsi="Times New Roman"/>
          <w:sz w:val="26"/>
          <w:szCs w:val="26"/>
          <w:lang w:val="vi-VN"/>
        </w:rPr>
      </w:pPr>
      <w:r>
        <w:rPr>
          <w:rFonts w:ascii="Times New Roman" w:hAnsi="Times New Roman"/>
          <w:sz w:val="26"/>
          <w:szCs w:val="26"/>
          <w:lang w:val="vi-VN"/>
        </w:rPr>
        <w:t>Bên B có quyền đơn phương chấm dứt Hợp đồng nhưng phải thông báo bằng văn bản trước cho Bên A tối thiểu là 28 ngày trong các trường hợp sau:</w:t>
      </w:r>
    </w:p>
    <w:p w14:paraId="7843C550" w14:textId="77777777" w:rsidR="002B726F" w:rsidRPr="00302315" w:rsidRDefault="00096978" w:rsidP="007A44B1">
      <w:pPr>
        <w:pStyle w:val="ListParagraph"/>
        <w:numPr>
          <w:ilvl w:val="0"/>
          <w:numId w:val="36"/>
        </w:numPr>
        <w:spacing w:after="120"/>
        <w:ind w:left="0" w:firstLine="0"/>
        <w:contextualSpacing w:val="0"/>
        <w:jc w:val="both"/>
        <w:rPr>
          <w:rFonts w:ascii="Times New Roman" w:hAnsi="Times New Roman"/>
          <w:sz w:val="26"/>
          <w:szCs w:val="26"/>
        </w:rPr>
      </w:pPr>
      <w:r>
        <w:rPr>
          <w:rFonts w:ascii="Times New Roman" w:hAnsi="Times New Roman"/>
          <w:sz w:val="26"/>
          <w:szCs w:val="26"/>
        </w:rPr>
        <w:lastRenderedPageBreak/>
        <w:t xml:space="preserve">Bên A bị phá sản hoặc vỡ nợ, bị đóng cửa, bị quản lý tài sản, bị đình chỉ hoạt động; </w:t>
      </w:r>
    </w:p>
    <w:p w14:paraId="5AF5777C" w14:textId="77777777" w:rsidR="002B726F" w:rsidRPr="00302315" w:rsidRDefault="002B726F" w:rsidP="007A44B1">
      <w:pPr>
        <w:spacing w:after="120" w:line="276" w:lineRule="auto"/>
        <w:jc w:val="both"/>
        <w:rPr>
          <w:rFonts w:ascii="Times New Roman" w:hAnsi="Times New Roman"/>
          <w:sz w:val="26"/>
          <w:szCs w:val="26"/>
        </w:rPr>
      </w:pPr>
      <w:r>
        <w:rPr>
          <w:rFonts w:ascii="Times New Roman" w:hAnsi="Times New Roman"/>
          <w:sz w:val="26"/>
          <w:szCs w:val="26"/>
        </w:rPr>
        <w:t xml:space="preserve">(ii) Bên A chậm thanh toán</w:t>
      </w:r>
      <w:del w:id="7033" w:author="Claude" w:date="2026-10-12T09:00:00Z">
        <w:r>
          <w:rPr>
            <w:rFonts w:ascii="Times New Roman" w:hAnsi="Times New Roman"/>
            <w:sz w:val="26"/>
            <w:szCs w:val="26"/>
          </w:rPr>
          <w:delText xml:space="preserve">  cho Bên B</w:delText>
        </w:r>
      </w:del>
      <w:r>
        <w:rPr>
          <w:rFonts w:ascii="Times New Roman" w:hAnsi="Times New Roman"/>
          <w:sz w:val="26"/>
          <w:szCs w:val="26"/>
        </w:rPr>
        <w:t xml:space="preserve"> quá 60 ngày so với thời </w:t>
      </w:r>
      <w:del w:id="7034" w:author="Claude" w:date="2026-10-12T09:00:00Z">
        <w:r>
          <w:rPr>
            <w:rFonts w:ascii="Times New Roman" w:hAnsi="Times New Roman"/>
            <w:sz w:val="26"/>
            <w:szCs w:val="26"/>
          </w:rPr>
          <w:delText xml:space="preserve">gian</w:delText>
        </w:r>
      </w:del>
      <w:ins w:id="7035" w:author="Claude" w:date="2026-10-12T09:00:00Z">
        <w:r>
          <w:rPr>
            <w:rFonts w:ascii="Times New Roman" w:hAnsi="Times New Roman"/>
            <w:sz w:val="26"/>
            <w:szCs w:val="26"/>
          </w:rPr>
          <w:t xml:space="preserve">hạn</w:t>
        </w:r>
      </w:ins>
      <w:r>
        <w:rPr>
          <w:rFonts w:ascii="Times New Roman" w:hAnsi="Times New Roman"/>
          <w:sz w:val="26"/>
          <w:szCs w:val="26"/>
        </w:rPr>
        <w:t xml:space="preserve"> quy định </w:t>
      </w:r>
      <w:del w:id="7036" w:author="Claude" w:date="2026-10-12T09:00:00Z">
        <w:r>
          <w:rPr>
            <w:rFonts w:ascii="Times New Roman" w:hAnsi="Times New Roman"/>
            <w:sz w:val="26"/>
            <w:szCs w:val="26"/>
          </w:rPr>
          <w:delText xml:space="preserve">trong</w:delText>
        </w:r>
      </w:del>
      <w:ins w:id="7037" w:author="Claude" w:date="2026-10-12T09:00:00Z">
        <w:r>
          <w:rPr>
            <w:rFonts w:ascii="Times New Roman" w:hAnsi="Times New Roman"/>
            <w:sz w:val="26"/>
            <w:szCs w:val="26"/>
          </w:rPr>
          <w:t xml:space="preserve">tại</w:t>
        </w:r>
      </w:ins>
      <w:r>
        <w:rPr>
          <w:rFonts w:ascii="Times New Roman" w:hAnsi="Times New Roman"/>
          <w:sz w:val="26"/>
          <w:szCs w:val="26"/>
        </w:rPr>
        <w:t xml:space="preserve"> Hợp đồng</w:t>
      </w:r>
      <w:ins w:id="7038" w:author="Claude" w:date="2026-10-12T09:00:00Z">
        <w:r>
          <w:rPr>
            <w:rFonts w:ascii="Times New Roman" w:hAnsi="Times New Roman"/>
            <w:sz w:val="26"/>
            <w:szCs w:val="26"/>
          </w:rPr>
          <w:t xml:space="preserve">, trừ trường hợp Chủ đầu tư chậm thanh toán theo Điều 10.3.2 điểm e</w:t>
        </w:r>
      </w:ins>
      <w:r>
        <w:rPr>
          <w:rFonts w:ascii="Times New Roman" w:hAnsi="Times New Roman"/>
          <w:sz w:val="26"/>
          <w:szCs w:val="26"/>
        </w:rPr>
        <w:t xml:space="preserve">;</w:t>
      </w:r>
    </w:p>
    <w:p w14:paraId="15F5BFC5" w14:textId="77777777" w:rsidR="00096978" w:rsidRPr="00302315" w:rsidRDefault="002B726F" w:rsidP="007A44B1">
      <w:pPr>
        <w:spacing w:after="120" w:line="276" w:lineRule="auto"/>
        <w:jc w:val="both"/>
        <w:rPr>
          <w:rFonts w:ascii="Times New Roman" w:hAnsi="Times New Roman"/>
          <w:noProof w:val="0"/>
          <w:sz w:val="26"/>
          <w:szCs w:val="26"/>
        </w:rPr>
      </w:pPr>
      <w:r>
        <w:rPr>
          <w:rFonts w:ascii="Times New Roman" w:hAnsi="Times New Roman"/>
          <w:sz w:val="26"/>
          <w:szCs w:val="26"/>
        </w:rPr>
        <w:t xml:space="preserve">(iii) Công trình </w:t>
      </w:r>
      <w:ins w:id="7039" w:author="Claude" w:date="2026-10-12T09:00:00Z">
        <w:r>
          <w:rPr>
            <w:rFonts w:ascii="Times New Roman" w:hAnsi="Times New Roman"/>
            <w:sz w:val="26"/>
            <w:szCs w:val="26"/>
          </w:rPr>
          <w:t xml:space="preserve">bị </w:t>
        </w:r>
      </w:ins>
      <w:r>
        <w:rPr>
          <w:rFonts w:ascii="Times New Roman" w:hAnsi="Times New Roman"/>
          <w:sz w:val="26"/>
          <w:szCs w:val="26"/>
        </w:rPr>
        <w:t xml:space="preserve">tạm </w:t>
      </w:r>
      <w:del w:id="7040" w:author="Claude" w:date="2026-10-12T09:00:00Z">
        <w:r>
          <w:rPr>
            <w:rFonts w:ascii="Times New Roman" w:hAnsi="Times New Roman"/>
            <w:sz w:val="26"/>
            <w:szCs w:val="26"/>
          </w:rPr>
          <w:delText xml:space="preserve">ngưng</w:delText>
        </w:r>
      </w:del>
      <w:ins w:id="7041" w:author="Claude" w:date="2026-10-12T09:00:00Z">
        <w:r>
          <w:rPr>
            <w:rFonts w:ascii="Times New Roman" w:hAnsi="Times New Roman"/>
            <w:sz w:val="26"/>
            <w:szCs w:val="26"/>
          </w:rPr>
          <w:t xml:space="preserve">dừng</w:t>
        </w:r>
      </w:ins>
      <w:r>
        <w:rPr>
          <w:rFonts w:ascii="Times New Roman" w:hAnsi="Times New Roman"/>
          <w:sz w:val="26"/>
          <w:szCs w:val="26"/>
        </w:rPr>
        <w:t xml:space="preserve"> quá 60 ngày</w:t>
      </w:r>
      <w:ins w:id="7042" w:author="Claude" w:date="2026-10-12T09:00:00Z">
        <w:r>
          <w:rPr>
            <w:rFonts w:ascii="Times New Roman" w:hAnsi="Times New Roman"/>
            <w:sz w:val="26"/>
            <w:szCs w:val="26"/>
          </w:rPr>
          <w:t xml:space="preserve"> liên tục</w:t>
        </w:r>
      </w:ins>
      <w:r>
        <w:rPr>
          <w:rFonts w:ascii="Times New Roman" w:hAnsi="Times New Roman"/>
          <w:sz w:val="26"/>
          <w:szCs w:val="26"/>
        </w:rPr>
        <w:t xml:space="preserve"> do lỗi của Bên A.</w:t>
      </w:r>
    </w:p>
    <w:p w14:paraId="0FCA9560" w14:textId="77777777" w:rsidR="00096978" w:rsidRPr="00302315" w:rsidRDefault="00096978" w:rsidP="007A44B1">
      <w:pPr>
        <w:tabs>
          <w:tab w:val="left" w:pos="709"/>
        </w:tabs>
        <w:spacing w:after="120" w:line="276" w:lineRule="auto"/>
        <w:jc w:val="both"/>
        <w:rPr>
          <w:rFonts w:ascii="Times New Roman" w:hAnsi="Times New Roman"/>
          <w:b/>
          <w:bCs/>
          <w:sz w:val="26"/>
          <w:szCs w:val="26"/>
        </w:rPr>
      </w:pPr>
      <w:r>
        <w:rPr>
          <w:rFonts w:ascii="Times New Roman" w:hAnsi="Times New Roman"/>
          <w:b/>
          <w:bCs/>
          <w:sz w:val="26"/>
          <w:szCs w:val="26"/>
        </w:rPr>
        <w:t>d) Thủ tục chấm dứt hợp đồng:</w:t>
      </w:r>
    </w:p>
    <w:p w14:paraId="69D14F2D" w14:textId="77777777" w:rsidR="00096978" w:rsidRPr="00302315" w:rsidRDefault="00096978" w:rsidP="007A44B1">
      <w:pPr>
        <w:numPr>
          <w:ilvl w:val="2"/>
          <w:numId w:val="14"/>
        </w:numPr>
        <w:tabs>
          <w:tab w:val="left" w:pos="284"/>
        </w:tabs>
        <w:spacing w:after="120" w:line="276" w:lineRule="auto"/>
        <w:ind w:left="0" w:firstLine="0"/>
        <w:jc w:val="both"/>
        <w:rPr>
          <w:rFonts w:ascii="Times New Roman" w:hAnsi="Times New Roman"/>
          <w:bCs/>
          <w:sz w:val="26"/>
          <w:szCs w:val="26"/>
        </w:rPr>
      </w:pPr>
      <w:r>
        <w:rPr>
          <w:rFonts w:ascii="Times New Roman" w:hAnsi="Times New Roman"/>
          <w:bCs/>
          <w:sz w:val="26"/>
          <w:szCs w:val="26"/>
        </w:rPr>
        <w:t>Một bên có quyền chấm dứt Hợp đồng và không phải bồi thường thiệt hại trong các trường hợp được quyền chấm dứt Hợp đồng theo quy định của Hợp đồng. Trường hợp một bên đơn phương chấm dứt Hợp đồng mà không phải do lỗi của bên kia gây ra, thì bên chấm dứt Hợp đồng phải bồi thường thiệt hại cho bên kia.</w:t>
      </w:r>
    </w:p>
    <w:p w14:paraId="1DD7603E" w14:textId="2B62D677" w:rsidR="00096978" w:rsidRPr="00302315" w:rsidRDefault="00096978" w:rsidP="007A44B1">
      <w:pPr>
        <w:numPr>
          <w:ilvl w:val="2"/>
          <w:numId w:val="14"/>
        </w:numPr>
        <w:tabs>
          <w:tab w:val="left" w:pos="426"/>
        </w:tabs>
        <w:spacing w:after="120" w:line="276" w:lineRule="auto"/>
        <w:ind w:left="0" w:firstLine="0"/>
        <w:jc w:val="both"/>
        <w:rPr>
          <w:rFonts w:ascii="Times New Roman" w:hAnsi="Times New Roman"/>
          <w:bCs/>
          <w:sz w:val="26"/>
          <w:szCs w:val="26"/>
        </w:rPr>
      </w:pPr>
      <w:r>
        <w:rPr>
          <w:rFonts w:ascii="Times New Roman" w:hAnsi="Times New Roman"/>
          <w:bCs/>
          <w:sz w:val="26"/>
          <w:szCs w:val="26"/>
        </w:rPr>
        <w:t>Bên chấm dứt Hợp đồng phải thông báo cho bên kia biết về việc chấm dứt Hợp đồng theo thời hạn quy định tại điểm b, điểm c khoản này và trong đó phải nêu rõ lý do chấm dứt Hợp đồng. Nếu bên chấm dứt Hợp đồng không thông báo mà gây thiệt hại cho bên kia thì phải bồi thường thiệt hại cho bên kia.</w:t>
      </w:r>
    </w:p>
    <w:p w14:paraId="6A93FDC4" w14:textId="77777777" w:rsidR="00096978" w:rsidRPr="00302315" w:rsidRDefault="00096978" w:rsidP="007A44B1">
      <w:pPr>
        <w:numPr>
          <w:ilvl w:val="2"/>
          <w:numId w:val="14"/>
        </w:numPr>
        <w:tabs>
          <w:tab w:val="left" w:pos="426"/>
        </w:tabs>
        <w:spacing w:after="120" w:line="276" w:lineRule="auto"/>
        <w:ind w:left="0" w:firstLine="0"/>
        <w:jc w:val="both"/>
        <w:rPr>
          <w:rFonts w:ascii="Times New Roman" w:hAnsi="Times New Roman"/>
          <w:bCs/>
          <w:sz w:val="26"/>
          <w:szCs w:val="26"/>
        </w:rPr>
      </w:pPr>
      <w:r>
        <w:rPr>
          <w:rFonts w:ascii="Times New Roman" w:hAnsi="Times New Roman"/>
          <w:bCs/>
          <w:sz w:val="26"/>
          <w:szCs w:val="26"/>
        </w:rPr>
        <w:t xml:space="preserve">Khi Hợp đồng bị chấm dứt thì Hợp đồng không có hiệu lực từ thời điểm bị chấm dứt (trừ các thỏa thuận về phạt vi phạm, bồi thường thiệt hại và thỏa thuận về giải quyết tranh chấp trong Hợp đồng), các bên thực hiện thanh lý Hợp đồng trong vòng 30 ngày kể từ ngày thông báo chấm dứt Hợp đồng và phải hoàn trả cho nhau tài sản hoặc tiền. </w:t>
      </w:r>
    </w:p>
    <w:p w14:paraId="4A7B40D6" w14:textId="77777777" w:rsidR="00096978" w:rsidRPr="00302315" w:rsidRDefault="00096978" w:rsidP="007A44B1">
      <w:pPr>
        <w:numPr>
          <w:ilvl w:val="2"/>
          <w:numId w:val="14"/>
        </w:numPr>
        <w:tabs>
          <w:tab w:val="left" w:pos="426"/>
        </w:tabs>
        <w:spacing w:after="120" w:line="276" w:lineRule="auto"/>
        <w:ind w:left="0" w:firstLine="0"/>
        <w:jc w:val="both"/>
        <w:rPr>
          <w:rFonts w:ascii="Times New Roman" w:hAnsi="Times New Roman"/>
          <w:bCs/>
          <w:sz w:val="26"/>
          <w:szCs w:val="26"/>
        </w:rPr>
      </w:pPr>
      <w:r>
        <w:rPr>
          <w:rFonts w:ascii="Times New Roman" w:hAnsi="Times New Roman"/>
          <w:bCs/>
          <w:sz w:val="26"/>
          <w:szCs w:val="26"/>
        </w:rPr>
        <w:t xml:space="preserve">Trong thời hạn 03 ngày làm việc kể từ ngày Hợp đồng bị chấm dứt, Bên B phải: (a) Ngừng tất cả các công việc, ngoại trừ các công việc đã được Bên A, Chủ đầu tư, Tư vấn giám sát hướng dẫn để bảo vệ con người và tài sản hoặc an toàn của Hạng mục công trình; (b) Chuyển giao cho Bên A toàn bộ tài liệu, thiết bị, vật tư, vật liệu và các công việc mà Bên B đã được thanh toán; (c) Di dời tất cả vật tư, vật liệu, máy và thiết bị thi công ra khỏi Công trường, ngoại trừ các thứ cần thiết cho việc an toàn và rời khỏi Công trường. </w:t>
      </w:r>
    </w:p>
    <w:p w14:paraId="75733C83" w14:textId="77777777" w:rsidR="00096978" w:rsidRPr="00302315" w:rsidRDefault="00096978" w:rsidP="007A44B1">
      <w:pPr>
        <w:numPr>
          <w:ilvl w:val="2"/>
          <w:numId w:val="14"/>
        </w:numPr>
        <w:tabs>
          <w:tab w:val="left" w:pos="426"/>
        </w:tabs>
        <w:spacing w:after="120" w:line="276" w:lineRule="auto"/>
        <w:ind w:left="0" w:firstLine="0"/>
        <w:jc w:val="both"/>
        <w:rPr>
          <w:rFonts w:ascii="Times New Roman" w:hAnsi="Times New Roman"/>
          <w:bCs/>
          <w:sz w:val="26"/>
          <w:szCs w:val="26"/>
        </w:rPr>
      </w:pPr>
      <w:r>
        <w:rPr>
          <w:rFonts w:ascii="Times New Roman" w:hAnsi="Times New Roman"/>
          <w:bCs/>
          <w:sz w:val="26"/>
          <w:szCs w:val="26"/>
        </w:rPr>
        <w:t>Sau khi thông báo chấm dứt Hợp đồng, Bên A sẽ không thanh toán thêm cho Bên B cho đến khi chi phí thi công, hoàn thành và sửa chữa các sai sót, hư hỏng (nếu có) và các khoản tổn thất, thiệt hại khác mà Bên A phải chịu đã được xác định. Không áp dụng cho trường hợp chấm dứt hợp đồng bởi bên B.</w:t>
      </w:r>
    </w:p>
    <w:p w14:paraId="60E56792" w14:textId="77777777" w:rsidR="00096978" w:rsidRPr="00302315" w:rsidRDefault="00096978" w:rsidP="007A44B1">
      <w:pPr>
        <w:numPr>
          <w:ilvl w:val="2"/>
          <w:numId w:val="14"/>
        </w:numPr>
        <w:tabs>
          <w:tab w:val="left" w:pos="426"/>
        </w:tabs>
        <w:spacing w:after="120" w:line="276" w:lineRule="auto"/>
        <w:ind w:left="0" w:firstLine="0"/>
        <w:jc w:val="both"/>
        <w:rPr>
          <w:rFonts w:ascii="Times New Roman" w:hAnsi="Times New Roman"/>
          <w:bCs/>
          <w:sz w:val="26"/>
          <w:szCs w:val="26"/>
        </w:rPr>
      </w:pPr>
      <w:r>
        <w:rPr>
          <w:rFonts w:ascii="Times New Roman" w:hAnsi="Times New Roman"/>
          <w:bCs/>
          <w:sz w:val="26"/>
          <w:szCs w:val="26"/>
        </w:rPr>
        <w:t xml:space="preserve">Trong vòng 14 ngày kể từ ngày Hợp đồng bị chấm dứt, hai bên phải hoàn thành việc xác định giá trị Bên A còn phải thanh toán cho Bên B hoặc giá trị Bên B còn phải thanh toán cho Bên A theo quy định của Hợp đồng tính đến thời điểm chấm dứt Hợp đồng. </w:t>
      </w:r>
    </w:p>
    <w:p w14:paraId="5BC34127" w14:textId="77777777" w:rsidR="00096978" w:rsidRPr="00302315" w:rsidRDefault="00096978" w:rsidP="007A44B1">
      <w:pPr>
        <w:numPr>
          <w:ilvl w:val="2"/>
          <w:numId w:val="14"/>
        </w:numPr>
        <w:tabs>
          <w:tab w:val="left" w:pos="426"/>
        </w:tabs>
        <w:spacing w:after="120" w:line="276" w:lineRule="auto"/>
        <w:ind w:left="0" w:firstLine="0"/>
        <w:jc w:val="both"/>
        <w:rPr>
          <w:rFonts w:ascii="Times New Roman" w:hAnsi="Times New Roman"/>
          <w:bCs/>
          <w:sz w:val="26"/>
          <w:szCs w:val="26"/>
        </w:rPr>
      </w:pPr>
      <w:r>
        <w:rPr>
          <w:rFonts w:ascii="Times New Roman" w:hAnsi="Times New Roman"/>
          <w:bCs/>
          <w:sz w:val="26"/>
          <w:szCs w:val="26"/>
        </w:rPr>
        <w:t>Trường hợp tại thời điểm chấm dứt Hợp đồng mà Bên B còn nợ Bên A bất kỳ khoản thanh toán nào thì Bên A có quyền kiểm kê, tạm giữ và phối hợp với Bên B xử lý các máy, thiết bị thi công, vật liệu, vật tư, thiết bị của Bên B ở tại hoặc gần Công trường theo quy định của pháp luật để bù trừ các khoản nợ của Bên B.</w:t>
      </w:r>
    </w:p>
    <w:p w14:paraId="6CA74B55" w14:textId="77777777" w:rsidR="00150995" w:rsidRPr="00302315" w:rsidRDefault="00150995" w:rsidP="007A44B1">
      <w:pPr>
        <w:numPr>
          <w:ilvl w:val="2"/>
          <w:numId w:val="14"/>
        </w:numPr>
        <w:tabs>
          <w:tab w:val="left" w:pos="567"/>
        </w:tabs>
        <w:spacing w:after="120" w:line="276" w:lineRule="auto"/>
        <w:ind w:left="0" w:firstLine="0"/>
        <w:jc w:val="both"/>
        <w:rPr>
          <w:rFonts w:ascii="Times New Roman" w:hAnsi="Times New Roman"/>
          <w:bCs/>
          <w:sz w:val="26"/>
          <w:szCs w:val="26"/>
        </w:rPr>
      </w:pPr>
      <w:r>
        <w:rPr>
          <w:rFonts w:ascii="Times New Roman" w:hAnsi="Times New Roman"/>
          <w:bCs/>
          <w:sz w:val="26"/>
          <w:szCs w:val="26"/>
        </w:rPr>
        <w:t xml:space="preserve">Trường hợp</w:t>
      </w:r>
      <w:ins w:id="7043" w:author="Claude" w:date="2026-10-12T09:00:00Z">
        <w:r>
          <w:rPr>
            <w:rFonts w:ascii="Times New Roman" w:hAnsi="Times New Roman"/>
            <w:bCs/>
            <w:sz w:val="26"/>
            <w:szCs w:val="26"/>
          </w:rPr>
          <w:t xml:space="preserve"> Bên B</w:t>
        </w:r>
      </w:ins>
      <w:r>
        <w:rPr>
          <w:rFonts w:ascii="Times New Roman" w:hAnsi="Times New Roman"/>
          <w:bCs/>
          <w:sz w:val="26"/>
          <w:szCs w:val="26"/>
        </w:rPr>
        <w:t xml:space="preserve"> chấm dứt </w:t>
      </w:r>
      <w:del w:id="7044" w:author="Claude" w:date="2026-10-12T09:00:00Z">
        <w:r>
          <w:rPr>
            <w:rFonts w:ascii="Times New Roman" w:hAnsi="Times New Roman"/>
            <w:bCs/>
            <w:sz w:val="26"/>
            <w:szCs w:val="26"/>
          </w:rPr>
          <w:delText xml:space="preserve">hợp</w:delText>
        </w:r>
      </w:del>
      <w:ins w:id="7045" w:author="Claude" w:date="2026-10-12T09:00:00Z">
        <w:r>
          <w:rPr>
            <w:rFonts w:ascii="Times New Roman" w:hAnsi="Times New Roman"/>
            <w:bCs/>
            <w:sz w:val="26"/>
            <w:szCs w:val="26"/>
          </w:rPr>
          <w:t xml:space="preserve">Hợp</w:t>
        </w:r>
      </w:ins>
      <w:r>
        <w:rPr>
          <w:rFonts w:ascii="Times New Roman" w:hAnsi="Times New Roman"/>
          <w:bCs/>
          <w:sz w:val="26"/>
          <w:szCs w:val="26"/>
        </w:rPr>
        <w:t xml:space="preserve"> đồng </w:t>
      </w:r>
      <w:del w:id="7046" w:author="Claude" w:date="2026-10-12T09:00:00Z">
        <w:r>
          <w:rPr>
            <w:rFonts w:ascii="Times New Roman" w:hAnsi="Times New Roman"/>
            <w:bCs/>
            <w:sz w:val="26"/>
            <w:szCs w:val="26"/>
          </w:rPr>
          <w:delText xml:space="preserve">bởi Bên B</w:delText>
        </w:r>
      </w:del>
      <w:ins w:id="7047" w:author="Claude" w:date="2026-10-12T09:00:00Z">
        <w:r>
          <w:rPr>
            <w:rFonts w:ascii="Times New Roman" w:hAnsi="Times New Roman"/>
            <w:bCs/>
            <w:sz w:val="26"/>
            <w:szCs w:val="26"/>
          </w:rPr>
          <w:t xml:space="preserve">theo điểm c khoản này</w:t>
        </w:r>
      </w:ins>
      <w:r>
        <w:rPr>
          <w:rFonts w:ascii="Times New Roman" w:hAnsi="Times New Roman"/>
          <w:bCs/>
          <w:sz w:val="26"/>
          <w:szCs w:val="26"/>
        </w:rPr>
        <w:t xml:space="preserve">, Bên A</w:t>
      </w:r>
      <w:del w:id="7048" w:author="Claude" w:date="2026-10-12T09:00:00Z">
        <w:r>
          <w:rPr>
            <w:rFonts w:ascii="Times New Roman" w:hAnsi="Times New Roman"/>
            <w:bCs/>
            <w:sz w:val="26"/>
            <w:szCs w:val="26"/>
          </w:rPr>
          <w:delText xml:space="preserve"> phải</w:delText>
        </w:r>
      </w:del>
      <w:r>
        <w:rPr>
          <w:rFonts w:ascii="Times New Roman" w:hAnsi="Times New Roman"/>
          <w:bCs/>
          <w:sz w:val="26"/>
          <w:szCs w:val="26"/>
        </w:rPr>
        <w:t xml:space="preserve"> thanh toán cho Bên B</w:t>
      </w:r>
      <w:del w:id="7049" w:author="Claude" w:date="2026-10-12T09:00:00Z">
        <w:r>
          <w:rPr>
            <w:rFonts w:ascii="Times New Roman" w:hAnsi="Times New Roman"/>
            <w:bCs/>
            <w:sz w:val="26"/>
            <w:szCs w:val="26"/>
          </w:rPr>
          <w:delText xml:space="preserve"> các</w:delText>
        </w:r>
      </w:del>
      <w:ins w:id="7050" w:author="Claude" w:date="2026-10-12T09:00:00Z">
        <w:r>
          <w:rPr>
            <w:rFonts w:ascii="Times New Roman" w:hAnsi="Times New Roman"/>
            <w:bCs/>
            <w:sz w:val="26"/>
            <w:szCs w:val="26"/>
          </w:rPr>
          <w:t xml:space="preserve">: (1)</w:t>
        </w:r>
      </w:ins>
      <w:r>
        <w:rPr>
          <w:rFonts w:ascii="Times New Roman" w:hAnsi="Times New Roman"/>
          <w:bCs/>
          <w:sz w:val="26"/>
          <w:szCs w:val="26"/>
        </w:rPr>
        <w:t xml:space="preserve"> giá trị</w:t>
      </w:r>
      <w:del w:id="7051" w:author="Claude" w:date="2026-10-12T09:00:00Z">
        <w:r>
          <w:rPr>
            <w:rFonts w:ascii="Times New Roman" w:hAnsi="Times New Roman"/>
            <w:bCs/>
            <w:sz w:val="26"/>
            <w:szCs w:val="26"/>
          </w:rPr>
          <w:delText xml:space="preserve"> như sau: Xác nhận giá trị công việc được Bên B hoàn thành theo cấu phần thực tế được nêu trong Hợp đồng, phù hợp căn cứ pháp luật và phản ánh đúng</w:delText>
        </w:r>
      </w:del>
      <w:r>
        <w:rPr>
          <w:rFonts w:ascii="Times New Roman" w:hAnsi="Times New Roman"/>
          <w:bCs/>
          <w:sz w:val="26"/>
          <w:szCs w:val="26"/>
        </w:rPr>
        <w:t xml:space="preserve"> khối lượng đã </w:t>
      </w:r>
      <w:ins w:id="7052" w:author="Claude" w:date="2026-10-12T09:00:00Z">
        <w:r>
          <w:rPr>
            <w:rFonts w:ascii="Times New Roman" w:hAnsi="Times New Roman"/>
            <w:bCs/>
            <w:sz w:val="26"/>
            <w:szCs w:val="26"/>
          </w:rPr>
          <w:t xml:space="preserve">được </w:t>
        </w:r>
      </w:ins>
      <w:r>
        <w:rPr>
          <w:rFonts w:ascii="Times New Roman" w:hAnsi="Times New Roman"/>
          <w:bCs/>
          <w:sz w:val="26"/>
          <w:szCs w:val="26"/>
        </w:rPr>
        <w:t xml:space="preserve">nghiệm thu</w:t>
      </w:r>
      <w:del w:id="7053" w:author="Claude" w:date="2026-10-12T09:00:00Z">
        <w:r>
          <w:rPr>
            <w:rFonts w:ascii="Times New Roman" w:hAnsi="Times New Roman"/>
            <w:bCs/>
            <w:sz w:val="26"/>
            <w:szCs w:val="26"/>
          </w:rPr>
          <w:delText xml:space="preserve">,</w:delText>
        </w:r>
      </w:del>
      <w:ins w:id="7054" w:author="Claude" w:date="2026-10-12T09:00:00Z">
        <w:r>
          <w:rPr>
            <w:rFonts w:ascii="Times New Roman" w:hAnsi="Times New Roman"/>
            <w:bCs/>
            <w:sz w:val="26"/>
            <w:szCs w:val="26"/>
          </w:rPr>
          <w:t xml:space="preserve">; (2)</w:t>
        </w:r>
      </w:ins>
      <w:r>
        <w:rPr>
          <w:rFonts w:ascii="Times New Roman" w:hAnsi="Times New Roman"/>
          <w:bCs/>
          <w:sz w:val="26"/>
          <w:szCs w:val="26"/>
        </w:rPr>
        <w:t xml:space="preserve"> chi phí huy động</w:t>
      </w:r>
      <w:del w:id="7055" w:author="Claude" w:date="2026-10-12T09:00:00Z">
        <w:r>
          <w:rPr>
            <w:rFonts w:ascii="Times New Roman" w:hAnsi="Times New Roman"/>
            <w:bCs/>
            <w:sz w:val="26"/>
            <w:szCs w:val="26"/>
          </w:rPr>
          <w:delText xml:space="preserve">/</w:delText>
        </w:r>
      </w:del>
      <w:ins w:id="7056" w:author="Claude" w:date="2026-10-12T09:00:00Z">
        <w:r>
          <w:rPr>
            <w:rFonts w:ascii="Times New Roman" w:hAnsi="Times New Roman"/>
            <w:bCs/>
            <w:sz w:val="26"/>
            <w:szCs w:val="26"/>
          </w:rPr>
          <w:t xml:space="preserve">,</w:t>
        </w:r>
      </w:ins>
      <w:r>
        <w:rPr>
          <w:rFonts w:ascii="Times New Roman" w:hAnsi="Times New Roman"/>
          <w:bCs/>
          <w:sz w:val="26"/>
          <w:szCs w:val="26"/>
        </w:rPr>
        <w:t xml:space="preserve"> giải </w:t>
      </w:r>
      <w:del w:id="7057" w:author="Claude" w:date="2026-10-12T09:00:00Z">
        <w:r>
          <w:rPr>
            <w:rFonts w:ascii="Times New Roman" w:hAnsi="Times New Roman"/>
            <w:bCs/>
            <w:sz w:val="26"/>
            <w:szCs w:val="26"/>
          </w:rPr>
          <w:delText xml:space="preserve">tỏa</w:delText>
        </w:r>
      </w:del>
      <w:ins w:id="7058" w:author="Claude" w:date="2026-10-12T09:00:00Z">
        <w:r>
          <w:rPr>
            <w:rFonts w:ascii="Times New Roman" w:hAnsi="Times New Roman"/>
            <w:bCs/>
            <w:sz w:val="26"/>
            <w:szCs w:val="26"/>
          </w:rPr>
          <w:t xml:space="preserve">thể</w:t>
        </w:r>
      </w:ins>
      <w:r>
        <w:rPr>
          <w:rFonts w:ascii="Times New Roman" w:hAnsi="Times New Roman"/>
          <w:bCs/>
          <w:sz w:val="26"/>
          <w:szCs w:val="26"/>
        </w:rPr>
        <w:t xml:space="preserve"> hợp lý theo Hợp đồng</w:t>
      </w:r>
      <w:del w:id="7059" w:author="Claude" w:date="2026-10-12T09:00:00Z">
        <w:r>
          <w:rPr>
            <w:rFonts w:ascii="Times New Roman" w:hAnsi="Times New Roman"/>
            <w:bCs/>
            <w:sz w:val="26"/>
            <w:szCs w:val="26"/>
          </w:rPr>
          <w:delText xml:space="preserve">; Vật</w:delText>
        </w:r>
      </w:del>
      <w:ins w:id="7060" w:author="Claude" w:date="2026-10-12T09:00:00Z">
        <w:r>
          <w:rPr>
            <w:rFonts w:ascii="Times New Roman" w:hAnsi="Times New Roman"/>
            <w:bCs/>
            <w:sz w:val="26"/>
            <w:szCs w:val="26"/>
          </w:rPr>
          <w:t xml:space="preserve"> chưa được thanh toán; (3) giá trị vật</w:t>
        </w:r>
      </w:ins>
      <w:r>
        <w:rPr>
          <w:rFonts w:ascii="Times New Roman" w:hAnsi="Times New Roman"/>
          <w:bCs/>
          <w:sz w:val="26"/>
          <w:szCs w:val="26"/>
        </w:rPr>
        <w:t xml:space="preserve"> tư đã đặt hàng </w:t>
      </w:r>
      <w:del w:id="7061" w:author="Claude" w:date="2026-10-12T09:00:00Z">
        <w:r>
          <w:rPr>
            <w:rFonts w:ascii="Times New Roman" w:hAnsi="Times New Roman"/>
            <w:bCs/>
            <w:sz w:val="26"/>
            <w:szCs w:val="26"/>
          </w:rPr>
          <w:delText xml:space="preserve">theo Hợp đồng </w:delText>
        </w:r>
      </w:del>
      <w:r>
        <w:rPr>
          <w:rFonts w:ascii="Times New Roman" w:hAnsi="Times New Roman"/>
          <w:bCs/>
          <w:sz w:val="26"/>
          <w:szCs w:val="26"/>
        </w:rPr>
        <w:t xml:space="preserve">không thể hủy</w:t>
      </w:r>
      <w:del w:id="7062" w:author="Claude" w:date="2026-10-12T09:00:00Z">
        <w:r>
          <w:rPr>
            <w:rFonts w:ascii="Times New Roman" w:hAnsi="Times New Roman"/>
            <w:bCs/>
            <w:sz w:val="26"/>
            <w:szCs w:val="26"/>
          </w:rPr>
          <w:delText xml:space="preserve"> (sẽ</w:delText>
        </w:r>
      </w:del>
      <w:ins w:id="7063" w:author="Claude" w:date="2026-10-12T09:00:00Z">
        <w:r>
          <w:rPr>
            <w:rFonts w:ascii="Times New Roman" w:hAnsi="Times New Roman"/>
            <w:bCs/>
            <w:sz w:val="26"/>
            <w:szCs w:val="26"/>
          </w:rPr>
          <w:t xml:space="preserve">, với điều kiện vật tư</w:t>
        </w:r>
      </w:ins>
      <w:r>
        <w:rPr>
          <w:rFonts w:ascii="Times New Roman" w:hAnsi="Times New Roman"/>
          <w:bCs/>
          <w:sz w:val="26"/>
          <w:szCs w:val="26"/>
        </w:rPr>
        <w:t xml:space="preserve"> được bàn giao cho Bên A</w:t>
      </w:r>
      <w:del w:id="7064" w:author="Claude" w:date="2026-10-12T09:00:00Z">
        <w:r>
          <w:rPr>
            <w:rFonts w:ascii="Times New Roman" w:hAnsi="Times New Roman"/>
            <w:bCs/>
            <w:sz w:val="26"/>
            <w:szCs w:val="26"/>
          </w:rPr>
          <w:delText xml:space="preserve">) hoặc có phiếu phạt hủy. Chi phí chờ việc hợp lý, tất cả</w:delText>
        </w:r>
      </w:del>
      <w:ins w:id="7065" w:author="Claude" w:date="2026-10-12T09:00:00Z">
        <w:r>
          <w:rPr>
            <w:rFonts w:ascii="Times New Roman" w:hAnsi="Times New Roman"/>
            <w:bCs/>
            <w:sz w:val="26"/>
            <w:szCs w:val="26"/>
          </w:rPr>
          <w:t xml:space="preserve">. Các khoản trên phải</w:t>
        </w:r>
      </w:ins>
      <w:r>
        <w:rPr>
          <w:rFonts w:ascii="Times New Roman" w:hAnsi="Times New Roman"/>
          <w:bCs/>
          <w:sz w:val="26"/>
          <w:szCs w:val="26"/>
        </w:rPr>
        <w:t xml:space="preserve"> có chứng từ</w:t>
      </w:r>
      <w:ins w:id="7066" w:author="Claude" w:date="2026-10-12T09:00:00Z">
        <w:r>
          <w:rPr>
            <w:rFonts w:ascii="Times New Roman" w:hAnsi="Times New Roman"/>
            <w:bCs/>
            <w:sz w:val="26"/>
            <w:szCs w:val="26"/>
          </w:rPr>
          <w:t xml:space="preserve"> hợp lệ</w:t>
        </w:r>
      </w:ins>
      <w:r>
        <w:rPr>
          <w:rFonts w:ascii="Times New Roman" w:hAnsi="Times New Roman"/>
          <w:bCs/>
          <w:sz w:val="26"/>
          <w:szCs w:val="26"/>
        </w:rPr>
        <w:t xml:space="preserve"> và biên bản xác nhận</w:t>
      </w:r>
      <w:del w:id="7067" w:author="Claude" w:date="2026-10-12T09:00:00Z">
        <w:r>
          <w:rPr>
            <w:rFonts w:ascii="Times New Roman" w:hAnsi="Times New Roman"/>
            <w:bCs/>
            <w:sz w:val="26"/>
            <w:szCs w:val="26"/>
          </w:rPr>
          <w:delText xml:space="preserve">.</w:delText>
        </w:r>
      </w:del>
      <w:ins w:id="7068" w:author="Claude" w:date="2026-10-12T09:00:00Z">
        <w:r>
          <w:rPr>
            <w:rFonts w:ascii="Times New Roman" w:hAnsi="Times New Roman"/>
            <w:bCs/>
            <w:sz w:val="26"/>
            <w:szCs w:val="26"/>
          </w:rPr>
          <w:t xml:space="preserve"> của hai bên. Bên A không bồi thường lợi nhuận dự kiến của phần việc chưa thực hiện.</w:t>
        </w:r>
      </w:ins>
    </w:p>
    <w:p w14:paraId="6901F7BC" w14:textId="09CA6967" w:rsidR="00096978" w:rsidRPr="00302315" w:rsidRDefault="00096978" w:rsidP="007A44B1">
      <w:pPr>
        <w:pStyle w:val="Heading2"/>
        <w:spacing w:after="120" w:line="276" w:lineRule="auto"/>
        <w:jc w:val="left"/>
        <w:rPr>
          <w:rFonts w:ascii="Times New Roman" w:hAnsi="Times New Roman"/>
          <w:sz w:val="26"/>
          <w:szCs w:val="26"/>
        </w:rPr>
      </w:pPr>
      <w:r>
        <w:rPr>
          <w:rFonts w:ascii="Times New Roman" w:hAnsi="Times New Roman"/>
          <w:sz w:val="26"/>
          <w:szCs w:val="26"/>
        </w:rPr>
        <w:t>Điều 18. PHẠT, BỒI THƯỜNG HỢP ĐỒNG</w:t>
      </w:r>
    </w:p>
    <w:p w14:paraId="0B89CAE1" w14:textId="353A438D" w:rsidR="00096978" w:rsidRPr="00302315" w:rsidRDefault="00096978" w:rsidP="007A44B1">
      <w:pPr>
        <w:spacing w:after="120" w:line="276" w:lineRule="auto"/>
        <w:jc w:val="both"/>
        <w:rPr>
          <w:rFonts w:ascii="Times New Roman" w:hAnsi="Times New Roman"/>
          <w:sz w:val="26"/>
          <w:szCs w:val="26"/>
        </w:rPr>
      </w:pPr>
      <w:commentRangeStart w:id="5"/>
      <w:r>
        <w:rPr>
          <w:rFonts w:ascii="Times New Roman" w:hAnsi="Times New Roman"/>
          <w:sz w:val="26"/>
          <w:szCs w:val="26"/>
        </w:rPr>
        <w:t xml:space="preserve">Các </w:t>
      </w:r>
      <w:del w:id="7069" w:author="Claude" w:date="2026-10-12T09:00:00Z">
        <w:r>
          <w:rPr>
            <w:rFonts w:ascii="Times New Roman" w:hAnsi="Times New Roman"/>
            <w:sz w:val="26"/>
            <w:szCs w:val="26"/>
          </w:rPr>
          <w:delText xml:space="preserve">Bên</w:delText>
        </w:r>
      </w:del>
      <w:ins w:id="7070" w:author="Claude" w:date="2026-10-12T09:00:00Z">
        <w:r>
          <w:rPr>
            <w:rFonts w:ascii="Times New Roman" w:hAnsi="Times New Roman"/>
            <w:sz w:val="26"/>
            <w:szCs w:val="26"/>
          </w:rPr>
          <w:t xml:space="preserve">bên</w:t>
        </w:r>
      </w:ins>
      <w:r>
        <w:rPr>
          <w:rFonts w:ascii="Times New Roman" w:hAnsi="Times New Roman"/>
          <w:sz w:val="26"/>
          <w:szCs w:val="26"/>
        </w:rPr>
        <w:t xml:space="preserve"> thỏa thuận mức phạt và bồi thường theo Điều 86 Luật Xây dựng số 135/2025/QH15. Tổng mức phạt vi phạm đối với Bên B không vượt quá </w:t>
      </w:r>
      <w:del w:id="7071" w:author="Claude" w:date="2026-10-12T09:00:00Z">
        <w:r>
          <w:rPr>
            <w:rFonts w:ascii="Times New Roman" w:hAnsi="Times New Roman"/>
            <w:sz w:val="26"/>
            <w:szCs w:val="26"/>
            <w:highlight w:val="yellow"/>
          </w:rPr>
          <w:delText xml:space="preserve">12</w:delText>
        </w:r>
      </w:del>
      <w:ins w:id="7072" w:author="Claude" w:date="2026-10-12T09:00:00Z">
        <w:r>
          <w:rPr>
            <w:rFonts w:ascii="Times New Roman" w:hAnsi="Times New Roman"/>
            <w:sz w:val="26"/>
            <w:szCs w:val="26"/>
            <w:highlight w:val="yellow"/>
          </w:rPr>
          <w:t xml:space="preserve">……</w:t>
        </w:r>
      </w:ins>
      <w:r>
        <w:rPr>
          <w:rFonts w:ascii="Times New Roman" w:hAnsi="Times New Roman"/>
          <w:sz w:val="26"/>
          <w:szCs w:val="26"/>
        </w:rPr>
        <w:t xml:space="preserve">% giá trị Hợp đồng. Việc phạt vi phạm không loại trừ nghĩa vụ bồi thường toàn bộ thiệt hại thực tế của Bên A, bao gồm </w:t>
      </w:r>
      <w:del w:id="7073" w:author="Claude" w:date="2026-10-12T09:00:00Z">
        <w:r>
          <w:rPr>
            <w:rFonts w:ascii="Times New Roman" w:hAnsi="Times New Roman"/>
            <w:sz w:val="26"/>
            <w:szCs w:val="26"/>
          </w:rPr>
          <w:delText xml:space="preserve">cả </w:delText>
        </w:r>
      </w:del>
      <w:r>
        <w:rPr>
          <w:rFonts w:ascii="Times New Roman" w:hAnsi="Times New Roman"/>
          <w:sz w:val="26"/>
          <w:szCs w:val="26"/>
        </w:rPr>
        <w:t xml:space="preserve">các khoản Bên A bị Chủ đầu tư phạt, khấu trừ, yêu cầu bồi thường do lỗi của Bên B. Bên A có </w:t>
      </w:r>
      <w:del w:id="7074" w:author="Claude" w:date="2026-10-12T09:00:00Z">
        <w:r>
          <w:rPr>
            <w:rFonts w:ascii="Times New Roman" w:hAnsi="Times New Roman"/>
            <w:sz w:val="26"/>
            <w:szCs w:val="26"/>
          </w:rPr>
          <w:delText xml:space="preserve">thể</w:delText>
        </w:r>
      </w:del>
      <w:ins w:id="7075" w:author="Claude" w:date="2026-10-12T09:00:00Z">
        <w:r>
          <w:rPr>
            <w:rFonts w:ascii="Times New Roman" w:hAnsi="Times New Roman"/>
            <w:sz w:val="26"/>
            <w:szCs w:val="26"/>
          </w:rPr>
          <w:t xml:space="preserve">quyền</w:t>
        </w:r>
      </w:ins>
      <w:r>
        <w:rPr>
          <w:rFonts w:ascii="Times New Roman" w:hAnsi="Times New Roman"/>
          <w:sz w:val="26"/>
          <w:szCs w:val="26"/>
        </w:rPr>
        <w:t xml:space="preserve"> thu</w:t>
      </w:r>
      <w:del w:id="7076" w:author="Claude" w:date="2026-10-12T09:00:00Z">
        <w:r>
          <w:rPr>
            <w:rFonts w:ascii="Times New Roman" w:hAnsi="Times New Roman"/>
            <w:sz w:val="26"/>
            <w:szCs w:val="26"/>
          </w:rPr>
          <w:delText xml:space="preserve"> hồi</w:delText>
        </w:r>
      </w:del>
      <w:r>
        <w:rPr>
          <w:rFonts w:ascii="Times New Roman" w:hAnsi="Times New Roman"/>
          <w:sz w:val="26"/>
          <w:szCs w:val="26"/>
        </w:rPr>
        <w:t xml:space="preserve"> tiền phạt</w:t>
      </w:r>
      <w:del w:id="7077" w:author="Claude" w:date="2026-10-12T09:00:00Z">
        <w:r>
          <w:rPr>
            <w:rFonts w:ascii="Times New Roman" w:hAnsi="Times New Roman"/>
            <w:sz w:val="26"/>
            <w:szCs w:val="26"/>
          </w:rPr>
          <w:delText xml:space="preserve"> hợp đồng</w:delText>
        </w:r>
      </w:del>
      <w:ins w:id="7078" w:author="Claude" w:date="2026-10-12T09:00:00Z">
        <w:r>
          <w:rPr>
            <w:rFonts w:ascii="Times New Roman" w:hAnsi="Times New Roman"/>
            <w:sz w:val="26"/>
            <w:szCs w:val="26"/>
          </w:rPr>
          <w:t xml:space="preserve">, tiền bồi thường</w:t>
        </w:r>
      </w:ins>
      <w:r>
        <w:rPr>
          <w:rFonts w:ascii="Times New Roman" w:hAnsi="Times New Roman"/>
          <w:sz w:val="26"/>
          <w:szCs w:val="26"/>
        </w:rPr>
        <w:t xml:space="preserve"> bằng </w:t>
      </w:r>
      <w:del w:id="7079" w:author="Claude" w:date="2026-10-12T09:00:00Z">
        <w:r>
          <w:rPr>
            <w:rFonts w:ascii="Times New Roman" w:hAnsi="Times New Roman"/>
            <w:sz w:val="26"/>
            <w:szCs w:val="26"/>
          </w:rPr>
          <w:delText xml:space="preserve">tiền</w:delText>
        </w:r>
      </w:del>
      <w:ins w:id="7080" w:author="Claude" w:date="2026-10-12T09:00:00Z">
        <w:r>
          <w:rPr>
            <w:rFonts w:ascii="Times New Roman" w:hAnsi="Times New Roman"/>
            <w:sz w:val="26"/>
            <w:szCs w:val="26"/>
          </w:rPr>
          <w:t xml:space="preserve">cách khấu trừ vào giá trị</w:t>
        </w:r>
      </w:ins>
      <w:r>
        <w:rPr>
          <w:rFonts w:ascii="Times New Roman" w:hAnsi="Times New Roman"/>
          <w:sz w:val="26"/>
          <w:szCs w:val="26"/>
        </w:rPr>
        <w:t xml:space="preserve"> thanh toán </w:t>
      </w:r>
      <w:del w:id="7081" w:author="Claude" w:date="2026-10-12T09:00:00Z">
        <w:r>
          <w:rPr>
            <w:rFonts w:ascii="Times New Roman" w:hAnsi="Times New Roman"/>
            <w:sz w:val="26"/>
            <w:szCs w:val="26"/>
          </w:rPr>
          <w:delText xml:space="preserve">hợp đồng hoặc</w:delText>
        </w:r>
      </w:del>
      <w:ins w:id="7082" w:author="Claude" w:date="2026-10-12T09:00:00Z">
        <w:r>
          <w:rPr>
            <w:rFonts w:ascii="Times New Roman" w:hAnsi="Times New Roman"/>
            <w:sz w:val="26"/>
            <w:szCs w:val="26"/>
          </w:rPr>
          <w:t xml:space="preserve">hoặc thu từ</w:t>
        </w:r>
      </w:ins>
      <w:r>
        <w:rPr>
          <w:rFonts w:ascii="Times New Roman" w:hAnsi="Times New Roman"/>
          <w:sz w:val="26"/>
          <w:szCs w:val="26"/>
        </w:rPr>
        <w:t xml:space="preserve"> bảo lãnh thực hiện </w:t>
      </w:r>
      <w:del w:id="7083" w:author="Claude" w:date="2026-10-12T09:00:00Z">
        <w:r>
          <w:rPr>
            <w:rFonts w:ascii="Times New Roman" w:hAnsi="Times New Roman"/>
            <w:sz w:val="26"/>
            <w:szCs w:val="26"/>
          </w:rPr>
          <w:delText xml:space="preserve">hợp đồng theo quy định của </w:delText>
        </w:r>
      </w:del>
      <w:r>
        <w:rPr>
          <w:rFonts w:ascii="Times New Roman" w:hAnsi="Times New Roman"/>
          <w:sz w:val="26"/>
          <w:szCs w:val="26"/>
        </w:rPr>
        <w:t xml:space="preserve">Hợp đồng</w:t>
      </w:r>
      <w:del w:id="7084" w:author="Claude" w:date="2026-10-12T09:00:00Z">
        <w:r>
          <w:rPr>
            <w:rFonts w:ascii="Times New Roman" w:hAnsi="Times New Roman"/>
            <w:sz w:val="26"/>
            <w:szCs w:val="26"/>
          </w:rPr>
          <w:delText xml:space="preserve"> và pháp luật</w:delText>
        </w:r>
      </w:del>
      <w:r>
        <w:rPr>
          <w:rFonts w:ascii="Times New Roman" w:hAnsi="Times New Roman"/>
          <w:sz w:val="26"/>
          <w:szCs w:val="26"/>
        </w:rPr>
        <w:t xml:space="preserve">.</w:t>
      </w:r>
      <w:commentRangeEnd w:id="5"/>
      <w:r>
        <w:rPr>
          <w:rStyle w:val="CommentReference"/>
        </w:rPr>
        <w:commentReference w:id="5"/>
      </w:r>
    </w:p>
    <w:p w14:paraId="4038DC93" w14:textId="77777777" w:rsidR="00096978" w:rsidRPr="00302315" w:rsidRDefault="00096978" w:rsidP="007A44B1">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18.1. Phạt, bồi thường do vi phạm chất lượng:</w:t>
      </w:r>
    </w:p>
    <w:p w14:paraId="6072CE24" w14:textId="173E355E" w:rsidR="00096978" w:rsidRPr="00302315" w:rsidRDefault="00096978" w:rsidP="007A44B1">
      <w:pPr>
        <w:spacing w:after="120" w:line="276" w:lineRule="auto"/>
        <w:jc w:val="both"/>
        <w:rPr>
          <w:rFonts w:ascii="Times New Roman" w:hAnsi="Times New Roman"/>
          <w:sz w:val="26"/>
          <w:szCs w:val="26"/>
        </w:rPr>
      </w:pPr>
      <w:del w:id="7085" w:author="Claude" w:date="2026-10-12T09:00:00Z">
        <w:r>
          <w:rPr>
            <w:rFonts w:ascii="Times New Roman" w:hAnsi="Times New Roman"/>
            <w:sz w:val="26"/>
            <w:szCs w:val="26"/>
          </w:rPr>
          <w:delText xml:space="preserve">Nếu</w:delText>
        </w:r>
      </w:del>
      <w:ins w:id="7086" w:author="Claude" w:date="2026-10-12T09:00:00Z">
        <w:r>
          <w:rPr>
            <w:rFonts w:ascii="Times New Roman" w:hAnsi="Times New Roman"/>
            <w:sz w:val="26"/>
            <w:szCs w:val="26"/>
          </w:rPr>
          <w:t xml:space="preserve">Trường hợp</w:t>
        </w:r>
      </w:ins>
      <w:r>
        <w:rPr>
          <w:rFonts w:ascii="Times New Roman" w:hAnsi="Times New Roman"/>
          <w:sz w:val="26"/>
          <w:szCs w:val="26"/>
        </w:rPr>
        <w:t xml:space="preserve"> chất lượng</w:t>
      </w:r>
      <w:del w:id="7087" w:author="Claude" w:date="2026-10-12T09:00:00Z">
        <w:r>
          <w:rPr>
            <w:rFonts w:ascii="Times New Roman" w:hAnsi="Times New Roman"/>
            <w:sz w:val="26"/>
            <w:szCs w:val="26"/>
          </w:rPr>
          <w:delText xml:space="preserve"> của</w:delText>
        </w:r>
      </w:del>
      <w:r>
        <w:rPr>
          <w:rFonts w:ascii="Times New Roman" w:hAnsi="Times New Roman"/>
          <w:sz w:val="26"/>
          <w:szCs w:val="26"/>
        </w:rPr>
        <w:t xml:space="preserve"> Hạng mục công trình </w:t>
      </w:r>
      <w:del w:id="7088" w:author="Claude" w:date="2026-10-12T09:00:00Z">
        <w:r>
          <w:rPr>
            <w:rFonts w:ascii="Times New Roman" w:hAnsi="Times New Roman"/>
            <w:sz w:val="26"/>
            <w:szCs w:val="26"/>
          </w:rPr>
          <w:delText xml:space="preserve">này có</w:delText>
        </w:r>
      </w:del>
      <w:ins w:id="7089" w:author="Claude" w:date="2026-10-12T09:00:00Z">
        <w:r>
          <w:rPr>
            <w:rFonts w:ascii="Times New Roman" w:hAnsi="Times New Roman"/>
            <w:sz w:val="26"/>
            <w:szCs w:val="26"/>
          </w:rPr>
          <w:t xml:space="preserve">không bảo đảm</w:t>
        </w:r>
      </w:ins>
      <w:r>
        <w:rPr>
          <w:rFonts w:ascii="Times New Roman" w:hAnsi="Times New Roman"/>
          <w:sz w:val="26"/>
          <w:szCs w:val="26"/>
        </w:rPr>
        <w:t xml:space="preserve"> một phần </w:t>
      </w:r>
      <w:del w:id="7090" w:author="Claude" w:date="2026-10-12T09:00:00Z">
        <w:r>
          <w:rPr>
            <w:rFonts w:ascii="Times New Roman" w:hAnsi="Times New Roman"/>
            <w:sz w:val="26"/>
            <w:szCs w:val="26"/>
          </w:rPr>
          <w:delText xml:space="preserve">hay</w:delText>
        </w:r>
      </w:del>
      <w:ins w:id="7091" w:author="Claude" w:date="2026-10-12T09:00:00Z">
        <w:r>
          <w:rPr>
            <w:rFonts w:ascii="Times New Roman" w:hAnsi="Times New Roman"/>
            <w:sz w:val="26"/>
            <w:szCs w:val="26"/>
          </w:rPr>
          <w:t xml:space="preserve">hoặc</w:t>
        </w:r>
      </w:ins>
      <w:r>
        <w:rPr>
          <w:rFonts w:ascii="Times New Roman" w:hAnsi="Times New Roman"/>
          <w:sz w:val="26"/>
          <w:szCs w:val="26"/>
        </w:rPr>
        <w:t xml:space="preserve"> toàn bộ </w:t>
      </w:r>
      <w:del w:id="7092" w:author="Claude" w:date="2026-10-12T09:00:00Z">
        <w:r>
          <w:rPr>
            <w:rFonts w:ascii="Times New Roman" w:hAnsi="Times New Roman"/>
            <w:sz w:val="26"/>
            <w:szCs w:val="26"/>
          </w:rPr>
          <w:delText xml:space="preserve">không đảm bảo đúng</w:delText>
        </w:r>
      </w:del>
      <w:ins w:id="7093" w:author="Claude" w:date="2026-10-12T09:00:00Z">
        <w:r>
          <w:rPr>
            <w:rFonts w:ascii="Times New Roman" w:hAnsi="Times New Roman"/>
            <w:sz w:val="26"/>
            <w:szCs w:val="26"/>
          </w:rPr>
          <w:t xml:space="preserve">theo</w:t>
        </w:r>
      </w:ins>
      <w:r>
        <w:rPr>
          <w:rFonts w:ascii="Times New Roman" w:hAnsi="Times New Roman"/>
          <w:sz w:val="26"/>
          <w:szCs w:val="26"/>
        </w:rPr>
        <w:t xml:space="preserve"> Hồ sơ thiết kế, Chỉ dẫn kỹ thuật, quy chuẩn kỹ thuật, tiêu chuẩn </w:t>
      </w:r>
      <w:del w:id="7094" w:author="Claude" w:date="2026-10-12T09:00:00Z">
        <w:r>
          <w:rPr>
            <w:rFonts w:ascii="Times New Roman" w:hAnsi="Times New Roman"/>
            <w:sz w:val="26"/>
            <w:szCs w:val="26"/>
          </w:rPr>
          <w:delText xml:space="preserve">có liên quan thì</w:delText>
        </w:r>
      </w:del>
      <w:ins w:id="7095" w:author="Claude" w:date="2026-10-12T09:00:00Z">
        <w:r>
          <w:rPr>
            <w:rFonts w:ascii="Times New Roman" w:hAnsi="Times New Roman"/>
            <w:sz w:val="26"/>
            <w:szCs w:val="26"/>
          </w:rPr>
          <w:t xml:space="preserve">áp dụng,</w:t>
        </w:r>
      </w:ins>
      <w:r>
        <w:rPr>
          <w:rFonts w:ascii="Times New Roman" w:hAnsi="Times New Roman"/>
          <w:sz w:val="26"/>
          <w:szCs w:val="26"/>
        </w:rPr>
        <w:t xml:space="preserve"> Bên B phải chịu phạt </w:t>
      </w:r>
      <w:r>
        <w:rPr>
          <w:rFonts w:ascii="Times New Roman" w:hAnsi="Times New Roman"/>
          <w:sz w:val="26"/>
          <w:szCs w:val="26"/>
          <w:highlight w:val="yellow"/>
        </w:rPr>
        <w:t xml:space="preserve">……</w:t>
      </w:r>
      <w:r>
        <w:rPr>
          <w:rFonts w:ascii="Times New Roman" w:hAnsi="Times New Roman"/>
          <w:sz w:val="26"/>
          <w:szCs w:val="26"/>
        </w:rPr>
        <w:t xml:space="preserve">% giá trị phần công việc </w:t>
      </w:r>
      <w:del w:id="7096" w:author="Claude" w:date="2026-10-12T09:00:00Z">
        <w:r>
          <w:rPr>
            <w:rFonts w:ascii="Times New Roman" w:hAnsi="Times New Roman"/>
            <w:sz w:val="26"/>
            <w:szCs w:val="26"/>
          </w:rPr>
          <w:delText xml:space="preserve">bị </w:delText>
        </w:r>
      </w:del>
      <w:r>
        <w:rPr>
          <w:rFonts w:ascii="Times New Roman" w:hAnsi="Times New Roman"/>
          <w:sz w:val="26"/>
          <w:szCs w:val="26"/>
        </w:rPr>
        <w:t xml:space="preserve">vi phạm, đồng thời </w:t>
      </w:r>
      <w:del w:id="7097" w:author="Claude" w:date="2026-10-12T09:00:00Z">
        <w:r>
          <w:rPr>
            <w:rFonts w:ascii="Times New Roman" w:hAnsi="Times New Roman"/>
            <w:sz w:val="26"/>
            <w:szCs w:val="26"/>
          </w:rPr>
          <w:delText xml:space="preserve">vẫn </w:delText>
        </w:r>
      </w:del>
      <w:r>
        <w:rPr>
          <w:rFonts w:ascii="Times New Roman" w:hAnsi="Times New Roman"/>
          <w:sz w:val="26"/>
          <w:szCs w:val="26"/>
        </w:rPr>
        <w:t xml:space="preserve">phải </w:t>
      </w:r>
      <w:del w:id="7098" w:author="Claude" w:date="2026-10-12T09:00:00Z">
        <w:r>
          <w:rPr>
            <w:rFonts w:ascii="Times New Roman" w:hAnsi="Times New Roman"/>
            <w:sz w:val="26"/>
            <w:szCs w:val="26"/>
          </w:rPr>
          <w:delText xml:space="preserve">dỡ bỏ</w:delText>
        </w:r>
      </w:del>
      <w:ins w:id="7099" w:author="Claude" w:date="2026-10-12T09:00:00Z">
        <w:r>
          <w:rPr>
            <w:rFonts w:ascii="Times New Roman" w:hAnsi="Times New Roman"/>
            <w:sz w:val="26"/>
            <w:szCs w:val="26"/>
          </w:rPr>
          <w:t xml:space="preserve">phá dỡ</w:t>
        </w:r>
      </w:ins>
      <w:r>
        <w:rPr>
          <w:rFonts w:ascii="Times New Roman" w:hAnsi="Times New Roman"/>
          <w:sz w:val="26"/>
          <w:szCs w:val="26"/>
        </w:rPr>
        <w:t xml:space="preserve">, làm lại hoặc hoàn thiện công việc bằng chi phí của mình và bồi thường thiệt hại thực tế </w:t>
      </w:r>
      <w:del w:id="7100" w:author="Claude" w:date="2026-10-12T09:00:00Z">
        <w:r>
          <w:rPr>
            <w:rFonts w:ascii="Times New Roman" w:hAnsi="Times New Roman"/>
            <w:sz w:val="26"/>
            <w:szCs w:val="26"/>
          </w:rPr>
          <w:delText xml:space="preserve">phát sinh </w:delText>
        </w:r>
      </w:del>
      <w:r>
        <w:rPr>
          <w:rFonts w:ascii="Times New Roman" w:hAnsi="Times New Roman"/>
          <w:sz w:val="26"/>
          <w:szCs w:val="26"/>
        </w:rPr>
        <w:t xml:space="preserve">cho Bên A</w:t>
      </w:r>
      <w:del w:id="7101" w:author="Claude" w:date="2026-10-12T09:00:00Z">
        <w:r>
          <w:rPr>
            <w:rFonts w:ascii="Times New Roman" w:hAnsi="Times New Roman"/>
            <w:sz w:val="26"/>
            <w:szCs w:val="26"/>
          </w:rPr>
          <w:delText xml:space="preserve"> (nếu có)</w:delText>
        </w:r>
      </w:del>
      <w:r>
        <w:rPr>
          <w:rFonts w:ascii="Times New Roman" w:hAnsi="Times New Roman"/>
          <w:sz w:val="26"/>
          <w:szCs w:val="26"/>
        </w:rPr>
        <w:t xml:space="preserve">.</w:t>
      </w:r>
    </w:p>
    <w:p w14:paraId="2F5B13A5" w14:textId="77777777" w:rsidR="00096978" w:rsidRPr="00302315" w:rsidRDefault="00096978" w:rsidP="007A44B1">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18.2. Phạt, bồi thường do vi phạm an toàn, bảo vệ môi trường:</w:t>
      </w:r>
    </w:p>
    <w:p w14:paraId="540D6F3E" w14:textId="48921304" w:rsidR="00096978" w:rsidRPr="00302315" w:rsidRDefault="00096978" w:rsidP="007A44B1">
      <w:pPr>
        <w:widowControl w:val="0"/>
        <w:spacing w:after="120" w:line="276" w:lineRule="auto"/>
        <w:jc w:val="both"/>
        <w:rPr>
          <w:rFonts w:ascii="Times New Roman" w:hAnsi="Times New Roman"/>
          <w:sz w:val="26"/>
          <w:szCs w:val="26"/>
        </w:rPr>
      </w:pPr>
      <w:del w:id="7102" w:author="Claude" w:date="2026-10-12T09:00:00Z">
        <w:r>
          <w:rPr>
            <w:rFonts w:ascii="Times New Roman" w:hAnsi="Times New Roman"/>
            <w:sz w:val="26"/>
            <w:szCs w:val="26"/>
          </w:rPr>
          <w:delText xml:space="preserve">Nếu</w:delText>
        </w:r>
      </w:del>
      <w:ins w:id="7103" w:author="Claude" w:date="2026-10-12T09:00:00Z">
        <w:r>
          <w:rPr>
            <w:rFonts w:ascii="Times New Roman" w:hAnsi="Times New Roman"/>
            <w:sz w:val="26"/>
            <w:szCs w:val="26"/>
          </w:rPr>
          <w:t xml:space="preserve">Trường hợp</w:t>
        </w:r>
      </w:ins>
      <w:r>
        <w:rPr>
          <w:rFonts w:ascii="Times New Roman" w:hAnsi="Times New Roman"/>
          <w:sz w:val="26"/>
          <w:szCs w:val="26"/>
        </w:rPr>
        <w:t xml:space="preserve"> Bên B không thực hiện hoặc thực hiện không đầy đủ các biện pháp bảo đảm an toàn lao động, an toàn giao thông, bảo vệ môi trường, </w:t>
      </w:r>
      <w:del w:id="7104" w:author="Claude" w:date="2026-10-12T09:00:00Z">
        <w:r>
          <w:rPr>
            <w:rFonts w:ascii="Times New Roman" w:hAnsi="Times New Roman"/>
            <w:sz w:val="26"/>
            <w:szCs w:val="26"/>
          </w:rPr>
          <w:delText xml:space="preserve">thì </w:delText>
        </w:r>
      </w:del>
      <w:r>
        <w:rPr>
          <w:rFonts w:ascii="Times New Roman" w:hAnsi="Times New Roman"/>
          <w:sz w:val="26"/>
          <w:szCs w:val="26"/>
        </w:rPr>
        <w:t xml:space="preserve">Bên B phải chịu phạt theo</w:t>
      </w:r>
      <w:del w:id="7105" w:author="Claude" w:date="2026-10-12T09:00:00Z">
        <w:r>
          <w:rPr>
            <w:rFonts w:ascii="Times New Roman" w:hAnsi="Times New Roman"/>
            <w:sz w:val="26"/>
            <w:szCs w:val="26"/>
          </w:rPr>
          <w:delText xml:space="preserve"> mức được quy định tại</w:delText>
        </w:r>
      </w:del>
      <w:r>
        <w:rPr>
          <w:rFonts w:ascii="Times New Roman" w:hAnsi="Times New Roman"/>
          <w:sz w:val="26"/>
          <w:szCs w:val="26"/>
        </w:rPr>
        <w:t xml:space="preserve"> </w:t>
      </w:r>
      <w:r>
        <w:rPr>
          <w:rFonts w:ascii="Times New Roman" w:hAnsi="Times New Roman"/>
          <w:i/>
          <w:iCs/>
          <w:sz w:val="26"/>
          <w:szCs w:val="26"/>
          <w:rPrChange w:id="7106" w:author="Claude" w:date="2026-10-12T09:00:00Z">
            <w:rPr>
              <w:rFonts w:ascii="Times New Roman" w:hAnsi="Times New Roman"/>
              <w:i/>
              <w:iCs/>
              <w:sz w:val="26"/>
              <w:szCs w:val="26"/>
              <w:highlight w:val="yellow"/>
            </w:rPr>
          </w:rPrChange>
        </w:rPr>
        <w:t xml:space="preserve">Biểu 05</w:t>
      </w:r>
      <w:r>
        <w:rPr>
          <w:rFonts w:ascii="Times New Roman" w:hAnsi="Times New Roman"/>
          <w:i/>
          <w:iCs/>
          <w:sz w:val="26"/>
          <w:szCs w:val="26"/>
        </w:rPr>
        <w:t xml:space="preserve"> [Mức phạt do vi phạm an toàn, bảo vệ môi trường, nội quy công trường]</w:t>
      </w:r>
      <w:del w:id="7107" w:author="Claude" w:date="2026-10-12T09:00:00Z">
        <w:r>
          <w:rPr>
            <w:rFonts w:ascii="Times New Roman" w:hAnsi="Times New Roman"/>
            <w:sz w:val="26"/>
            <w:szCs w:val="26"/>
          </w:rPr>
          <w:delText xml:space="preserve"> kèm theo Hợp đồng này và phải</w:delText>
        </w:r>
      </w:del>
      <w:ins w:id="7108" w:author="Claude" w:date="2026-10-12T09:00:00Z">
        <w:r>
          <w:rPr>
            <w:rFonts w:ascii="Times New Roman" w:hAnsi="Times New Roman"/>
            <w:sz w:val="26"/>
            <w:szCs w:val="26"/>
          </w:rPr>
          <w:t xml:space="preserve">,</w:t>
        </w:r>
      </w:ins>
      <w:r>
        <w:rPr>
          <w:rFonts w:ascii="Times New Roman" w:hAnsi="Times New Roman"/>
          <w:sz w:val="26"/>
          <w:szCs w:val="26"/>
        </w:rPr>
        <w:t xml:space="preserve"> bồi thường mọi thiệt hại cho Bên A, bên thứ ba (nếu có) </w:t>
      </w:r>
      <w:del w:id="7109" w:author="Claude" w:date="2026-10-12T09:00:00Z">
        <w:r>
          <w:rPr>
            <w:rFonts w:ascii="Times New Roman" w:hAnsi="Times New Roman"/>
            <w:sz w:val="26"/>
            <w:szCs w:val="26"/>
          </w:rPr>
          <w:delText xml:space="preserve">nhưng không tránh khỏi việc</w:delText>
        </w:r>
      </w:del>
      <w:ins w:id="7110" w:author="Claude" w:date="2026-10-12T09:00:00Z">
        <w:r>
          <w:rPr>
            <w:rFonts w:ascii="Times New Roman" w:hAnsi="Times New Roman"/>
            <w:sz w:val="26"/>
            <w:szCs w:val="26"/>
          </w:rPr>
          <w:t xml:space="preserve">và</w:t>
        </w:r>
      </w:ins>
      <w:r>
        <w:rPr>
          <w:rFonts w:ascii="Times New Roman" w:hAnsi="Times New Roman"/>
          <w:sz w:val="26"/>
          <w:szCs w:val="26"/>
        </w:rPr>
        <w:t xml:space="preserve"> khắc phục hậu quả bằng chi phí của mình.</w:t>
      </w:r>
      <w:del w:id="7111" w:author="Claude" w:date="2026-10-12T09:00:00Z">
        <w:r>
          <w:rPr>
            <w:rFonts w:ascii="Times New Roman" w:hAnsi="Times New Roman"/>
            <w:sz w:val="26"/>
            <w:szCs w:val="26"/>
          </w:rPr>
          <w:delText xml:space="preserve"> </w:delText>
        </w:r>
      </w:del>
    </w:p>
    <w:p w14:paraId="2271703F" w14:textId="77777777" w:rsidR="00096978" w:rsidRPr="00302315" w:rsidRDefault="00096978" w:rsidP="007A44B1">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18.3. Phạt, bồi thường do chậm tiến độ:</w:t>
      </w:r>
    </w:p>
    <w:p w14:paraId="74EBE8BD" w14:textId="6E855840" w:rsidR="00096978" w:rsidRPr="00302315" w:rsidRDefault="00096978" w:rsidP="007A44B1">
      <w:pPr>
        <w:spacing w:after="120" w:line="276" w:lineRule="auto"/>
        <w:jc w:val="both"/>
        <w:rPr>
          <w:rFonts w:ascii="Times New Roman" w:hAnsi="Times New Roman"/>
          <w:sz w:val="26"/>
          <w:szCs w:val="26"/>
        </w:rPr>
      </w:pPr>
      <w:del w:id="7112" w:author="Claude" w:date="2026-10-12T09:00:00Z">
        <w:r>
          <w:rPr>
            <w:rFonts w:ascii="Times New Roman" w:hAnsi="Times New Roman"/>
            <w:sz w:val="26"/>
            <w:szCs w:val="26"/>
          </w:rPr>
          <w:delText xml:space="preserve">Nếu</w:delText>
        </w:r>
      </w:del>
      <w:ins w:id="7113" w:author="Claude" w:date="2026-10-12T09:00:00Z">
        <w:r>
          <w:rPr>
            <w:rFonts w:ascii="Times New Roman" w:hAnsi="Times New Roman"/>
            <w:sz w:val="26"/>
            <w:szCs w:val="26"/>
          </w:rPr>
          <w:t xml:space="preserve">Trường hợp</w:t>
        </w:r>
      </w:ins>
      <w:r>
        <w:rPr>
          <w:rFonts w:ascii="Times New Roman" w:hAnsi="Times New Roman"/>
          <w:sz w:val="26"/>
          <w:szCs w:val="26"/>
        </w:rPr>
        <w:t xml:space="preserve"> Bên B chậm tiến độ (không do lỗi của Chủ đầu tư</w:t>
      </w:r>
      <w:del w:id="7114" w:author="Claude" w:date="2026-10-12T09:00:00Z">
        <w:r>
          <w:rPr>
            <w:rFonts w:ascii="Times New Roman" w:hAnsi="Times New Roman"/>
            <w:sz w:val="26"/>
            <w:szCs w:val="26"/>
          </w:rPr>
          <w:delText xml:space="preserve"> hoặc</w:delText>
        </w:r>
      </w:del>
      <w:ins w:id="7115" w:author="Claude" w:date="2026-10-12T09:00:00Z">
        <w:r>
          <w:rPr>
            <w:rFonts w:ascii="Times New Roman" w:hAnsi="Times New Roman"/>
            <w:sz w:val="26"/>
            <w:szCs w:val="26"/>
          </w:rPr>
          <w:t xml:space="preserve">,</w:t>
        </w:r>
      </w:ins>
      <w:r>
        <w:rPr>
          <w:rFonts w:ascii="Times New Roman" w:hAnsi="Times New Roman"/>
          <w:sz w:val="26"/>
          <w:szCs w:val="26"/>
        </w:rPr>
        <w:t xml:space="preserve"> Bên A</w:t>
      </w:r>
      <w:del w:id="7116" w:author="Claude" w:date="2026-10-12T09:00:00Z">
        <w:r>
          <w:rPr>
            <w:rFonts w:ascii="Times New Roman" w:hAnsi="Times New Roman"/>
            <w:sz w:val="26"/>
            <w:szCs w:val="26"/>
          </w:rPr>
          <w:delText xml:space="preserve">, nhân lực của Chủ đầu tư</w:delText>
        </w:r>
      </w:del>
      <w:r>
        <w:rPr>
          <w:rFonts w:ascii="Times New Roman" w:hAnsi="Times New Roman"/>
          <w:sz w:val="26"/>
          <w:szCs w:val="26"/>
        </w:rPr>
        <w:t xml:space="preserve">, bên thứ ba không thuộc trách nhiệm của Bên B hoặc </w:t>
      </w:r>
      <w:del w:id="7117" w:author="Claude" w:date="2026-10-12T09:00:00Z">
        <w:r>
          <w:rPr>
            <w:rFonts w:ascii="Times New Roman" w:hAnsi="Times New Roman"/>
            <w:sz w:val="26"/>
            <w:szCs w:val="26"/>
          </w:rPr>
          <w:delText xml:space="preserve">không thuộc các trường hợp</w:delText>
        </w:r>
      </w:del>
      <w:ins w:id="7118" w:author="Claude" w:date="2026-10-12T09:00:00Z">
        <w:r>
          <w:rPr>
            <w:rFonts w:ascii="Times New Roman" w:hAnsi="Times New Roman"/>
            <w:sz w:val="26"/>
            <w:szCs w:val="26"/>
          </w:rPr>
          <w:t xml:space="preserve">sự kiện</w:t>
        </w:r>
      </w:ins>
      <w:r>
        <w:rPr>
          <w:rFonts w:ascii="Times New Roman" w:hAnsi="Times New Roman"/>
          <w:sz w:val="26"/>
          <w:szCs w:val="26"/>
        </w:rPr>
        <w:t xml:space="preserve"> bất khả kháng)</w:t>
      </w:r>
      <w:del w:id="7119" w:author="Claude" w:date="2026-10-12T09:00:00Z">
        <w:r>
          <w:rPr>
            <w:rFonts w:ascii="Times New Roman" w:hAnsi="Times New Roman"/>
            <w:sz w:val="26"/>
            <w:szCs w:val="26"/>
          </w:rPr>
          <w:delText xml:space="preserve">: mức</w:delText>
        </w:r>
      </w:del>
      <w:ins w:id="7120" w:author="Claude" w:date="2026-10-12T09:00:00Z">
        <w:r>
          <w:rPr>
            <w:rFonts w:ascii="Times New Roman" w:hAnsi="Times New Roman"/>
            <w:sz w:val="26"/>
            <w:szCs w:val="26"/>
          </w:rPr>
          <w:t xml:space="preserve">, Bên B phải chịu</w:t>
        </w:r>
      </w:ins>
      <w:r>
        <w:rPr>
          <w:rFonts w:ascii="Times New Roman" w:hAnsi="Times New Roman"/>
          <w:sz w:val="26"/>
          <w:szCs w:val="26"/>
        </w:rPr>
        <w:t xml:space="preserve"> phạt </w:t>
      </w:r>
      <w:del w:id="7121" w:author="Claude" w:date="2026-10-12T09:00:00Z">
        <w:r>
          <w:rPr>
            <w:rFonts w:ascii="Times New Roman" w:hAnsi="Times New Roman"/>
            <w:sz w:val="26"/>
            <w:szCs w:val="26"/>
          </w:rPr>
          <w:delText xml:space="preserve">là </w:delText>
        </w:r>
        <w:r>
          <w:rPr>
            <w:rFonts w:ascii="Times New Roman" w:hAnsi="Times New Roman"/>
            <w:sz w:val="26"/>
            <w:szCs w:val="26"/>
            <w:highlight w:val="yellow"/>
          </w:rPr>
          <w:delText xml:space="preserve">01</w:delText>
        </w:r>
      </w:del>
      <w:ins w:id="7122" w:author="Claude" w:date="2026-10-12T09:00:00Z">
        <w:r>
          <w:rPr>
            <w:rFonts w:ascii="Times New Roman" w:hAnsi="Times New Roman"/>
            <w:sz w:val="26"/>
            <w:szCs w:val="26"/>
            <w:highlight w:val="yellow"/>
          </w:rPr>
          <w:t xml:space="preserve">……</w:t>
        </w:r>
      </w:ins>
      <w:r>
        <w:rPr>
          <w:rFonts w:ascii="Times New Roman" w:hAnsi="Times New Roman"/>
          <w:sz w:val="26"/>
          <w:szCs w:val="26"/>
          <w:rPrChange w:id="7123" w:author="Claude" w:date="2026-10-12T09:00:00Z">
            <w:rPr>
              <w:rFonts w:ascii="Times New Roman" w:hAnsi="Times New Roman"/>
              <w:sz w:val="26"/>
              <w:szCs w:val="26"/>
              <w:highlight w:val="yellow"/>
            </w:rPr>
          </w:rPrChange>
        </w:rPr>
        <w:t xml:space="preserve">%</w:t>
      </w:r>
      <w:r>
        <w:rPr>
          <w:rFonts w:ascii="Times New Roman" w:hAnsi="Times New Roman"/>
          <w:sz w:val="26"/>
          <w:szCs w:val="26"/>
        </w:rPr>
        <w:t xml:space="preserve"> giá trị </w:t>
      </w:r>
      <w:del w:id="7124" w:author="Claude" w:date="2026-10-12T09:00:00Z">
        <w:r>
          <w:rPr>
            <w:rFonts w:ascii="Times New Roman" w:hAnsi="Times New Roman"/>
            <w:sz w:val="26"/>
            <w:szCs w:val="26"/>
          </w:rPr>
          <w:delText xml:space="preserve">hợp</w:delText>
        </w:r>
      </w:del>
      <w:ins w:id="7125" w:author="Claude" w:date="2026-10-12T09:00:00Z">
        <w:r>
          <w:rPr>
            <w:rFonts w:ascii="Times New Roman" w:hAnsi="Times New Roman"/>
            <w:sz w:val="26"/>
            <w:szCs w:val="26"/>
          </w:rPr>
          <w:t xml:space="preserve">Hợp</w:t>
        </w:r>
      </w:ins>
      <w:r>
        <w:rPr>
          <w:rFonts w:ascii="Times New Roman" w:hAnsi="Times New Roman"/>
          <w:sz w:val="26"/>
          <w:szCs w:val="26"/>
        </w:rPr>
        <w:t xml:space="preserve"> đồng cho mỗi ngày chậm so với từng mốc tiến độ quy định tại Điều 7.1 và Tiến độ chi tiết được Bên A chấp thuận</w:t>
      </w:r>
      <w:del w:id="7126" w:author="Claude" w:date="2026-10-12T09:00:00Z">
        <w:r>
          <w:rPr>
            <w:rFonts w:ascii="Times New Roman" w:hAnsi="Times New Roman"/>
            <w:sz w:val="26"/>
            <w:szCs w:val="26"/>
          </w:rPr>
          <w:delText xml:space="preserve">,</w:delText>
        </w:r>
      </w:del>
      <w:ins w:id="7127" w:author="Claude" w:date="2026-10-12T09:00:00Z">
        <w:r>
          <w:rPr>
            <w:rFonts w:ascii="Times New Roman" w:hAnsi="Times New Roman"/>
            <w:sz w:val="26"/>
            <w:szCs w:val="26"/>
          </w:rPr>
          <w:t xml:space="preserve">;</w:t>
        </w:r>
      </w:ins>
      <w:r>
        <w:rPr>
          <w:rFonts w:ascii="Times New Roman" w:hAnsi="Times New Roman"/>
          <w:sz w:val="26"/>
          <w:szCs w:val="26"/>
        </w:rPr>
        <w:t xml:space="preserve"> tổng mức phạt </w:t>
      </w:r>
      <w:del w:id="7128" w:author="Claude" w:date="2026-10-12T09:00:00Z">
        <w:r>
          <w:rPr>
            <w:rFonts w:ascii="Times New Roman" w:hAnsi="Times New Roman"/>
            <w:sz w:val="26"/>
            <w:szCs w:val="26"/>
          </w:rPr>
          <w:delText xml:space="preserve">theo</w:delText>
        </w:r>
      </w:del>
      <w:ins w:id="7129" w:author="Claude" w:date="2026-10-12T09:00:00Z">
        <w:r>
          <w:rPr>
            <w:rFonts w:ascii="Times New Roman" w:hAnsi="Times New Roman"/>
            <w:sz w:val="26"/>
            <w:szCs w:val="26"/>
          </w:rPr>
          <w:t xml:space="preserve">không vượt quá mức tối đa</w:t>
        </w:r>
      </w:ins>
      <w:r>
        <w:rPr>
          <w:rFonts w:ascii="Times New Roman" w:hAnsi="Times New Roman"/>
          <w:sz w:val="26"/>
          <w:szCs w:val="26"/>
        </w:rPr>
        <w:t xml:space="preserve"> quy định tại đoạn đầu Điều này. Việc </w:t>
      </w:r>
      <w:del w:id="7130" w:author="Claude" w:date="2026-10-12T09:00:00Z">
        <w:r>
          <w:rPr>
            <w:rFonts w:ascii="Times New Roman" w:hAnsi="Times New Roman"/>
            <w:sz w:val="26"/>
            <w:szCs w:val="26"/>
          </w:rPr>
          <w:delText xml:space="preserve">áp dụng </w:delText>
        </w:r>
      </w:del>
      <w:r>
        <w:rPr>
          <w:rFonts w:ascii="Times New Roman" w:hAnsi="Times New Roman"/>
          <w:sz w:val="26"/>
          <w:szCs w:val="26"/>
        </w:rPr>
        <w:t xml:space="preserve">phạt vi phạm không loại trừ quyền </w:t>
      </w:r>
      <w:ins w:id="7131" w:author="Claude" w:date="2026-10-12T09:00:00Z">
        <w:r>
          <w:rPr>
            <w:rFonts w:ascii="Times New Roman" w:hAnsi="Times New Roman"/>
            <w:sz w:val="26"/>
            <w:szCs w:val="26"/>
          </w:rPr>
          <w:t xml:space="preserve">yêu cầu bồi thường thiệt hại </w:t>
        </w:r>
      </w:ins>
      <w:r>
        <w:rPr>
          <w:rFonts w:ascii="Times New Roman" w:hAnsi="Times New Roman"/>
          <w:sz w:val="26"/>
          <w:szCs w:val="26"/>
        </w:rPr>
        <w:t xml:space="preserve">của Bên A</w:t>
      </w:r>
      <w:del w:id="7132" w:author="Claude" w:date="2026-10-12T09:00:00Z">
        <w:r>
          <w:rPr>
            <w:rFonts w:ascii="Times New Roman" w:hAnsi="Times New Roman"/>
            <w:sz w:val="26"/>
            <w:szCs w:val="26"/>
          </w:rPr>
          <w:delText xml:space="preserve"> yêu cầu Bên B bồi thường các thiệt hại thực tế, hợp lý, hợp lệ phát sinh do việc chậm tiến độ gây ra</w:delText>
        </w:r>
      </w:del>
      <w:r>
        <w:rPr>
          <w:rFonts w:ascii="Times New Roman" w:hAnsi="Times New Roman"/>
          <w:sz w:val="26"/>
          <w:szCs w:val="26"/>
        </w:rPr>
        <w:t xml:space="preserve">.</w:t>
      </w:r>
    </w:p>
    <w:p w14:paraId="194CA248" w14:textId="77777777" w:rsidR="00096978" w:rsidRPr="00302315" w:rsidRDefault="00096978" w:rsidP="007A44B1">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18.4. Phạt, bồi thường do chậm khắc phục sai sót:</w:t>
      </w:r>
    </w:p>
    <w:p w14:paraId="2BFA754E" w14:textId="77777777" w:rsidR="00096978" w:rsidRPr="00302315" w:rsidRDefault="00096978" w:rsidP="007A44B1">
      <w:pPr>
        <w:widowControl w:val="0"/>
        <w:tabs>
          <w:tab w:val="left" w:pos="284"/>
        </w:tabs>
        <w:spacing w:after="120" w:line="276" w:lineRule="auto"/>
        <w:jc w:val="both"/>
        <w:rPr>
          <w:rFonts w:ascii="Times New Roman" w:hAnsi="Times New Roman"/>
          <w:sz w:val="26"/>
          <w:szCs w:val="26"/>
        </w:rPr>
      </w:pPr>
      <w:r>
        <w:rPr>
          <w:rFonts w:ascii="Times New Roman" w:hAnsi="Times New Roman"/>
          <w:sz w:val="26"/>
          <w:szCs w:val="26"/>
        </w:rPr>
        <w:t xml:space="preserve">Trường hợp </w:t>
      </w:r>
      <w:ins w:id="7133" w:author="Claude" w:date="2026-10-12T09:00:00Z">
        <w:r>
          <w:rPr>
            <w:rFonts w:ascii="Times New Roman" w:hAnsi="Times New Roman"/>
            <w:sz w:val="26"/>
            <w:szCs w:val="26"/>
          </w:rPr>
          <w:t xml:space="preserve">Bên B </w:t>
        </w:r>
      </w:ins>
      <w:r>
        <w:rPr>
          <w:rFonts w:ascii="Times New Roman" w:hAnsi="Times New Roman"/>
          <w:sz w:val="26"/>
          <w:szCs w:val="26"/>
        </w:rPr>
        <w:t xml:space="preserve">không</w:t>
      </w:r>
      <w:del w:id="7134" w:author="Claude" w:date="2026-10-12T09:00:00Z">
        <w:r>
          <w:rPr>
            <w:rFonts w:ascii="Times New Roman" w:hAnsi="Times New Roman"/>
            <w:sz w:val="26"/>
            <w:szCs w:val="26"/>
          </w:rPr>
          <w:delText xml:space="preserve"> kịp thời</w:delText>
        </w:r>
      </w:del>
      <w:r>
        <w:rPr>
          <w:rFonts w:ascii="Times New Roman" w:hAnsi="Times New Roman"/>
          <w:sz w:val="26"/>
          <w:szCs w:val="26"/>
        </w:rPr>
        <w:t xml:space="preserve"> khắc phục sai sót</w:t>
      </w:r>
      <w:ins w:id="7135" w:author="Claude" w:date="2026-10-12T09:00:00Z">
        <w:r>
          <w:rPr>
            <w:rFonts w:ascii="Times New Roman" w:hAnsi="Times New Roman"/>
            <w:sz w:val="26"/>
            <w:szCs w:val="26"/>
          </w:rPr>
          <w:t xml:space="preserve"> đúng thời hạn</w:t>
        </w:r>
      </w:ins>
      <w:r>
        <w:rPr>
          <w:rFonts w:ascii="Times New Roman" w:hAnsi="Times New Roman"/>
          <w:sz w:val="26"/>
          <w:szCs w:val="26"/>
        </w:rPr>
        <w:t xml:space="preserve"> theo thông báo của Bên A, Bên B phải </w:t>
      </w:r>
      <w:del w:id="7136" w:author="Claude" w:date="2026-10-12T09:00:00Z">
        <w:r>
          <w:rPr>
            <w:rFonts w:ascii="Times New Roman" w:hAnsi="Times New Roman"/>
            <w:sz w:val="26"/>
            <w:szCs w:val="26"/>
          </w:rPr>
          <w:delText xml:space="preserve">chịu bồi thường bằng </w:delText>
        </w:r>
        <w:r>
          <w:rPr>
            <w:rFonts w:ascii="Times New Roman" w:hAnsi="Times New Roman"/>
            <w:sz w:val="26"/>
            <w:szCs w:val="26"/>
            <w:highlight w:val="yellow"/>
          </w:rPr>
          <w:delText xml:space="preserve">100%</w:delText>
        </w:r>
        <w:r>
          <w:rPr>
            <w:rFonts w:ascii="Times New Roman" w:hAnsi="Times New Roman"/>
            <w:sz w:val="26"/>
            <w:szCs w:val="26"/>
          </w:rPr>
          <w:delText xml:space="preserve"> giá trị sai sót theo</w:delText>
        </w:r>
      </w:del>
      <w:ins w:id="7137" w:author="Claude" w:date="2026-10-12T09:00:00Z">
        <w:r>
          <w:rPr>
            <w:rFonts w:ascii="Times New Roman" w:hAnsi="Times New Roman"/>
            <w:sz w:val="26"/>
            <w:szCs w:val="26"/>
          </w:rPr>
          <w:t xml:space="preserve">hoàn trả toàn bộ chi phí khắc phục</w:t>
        </w:r>
      </w:ins>
      <w:r>
        <w:rPr>
          <w:rFonts w:ascii="Times New Roman" w:hAnsi="Times New Roman"/>
          <w:sz w:val="26"/>
          <w:szCs w:val="26"/>
        </w:rPr>
        <w:t xml:space="preserve"> thực tế </w:t>
      </w:r>
      <w:ins w:id="7138" w:author="Claude" w:date="2026-10-12T09:00:00Z">
        <w:r>
          <w:rPr>
            <w:rFonts w:ascii="Times New Roman" w:hAnsi="Times New Roman"/>
            <w:sz w:val="26"/>
            <w:szCs w:val="26"/>
          </w:rPr>
          <w:t xml:space="preserve">của </w:t>
        </w:r>
      </w:ins>
      <w:r>
        <w:rPr>
          <w:rFonts w:ascii="Times New Roman" w:hAnsi="Times New Roman"/>
          <w:sz w:val="26"/>
          <w:szCs w:val="26"/>
        </w:rPr>
        <w:t xml:space="preserve">Bên A</w:t>
      </w:r>
      <w:del w:id="7139" w:author="Claude" w:date="2026-10-12T09:00:00Z">
        <w:r>
          <w:rPr>
            <w:rFonts w:ascii="Times New Roman" w:hAnsi="Times New Roman"/>
            <w:sz w:val="26"/>
            <w:szCs w:val="26"/>
          </w:rPr>
          <w:delText xml:space="preserve"> khắc phục.</w:delText>
        </w:r>
      </w:del>
      <w:r>
        <w:rPr>
          <w:rFonts w:ascii="Times New Roman" w:hAnsi="Times New Roman"/>
          <w:sz w:val="26"/>
          <w:szCs w:val="26"/>
        </w:rPr>
        <w:t xml:space="preserve"> và chịu phạt</w:t>
      </w:r>
      <w:del w:id="7140" w:author="Claude" w:date="2026-10-12T09:00:00Z">
        <w:r>
          <w:rPr>
            <w:rFonts w:ascii="Times New Roman" w:hAnsi="Times New Roman"/>
            <w:sz w:val="26"/>
            <w:szCs w:val="26"/>
          </w:rPr>
          <w:delText xml:space="preserve"> thêm</w:delText>
        </w:r>
      </w:del>
      <w:r>
        <w:rPr>
          <w:rFonts w:ascii="Times New Roman" w:hAnsi="Times New Roman"/>
          <w:sz w:val="26"/>
          <w:szCs w:val="26"/>
        </w:rPr>
        <w:t xml:space="preserve"> </w:t>
      </w:r>
      <w:r>
        <w:rPr>
          <w:rFonts w:ascii="Times New Roman" w:hAnsi="Times New Roman"/>
          <w:sz w:val="26"/>
          <w:szCs w:val="26"/>
          <w:highlight w:val="yellow"/>
        </w:rPr>
        <w:t xml:space="preserve">……</w:t>
      </w:r>
      <w:r>
        <w:rPr>
          <w:rFonts w:ascii="Times New Roman" w:hAnsi="Times New Roman"/>
          <w:sz w:val="26"/>
          <w:szCs w:val="26"/>
        </w:rPr>
        <w:t xml:space="preserve">% chi phí khắc phục đó.</w:t>
      </w:r>
    </w:p>
    <w:p w14:paraId="4273004F" w14:textId="77777777" w:rsidR="00096978" w:rsidRPr="00302315" w:rsidRDefault="00096978" w:rsidP="007A44B1">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18.5. Phạt, bồi thường do chậm đệ trình, giao nộp hồ sơ, tài liệu:</w:t>
      </w:r>
    </w:p>
    <w:p w14:paraId="50DFC1C5" w14:textId="77777777" w:rsidR="00096978" w:rsidRPr="00302315" w:rsidRDefault="00096978" w:rsidP="007A44B1">
      <w:pPr>
        <w:widowControl w:val="0"/>
        <w:tabs>
          <w:tab w:val="left" w:pos="284"/>
        </w:tabs>
        <w:spacing w:after="120" w:line="276" w:lineRule="auto"/>
        <w:jc w:val="both"/>
        <w:rPr>
          <w:rFonts w:ascii="Times New Roman" w:hAnsi="Times New Roman"/>
          <w:sz w:val="26"/>
          <w:szCs w:val="26"/>
        </w:rPr>
      </w:pPr>
      <w:r>
        <w:rPr>
          <w:rFonts w:ascii="Times New Roman" w:hAnsi="Times New Roman"/>
          <w:sz w:val="26"/>
          <w:szCs w:val="26"/>
        </w:rPr>
        <w:t xml:space="preserve">Trường hợp </w:t>
      </w:r>
      <w:del w:id="7141" w:author="Claude" w:date="2026-10-12T09:00:00Z">
        <w:r>
          <w:rPr>
            <w:rFonts w:ascii="Times New Roman" w:hAnsi="Times New Roman"/>
            <w:sz w:val="26"/>
            <w:szCs w:val="26"/>
          </w:rPr>
          <w:delText xml:space="preserve">không kịp thời</w:delText>
        </w:r>
      </w:del>
      <w:ins w:id="7142" w:author="Claude" w:date="2026-10-12T09:00:00Z">
        <w:r>
          <w:rPr>
            <w:rFonts w:ascii="Times New Roman" w:hAnsi="Times New Roman"/>
            <w:sz w:val="26"/>
            <w:szCs w:val="26"/>
          </w:rPr>
          <w:t xml:space="preserve">Bên B chậm</w:t>
        </w:r>
      </w:ins>
      <w:r>
        <w:rPr>
          <w:rFonts w:ascii="Times New Roman" w:hAnsi="Times New Roman"/>
          <w:sz w:val="26"/>
          <w:szCs w:val="26"/>
        </w:rPr>
        <w:t xml:space="preserve"> đệ trình, giao nộp</w:t>
      </w:r>
      <w:del w:id="7143" w:author="Claude" w:date="2026-10-12T09:00:00Z">
        <w:r>
          <w:rPr>
            <w:rFonts w:ascii="Times New Roman" w:hAnsi="Times New Roman"/>
            <w:sz w:val="26"/>
            <w:szCs w:val="26"/>
          </w:rPr>
          <w:delText xml:space="preserve"> các</w:delText>
        </w:r>
      </w:del>
      <w:r>
        <w:rPr>
          <w:rFonts w:ascii="Times New Roman" w:hAnsi="Times New Roman"/>
          <w:sz w:val="26"/>
          <w:szCs w:val="26"/>
        </w:rPr>
        <w:t xml:space="preserve"> hồ sơ, tài liệu theo quy định của Hợp đồng và/hoặc thông báo của Bên A, Bên B phải chịu phạt</w:t>
      </w:r>
      <w:del w:id="7144" w:author="Claude" w:date="2026-10-12T09:00:00Z">
        <w:r>
          <w:rPr>
            <w:rFonts w:ascii="Times New Roman" w:hAnsi="Times New Roman"/>
            <w:sz w:val="26"/>
            <w:szCs w:val="26"/>
          </w:rPr>
          <w:delText xml:space="preserve"> như sau: có</w:delText>
        </w:r>
      </w:del>
      <w:ins w:id="7145" w:author="Claude" w:date="2026-10-12T09:00:00Z">
        <w:r>
          <w:rPr>
            <w:rFonts w:ascii="Times New Roman" w:hAnsi="Times New Roman"/>
            <w:sz w:val="26"/>
            <w:szCs w:val="26"/>
          </w:rPr>
          <w:t xml:space="preserve">: lần nhắc nhở bằng</w:t>
        </w:r>
      </w:ins>
      <w:r>
        <w:rPr>
          <w:rFonts w:ascii="Times New Roman" w:hAnsi="Times New Roman"/>
          <w:sz w:val="26"/>
          <w:szCs w:val="26"/>
        </w:rPr>
        <w:t xml:space="preserve"> văn bản </w:t>
      </w:r>
      <w:del w:id="7146" w:author="Claude" w:date="2026-10-12T09:00:00Z">
        <w:r>
          <w:rPr>
            <w:rFonts w:ascii="Times New Roman" w:hAnsi="Times New Roman"/>
            <w:sz w:val="26"/>
            <w:szCs w:val="26"/>
          </w:rPr>
          <w:delText xml:space="preserve">nhắc nhở lần </w:delText>
        </w:r>
      </w:del>
      <w:r>
        <w:rPr>
          <w:rFonts w:ascii="Times New Roman" w:hAnsi="Times New Roman"/>
          <w:sz w:val="26"/>
          <w:szCs w:val="26"/>
        </w:rPr>
        <w:t xml:space="preserve">thứ nhất</w:t>
      </w:r>
      <w:del w:id="7147" w:author="Claude" w:date="2026-10-12T09:00:00Z">
        <w:r>
          <w:rPr>
            <w:rFonts w:ascii="Times New Roman" w:hAnsi="Times New Roman"/>
            <w:sz w:val="26"/>
            <w:szCs w:val="26"/>
          </w:rPr>
          <w:delText xml:space="preserve">, phạt </w:delText>
        </w:r>
        <w:r>
          <w:rPr>
            <w:rFonts w:ascii="Times New Roman" w:hAnsi="Times New Roman"/>
            <w:sz w:val="26"/>
            <w:szCs w:val="26"/>
            <w:highlight w:val="yellow"/>
          </w:rPr>
          <w:delText xml:space="preserve">20</w:delText>
        </w:r>
      </w:del>
      <w:ins w:id="7148" w:author="Claude" w:date="2026-10-12T09:00:00Z">
        <w:r>
          <w:rPr>
            <w:rFonts w:ascii="Times New Roman" w:hAnsi="Times New Roman"/>
            <w:sz w:val="26"/>
            <w:szCs w:val="26"/>
          </w:rPr>
          <w:t xml:space="preserve">: 20.000.000 đồng</w:t>
        </w:r>
      </w:ins>
      <w:r>
        <w:rPr>
          <w:rFonts w:ascii="Times New Roman" w:hAnsi="Times New Roman"/>
          <w:sz w:val="26"/>
          <w:szCs w:val="26"/>
          <w:rPrChange w:id="7149" w:author="Claude" w:date="2026-10-12T09:00:00Z">
            <w:rPr>
              <w:rFonts w:ascii="Times New Roman" w:hAnsi="Times New Roman"/>
              <w:sz w:val="26"/>
              <w:szCs w:val="26"/>
              <w:highlight w:val="yellow"/>
            </w:rPr>
          </w:rPrChange>
        </w:rPr>
        <w:t xml:space="preserve"> (hai mươi</w:t>
      </w:r>
      <w:del w:id="7150" w:author="Claude" w:date="2026-10-12T09:00:00Z">
        <w:r>
          <w:rPr>
            <w:rFonts w:ascii="Times New Roman" w:hAnsi="Times New Roman"/>
            <w:sz w:val="26"/>
            <w:szCs w:val="26"/>
            <w:highlight w:val="yellow"/>
          </w:rPr>
          <w:delText xml:space="preserve">)</w:delText>
        </w:r>
      </w:del>
      <w:r>
        <w:rPr>
          <w:rFonts w:ascii="Times New Roman" w:hAnsi="Times New Roman"/>
          <w:sz w:val="26"/>
          <w:szCs w:val="26"/>
          <w:rPrChange w:id="7151" w:author="Claude" w:date="2026-10-12T09:00:00Z">
            <w:rPr>
              <w:rFonts w:ascii="Times New Roman" w:hAnsi="Times New Roman"/>
              <w:sz w:val="26"/>
              <w:szCs w:val="26"/>
              <w:highlight w:val="yellow"/>
            </w:rPr>
          </w:rPrChange>
        </w:rPr>
        <w:t xml:space="preserve"> triệu đồng</w:t>
      </w:r>
      <w:del w:id="7152" w:author="Claude" w:date="2026-10-12T09:00:00Z">
        <w:r>
          <w:rPr>
            <w:rFonts w:ascii="Times New Roman" w:hAnsi="Times New Roman"/>
            <w:sz w:val="26"/>
            <w:szCs w:val="26"/>
          </w:rPr>
          <w:delText xml:space="preserve">; có văn bản</w:delText>
        </w:r>
      </w:del>
      <w:ins w:id="7153" w:author="Claude" w:date="2026-10-12T09:00:00Z">
        <w:r>
          <w:rPr>
            <w:rFonts w:ascii="Times New Roman" w:hAnsi="Times New Roman"/>
            <w:sz w:val="26"/>
            <w:szCs w:val="26"/>
          </w:rPr>
          <w:t xml:space="preserve">); mỗi lần</w:t>
        </w:r>
      </w:ins>
      <w:r>
        <w:rPr>
          <w:rFonts w:ascii="Times New Roman" w:hAnsi="Times New Roman"/>
          <w:sz w:val="26"/>
          <w:szCs w:val="26"/>
        </w:rPr>
        <w:t xml:space="preserve"> nhắc nhở </w:t>
      </w:r>
      <w:del w:id="7154" w:author="Claude" w:date="2026-10-12T09:00:00Z">
        <w:r>
          <w:rPr>
            <w:rFonts w:ascii="Times New Roman" w:hAnsi="Times New Roman"/>
            <w:sz w:val="26"/>
            <w:szCs w:val="26"/>
          </w:rPr>
          <w:delText xml:space="preserve">lần </w:delText>
        </w:r>
      </w:del>
      <w:r>
        <w:rPr>
          <w:rFonts w:ascii="Times New Roman" w:hAnsi="Times New Roman"/>
          <w:sz w:val="26"/>
          <w:szCs w:val="26"/>
        </w:rPr>
        <w:t xml:space="preserve">tiếp theo</w:t>
      </w:r>
      <w:del w:id="7155" w:author="Claude" w:date="2026-10-12T09:00:00Z">
        <w:r>
          <w:rPr>
            <w:rFonts w:ascii="Times New Roman" w:hAnsi="Times New Roman"/>
            <w:sz w:val="26"/>
            <w:szCs w:val="26"/>
          </w:rPr>
          <w:delText xml:space="preserve"> mức phạt bằng </w:delText>
        </w:r>
        <w:r>
          <w:rPr>
            <w:rFonts w:ascii="Times New Roman" w:hAnsi="Times New Roman"/>
            <w:sz w:val="26"/>
            <w:szCs w:val="26"/>
            <w:highlight w:val="yellow"/>
          </w:rPr>
          <w:delText xml:space="preserve">2 (hai)</w:delText>
        </w:r>
      </w:del>
      <w:ins w:id="7156" w:author="Claude" w:date="2026-10-12T09:00:00Z">
        <w:r>
          <w:rPr>
            <w:rFonts w:ascii="Times New Roman" w:hAnsi="Times New Roman"/>
            <w:sz w:val="26"/>
            <w:szCs w:val="26"/>
          </w:rPr>
          <w:t xml:space="preserve">: gấp 02</w:t>
        </w:r>
      </w:ins>
      <w:r>
        <w:rPr>
          <w:rFonts w:ascii="Times New Roman" w:hAnsi="Times New Roman"/>
          <w:sz w:val="26"/>
          <w:szCs w:val="26"/>
          <w:rPrChange w:id="7157" w:author="Claude" w:date="2026-10-12T09:00:00Z">
            <w:rPr>
              <w:rFonts w:ascii="Times New Roman" w:hAnsi="Times New Roman"/>
              <w:sz w:val="26"/>
              <w:szCs w:val="26"/>
              <w:highlight w:val="yellow"/>
            </w:rPr>
          </w:rPrChange>
        </w:rPr>
        <w:t xml:space="preserve"> lần</w:t>
      </w:r>
      <w:r>
        <w:rPr>
          <w:rFonts w:ascii="Times New Roman" w:hAnsi="Times New Roman"/>
          <w:sz w:val="26"/>
          <w:szCs w:val="26"/>
        </w:rPr>
        <w:t xml:space="preserve"> mức phạt</w:t>
      </w:r>
      <w:del w:id="7158" w:author="Claude" w:date="2026-10-12T09:00:00Z">
        <w:r>
          <w:rPr>
            <w:rFonts w:ascii="Times New Roman" w:hAnsi="Times New Roman"/>
            <w:sz w:val="26"/>
            <w:szCs w:val="26"/>
          </w:rPr>
          <w:delText xml:space="preserve"> lần</w:delText>
        </w:r>
      </w:del>
      <w:r>
        <w:rPr>
          <w:rFonts w:ascii="Times New Roman" w:hAnsi="Times New Roman"/>
          <w:sz w:val="26"/>
          <w:szCs w:val="26"/>
        </w:rPr>
        <w:t xml:space="preserve"> liền kề trước đó</w:t>
      </w:r>
      <w:del w:id="7159" w:author="Claude" w:date="2026-10-12T09:00:00Z">
        <w:r>
          <w:rPr>
            <w:rFonts w:ascii="Times New Roman" w:hAnsi="Times New Roman"/>
            <w:sz w:val="26"/>
            <w:szCs w:val="26"/>
          </w:rPr>
          <w:delText xml:space="preserve"> đã áp dụng nhưng tối đa các khoản</w:delText>
        </w:r>
      </w:del>
      <w:ins w:id="7160" w:author="Claude" w:date="2026-10-12T09:00:00Z">
        <w:r>
          <w:rPr>
            <w:rFonts w:ascii="Times New Roman" w:hAnsi="Times New Roman"/>
            <w:sz w:val="26"/>
            <w:szCs w:val="26"/>
          </w:rPr>
          <w:t xml:space="preserve">; tổng mức</w:t>
        </w:r>
      </w:ins>
      <w:r>
        <w:rPr>
          <w:rFonts w:ascii="Times New Roman" w:hAnsi="Times New Roman"/>
          <w:sz w:val="26"/>
          <w:szCs w:val="26"/>
        </w:rPr>
        <w:t xml:space="preserve"> phạt đối với hành vi này không </w:t>
      </w:r>
      <w:ins w:id="7161" w:author="Claude" w:date="2026-10-12T09:00:00Z">
        <w:r>
          <w:rPr>
            <w:rFonts w:ascii="Times New Roman" w:hAnsi="Times New Roman"/>
            <w:sz w:val="26"/>
            <w:szCs w:val="26"/>
          </w:rPr>
          <w:t xml:space="preserve">vượt </w:t>
        </w:r>
      </w:ins>
      <w:r>
        <w:rPr>
          <w:rFonts w:ascii="Times New Roman" w:hAnsi="Times New Roman"/>
          <w:sz w:val="26"/>
          <w:szCs w:val="26"/>
        </w:rPr>
        <w:t xml:space="preserve">quá </w:t>
      </w:r>
      <w:del w:id="7162" w:author="Claude" w:date="2026-10-12T09:00:00Z">
        <w:r>
          <w:rPr>
            <w:rFonts w:ascii="Times New Roman" w:hAnsi="Times New Roman"/>
            <w:sz w:val="26"/>
            <w:szCs w:val="26"/>
            <w:highlight w:val="yellow"/>
          </w:rPr>
          <w:delText xml:space="preserve">3</w:delText>
        </w:r>
      </w:del>
      <w:ins w:id="7163" w:author="Claude" w:date="2026-10-12T09:00:00Z">
        <w:r>
          <w:rPr>
            <w:rFonts w:ascii="Times New Roman" w:hAnsi="Times New Roman"/>
            <w:sz w:val="26"/>
            <w:szCs w:val="26"/>
            <w:highlight w:val="yellow"/>
          </w:rPr>
          <w:t xml:space="preserve">……</w:t>
        </w:r>
      </w:ins>
      <w:r>
        <w:rPr>
          <w:rFonts w:ascii="Times New Roman" w:hAnsi="Times New Roman"/>
          <w:sz w:val="26"/>
          <w:szCs w:val="26"/>
          <w:rPrChange w:id="7164" w:author="Claude" w:date="2026-10-12T09:00:00Z">
            <w:rPr>
              <w:rFonts w:ascii="Times New Roman" w:hAnsi="Times New Roman"/>
              <w:sz w:val="26"/>
              <w:szCs w:val="26"/>
              <w:highlight w:val="yellow"/>
            </w:rPr>
          </w:rPrChange>
        </w:rPr>
        <w:t xml:space="preserve">%</w:t>
      </w:r>
      <w:r>
        <w:rPr>
          <w:rFonts w:ascii="Times New Roman" w:hAnsi="Times New Roman"/>
          <w:sz w:val="26"/>
          <w:szCs w:val="26"/>
        </w:rPr>
        <w:t xml:space="preserve"> giá trị </w:t>
      </w:r>
      <w:del w:id="7165" w:author="Claude" w:date="2026-10-12T09:00:00Z">
        <w:r>
          <w:rPr>
            <w:rFonts w:ascii="Times New Roman" w:hAnsi="Times New Roman"/>
            <w:sz w:val="26"/>
            <w:szCs w:val="26"/>
          </w:rPr>
          <w:delText xml:space="preserve">của </w:delText>
        </w:r>
      </w:del>
      <w:r>
        <w:rPr>
          <w:rFonts w:ascii="Times New Roman" w:hAnsi="Times New Roman"/>
          <w:sz w:val="26"/>
          <w:szCs w:val="26"/>
        </w:rPr>
        <w:t xml:space="preserve">Hợp đồng</w:t>
      </w:r>
      <w:del w:id="7166" w:author="Claude" w:date="2026-10-12T09:00:00Z">
        <w:r>
          <w:rPr>
            <w:rFonts w:ascii="Times New Roman" w:hAnsi="Times New Roman"/>
            <w:sz w:val="26"/>
            <w:szCs w:val="26"/>
          </w:rPr>
          <w:delText xml:space="preserve"> và</w:delText>
        </w:r>
      </w:del>
      <w:ins w:id="7167" w:author="Claude" w:date="2026-10-12T09:00:00Z">
        <w:r>
          <w:rPr>
            <w:rFonts w:ascii="Times New Roman" w:hAnsi="Times New Roman"/>
            <w:sz w:val="26"/>
            <w:szCs w:val="26"/>
          </w:rPr>
          <w:t xml:space="preserve">. Bên B</w:t>
        </w:r>
      </w:ins>
      <w:r>
        <w:rPr>
          <w:rFonts w:ascii="Times New Roman" w:hAnsi="Times New Roman"/>
          <w:sz w:val="26"/>
          <w:szCs w:val="26"/>
        </w:rPr>
        <w:t xml:space="preserve"> phải bồi thường mọi thiệt hại cho Bên A, bên thứ ba (nếu có) do </w:t>
      </w:r>
      <w:del w:id="7168" w:author="Claude" w:date="2026-10-12T09:00:00Z">
        <w:r>
          <w:rPr>
            <w:rFonts w:ascii="Times New Roman" w:hAnsi="Times New Roman"/>
            <w:sz w:val="26"/>
            <w:szCs w:val="26"/>
          </w:rPr>
          <w:delText xml:space="preserve">lỗi</w:delText>
        </w:r>
      </w:del>
      <w:ins w:id="7169" w:author="Claude" w:date="2026-10-12T09:00:00Z">
        <w:r>
          <w:rPr>
            <w:rFonts w:ascii="Times New Roman" w:hAnsi="Times New Roman"/>
            <w:sz w:val="26"/>
            <w:szCs w:val="26"/>
          </w:rPr>
          <w:t xml:space="preserve">việc</w:t>
        </w:r>
      </w:ins>
      <w:r>
        <w:rPr>
          <w:rFonts w:ascii="Times New Roman" w:hAnsi="Times New Roman"/>
          <w:sz w:val="26"/>
          <w:szCs w:val="26"/>
        </w:rPr>
        <w:t xml:space="preserve"> chậm </w:t>
      </w:r>
      <w:del w:id="7170" w:author="Claude" w:date="2026-10-12T09:00:00Z">
        <w:r>
          <w:rPr>
            <w:rFonts w:ascii="Times New Roman" w:hAnsi="Times New Roman"/>
            <w:sz w:val="26"/>
            <w:szCs w:val="26"/>
          </w:rPr>
          <w:delText xml:space="preserve">của Bên B</w:delText>
        </w:r>
      </w:del>
      <w:ins w:id="7171" w:author="Claude" w:date="2026-10-12T09:00:00Z">
        <w:r>
          <w:rPr>
            <w:rFonts w:ascii="Times New Roman" w:hAnsi="Times New Roman"/>
            <w:sz w:val="26"/>
            <w:szCs w:val="26"/>
          </w:rPr>
          <w:t xml:space="preserve">trễ</w:t>
        </w:r>
      </w:ins>
      <w:r>
        <w:rPr>
          <w:rFonts w:ascii="Times New Roman" w:hAnsi="Times New Roman"/>
          <w:sz w:val="26"/>
          <w:szCs w:val="26"/>
        </w:rPr>
        <w:t xml:space="preserve"> gây ra.</w:t>
      </w:r>
    </w:p>
    <w:p w14:paraId="33199210" w14:textId="77777777" w:rsidR="00096978" w:rsidRPr="00302315" w:rsidRDefault="00096978" w:rsidP="007A44B1">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18.6. Phạt do chấm dứt Hợp đồng:</w:t>
      </w:r>
    </w:p>
    <w:p w14:paraId="77052E13" w14:textId="77777777" w:rsidR="00096978" w:rsidRPr="00302315" w:rsidRDefault="00096978" w:rsidP="007A44B1">
      <w:pPr>
        <w:widowControl w:val="0"/>
        <w:tabs>
          <w:tab w:val="left" w:pos="1134"/>
        </w:tabs>
        <w:spacing w:after="120" w:line="276" w:lineRule="auto"/>
        <w:jc w:val="both"/>
        <w:rPr>
          <w:rFonts w:ascii="Times New Roman" w:hAnsi="Times New Roman"/>
          <w:sz w:val="26"/>
          <w:szCs w:val="26"/>
        </w:rPr>
      </w:pPr>
      <w:r>
        <w:rPr>
          <w:rFonts w:ascii="Times New Roman" w:hAnsi="Times New Roman"/>
          <w:sz w:val="26"/>
          <w:szCs w:val="26"/>
        </w:rPr>
        <w:t xml:space="preserve">a) </w:t>
      </w:r>
      <w:del w:id="7172" w:author="Claude" w:date="2026-10-12T09:00:00Z">
        <w:r>
          <w:rPr>
            <w:rFonts w:ascii="Times New Roman" w:hAnsi="Times New Roman"/>
            <w:sz w:val="26"/>
            <w:szCs w:val="26"/>
          </w:rPr>
          <w:delText xml:space="preserve">Trong trường</w:delText>
        </w:r>
      </w:del>
      <w:ins w:id="7173" w:author="Claude" w:date="2026-10-12T09:00:00Z">
        <w:r>
          <w:rPr>
            <w:rFonts w:ascii="Times New Roman" w:hAnsi="Times New Roman"/>
            <w:sz w:val="26"/>
            <w:szCs w:val="26"/>
          </w:rPr>
          <w:t xml:space="preserve">Trường</w:t>
        </w:r>
      </w:ins>
      <w:r>
        <w:rPr>
          <w:rFonts w:ascii="Times New Roman" w:hAnsi="Times New Roman"/>
          <w:sz w:val="26"/>
          <w:szCs w:val="26"/>
        </w:rPr>
        <w:t xml:space="preserve"> hợp chấm dứt Hợp đồng do lỗi của Bên B, trong vòng 28 ngày kể từ ngày chấm dứt Hợp đồng, Bên B </w:t>
      </w:r>
      <w:del w:id="7174" w:author="Claude" w:date="2026-10-12T09:00:00Z">
        <w:r>
          <w:rPr>
            <w:rFonts w:ascii="Times New Roman" w:hAnsi="Times New Roman"/>
            <w:sz w:val="26"/>
            <w:szCs w:val="26"/>
          </w:rPr>
          <w:delText xml:space="preserve">sẽ </w:delText>
        </w:r>
      </w:del>
      <w:r>
        <w:rPr>
          <w:rFonts w:ascii="Times New Roman" w:hAnsi="Times New Roman"/>
          <w:sz w:val="26"/>
          <w:szCs w:val="26"/>
        </w:rPr>
        <w:t xml:space="preserve">phải hoàn trả cho Bên A giá trị Bên A đã tạm ứng, thanh toán </w:t>
      </w:r>
      <w:del w:id="7175" w:author="Claude" w:date="2026-10-12T09:00:00Z">
        <w:r>
          <w:rPr>
            <w:rFonts w:ascii="Times New Roman" w:hAnsi="Times New Roman"/>
            <w:sz w:val="26"/>
            <w:szCs w:val="26"/>
          </w:rPr>
          <w:delText xml:space="preserve">cho Bên B trừ đi</w:delText>
        </w:r>
      </w:del>
      <w:ins w:id="7176" w:author="Claude" w:date="2026-10-12T09:00:00Z">
        <w:r>
          <w:rPr>
            <w:rFonts w:ascii="Times New Roman" w:hAnsi="Times New Roman"/>
            <w:sz w:val="26"/>
            <w:szCs w:val="26"/>
          </w:rPr>
          <w:t xml:space="preserve">vượt</w:t>
        </w:r>
      </w:ins>
      <w:r>
        <w:rPr>
          <w:rFonts w:ascii="Times New Roman" w:hAnsi="Times New Roman"/>
          <w:sz w:val="26"/>
          <w:szCs w:val="26"/>
        </w:rPr>
        <w:t xml:space="preserve"> giá trị khối lượng </w:t>
      </w:r>
      <w:del w:id="7177" w:author="Claude" w:date="2026-10-12T09:00:00Z">
        <w:r>
          <w:rPr>
            <w:rFonts w:ascii="Times New Roman" w:hAnsi="Times New Roman"/>
            <w:sz w:val="26"/>
            <w:szCs w:val="26"/>
          </w:rPr>
          <w:delText xml:space="preserve">công việc Bên B đã thực hiện</w:delText>
        </w:r>
      </w:del>
      <w:ins w:id="7178" w:author="Claude" w:date="2026-10-12T09:00:00Z">
        <w:r>
          <w:rPr>
            <w:rFonts w:ascii="Times New Roman" w:hAnsi="Times New Roman"/>
            <w:sz w:val="26"/>
            <w:szCs w:val="26"/>
          </w:rPr>
          <w:t xml:space="preserve">đã</w:t>
        </w:r>
      </w:ins>
      <w:r>
        <w:rPr>
          <w:rFonts w:ascii="Times New Roman" w:hAnsi="Times New Roman"/>
          <w:sz w:val="26"/>
          <w:szCs w:val="26"/>
        </w:rPr>
        <w:t xml:space="preserve"> được nghiệm thu hợp lệ </w:t>
      </w:r>
      <w:del w:id="7179" w:author="Claude" w:date="2026-10-12T09:00:00Z">
        <w:r>
          <w:rPr>
            <w:rFonts w:ascii="Times New Roman" w:hAnsi="Times New Roman"/>
            <w:sz w:val="26"/>
            <w:szCs w:val="26"/>
          </w:rPr>
          <w:delText xml:space="preserve">tính </w:delText>
        </w:r>
      </w:del>
      <w:r>
        <w:rPr>
          <w:rFonts w:ascii="Times New Roman" w:hAnsi="Times New Roman"/>
          <w:sz w:val="26"/>
          <w:szCs w:val="26"/>
        </w:rPr>
        <w:t xml:space="preserve">đến thời điểm chấm dứt</w:t>
      </w:r>
      <w:del w:id="7180" w:author="Claude" w:date="2026-10-12T09:00:00Z">
        <w:r>
          <w:rPr>
            <w:rFonts w:ascii="Times New Roman" w:hAnsi="Times New Roman"/>
            <w:sz w:val="26"/>
            <w:szCs w:val="26"/>
          </w:rPr>
          <w:delText xml:space="preserve"> Hợp đồng</w:delText>
        </w:r>
      </w:del>
      <w:r>
        <w:rPr>
          <w:rFonts w:ascii="Times New Roman" w:hAnsi="Times New Roman"/>
          <w:sz w:val="26"/>
          <w:szCs w:val="26"/>
        </w:rPr>
        <w:t xml:space="preserve">, đồng thời </w:t>
      </w:r>
      <w:del w:id="7181" w:author="Claude" w:date="2026-10-12T09:00:00Z">
        <w:r>
          <w:rPr>
            <w:rFonts w:ascii="Times New Roman" w:hAnsi="Times New Roman"/>
            <w:sz w:val="26"/>
            <w:szCs w:val="26"/>
          </w:rPr>
          <w:delText xml:space="preserve">Bên B phải </w:delText>
        </w:r>
      </w:del>
      <w:r>
        <w:rPr>
          <w:rFonts w:ascii="Times New Roman" w:hAnsi="Times New Roman"/>
          <w:sz w:val="26"/>
          <w:szCs w:val="26"/>
        </w:rPr>
        <w:t xml:space="preserve">chịu phạt </w:t>
      </w:r>
      <w:del w:id="7182" w:author="Claude" w:date="2026-10-12T09:00:00Z">
        <w:r>
          <w:rPr>
            <w:rFonts w:ascii="Times New Roman" w:hAnsi="Times New Roman"/>
            <w:sz w:val="26"/>
            <w:szCs w:val="26"/>
            <w:highlight w:val="yellow"/>
          </w:rPr>
          <w:delText xml:space="preserve">5</w:delText>
        </w:r>
      </w:del>
      <w:ins w:id="7183" w:author="Claude" w:date="2026-10-12T09:00:00Z">
        <w:r>
          <w:rPr>
            <w:rFonts w:ascii="Times New Roman" w:hAnsi="Times New Roman"/>
            <w:sz w:val="26"/>
            <w:szCs w:val="26"/>
            <w:highlight w:val="yellow"/>
          </w:rPr>
          <w:t xml:space="preserve">……</w:t>
        </w:r>
      </w:ins>
      <w:r>
        <w:rPr>
          <w:rFonts w:ascii="Times New Roman" w:hAnsi="Times New Roman"/>
          <w:sz w:val="26"/>
          <w:szCs w:val="26"/>
          <w:rPrChange w:id="7184" w:author="Claude" w:date="2026-10-12T09:00:00Z">
            <w:rPr>
              <w:rFonts w:ascii="Times New Roman" w:hAnsi="Times New Roman"/>
              <w:sz w:val="26"/>
              <w:szCs w:val="26"/>
              <w:highlight w:val="yellow"/>
            </w:rPr>
          </w:rPrChange>
        </w:rPr>
        <w:t xml:space="preserve">%</w:t>
      </w:r>
      <w:r>
        <w:rPr>
          <w:rFonts w:ascii="Times New Roman" w:hAnsi="Times New Roman"/>
          <w:sz w:val="26"/>
          <w:szCs w:val="26"/>
        </w:rPr>
        <w:t xml:space="preserve"> giá trị </w:t>
      </w:r>
      <w:del w:id="7185" w:author="Claude" w:date="2026-10-12T09:00:00Z">
        <w:r>
          <w:rPr>
            <w:rFonts w:ascii="Times New Roman" w:hAnsi="Times New Roman"/>
            <w:sz w:val="26"/>
            <w:szCs w:val="26"/>
          </w:rPr>
          <w:delText xml:space="preserve">của </w:delText>
        </w:r>
      </w:del>
      <w:r>
        <w:rPr>
          <w:rFonts w:ascii="Times New Roman" w:hAnsi="Times New Roman"/>
          <w:sz w:val="26"/>
          <w:szCs w:val="26"/>
        </w:rPr>
        <w:t xml:space="preserve">Hợp đồng.</w:t>
      </w:r>
    </w:p>
    <w:p w14:paraId="1CC58CEF" w14:textId="0C978770" w:rsidR="00096978" w:rsidRPr="00302315" w:rsidRDefault="00096978" w:rsidP="007A44B1">
      <w:pPr>
        <w:widowControl w:val="0"/>
        <w:tabs>
          <w:tab w:val="left" w:pos="1134"/>
        </w:tabs>
        <w:spacing w:after="120" w:line="276" w:lineRule="auto"/>
        <w:jc w:val="both"/>
        <w:rPr>
          <w:rFonts w:ascii="Times New Roman" w:hAnsi="Times New Roman"/>
          <w:sz w:val="26"/>
          <w:szCs w:val="26"/>
        </w:rPr>
      </w:pPr>
      <w:r>
        <w:rPr>
          <w:rFonts w:ascii="Times New Roman" w:hAnsi="Times New Roman"/>
          <w:sz w:val="26"/>
          <w:szCs w:val="26"/>
        </w:rPr>
        <w:t xml:space="preserve">b) </w:t>
      </w:r>
      <w:del w:id="7186" w:author="Claude" w:date="2026-10-12T09:00:00Z">
        <w:r>
          <w:rPr>
            <w:rFonts w:ascii="Times New Roman" w:hAnsi="Times New Roman"/>
            <w:sz w:val="26"/>
            <w:szCs w:val="26"/>
          </w:rPr>
          <w:delText xml:space="preserve">Trong trường</w:delText>
        </w:r>
      </w:del>
      <w:ins w:id="7187" w:author="Claude" w:date="2026-10-12T09:00:00Z">
        <w:r>
          <w:rPr>
            <w:rFonts w:ascii="Times New Roman" w:hAnsi="Times New Roman"/>
            <w:sz w:val="26"/>
            <w:szCs w:val="26"/>
          </w:rPr>
          <w:t xml:space="preserve">Trường</w:t>
        </w:r>
      </w:ins>
      <w:r>
        <w:rPr>
          <w:rFonts w:ascii="Times New Roman" w:hAnsi="Times New Roman"/>
          <w:sz w:val="26"/>
          <w:szCs w:val="26"/>
        </w:rPr>
        <w:t xml:space="preserve"> hợp chấm dứt Hợp đồng do lỗi của Bên A, Bên A </w:t>
      </w:r>
      <w:del w:id="7188" w:author="Claude" w:date="2026-10-12T09:00:00Z">
        <w:r>
          <w:rPr>
            <w:rFonts w:ascii="Times New Roman" w:hAnsi="Times New Roman"/>
            <w:sz w:val="26"/>
            <w:szCs w:val="26"/>
          </w:rPr>
          <w:delText xml:space="preserve">sẽ </w:delText>
        </w:r>
      </w:del>
      <w:r>
        <w:rPr>
          <w:rFonts w:ascii="Times New Roman" w:hAnsi="Times New Roman"/>
          <w:sz w:val="26"/>
          <w:szCs w:val="26"/>
        </w:rPr>
        <w:t xml:space="preserve">thanh toán cho Bên B giá trị </w:t>
      </w:r>
      <w:del w:id="7189" w:author="Claude" w:date="2026-10-12T09:00:00Z">
        <w:r>
          <w:rPr>
            <w:rFonts w:ascii="Times New Roman" w:hAnsi="Times New Roman"/>
            <w:sz w:val="26"/>
            <w:szCs w:val="26"/>
          </w:rPr>
          <w:delText xml:space="preserve">tương đương với </w:delText>
        </w:r>
      </w:del>
      <w:r>
        <w:rPr>
          <w:rFonts w:ascii="Times New Roman" w:hAnsi="Times New Roman"/>
          <w:sz w:val="26"/>
          <w:szCs w:val="26"/>
        </w:rPr>
        <w:t xml:space="preserve">khối lượng </w:t>
      </w:r>
      <w:del w:id="7190" w:author="Claude" w:date="2026-10-12T09:00:00Z">
        <w:r>
          <w:rPr>
            <w:rFonts w:ascii="Times New Roman" w:hAnsi="Times New Roman"/>
            <w:sz w:val="26"/>
            <w:szCs w:val="26"/>
          </w:rPr>
          <w:delText xml:space="preserve">quy định trong Hợp đồng mà Bên B đã thực hiện</w:delText>
        </w:r>
      </w:del>
      <w:ins w:id="7191" w:author="Claude" w:date="2026-10-12T09:00:00Z">
        <w:r>
          <w:rPr>
            <w:rFonts w:ascii="Times New Roman" w:hAnsi="Times New Roman"/>
            <w:sz w:val="26"/>
            <w:szCs w:val="26"/>
          </w:rPr>
          <w:t xml:space="preserve">đã</w:t>
        </w:r>
      </w:ins>
      <w:r>
        <w:rPr>
          <w:rFonts w:ascii="Times New Roman" w:hAnsi="Times New Roman"/>
          <w:sz w:val="26"/>
          <w:szCs w:val="26"/>
        </w:rPr>
        <w:t xml:space="preserve"> được nghiệm thu hợp lệ </w:t>
      </w:r>
      <w:del w:id="7192" w:author="Claude" w:date="2026-10-12T09:00:00Z">
        <w:r>
          <w:rPr>
            <w:rFonts w:ascii="Times New Roman" w:hAnsi="Times New Roman"/>
            <w:sz w:val="26"/>
            <w:szCs w:val="26"/>
          </w:rPr>
          <w:delText xml:space="preserve">tính </w:delText>
        </w:r>
      </w:del>
      <w:r>
        <w:rPr>
          <w:rFonts w:ascii="Times New Roman" w:hAnsi="Times New Roman"/>
          <w:sz w:val="26"/>
          <w:szCs w:val="26"/>
        </w:rPr>
        <w:t xml:space="preserve">đến thời điểm chấm dứt</w:t>
      </w:r>
      <w:del w:id="7193" w:author="Claude" w:date="2026-10-12T09:00:00Z">
        <w:r>
          <w:rPr>
            <w:rFonts w:ascii="Times New Roman" w:hAnsi="Times New Roman"/>
            <w:sz w:val="26"/>
            <w:szCs w:val="26"/>
          </w:rPr>
          <w:delText xml:space="preserve"> Hợp đồng (</w:delText>
        </w:r>
      </w:del>
      <w:ins w:id="7194" w:author="Claude" w:date="2026-10-12T09:00:00Z">
        <w:r>
          <w:rPr>
            <w:rFonts w:ascii="Times New Roman" w:hAnsi="Times New Roman"/>
            <w:sz w:val="26"/>
            <w:szCs w:val="26"/>
          </w:rPr>
          <w:t xml:space="preserve">, sau khi </w:t>
        </w:r>
      </w:ins>
      <w:r>
        <w:rPr>
          <w:rFonts w:ascii="Times New Roman" w:hAnsi="Times New Roman"/>
          <w:sz w:val="26"/>
          <w:szCs w:val="26"/>
        </w:rPr>
        <w:t xml:space="preserve">trừ </w:t>
      </w:r>
      <w:del w:id="7195" w:author="Claude" w:date="2026-10-12T09:00:00Z">
        <w:r>
          <w:rPr>
            <w:rFonts w:ascii="Times New Roman" w:hAnsi="Times New Roman"/>
            <w:sz w:val="26"/>
            <w:szCs w:val="26"/>
          </w:rPr>
          <w:delText xml:space="preserve">giá trị Bên A</w:delText>
        </w:r>
      </w:del>
      <w:ins w:id="7196" w:author="Claude" w:date="2026-10-12T09:00:00Z">
        <w:r>
          <w:rPr>
            <w:rFonts w:ascii="Times New Roman" w:hAnsi="Times New Roman"/>
            <w:sz w:val="26"/>
            <w:szCs w:val="26"/>
          </w:rPr>
          <w:t xml:space="preserve">các khoản</w:t>
        </w:r>
      </w:ins>
      <w:r>
        <w:rPr>
          <w:rFonts w:ascii="Times New Roman" w:hAnsi="Times New Roman"/>
          <w:sz w:val="26"/>
          <w:szCs w:val="26"/>
        </w:rPr>
        <w:t xml:space="preserve"> đã tạm ứng, thanh toán</w:t>
      </w:r>
      <w:del w:id="7197" w:author="Claude" w:date="2026-10-12T09:00:00Z">
        <w:r>
          <w:rPr>
            <w:rFonts w:ascii="Times New Roman" w:hAnsi="Times New Roman"/>
            <w:sz w:val="26"/>
            <w:szCs w:val="26"/>
          </w:rPr>
          <w:delText xml:space="preserve"> cho Bên B)</w:delText>
        </w:r>
      </w:del>
      <w:ins w:id="7198" w:author="Claude" w:date="2026-10-12T09:00:00Z">
        <w:r>
          <w:rPr>
            <w:rFonts w:ascii="Times New Roman" w:hAnsi="Times New Roman"/>
            <w:sz w:val="26"/>
            <w:szCs w:val="26"/>
          </w:rPr>
          <w:t xml:space="preserve">.</w:t>
        </w:r>
      </w:ins>
      <w:r>
        <w:rPr>
          <w:rFonts w:ascii="Times New Roman" w:hAnsi="Times New Roman"/>
          <w:sz w:val="26"/>
          <w:szCs w:val="26"/>
        </w:rPr>
        <w:t xml:space="preserve"> Bên A không</w:t>
      </w:r>
      <w:del w:id="7199" w:author="Claude" w:date="2026-10-12T09:00:00Z">
        <w:r>
          <w:rPr>
            <w:rFonts w:ascii="Times New Roman" w:hAnsi="Times New Roman"/>
            <w:sz w:val="26"/>
            <w:szCs w:val="26"/>
          </w:rPr>
          <w:delText xml:space="preserve"> phải</w:delText>
        </w:r>
      </w:del>
      <w:r>
        <w:rPr>
          <w:rFonts w:ascii="Times New Roman" w:hAnsi="Times New Roman"/>
          <w:sz w:val="26"/>
          <w:szCs w:val="26"/>
        </w:rPr>
        <w:t xml:space="preserve"> chịu phạt và không bồi thường </w:t>
      </w:r>
      <w:del w:id="7200" w:author="Claude" w:date="2026-10-12T09:00:00Z">
        <w:r>
          <w:rPr>
            <w:rFonts w:ascii="Times New Roman" w:hAnsi="Times New Roman"/>
            <w:sz w:val="26"/>
            <w:szCs w:val="26"/>
          </w:rPr>
          <w:delText xml:space="preserve">khoản </w:delText>
        </w:r>
      </w:del>
      <w:r>
        <w:rPr>
          <w:rFonts w:ascii="Times New Roman" w:hAnsi="Times New Roman"/>
          <w:sz w:val="26"/>
          <w:szCs w:val="26"/>
        </w:rPr>
        <w:t xml:space="preserve">lợi nhuận dự kiến của phần </w:t>
      </w:r>
      <w:del w:id="7201" w:author="Claude" w:date="2026-10-12T09:00:00Z">
        <w:r>
          <w:rPr>
            <w:rFonts w:ascii="Times New Roman" w:hAnsi="Times New Roman"/>
            <w:sz w:val="26"/>
            <w:szCs w:val="26"/>
          </w:rPr>
          <w:delText xml:space="preserve">công </w:delText>
        </w:r>
      </w:del>
      <w:r>
        <w:rPr>
          <w:rFonts w:ascii="Times New Roman" w:hAnsi="Times New Roman"/>
          <w:sz w:val="26"/>
          <w:szCs w:val="26"/>
        </w:rPr>
        <w:t xml:space="preserve">việc chưa thực hiện.</w:t>
      </w:r>
    </w:p>
    <w:p w14:paraId="61BC7461" w14:textId="77777777" w:rsidR="00CD1550" w:rsidRPr="00302315" w:rsidRDefault="00000000" w:rsidP="007A44B1">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18.7. Thưởng hợp đồng:</w:t>
      </w:r>
      <w:r>
        <w:rPr>
          <w:rFonts w:ascii="Times New Roman" w:hAnsi="Times New Roman"/>
          <w:sz w:val="26"/>
          <w:szCs w:val="26"/>
        </w:rPr>
        <w:t xml:space="preserve"> </w:t>
      </w:r>
      <w:r>
        <w:rPr>
          <w:rFonts w:ascii="Times New Roman" w:hAnsi="Times New Roman"/>
          <w:sz w:val="26"/>
          <w:szCs w:val="26"/>
          <w:rPrChange w:id="7447" w:author="Claude" w:date="2026-10-12T09:00:00Z">
            <w:rPr>
              <w:rFonts w:ascii="Times New Roman" w:hAnsi="Times New Roman"/>
              <w:sz w:val="26"/>
              <w:szCs w:val="26"/>
              <w:highlight w:val="yellow"/>
            </w:rPr>
          </w:rPrChange>
        </w:rPr>
        <w:t>Không áp dụng.</w:t>
      </w:r>
    </w:p>
    <w:p w14:paraId="15C998FD" w14:textId="77777777" w:rsidR="00096978" w:rsidRPr="00302315" w:rsidRDefault="00096978" w:rsidP="007A44B1">
      <w:pPr>
        <w:pStyle w:val="Heading2"/>
        <w:spacing w:after="120" w:line="276" w:lineRule="auto"/>
        <w:jc w:val="left"/>
        <w:rPr>
          <w:rFonts w:ascii="Times New Roman" w:hAnsi="Times New Roman"/>
          <w:sz w:val="26"/>
          <w:szCs w:val="26"/>
        </w:rPr>
      </w:pPr>
      <w:r>
        <w:rPr>
          <w:rFonts w:ascii="Times New Roman" w:hAnsi="Times New Roman"/>
          <w:sz w:val="26"/>
          <w:szCs w:val="26"/>
        </w:rPr>
        <w:t>Điều 19. QUYẾT TOÁN VÀ THANH LÝ HỢP ĐỒNG</w:t>
      </w:r>
    </w:p>
    <w:p w14:paraId="71FEDD07" w14:textId="77777777" w:rsidR="00096978" w:rsidRPr="00302315" w:rsidRDefault="00A153B6" w:rsidP="007A44B1">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 xml:space="preserve">19.1. Quyết toán hợp đồng: </w:t>
      </w:r>
    </w:p>
    <w:p w14:paraId="59723B72" w14:textId="77777777" w:rsidR="00096978" w:rsidRPr="00302315" w:rsidRDefault="00096978" w:rsidP="007A44B1">
      <w:pPr>
        <w:numPr>
          <w:ilvl w:val="0"/>
          <w:numId w:val="15"/>
        </w:numPr>
        <w:tabs>
          <w:tab w:val="left" w:pos="284"/>
        </w:tabs>
        <w:spacing w:after="120" w:line="276" w:lineRule="auto"/>
        <w:ind w:left="0" w:firstLine="0"/>
        <w:jc w:val="both"/>
        <w:rPr>
          <w:rFonts w:ascii="Times New Roman" w:hAnsi="Times New Roman"/>
          <w:bCs/>
          <w:sz w:val="26"/>
          <w:szCs w:val="26"/>
        </w:rPr>
      </w:pPr>
      <w:r>
        <w:rPr>
          <w:rFonts w:ascii="Times New Roman" w:hAnsi="Times New Roman"/>
          <w:bCs/>
          <w:sz w:val="26"/>
          <w:szCs w:val="26"/>
        </w:rPr>
        <w:t xml:space="preserve">Sau khi hoàn thành toàn bộ </w:t>
      </w:r>
      <w:del w:id="7202" w:author="Claude" w:date="2026-10-12T09:00:00Z">
        <w:r>
          <w:rPr>
            <w:rFonts w:ascii="Times New Roman" w:hAnsi="Times New Roman"/>
            <w:bCs/>
            <w:sz w:val="26"/>
            <w:szCs w:val="26"/>
          </w:rPr>
          <w:delText xml:space="preserve">các </w:delText>
        </w:r>
      </w:del>
      <w:r>
        <w:rPr>
          <w:rFonts w:ascii="Times New Roman" w:hAnsi="Times New Roman"/>
          <w:bCs/>
          <w:sz w:val="26"/>
          <w:szCs w:val="26"/>
        </w:rPr>
        <w:t xml:space="preserve">công việc</w:t>
      </w:r>
      <w:del w:id="7203" w:author="Claude" w:date="2026-10-12T09:00:00Z">
        <w:r>
          <w:rPr>
            <w:rFonts w:ascii="Times New Roman" w:hAnsi="Times New Roman"/>
            <w:bCs/>
            <w:sz w:val="26"/>
            <w:szCs w:val="26"/>
          </w:rPr>
          <w:delText xml:space="preserve"> theo quy định</w:delText>
        </w:r>
      </w:del>
      <w:r>
        <w:rPr>
          <w:rFonts w:ascii="Times New Roman" w:hAnsi="Times New Roman"/>
          <w:bCs/>
          <w:sz w:val="26"/>
          <w:szCs w:val="26"/>
        </w:rPr>
        <w:t xml:space="preserve"> của Hợp đồng, Bên B </w:t>
      </w:r>
      <w:del w:id="7204" w:author="Claude" w:date="2026-10-12T09:00:00Z">
        <w:r>
          <w:rPr>
            <w:rFonts w:ascii="Times New Roman" w:hAnsi="Times New Roman"/>
            <w:bCs/>
            <w:sz w:val="26"/>
            <w:szCs w:val="26"/>
          </w:rPr>
          <w:delText xml:space="preserve">sẽ</w:delText>
        </w:r>
      </w:del>
      <w:ins w:id="7205" w:author="Claude" w:date="2026-10-12T09:00:00Z">
        <w:r>
          <w:rPr>
            <w:rFonts w:ascii="Times New Roman" w:hAnsi="Times New Roman"/>
            <w:bCs/>
            <w:sz w:val="26"/>
            <w:szCs w:val="26"/>
          </w:rPr>
          <w:t xml:space="preserve">phải</w:t>
        </w:r>
      </w:ins>
      <w:r>
        <w:rPr>
          <w:rFonts w:ascii="Times New Roman" w:hAnsi="Times New Roman"/>
          <w:bCs/>
          <w:sz w:val="26"/>
          <w:szCs w:val="26"/>
        </w:rPr>
        <w:t xml:space="preserve"> lập</w:t>
      </w:r>
      <w:del w:id="7206" w:author="Claude" w:date="2026-10-12T09:00:00Z">
        <w:r>
          <w:rPr>
            <w:rFonts w:ascii="Times New Roman" w:hAnsi="Times New Roman"/>
            <w:bCs/>
            <w:sz w:val="26"/>
            <w:szCs w:val="26"/>
          </w:rPr>
          <w:delText xml:space="preserve">,</w:delText>
        </w:r>
      </w:del>
      <w:ins w:id="7207" w:author="Claude" w:date="2026-10-12T09:00:00Z">
        <w:r>
          <w:rPr>
            <w:rFonts w:ascii="Times New Roman" w:hAnsi="Times New Roman"/>
            <w:bCs/>
            <w:sz w:val="26"/>
            <w:szCs w:val="26"/>
          </w:rPr>
          <w:t xml:space="preserve"> và</w:t>
        </w:r>
      </w:ins>
      <w:r>
        <w:rPr>
          <w:rFonts w:ascii="Times New Roman" w:hAnsi="Times New Roman"/>
          <w:bCs/>
          <w:sz w:val="26"/>
          <w:szCs w:val="26"/>
        </w:rPr>
        <w:t xml:space="preserve"> trình</w:t>
      </w:r>
      <w:del w:id="7208" w:author="Claude" w:date="2026-10-12T09:00:00Z">
        <w:r>
          <w:rPr>
            <w:rFonts w:ascii="Times New Roman" w:hAnsi="Times New Roman"/>
            <w:bCs/>
            <w:sz w:val="26"/>
            <w:szCs w:val="26"/>
          </w:rPr>
          <w:delText xml:space="preserve"> cho</w:delText>
        </w:r>
      </w:del>
      <w:r>
        <w:rPr>
          <w:rFonts w:ascii="Times New Roman" w:hAnsi="Times New Roman"/>
          <w:bCs/>
          <w:sz w:val="26"/>
          <w:szCs w:val="26"/>
        </w:rPr>
        <w:t xml:space="preserve"> Bên A hồ sơ quyết toán Hợp đồng </w:t>
      </w:r>
      <w:del w:id="7209" w:author="Claude" w:date="2026-10-12T09:00:00Z">
        <w:r>
          <w:rPr>
            <w:rFonts w:ascii="Times New Roman" w:hAnsi="Times New Roman"/>
            <w:bCs/>
            <w:sz w:val="26"/>
            <w:szCs w:val="26"/>
          </w:rPr>
          <w:delText xml:space="preserve">với các tài liệu chi tiết </w:delText>
        </w:r>
      </w:del>
      <w:r>
        <w:rPr>
          <w:rFonts w:ascii="Times New Roman" w:hAnsi="Times New Roman"/>
          <w:bCs/>
          <w:sz w:val="26"/>
          <w:szCs w:val="26"/>
        </w:rPr>
        <w:t xml:space="preserve">theo mẫu của Bên A, cụ thể:</w:t>
      </w:r>
      <w:del w:id="7210" w:author="Claude" w:date="2026-10-12T09:00:00Z">
        <w:r>
          <w:rPr>
            <w:rFonts w:ascii="Times New Roman" w:hAnsi="Times New Roman"/>
            <w:bCs/>
            <w:sz w:val="26"/>
            <w:szCs w:val="26"/>
          </w:rPr>
          <w:delText xml:space="preserve"> </w:delText>
        </w:r>
      </w:del>
    </w:p>
    <w:p w14:paraId="0E5F5F75" w14:textId="77777777" w:rsidR="00096978" w:rsidRPr="00302315" w:rsidRDefault="00096978" w:rsidP="007A44B1">
      <w:pPr>
        <w:tabs>
          <w:tab w:val="left" w:pos="709"/>
        </w:tabs>
        <w:spacing w:after="120" w:line="276" w:lineRule="auto"/>
        <w:jc w:val="both"/>
        <w:rPr>
          <w:rFonts w:ascii="Times New Roman" w:hAnsi="Times New Roman"/>
          <w:bCs/>
          <w:sz w:val="26"/>
          <w:szCs w:val="26"/>
        </w:rPr>
      </w:pPr>
      <w:r>
        <w:rPr>
          <w:rFonts w:ascii="Times New Roman" w:hAnsi="Times New Roman"/>
          <w:bCs/>
          <w:sz w:val="26"/>
          <w:szCs w:val="26"/>
        </w:rPr>
        <w:t>(i) Thời hạn nộp hồ sơ quyết toán Hợp đồng: Trong vòng 30 ngày kể từ ngày Bên B hoàn thành toàn bộ các công việc của Hợp đồng.</w:t>
      </w:r>
    </w:p>
    <w:p w14:paraId="7BDDB336" w14:textId="2C3394A7" w:rsidR="00096978" w:rsidRPr="00302315" w:rsidRDefault="00096978" w:rsidP="007A44B1">
      <w:pPr>
        <w:tabs>
          <w:tab w:val="left" w:pos="709"/>
        </w:tabs>
        <w:spacing w:after="120" w:line="276" w:lineRule="auto"/>
        <w:jc w:val="both"/>
        <w:rPr>
          <w:rFonts w:ascii="Times New Roman" w:hAnsi="Times New Roman"/>
          <w:bCs/>
          <w:strike/>
          <w:sz w:val="26"/>
          <w:szCs w:val="26"/>
        </w:rPr>
      </w:pPr>
      <w:r>
        <w:rPr>
          <w:rFonts w:ascii="Times New Roman" w:hAnsi="Times New Roman"/>
          <w:bCs/>
          <w:sz w:val="26"/>
          <w:szCs w:val="26"/>
        </w:rPr>
        <w:t>(ii) Thành phần hồ sơ quyết toán Hợp đồng, bao gồm nhưng không giới hạn như sau: (1) Quyển giá trị quyết toán hợp đồng (theo mẫu của Bên A); (2) Hồ sơ hoàn công, biên bản nghiệm thu hoàn thành; (3) Bảng tổng hợp các khoản phạt, khấu trừ; (4) Hóa đơn GTGT; (5) Các tài liệu khác theo yêu cầu của Bên A và Chủ đầu tư.</w:t>
      </w:r>
    </w:p>
    <w:p w14:paraId="0331292A" w14:textId="77777777" w:rsidR="00096978" w:rsidRPr="00302315" w:rsidRDefault="00096978" w:rsidP="007A44B1">
      <w:pPr>
        <w:tabs>
          <w:tab w:val="left" w:pos="709"/>
        </w:tabs>
        <w:spacing w:after="120" w:line="276" w:lineRule="auto"/>
        <w:jc w:val="both"/>
        <w:rPr>
          <w:rFonts w:ascii="Times New Roman" w:hAnsi="Times New Roman"/>
          <w:bCs/>
          <w:sz w:val="26"/>
          <w:szCs w:val="26"/>
        </w:rPr>
      </w:pPr>
      <w:r>
        <w:rPr>
          <w:rFonts w:ascii="Times New Roman" w:hAnsi="Times New Roman"/>
          <w:bCs/>
          <w:sz w:val="26"/>
          <w:szCs w:val="26"/>
        </w:rPr>
        <w:t>(iii) Thời hạn hoàn thành việc ký quyết toán Hợp đồng: Trong vòng 28 ngày kể từ ngày Bên A đã nhận được đầy đủ hồ sơ quyết toán Hợp đồng hợp lệ do Bên B lập theo quy định của Hợp đồng.</w:t>
      </w:r>
    </w:p>
    <w:p w14:paraId="1004DE31" w14:textId="77777777" w:rsidR="00096978" w:rsidRPr="00302315" w:rsidRDefault="00096978" w:rsidP="007A44B1">
      <w:pPr>
        <w:numPr>
          <w:ilvl w:val="0"/>
          <w:numId w:val="15"/>
        </w:numPr>
        <w:tabs>
          <w:tab w:val="left" w:pos="284"/>
        </w:tabs>
        <w:spacing w:after="120" w:line="276" w:lineRule="auto"/>
        <w:ind w:left="0" w:firstLine="0"/>
        <w:jc w:val="both"/>
        <w:rPr>
          <w:rFonts w:ascii="Times New Roman" w:hAnsi="Times New Roman"/>
          <w:bCs/>
          <w:sz w:val="26"/>
          <w:szCs w:val="26"/>
        </w:rPr>
      </w:pPr>
      <w:del w:id="7211" w:author="Claude" w:date="2026-10-12T09:00:00Z">
        <w:r>
          <w:rPr>
            <w:rFonts w:ascii="Times New Roman" w:hAnsi="Times New Roman"/>
            <w:bCs/>
            <w:sz w:val="26"/>
            <w:szCs w:val="26"/>
          </w:rPr>
          <w:delText xml:space="preserve">Nếu</w:delText>
        </w:r>
      </w:del>
      <w:ins w:id="7212" w:author="Claude" w:date="2026-10-12T09:00:00Z">
        <w:r>
          <w:rPr>
            <w:rFonts w:ascii="Times New Roman" w:hAnsi="Times New Roman"/>
            <w:bCs/>
            <w:sz w:val="26"/>
            <w:szCs w:val="26"/>
          </w:rPr>
          <w:t xml:space="preserve">Trường hợp</w:t>
        </w:r>
      </w:ins>
      <w:r>
        <w:rPr>
          <w:rFonts w:ascii="Times New Roman" w:hAnsi="Times New Roman"/>
          <w:bCs/>
          <w:sz w:val="26"/>
          <w:szCs w:val="26"/>
        </w:rPr>
        <w:t xml:space="preserve"> Bên A </w:t>
      </w:r>
      <w:del w:id="7213" w:author="Claude" w:date="2026-10-12T09:00:00Z">
        <w:r>
          <w:rPr>
            <w:rFonts w:ascii="Times New Roman" w:hAnsi="Times New Roman"/>
            <w:bCs/>
            <w:sz w:val="26"/>
            <w:szCs w:val="26"/>
          </w:rPr>
          <w:delText xml:space="preserve">không đồng ý hoặc cho rằng Bên B </w:delText>
        </w:r>
      </w:del>
      <w:r>
        <w:rPr>
          <w:rFonts w:ascii="Times New Roman" w:hAnsi="Times New Roman"/>
          <w:bCs/>
          <w:sz w:val="26"/>
          <w:szCs w:val="26"/>
        </w:rPr>
        <w:t xml:space="preserve">chưa </w:t>
      </w:r>
      <w:del w:id="7214" w:author="Claude" w:date="2026-10-12T09:00:00Z">
        <w:r>
          <w:rPr>
            <w:rFonts w:ascii="Times New Roman" w:hAnsi="Times New Roman"/>
            <w:bCs/>
            <w:sz w:val="26"/>
            <w:szCs w:val="26"/>
          </w:rPr>
          <w:delText xml:space="preserve">cung cấp đủ cơ sở để xác nhận</w:delText>
        </w:r>
      </w:del>
      <w:ins w:id="7215" w:author="Claude" w:date="2026-10-12T09:00:00Z">
        <w:r>
          <w:rPr>
            <w:rFonts w:ascii="Times New Roman" w:hAnsi="Times New Roman"/>
            <w:bCs/>
            <w:sz w:val="26"/>
            <w:szCs w:val="26"/>
          </w:rPr>
          <w:t xml:space="preserve">chấp thuận</w:t>
        </w:r>
      </w:ins>
      <w:r>
        <w:rPr>
          <w:rFonts w:ascii="Times New Roman" w:hAnsi="Times New Roman"/>
          <w:bCs/>
          <w:sz w:val="26"/>
          <w:szCs w:val="26"/>
        </w:rPr>
        <w:t xml:space="preserve"> một phần</w:t>
      </w:r>
      <w:del w:id="7216" w:author="Claude" w:date="2026-10-12T09:00:00Z">
        <w:r>
          <w:rPr>
            <w:rFonts w:ascii="Times New Roman" w:hAnsi="Times New Roman"/>
            <w:bCs/>
            <w:sz w:val="26"/>
            <w:szCs w:val="26"/>
          </w:rPr>
          <w:delText xml:space="preserve"> nào đó của</w:delText>
        </w:r>
      </w:del>
      <w:r>
        <w:rPr>
          <w:rFonts w:ascii="Times New Roman" w:hAnsi="Times New Roman"/>
          <w:bCs/>
          <w:sz w:val="26"/>
          <w:szCs w:val="26"/>
        </w:rPr>
        <w:t xml:space="preserve"> hồ sơ quyết toán</w:t>
      </w:r>
      <w:del w:id="7217" w:author="Claude" w:date="2026-10-12T09:00:00Z">
        <w:r>
          <w:rPr>
            <w:rFonts w:ascii="Times New Roman" w:hAnsi="Times New Roman"/>
            <w:bCs/>
            <w:sz w:val="26"/>
            <w:szCs w:val="26"/>
          </w:rPr>
          <w:delText xml:space="preserve"> Hợp đồng, thì Bên A phải làm rõ hoặc hướng dẫn để</w:delText>
        </w:r>
      </w:del>
      <w:ins w:id="7218" w:author="Claude" w:date="2026-10-12T09:00:00Z">
        <w:r>
          <w:rPr>
            <w:rFonts w:ascii="Times New Roman" w:hAnsi="Times New Roman"/>
            <w:bCs/>
            <w:sz w:val="26"/>
            <w:szCs w:val="26"/>
          </w:rPr>
          <w:t xml:space="preserve">,</w:t>
        </w:r>
      </w:ins>
      <w:r>
        <w:rPr>
          <w:rFonts w:ascii="Times New Roman" w:hAnsi="Times New Roman"/>
          <w:bCs/>
          <w:sz w:val="26"/>
          <w:szCs w:val="26"/>
        </w:rPr>
        <w:t xml:space="preserve"> Bên B </w:t>
      </w:r>
      <w:del w:id="7219" w:author="Claude" w:date="2026-10-12T09:00:00Z">
        <w:r>
          <w:rPr>
            <w:rFonts w:ascii="Times New Roman" w:hAnsi="Times New Roman"/>
            <w:bCs/>
            <w:sz w:val="26"/>
            <w:szCs w:val="26"/>
          </w:rPr>
          <w:delText xml:space="preserve">sẽ cung cấp thêm</w:delText>
        </w:r>
      </w:del>
      <w:ins w:id="7220" w:author="Claude" w:date="2026-10-12T09:00:00Z">
        <w:r>
          <w:rPr>
            <w:rFonts w:ascii="Times New Roman" w:hAnsi="Times New Roman"/>
            <w:bCs/>
            <w:sz w:val="26"/>
            <w:szCs w:val="26"/>
          </w:rPr>
          <w:t xml:space="preserve">phải bổ sung</w:t>
        </w:r>
      </w:ins>
      <w:r>
        <w:rPr>
          <w:rFonts w:ascii="Times New Roman" w:hAnsi="Times New Roman"/>
          <w:bCs/>
          <w:sz w:val="26"/>
          <w:szCs w:val="26"/>
        </w:rPr>
        <w:t xml:space="preserve"> thông tin, tài liệu</w:t>
      </w:r>
      <w:del w:id="7221" w:author="Claude" w:date="2026-10-12T09:00:00Z">
        <w:r>
          <w:rPr>
            <w:rFonts w:ascii="Times New Roman" w:hAnsi="Times New Roman"/>
            <w:bCs/>
            <w:sz w:val="26"/>
            <w:szCs w:val="26"/>
          </w:rPr>
          <w:delText xml:space="preserve"> khi Bên A có yêu cầu hợp lý và sẽ</w:delText>
        </w:r>
      </w:del>
      <w:ins w:id="7222" w:author="Claude" w:date="2026-10-12T09:00:00Z">
        <w:r>
          <w:rPr>
            <w:rFonts w:ascii="Times New Roman" w:hAnsi="Times New Roman"/>
            <w:bCs/>
            <w:sz w:val="26"/>
            <w:szCs w:val="26"/>
          </w:rPr>
          <w:t xml:space="preserve">,</w:t>
        </w:r>
      </w:ins>
      <w:r>
        <w:rPr>
          <w:rFonts w:ascii="Times New Roman" w:hAnsi="Times New Roman"/>
          <w:bCs/>
          <w:sz w:val="26"/>
          <w:szCs w:val="26"/>
        </w:rPr>
        <w:t xml:space="preserve"> chỉnh sửa hồ sơ </w:t>
      </w:r>
      <w:del w:id="7223" w:author="Claude" w:date="2026-10-12T09:00:00Z">
        <w:r>
          <w:rPr>
            <w:rFonts w:ascii="Times New Roman" w:hAnsi="Times New Roman"/>
            <w:bCs/>
            <w:sz w:val="26"/>
            <w:szCs w:val="26"/>
          </w:rPr>
          <w:delText xml:space="preserve">quyết toán </w:delText>
        </w:r>
      </w:del>
      <w:r>
        <w:rPr>
          <w:rFonts w:ascii="Times New Roman" w:hAnsi="Times New Roman"/>
          <w:bCs/>
          <w:sz w:val="26"/>
          <w:szCs w:val="26"/>
        </w:rPr>
        <w:t xml:space="preserve">theo </w:t>
      </w:r>
      <w:del w:id="7224" w:author="Claude" w:date="2026-10-12T09:00:00Z">
        <w:r>
          <w:rPr>
            <w:rFonts w:ascii="Times New Roman" w:hAnsi="Times New Roman"/>
            <w:bCs/>
            <w:sz w:val="26"/>
            <w:szCs w:val="26"/>
          </w:rPr>
          <w:delText xml:space="preserve">sự nhất trí</w:delText>
        </w:r>
      </w:del>
      <w:ins w:id="7225" w:author="Claude" w:date="2026-10-12T09:00:00Z">
        <w:r>
          <w:rPr>
            <w:rFonts w:ascii="Times New Roman" w:hAnsi="Times New Roman"/>
            <w:bCs/>
            <w:sz w:val="26"/>
            <w:szCs w:val="26"/>
          </w:rPr>
          <w:t xml:space="preserve">yêu cầu</w:t>
        </w:r>
      </w:ins>
      <w:r>
        <w:rPr>
          <w:rFonts w:ascii="Times New Roman" w:hAnsi="Times New Roman"/>
          <w:bCs/>
          <w:sz w:val="26"/>
          <w:szCs w:val="26"/>
        </w:rPr>
        <w:t xml:space="preserve"> của </w:t>
      </w:r>
      <w:del w:id="7226" w:author="Claude" w:date="2026-10-12T09:00:00Z">
        <w:r>
          <w:rPr>
            <w:rFonts w:ascii="Times New Roman" w:hAnsi="Times New Roman"/>
            <w:bCs/>
            <w:sz w:val="26"/>
            <w:szCs w:val="26"/>
          </w:rPr>
          <w:delText xml:space="preserve">hai bên. </w:delText>
        </w:r>
      </w:del>
      <w:r>
        <w:rPr>
          <w:rFonts w:ascii="Times New Roman" w:hAnsi="Times New Roman"/>
          <w:bCs/>
          <w:sz w:val="26"/>
          <w:szCs w:val="26"/>
        </w:rPr>
        <w:t xml:space="preserve">Bên </w:t>
      </w:r>
      <w:del w:id="7227" w:author="Claude" w:date="2026-10-12T09:00:00Z">
        <w:r>
          <w:rPr>
            <w:rFonts w:ascii="Times New Roman" w:hAnsi="Times New Roman"/>
            <w:bCs/>
            <w:sz w:val="26"/>
            <w:szCs w:val="26"/>
          </w:rPr>
          <w:delText xml:space="preserve">B sẽ chuẩn bị</w:delText>
        </w:r>
      </w:del>
      <w:ins w:id="7228" w:author="Claude" w:date="2026-10-12T09:00:00Z">
        <w:r>
          <w:rPr>
            <w:rFonts w:ascii="Times New Roman" w:hAnsi="Times New Roman"/>
            <w:bCs/>
            <w:sz w:val="26"/>
            <w:szCs w:val="26"/>
          </w:rPr>
          <w:t xml:space="preserve">A</w:t>
        </w:r>
      </w:ins>
      <w:r>
        <w:rPr>
          <w:rFonts w:ascii="Times New Roman" w:hAnsi="Times New Roman"/>
          <w:bCs/>
          <w:sz w:val="26"/>
          <w:szCs w:val="26"/>
        </w:rPr>
        <w:t xml:space="preserve"> và trình </w:t>
      </w:r>
      <w:del w:id="7229" w:author="Claude" w:date="2026-10-12T09:00:00Z">
        <w:r>
          <w:rPr>
            <w:rFonts w:ascii="Times New Roman" w:hAnsi="Times New Roman"/>
            <w:bCs/>
            <w:sz w:val="26"/>
            <w:szCs w:val="26"/>
          </w:rPr>
          <w:delText xml:space="preserve">cho</w:delText>
        </w:r>
      </w:del>
      <w:ins w:id="7230" w:author="Claude" w:date="2026-10-12T09:00:00Z">
        <w:r>
          <w:rPr>
            <w:rFonts w:ascii="Times New Roman" w:hAnsi="Times New Roman"/>
            <w:bCs/>
            <w:sz w:val="26"/>
            <w:szCs w:val="26"/>
          </w:rPr>
          <w:t xml:space="preserve">lại trong thời hạn</w:t>
        </w:r>
      </w:ins>
      <w:r>
        <w:rPr>
          <w:rFonts w:ascii="Times New Roman" w:hAnsi="Times New Roman"/>
          <w:bCs/>
          <w:sz w:val="26"/>
          <w:szCs w:val="26"/>
        </w:rPr>
        <w:t xml:space="preserve"> Bên A </w:t>
      </w:r>
      <w:del w:id="7231" w:author="Claude" w:date="2026-10-12T09:00:00Z">
        <w:r>
          <w:rPr>
            <w:rFonts w:ascii="Times New Roman" w:hAnsi="Times New Roman"/>
            <w:bCs/>
            <w:sz w:val="26"/>
            <w:szCs w:val="26"/>
          </w:rPr>
          <w:delText xml:space="preserve">hồ sơ quyết toán Hợp đồng như hai bên đã nhất trí</w:delText>
        </w:r>
      </w:del>
      <w:ins w:id="7232" w:author="Claude" w:date="2026-10-12T09:00:00Z">
        <w:r>
          <w:rPr>
            <w:rFonts w:ascii="Times New Roman" w:hAnsi="Times New Roman"/>
            <w:bCs/>
            <w:sz w:val="26"/>
            <w:szCs w:val="26"/>
          </w:rPr>
          <w:t xml:space="preserve">ấn định</w:t>
        </w:r>
      </w:ins>
      <w:r>
        <w:rPr>
          <w:rFonts w:ascii="Times New Roman" w:hAnsi="Times New Roman"/>
          <w:bCs/>
          <w:sz w:val="26"/>
          <w:szCs w:val="26"/>
        </w:rPr>
        <w:t xml:space="preserve">.</w:t>
      </w:r>
    </w:p>
    <w:p w14:paraId="25CCBE8B" w14:textId="77777777" w:rsidR="00096978" w:rsidRPr="00302315" w:rsidRDefault="00096978" w:rsidP="007A44B1">
      <w:pPr>
        <w:numPr>
          <w:ilvl w:val="0"/>
          <w:numId w:val="15"/>
        </w:numPr>
        <w:tabs>
          <w:tab w:val="left" w:pos="284"/>
        </w:tabs>
        <w:spacing w:after="120" w:line="276" w:lineRule="auto"/>
        <w:ind w:left="0" w:firstLine="0"/>
        <w:jc w:val="both"/>
        <w:rPr>
          <w:rFonts w:ascii="Times New Roman" w:hAnsi="Times New Roman"/>
          <w:bCs/>
          <w:sz w:val="26"/>
          <w:szCs w:val="26"/>
        </w:rPr>
      </w:pPr>
      <w:r>
        <w:rPr>
          <w:rFonts w:ascii="Times New Roman" w:hAnsi="Times New Roman"/>
          <w:bCs/>
          <w:sz w:val="26"/>
          <w:szCs w:val="26"/>
        </w:rPr>
        <w:t xml:space="preserve">Trường hợp Bên B không </w:t>
      </w:r>
      <w:del w:id="7233" w:author="Claude" w:date="2026-10-12T09:00:00Z">
        <w:r>
          <w:rPr>
            <w:rFonts w:ascii="Times New Roman" w:hAnsi="Times New Roman"/>
            <w:bCs/>
            <w:sz w:val="26"/>
            <w:szCs w:val="26"/>
          </w:rPr>
          <w:delText xml:space="preserve">thực hiện</w:delText>
        </w:r>
      </w:del>
      <w:ins w:id="7234" w:author="Claude" w:date="2026-10-12T09:00:00Z">
        <w:r>
          <w:rPr>
            <w:rFonts w:ascii="Times New Roman" w:hAnsi="Times New Roman"/>
            <w:bCs/>
            <w:sz w:val="26"/>
            <w:szCs w:val="26"/>
          </w:rPr>
          <w:t xml:space="preserve">lập hồ sơ</w:t>
        </w:r>
      </w:ins>
      <w:r>
        <w:rPr>
          <w:rFonts w:ascii="Times New Roman" w:hAnsi="Times New Roman"/>
          <w:bCs/>
          <w:sz w:val="26"/>
          <w:szCs w:val="26"/>
        </w:rPr>
        <w:t xml:space="preserve"> quyết toán </w:t>
      </w:r>
      <w:del w:id="7235" w:author="Claude" w:date="2026-10-12T09:00:00Z">
        <w:r>
          <w:rPr>
            <w:rFonts w:ascii="Times New Roman" w:hAnsi="Times New Roman"/>
            <w:bCs/>
            <w:sz w:val="26"/>
            <w:szCs w:val="26"/>
          </w:rPr>
          <w:delText xml:space="preserve">Hợp đồng </w:delText>
        </w:r>
      </w:del>
      <w:r>
        <w:rPr>
          <w:rFonts w:ascii="Times New Roman" w:hAnsi="Times New Roman"/>
          <w:bCs/>
          <w:sz w:val="26"/>
          <w:szCs w:val="26"/>
        </w:rPr>
        <w:t xml:space="preserve">theo</w:t>
      </w:r>
      <w:del w:id="7236" w:author="Claude" w:date="2026-10-12T09:00:00Z">
        <w:r>
          <w:rPr>
            <w:rFonts w:ascii="Times New Roman" w:hAnsi="Times New Roman"/>
            <w:bCs/>
            <w:sz w:val="26"/>
            <w:szCs w:val="26"/>
          </w:rPr>
          <w:delText xml:space="preserve"> quy định của</w:delText>
        </w:r>
      </w:del>
      <w:r>
        <w:rPr>
          <w:rFonts w:ascii="Times New Roman" w:hAnsi="Times New Roman"/>
          <w:bCs/>
          <w:sz w:val="26"/>
          <w:szCs w:val="26"/>
        </w:rPr>
        <w:t xml:space="preserve"> Hợp đồng, </w:t>
      </w:r>
      <w:del w:id="7237" w:author="Claude" w:date="2026-10-12T09:00:00Z">
        <w:r>
          <w:rPr>
            <w:rFonts w:ascii="Times New Roman" w:hAnsi="Times New Roman"/>
            <w:bCs/>
            <w:sz w:val="26"/>
            <w:szCs w:val="26"/>
          </w:rPr>
          <w:delText xml:space="preserve">Bên A có</w:delText>
        </w:r>
      </w:del>
      <w:ins w:id="7238" w:author="Claude" w:date="2026-10-12T09:00:00Z">
        <w:r>
          <w:rPr>
            <w:rFonts w:ascii="Times New Roman" w:hAnsi="Times New Roman"/>
            <w:bCs/>
            <w:sz w:val="26"/>
            <w:szCs w:val="26"/>
          </w:rPr>
          <w:t xml:space="preserve">sau</w:t>
        </w:r>
      </w:ins>
      <w:r>
        <w:rPr>
          <w:rFonts w:ascii="Times New Roman" w:hAnsi="Times New Roman"/>
          <w:bCs/>
          <w:sz w:val="26"/>
          <w:szCs w:val="26"/>
        </w:rPr>
        <w:t xml:space="preserve"> văn bản yêu cầu </w:t>
      </w:r>
      <w:del w:id="7239" w:author="Claude" w:date="2026-10-12T09:00:00Z">
        <w:r>
          <w:rPr>
            <w:rFonts w:ascii="Times New Roman" w:hAnsi="Times New Roman"/>
            <w:bCs/>
            <w:sz w:val="26"/>
            <w:szCs w:val="26"/>
          </w:rPr>
          <w:delText xml:space="preserve">Bên B thực hiện quyết toán Hợp đồng. Sau khi Bên A đã gửi văn bản </w:delText>
        </w:r>
      </w:del>
      <w:r>
        <w:rPr>
          <w:rFonts w:ascii="Times New Roman" w:hAnsi="Times New Roman"/>
          <w:bCs/>
          <w:sz w:val="26"/>
          <w:szCs w:val="26"/>
        </w:rPr>
        <w:t xml:space="preserve">lần thứ ba </w:t>
      </w:r>
      <w:del w:id="7240" w:author="Claude" w:date="2026-10-12T09:00:00Z">
        <w:r>
          <w:rPr>
            <w:rFonts w:ascii="Times New Roman" w:hAnsi="Times New Roman"/>
            <w:bCs/>
            <w:sz w:val="26"/>
            <w:szCs w:val="26"/>
          </w:rPr>
          <w:delText xml:space="preserve">đến</w:delText>
        </w:r>
      </w:del>
      <w:ins w:id="7241" w:author="Claude" w:date="2026-10-12T09:00:00Z">
        <w:r>
          <w:rPr>
            <w:rFonts w:ascii="Times New Roman" w:hAnsi="Times New Roman"/>
            <w:bCs/>
            <w:sz w:val="26"/>
            <w:szCs w:val="26"/>
          </w:rPr>
          <w:t xml:space="preserve">của</w:t>
        </w:r>
      </w:ins>
      <w:r>
        <w:rPr>
          <w:rFonts w:ascii="Times New Roman" w:hAnsi="Times New Roman"/>
          <w:bCs/>
          <w:sz w:val="26"/>
          <w:szCs w:val="26"/>
        </w:rPr>
        <w:t xml:space="preserve"> Bên </w:t>
      </w:r>
      <w:del w:id="7242" w:author="Claude" w:date="2026-10-12T09:00:00Z">
        <w:r>
          <w:rPr>
            <w:rFonts w:ascii="Times New Roman" w:hAnsi="Times New Roman"/>
            <w:bCs/>
            <w:sz w:val="26"/>
            <w:szCs w:val="26"/>
          </w:rPr>
          <w:delText xml:space="preserve">B, nhưng</w:delText>
        </w:r>
      </w:del>
      <w:ins w:id="7243" w:author="Claude" w:date="2026-10-12T09:00:00Z">
        <w:r>
          <w:rPr>
            <w:rFonts w:ascii="Times New Roman" w:hAnsi="Times New Roman"/>
            <w:bCs/>
            <w:sz w:val="26"/>
            <w:szCs w:val="26"/>
          </w:rPr>
          <w:t xml:space="preserve">A mà</w:t>
        </w:r>
      </w:ins>
      <w:r>
        <w:rPr>
          <w:rFonts w:ascii="Times New Roman" w:hAnsi="Times New Roman"/>
          <w:bCs/>
          <w:sz w:val="26"/>
          <w:szCs w:val="26"/>
        </w:rPr>
        <w:t xml:space="preserve"> Bên B vẫn không thực hiện</w:t>
      </w:r>
      <w:del w:id="7244" w:author="Claude" w:date="2026-10-12T09:00:00Z">
        <w:r>
          <w:rPr>
            <w:rFonts w:ascii="Times New Roman" w:hAnsi="Times New Roman"/>
            <w:bCs/>
            <w:sz w:val="26"/>
            <w:szCs w:val="26"/>
          </w:rPr>
          <w:delText xml:space="preserve"> các nội dung theo yêu cầu</w:delText>
        </w:r>
      </w:del>
      <w:r>
        <w:rPr>
          <w:rFonts w:ascii="Times New Roman" w:hAnsi="Times New Roman"/>
          <w:bCs/>
          <w:sz w:val="26"/>
          <w:szCs w:val="26"/>
        </w:rPr>
        <w:t xml:space="preserve">, Bên A </w:t>
      </w:r>
      <w:del w:id="7245" w:author="Claude" w:date="2026-10-12T09:00:00Z">
        <w:r>
          <w:rPr>
            <w:rFonts w:ascii="Times New Roman" w:hAnsi="Times New Roman"/>
            <w:bCs/>
            <w:sz w:val="26"/>
            <w:szCs w:val="26"/>
          </w:rPr>
          <w:delText xml:space="preserve">được</w:delText>
        </w:r>
      </w:del>
      <w:ins w:id="7246" w:author="Claude" w:date="2026-10-12T09:00:00Z">
        <w:r>
          <w:rPr>
            <w:rFonts w:ascii="Times New Roman" w:hAnsi="Times New Roman"/>
            <w:bCs/>
            <w:sz w:val="26"/>
            <w:szCs w:val="26"/>
          </w:rPr>
          <w:t xml:space="preserve">có quyền</w:t>
        </w:r>
      </w:ins>
      <w:r>
        <w:rPr>
          <w:rFonts w:ascii="Times New Roman" w:hAnsi="Times New Roman"/>
          <w:bCs/>
          <w:sz w:val="26"/>
          <w:szCs w:val="26"/>
        </w:rPr>
        <w:t xml:space="preserve"> căn cứ</w:t>
      </w:r>
      <w:del w:id="7247" w:author="Claude" w:date="2026-10-12T09:00:00Z">
        <w:r>
          <w:rPr>
            <w:rFonts w:ascii="Times New Roman" w:hAnsi="Times New Roman"/>
            <w:bCs/>
            <w:sz w:val="26"/>
            <w:szCs w:val="26"/>
          </w:rPr>
          <w:delText xml:space="preserve"> những</w:delText>
        </w:r>
      </w:del>
      <w:r>
        <w:rPr>
          <w:rFonts w:ascii="Times New Roman" w:hAnsi="Times New Roman"/>
          <w:bCs/>
          <w:sz w:val="26"/>
          <w:szCs w:val="26"/>
        </w:rPr>
        <w:t xml:space="preserve"> hồ sơ thực tế</w:t>
      </w:r>
      <w:del w:id="7248" w:author="Claude" w:date="2026-10-12T09:00:00Z">
        <w:r>
          <w:rPr>
            <w:rFonts w:ascii="Times New Roman" w:hAnsi="Times New Roman"/>
            <w:bCs/>
            <w:sz w:val="26"/>
            <w:szCs w:val="26"/>
          </w:rPr>
          <w:delText xml:space="preserve"> đã thực hiện của Hợp đồng</w:delText>
        </w:r>
      </w:del>
      <w:r>
        <w:rPr>
          <w:rFonts w:ascii="Times New Roman" w:hAnsi="Times New Roman"/>
          <w:bCs/>
          <w:sz w:val="26"/>
          <w:szCs w:val="26"/>
        </w:rPr>
        <w:t xml:space="preserve"> để xác định giá trị quyết toán</w:t>
      </w:r>
      <w:del w:id="7249" w:author="Claude" w:date="2026-10-12T09:00:00Z">
        <w:r>
          <w:rPr>
            <w:rFonts w:ascii="Times New Roman" w:hAnsi="Times New Roman"/>
            <w:bCs/>
            <w:sz w:val="26"/>
            <w:szCs w:val="26"/>
          </w:rPr>
          <w:delText xml:space="preserve"> Hợp đồng này</w:delText>
        </w:r>
      </w:del>
      <w:r>
        <w:rPr>
          <w:rFonts w:ascii="Times New Roman" w:hAnsi="Times New Roman"/>
          <w:bCs/>
          <w:sz w:val="26"/>
          <w:szCs w:val="26"/>
        </w:rPr>
        <w:t xml:space="preserve">. Bên B </w:t>
      </w:r>
      <w:del w:id="7250" w:author="Claude" w:date="2026-10-12T09:00:00Z">
        <w:r>
          <w:rPr>
            <w:rFonts w:ascii="Times New Roman" w:hAnsi="Times New Roman"/>
            <w:bCs/>
            <w:sz w:val="26"/>
            <w:szCs w:val="26"/>
          </w:rPr>
          <w:delText xml:space="preserve">chịu hoàn toàn các tổn thất, thiệt hại (nếu có) và có trách nhiệm</w:delText>
        </w:r>
      </w:del>
      <w:ins w:id="7251" w:author="Claude" w:date="2026-10-12T09:00:00Z">
        <w:r>
          <w:rPr>
            <w:rFonts w:ascii="Times New Roman" w:hAnsi="Times New Roman"/>
            <w:bCs/>
            <w:sz w:val="26"/>
            <w:szCs w:val="26"/>
          </w:rPr>
          <w:t xml:space="preserve">phải</w:t>
        </w:r>
      </w:ins>
      <w:r>
        <w:rPr>
          <w:rFonts w:ascii="Times New Roman" w:hAnsi="Times New Roman"/>
          <w:bCs/>
          <w:sz w:val="26"/>
          <w:szCs w:val="26"/>
        </w:rPr>
        <w:t xml:space="preserve"> chấp hành giá trị quyết toán </w:t>
      </w:r>
      <w:del w:id="7252" w:author="Claude" w:date="2026-10-12T09:00:00Z">
        <w:r>
          <w:rPr>
            <w:rFonts w:ascii="Times New Roman" w:hAnsi="Times New Roman"/>
            <w:bCs/>
            <w:sz w:val="26"/>
            <w:szCs w:val="26"/>
          </w:rPr>
          <w:delText xml:space="preserve">Hợp đồng </w:delText>
        </w:r>
      </w:del>
      <w:r>
        <w:rPr>
          <w:rFonts w:ascii="Times New Roman" w:hAnsi="Times New Roman"/>
          <w:bCs/>
          <w:sz w:val="26"/>
          <w:szCs w:val="26"/>
        </w:rPr>
        <w:t xml:space="preserve">do Bên A lập</w:t>
      </w:r>
      <w:ins w:id="7253" w:author="Claude" w:date="2026-10-12T09:00:00Z">
        <w:r>
          <w:rPr>
            <w:rFonts w:ascii="Times New Roman" w:hAnsi="Times New Roman"/>
            <w:bCs/>
            <w:sz w:val="26"/>
            <w:szCs w:val="26"/>
          </w:rPr>
          <w:t xml:space="preserve"> và chịu toàn bộ thiệt hại phát sinh (nếu có)</w:t>
        </w:r>
      </w:ins>
      <w:r>
        <w:rPr>
          <w:rFonts w:ascii="Times New Roman" w:hAnsi="Times New Roman"/>
          <w:bCs/>
          <w:sz w:val="26"/>
          <w:szCs w:val="26"/>
        </w:rPr>
        <w:t xml:space="preserve">.</w:t>
      </w:r>
    </w:p>
    <w:p w14:paraId="3AB6A294" w14:textId="77777777" w:rsidR="00096978" w:rsidRPr="00302315" w:rsidRDefault="00096978" w:rsidP="007A44B1">
      <w:pPr>
        <w:numPr>
          <w:ilvl w:val="0"/>
          <w:numId w:val="15"/>
        </w:numPr>
        <w:tabs>
          <w:tab w:val="left" w:pos="284"/>
        </w:tabs>
        <w:spacing w:after="120" w:line="276" w:lineRule="auto"/>
        <w:ind w:left="0" w:firstLine="0"/>
        <w:jc w:val="both"/>
        <w:rPr>
          <w:rFonts w:ascii="Times New Roman" w:hAnsi="Times New Roman"/>
          <w:bCs/>
          <w:sz w:val="26"/>
          <w:szCs w:val="26"/>
        </w:rPr>
      </w:pPr>
      <w:del w:id="7254" w:author="Claude" w:date="2026-10-12T09:00:00Z">
        <w:r>
          <w:rPr>
            <w:rFonts w:ascii="Times New Roman" w:hAnsi="Times New Roman"/>
            <w:bCs/>
            <w:sz w:val="26"/>
            <w:szCs w:val="26"/>
          </w:rPr>
          <w:delText xml:space="preserve">Trong trường</w:delText>
        </w:r>
      </w:del>
      <w:ins w:id="7255" w:author="Claude" w:date="2026-10-12T09:00:00Z">
        <w:r>
          <w:rPr>
            <w:rFonts w:ascii="Times New Roman" w:hAnsi="Times New Roman"/>
            <w:bCs/>
            <w:sz w:val="26"/>
            <w:szCs w:val="26"/>
          </w:rPr>
          <w:t xml:space="preserve">Trường</w:t>
        </w:r>
      </w:ins>
      <w:r>
        <w:rPr>
          <w:rFonts w:ascii="Times New Roman" w:hAnsi="Times New Roman"/>
          <w:bCs/>
          <w:sz w:val="26"/>
          <w:szCs w:val="26"/>
        </w:rPr>
        <w:t xml:space="preserve"> hợp Bên B không xuất hóa đơn, </w:t>
      </w:r>
      <w:del w:id="7256" w:author="Claude" w:date="2026-10-12T09:00:00Z">
        <w:r>
          <w:rPr>
            <w:rFonts w:ascii="Times New Roman" w:hAnsi="Times New Roman"/>
            <w:bCs/>
            <w:sz w:val="26"/>
            <w:szCs w:val="26"/>
          </w:rPr>
          <w:delText xml:space="preserve">hoặc </w:delText>
        </w:r>
      </w:del>
      <w:r>
        <w:rPr>
          <w:rFonts w:ascii="Times New Roman" w:hAnsi="Times New Roman"/>
          <w:bCs/>
          <w:sz w:val="26"/>
          <w:szCs w:val="26"/>
        </w:rPr>
        <w:t xml:space="preserve">xuất hóa đơn không đủ giá trị</w:t>
      </w:r>
      <w:del w:id="7257" w:author="Claude" w:date="2026-10-12T09:00:00Z">
        <w:r>
          <w:rPr>
            <w:rFonts w:ascii="Times New Roman" w:hAnsi="Times New Roman"/>
            <w:bCs/>
            <w:sz w:val="26"/>
            <w:szCs w:val="26"/>
          </w:rPr>
          <w:delText xml:space="preserve">,</w:delText>
        </w:r>
      </w:del>
      <w:r>
        <w:rPr>
          <w:rFonts w:ascii="Times New Roman" w:hAnsi="Times New Roman"/>
          <w:bCs/>
          <w:sz w:val="26"/>
          <w:szCs w:val="26"/>
        </w:rPr>
        <w:t xml:space="preserve"> hoặc</w:t>
      </w:r>
      <w:del w:id="7258" w:author="Claude" w:date="2026-10-12T09:00:00Z">
        <w:r>
          <w:rPr>
            <w:rFonts w:ascii="Times New Roman" w:hAnsi="Times New Roman"/>
            <w:bCs/>
            <w:sz w:val="26"/>
            <w:szCs w:val="26"/>
          </w:rPr>
          <w:delText xml:space="preserve"> xuất hóa đơn</w:delText>
        </w:r>
      </w:del>
      <w:r>
        <w:rPr>
          <w:rFonts w:ascii="Times New Roman" w:hAnsi="Times New Roman"/>
          <w:bCs/>
          <w:sz w:val="26"/>
          <w:szCs w:val="26"/>
        </w:rPr>
        <w:t xml:space="preserve"> không hợp pháp, hợp lệ, sau </w:t>
      </w:r>
      <w:del w:id="7259" w:author="Claude" w:date="2026-10-12T09:00:00Z">
        <w:r>
          <w:rPr>
            <w:rFonts w:ascii="Times New Roman" w:hAnsi="Times New Roman"/>
            <w:bCs/>
            <w:sz w:val="26"/>
            <w:szCs w:val="26"/>
          </w:rPr>
          <w:delText xml:space="preserve">khi Bên A đã gửi </w:delText>
        </w:r>
      </w:del>
      <w:r>
        <w:rPr>
          <w:rFonts w:ascii="Times New Roman" w:hAnsi="Times New Roman"/>
          <w:bCs/>
          <w:sz w:val="26"/>
          <w:szCs w:val="26"/>
        </w:rPr>
        <w:t xml:space="preserve">văn bản</w:t>
      </w:r>
      <w:ins w:id="7260" w:author="Claude" w:date="2026-10-12T09:00:00Z">
        <w:r>
          <w:rPr>
            <w:rFonts w:ascii="Times New Roman" w:hAnsi="Times New Roman"/>
            <w:bCs/>
            <w:sz w:val="26"/>
            <w:szCs w:val="26"/>
          </w:rPr>
          <w:t xml:space="preserve"> yêu cầu</w:t>
        </w:r>
      </w:ins>
      <w:r>
        <w:rPr>
          <w:rFonts w:ascii="Times New Roman" w:hAnsi="Times New Roman"/>
          <w:bCs/>
          <w:sz w:val="26"/>
          <w:szCs w:val="26"/>
        </w:rPr>
        <w:t xml:space="preserve"> lần thứ ba </w:t>
      </w:r>
      <w:del w:id="7261" w:author="Claude" w:date="2026-10-12T09:00:00Z">
        <w:r>
          <w:rPr>
            <w:rFonts w:ascii="Times New Roman" w:hAnsi="Times New Roman"/>
            <w:bCs/>
            <w:sz w:val="26"/>
            <w:szCs w:val="26"/>
          </w:rPr>
          <w:delText xml:space="preserve">đến</w:delText>
        </w:r>
      </w:del>
      <w:ins w:id="7262" w:author="Claude" w:date="2026-10-12T09:00:00Z">
        <w:r>
          <w:rPr>
            <w:rFonts w:ascii="Times New Roman" w:hAnsi="Times New Roman"/>
            <w:bCs/>
            <w:sz w:val="26"/>
            <w:szCs w:val="26"/>
          </w:rPr>
          <w:t xml:space="preserve">của</w:t>
        </w:r>
      </w:ins>
      <w:r>
        <w:rPr>
          <w:rFonts w:ascii="Times New Roman" w:hAnsi="Times New Roman"/>
          <w:bCs/>
          <w:sz w:val="26"/>
          <w:szCs w:val="26"/>
        </w:rPr>
        <w:t xml:space="preserve"> Bên </w:t>
      </w:r>
      <w:del w:id="7263" w:author="Claude" w:date="2026-10-12T09:00:00Z">
        <w:r>
          <w:rPr>
            <w:rFonts w:ascii="Times New Roman" w:hAnsi="Times New Roman"/>
            <w:bCs/>
            <w:sz w:val="26"/>
            <w:szCs w:val="26"/>
          </w:rPr>
          <w:delText xml:space="preserve">B nhưng</w:delText>
        </w:r>
      </w:del>
      <w:ins w:id="7264" w:author="Claude" w:date="2026-10-12T09:00:00Z">
        <w:r>
          <w:rPr>
            <w:rFonts w:ascii="Times New Roman" w:hAnsi="Times New Roman"/>
            <w:bCs/>
            <w:sz w:val="26"/>
            <w:szCs w:val="26"/>
          </w:rPr>
          <w:t xml:space="preserve">A mà</w:t>
        </w:r>
      </w:ins>
      <w:r>
        <w:rPr>
          <w:rFonts w:ascii="Times New Roman" w:hAnsi="Times New Roman"/>
          <w:bCs/>
          <w:sz w:val="26"/>
          <w:szCs w:val="26"/>
        </w:rPr>
        <w:t xml:space="preserve"> Bên B vẫn không </w:t>
      </w:r>
      <w:del w:id="7265" w:author="Claude" w:date="2026-10-12T09:00:00Z">
        <w:r>
          <w:rPr>
            <w:rFonts w:ascii="Times New Roman" w:hAnsi="Times New Roman"/>
            <w:bCs/>
            <w:sz w:val="26"/>
            <w:szCs w:val="26"/>
          </w:rPr>
          <w:delText xml:space="preserve">thực hiện các nội dung theo yêu cầu</w:delText>
        </w:r>
      </w:del>
      <w:ins w:id="7266" w:author="Claude" w:date="2026-10-12T09:00:00Z">
        <w:r>
          <w:rPr>
            <w:rFonts w:ascii="Times New Roman" w:hAnsi="Times New Roman"/>
            <w:bCs/>
            <w:sz w:val="26"/>
            <w:szCs w:val="26"/>
          </w:rPr>
          <w:t xml:space="preserve">khắc phục</w:t>
        </w:r>
      </w:ins>
      <w:r>
        <w:rPr>
          <w:rFonts w:ascii="Times New Roman" w:hAnsi="Times New Roman"/>
          <w:bCs/>
          <w:sz w:val="26"/>
          <w:szCs w:val="26"/>
        </w:rPr>
        <w:t xml:space="preserve">, Bên A </w:t>
      </w:r>
      <w:del w:id="7267" w:author="Claude" w:date="2026-10-12T09:00:00Z">
        <w:r>
          <w:rPr>
            <w:rFonts w:ascii="Times New Roman" w:hAnsi="Times New Roman"/>
            <w:bCs/>
            <w:sz w:val="26"/>
            <w:szCs w:val="26"/>
          </w:rPr>
          <w:delText xml:space="preserve">được</w:delText>
        </w:r>
      </w:del>
      <w:ins w:id="7268" w:author="Claude" w:date="2026-10-12T09:00:00Z">
        <w:r>
          <w:rPr>
            <w:rFonts w:ascii="Times New Roman" w:hAnsi="Times New Roman"/>
            <w:bCs/>
            <w:sz w:val="26"/>
            <w:szCs w:val="26"/>
          </w:rPr>
          <w:t xml:space="preserve">có</w:t>
        </w:r>
      </w:ins>
      <w:r>
        <w:rPr>
          <w:rFonts w:ascii="Times New Roman" w:hAnsi="Times New Roman"/>
          <w:bCs/>
          <w:sz w:val="26"/>
          <w:szCs w:val="26"/>
        </w:rPr>
        <w:t xml:space="preserve"> quyền không thanh toán </w:t>
      </w:r>
      <w:del w:id="7269" w:author="Claude" w:date="2026-10-12T09:00:00Z">
        <w:r>
          <w:rPr>
            <w:rFonts w:ascii="Times New Roman" w:hAnsi="Times New Roman"/>
            <w:bCs/>
            <w:sz w:val="26"/>
            <w:szCs w:val="26"/>
          </w:rPr>
          <w:delText xml:space="preserve">cho Bên B </w:delText>
        </w:r>
      </w:del>
      <w:r>
        <w:rPr>
          <w:rFonts w:ascii="Times New Roman" w:hAnsi="Times New Roman"/>
          <w:bCs/>
          <w:sz w:val="26"/>
          <w:szCs w:val="26"/>
        </w:rPr>
        <w:t xml:space="preserve">bất kỳ khoản</w:t>
      </w:r>
      <w:del w:id="7270" w:author="Claude" w:date="2026-10-12T09:00:00Z">
        <w:r>
          <w:rPr>
            <w:rFonts w:ascii="Times New Roman" w:hAnsi="Times New Roman"/>
            <w:bCs/>
            <w:sz w:val="26"/>
            <w:szCs w:val="26"/>
          </w:rPr>
          <w:delText xml:space="preserve"> nợ</w:delText>
        </w:r>
      </w:del>
      <w:r>
        <w:rPr>
          <w:rFonts w:ascii="Times New Roman" w:hAnsi="Times New Roman"/>
          <w:bCs/>
          <w:sz w:val="26"/>
          <w:szCs w:val="26"/>
        </w:rPr>
        <w:t xml:space="preserve"> đến hạn nào </w:t>
      </w:r>
      <w:del w:id="7271" w:author="Claude" w:date="2026-10-12T09:00:00Z">
        <w:r>
          <w:rPr>
            <w:rFonts w:ascii="Times New Roman" w:hAnsi="Times New Roman"/>
            <w:bCs/>
            <w:sz w:val="26"/>
            <w:szCs w:val="26"/>
          </w:rPr>
          <w:delText xml:space="preserve">hoặc sẽ là nợ đến hạn </w:delText>
        </w:r>
      </w:del>
      <w:r>
        <w:rPr>
          <w:rFonts w:ascii="Times New Roman" w:hAnsi="Times New Roman"/>
          <w:bCs/>
          <w:sz w:val="26"/>
          <w:szCs w:val="26"/>
        </w:rPr>
        <w:t xml:space="preserve">cho Bên B </w:t>
      </w:r>
      <w:del w:id="7272" w:author="Claude" w:date="2026-10-12T09:00:00Z">
        <w:r>
          <w:rPr>
            <w:rFonts w:ascii="Times New Roman" w:hAnsi="Times New Roman"/>
            <w:bCs/>
            <w:sz w:val="26"/>
            <w:szCs w:val="26"/>
          </w:rPr>
          <w:delText xml:space="preserve">theo Hợp đồng</w:delText>
        </w:r>
      </w:del>
      <w:ins w:id="7273" w:author="Claude" w:date="2026-10-12T09:00:00Z">
        <w:r>
          <w:rPr>
            <w:rFonts w:ascii="Times New Roman" w:hAnsi="Times New Roman"/>
            <w:bCs/>
            <w:sz w:val="26"/>
            <w:szCs w:val="26"/>
          </w:rPr>
          <w:t xml:space="preserve">cho đến khi Bên B khắc phục</w:t>
        </w:r>
      </w:ins>
      <w:r>
        <w:rPr>
          <w:rFonts w:ascii="Times New Roman" w:hAnsi="Times New Roman"/>
          <w:bCs/>
          <w:sz w:val="26"/>
          <w:szCs w:val="26"/>
        </w:rPr>
        <w:t xml:space="preserve">.</w:t>
      </w:r>
    </w:p>
    <w:p w14:paraId="0B87D791" w14:textId="77777777" w:rsidR="00096978" w:rsidRPr="00302315" w:rsidRDefault="00A153B6" w:rsidP="007A44B1">
      <w:pPr>
        <w:widowControl w:val="0"/>
        <w:tabs>
          <w:tab w:val="left" w:pos="709"/>
        </w:tabs>
        <w:spacing w:after="120" w:line="276" w:lineRule="auto"/>
        <w:jc w:val="both"/>
        <w:rPr>
          <w:rFonts w:ascii="Times New Roman" w:hAnsi="Times New Roman"/>
          <w:b/>
          <w:sz w:val="26"/>
          <w:szCs w:val="26"/>
        </w:rPr>
      </w:pPr>
      <w:r>
        <w:rPr>
          <w:rFonts w:ascii="Times New Roman" w:hAnsi="Times New Roman"/>
          <w:b/>
          <w:sz w:val="26"/>
          <w:szCs w:val="26"/>
        </w:rPr>
        <w:t xml:space="preserve">19.2. Thanh lý hợp đồng: </w:t>
      </w:r>
    </w:p>
    <w:p w14:paraId="75659A4F" w14:textId="77777777" w:rsidR="00096978" w:rsidRPr="00302315" w:rsidRDefault="00096978" w:rsidP="007A44B1">
      <w:pPr>
        <w:widowControl w:val="0"/>
        <w:tabs>
          <w:tab w:val="left" w:pos="709"/>
        </w:tabs>
        <w:spacing w:after="120" w:line="276" w:lineRule="auto"/>
        <w:jc w:val="both"/>
        <w:rPr>
          <w:rFonts w:ascii="Times New Roman" w:hAnsi="Times New Roman"/>
          <w:sz w:val="26"/>
          <w:szCs w:val="26"/>
        </w:rPr>
      </w:pPr>
      <w:r>
        <w:rPr>
          <w:rFonts w:ascii="Times New Roman" w:hAnsi="Times New Roman"/>
          <w:sz w:val="26"/>
          <w:szCs w:val="26"/>
        </w:rPr>
        <w:t xml:space="preserve">Hợp đồng </w:t>
      </w:r>
      <w:del w:id="7274" w:author="Claude" w:date="2026-10-12T09:00:00Z">
        <w:r>
          <w:rPr>
            <w:rFonts w:ascii="Times New Roman" w:hAnsi="Times New Roman"/>
            <w:sz w:val="26"/>
            <w:szCs w:val="26"/>
          </w:rPr>
          <w:delText xml:space="preserve">sẽ </w:delText>
        </w:r>
      </w:del>
      <w:r>
        <w:rPr>
          <w:rFonts w:ascii="Times New Roman" w:hAnsi="Times New Roman"/>
          <w:sz w:val="26"/>
          <w:szCs w:val="26"/>
        </w:rPr>
        <w:t xml:space="preserve">được</w:t>
      </w:r>
      <w:del w:id="7275" w:author="Claude" w:date="2026-10-12T09:00:00Z">
        <w:r>
          <w:rPr>
            <w:rFonts w:ascii="Times New Roman" w:hAnsi="Times New Roman"/>
            <w:sz w:val="26"/>
            <w:szCs w:val="26"/>
          </w:rPr>
          <w:delText xml:space="preserve"> tự động</w:delText>
        </w:r>
      </w:del>
      <w:r>
        <w:rPr>
          <w:rFonts w:ascii="Times New Roman" w:hAnsi="Times New Roman"/>
          <w:sz w:val="26"/>
          <w:szCs w:val="26"/>
        </w:rPr>
        <w:t xml:space="preserve"> thanh lý </w:t>
      </w:r>
      <w:del w:id="7276" w:author="Claude" w:date="2026-10-12T09:00:00Z">
        <w:r>
          <w:rPr>
            <w:rFonts w:ascii="Times New Roman" w:hAnsi="Times New Roman"/>
            <w:sz w:val="26"/>
            <w:szCs w:val="26"/>
          </w:rPr>
          <w:delText xml:space="preserve">sau </w:delText>
        </w:r>
      </w:del>
      <w:r>
        <w:rPr>
          <w:rFonts w:ascii="Times New Roman" w:hAnsi="Times New Roman"/>
          <w:sz w:val="26"/>
          <w:szCs w:val="26"/>
        </w:rPr>
        <w:t xml:space="preserve">khi </w:t>
      </w:r>
      <w:del w:id="7277" w:author="Claude" w:date="2026-10-12T09:00:00Z">
        <w:r>
          <w:rPr>
            <w:rFonts w:ascii="Times New Roman" w:hAnsi="Times New Roman"/>
            <w:sz w:val="26"/>
            <w:szCs w:val="26"/>
          </w:rPr>
          <w:delText xml:space="preserve">hai</w:delText>
        </w:r>
      </w:del>
      <w:ins w:id="7278" w:author="Claude" w:date="2026-10-12T09:00:00Z">
        <w:r>
          <w:rPr>
            <w:rFonts w:ascii="Times New Roman" w:hAnsi="Times New Roman"/>
            <w:sz w:val="26"/>
            <w:szCs w:val="26"/>
          </w:rPr>
          <w:t xml:space="preserve">các</w:t>
        </w:r>
      </w:ins>
      <w:r>
        <w:rPr>
          <w:rFonts w:ascii="Times New Roman" w:hAnsi="Times New Roman"/>
          <w:sz w:val="26"/>
          <w:szCs w:val="26"/>
        </w:rPr>
        <w:t xml:space="preserve"> bên đã hoàn thành toàn bộ </w:t>
      </w:r>
      <w:del w:id="7279" w:author="Claude" w:date="2026-10-12T09:00:00Z">
        <w:r>
          <w:rPr>
            <w:rFonts w:ascii="Times New Roman" w:hAnsi="Times New Roman"/>
            <w:sz w:val="26"/>
            <w:szCs w:val="26"/>
          </w:rPr>
          <w:delText xml:space="preserve">các</w:delText>
        </w:r>
      </w:del>
      <w:ins w:id="7280" w:author="Claude" w:date="2026-10-12T09:00:00Z">
        <w:r>
          <w:rPr>
            <w:rFonts w:ascii="Times New Roman" w:hAnsi="Times New Roman"/>
            <w:sz w:val="26"/>
            <w:szCs w:val="26"/>
          </w:rPr>
          <w:t xml:space="preserve">nghĩa vụ theo Hợp đồng, bao gồm</w:t>
        </w:r>
      </w:ins>
      <w:r>
        <w:rPr>
          <w:rFonts w:ascii="Times New Roman" w:hAnsi="Times New Roman"/>
          <w:sz w:val="26"/>
          <w:szCs w:val="26"/>
        </w:rPr>
        <w:t xml:space="preserve"> nghĩa vụ </w:t>
      </w:r>
      <w:del w:id="7281" w:author="Claude" w:date="2026-10-12T09:00:00Z">
        <w:r>
          <w:rPr>
            <w:rFonts w:ascii="Times New Roman" w:hAnsi="Times New Roman"/>
            <w:sz w:val="26"/>
            <w:szCs w:val="26"/>
          </w:rPr>
          <w:delText xml:space="preserve">quy định trong</w:delText>
        </w:r>
      </w:del>
      <w:ins w:id="7282" w:author="Claude" w:date="2026-10-12T09:00:00Z">
        <w:r>
          <w:rPr>
            <w:rFonts w:ascii="Times New Roman" w:hAnsi="Times New Roman"/>
            <w:sz w:val="26"/>
            <w:szCs w:val="26"/>
          </w:rPr>
          <w:t xml:space="preserve">bảo hành. Các bên ký biên bản thanh lý</w:t>
        </w:r>
      </w:ins>
      <w:r>
        <w:rPr>
          <w:rFonts w:ascii="Times New Roman" w:hAnsi="Times New Roman"/>
          <w:sz w:val="26"/>
          <w:szCs w:val="26"/>
        </w:rPr>
        <w:t xml:space="preserve"> Hợp đồng</w:t>
      </w:r>
      <w:ins w:id="7283" w:author="Claude" w:date="2026-10-12T09:00:00Z">
        <w:r>
          <w:rPr>
            <w:rFonts w:ascii="Times New Roman" w:hAnsi="Times New Roman"/>
            <w:sz w:val="26"/>
            <w:szCs w:val="26"/>
          </w:rPr>
          <w:t xml:space="preserve"> trong vòng 30 ngày kể từ ngày hoàn thành nghĩa vụ</w:t>
        </w:r>
      </w:ins>
      <w:r>
        <w:rPr>
          <w:rFonts w:ascii="Times New Roman" w:hAnsi="Times New Roman"/>
          <w:sz w:val="26"/>
          <w:szCs w:val="26"/>
        </w:rPr>
        <w:t xml:space="preserve">.</w:t>
      </w:r>
    </w:p>
    <w:p w14:paraId="55DDB139" w14:textId="77777777" w:rsidR="00B97008" w:rsidRPr="00302315" w:rsidRDefault="00B97008" w:rsidP="007A44B1">
      <w:pPr>
        <w:pStyle w:val="Heading2"/>
        <w:spacing w:after="120" w:line="276" w:lineRule="auto"/>
        <w:jc w:val="left"/>
        <w:rPr>
          <w:rFonts w:ascii="Times New Roman" w:hAnsi="Times New Roman"/>
          <w:sz w:val="26"/>
          <w:szCs w:val="26"/>
        </w:rPr>
      </w:pPr>
      <w:r>
        <w:rPr>
          <w:rFonts w:ascii="Times New Roman" w:hAnsi="Times New Roman"/>
          <w:sz w:val="26"/>
          <w:szCs w:val="26"/>
        </w:rPr>
        <w:t>Điều 20. BẢO LÃNH</w:t>
      </w:r>
    </w:p>
    <w:p w14:paraId="34E4C088" w14:textId="77777777" w:rsidR="009D7002" w:rsidRPr="00302315" w:rsidRDefault="009D7002" w:rsidP="007A44B1">
      <w:pPr>
        <w:spacing w:after="120" w:line="276" w:lineRule="auto"/>
        <w:jc w:val="both"/>
        <w:rPr>
          <w:rFonts w:ascii="Times New Roman" w:hAnsi="Times New Roman"/>
          <w:b/>
          <w:sz w:val="26"/>
          <w:szCs w:val="26"/>
        </w:rPr>
      </w:pPr>
      <w:r>
        <w:rPr>
          <w:rFonts w:ascii="Times New Roman" w:hAnsi="Times New Roman"/>
          <w:b/>
          <w:sz w:val="26"/>
          <w:szCs w:val="26"/>
        </w:rPr>
        <w:t>20.1. Bảo lãnh tạm ứng Hợp đồng:</w:t>
      </w:r>
    </w:p>
    <w:p w14:paraId="46BAFFAA" w14:textId="77777777" w:rsidR="009D7002" w:rsidRPr="00302315" w:rsidRDefault="009D7002" w:rsidP="007A44B1">
      <w:pPr>
        <w:spacing w:after="120" w:line="276" w:lineRule="auto"/>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 theo mẫu bên A chấp thuận đính kèm tại Biểu 06 của hợp đồng này.</w:t>
      </w:r>
    </w:p>
    <w:p w14:paraId="0EEF09EF" w14:textId="77777777" w:rsidR="009D7002" w:rsidRPr="00302315" w:rsidRDefault="009D7002" w:rsidP="007A44B1">
      <w:pPr>
        <w:spacing w:after="120" w:line="276" w:lineRule="auto"/>
        <w:jc w:val="both"/>
        <w:rPr>
          <w:rFonts w:ascii="Times New Roman" w:hAnsi="Times New Roman"/>
          <w:sz w:val="26"/>
          <w:szCs w:val="26"/>
        </w:rPr>
      </w:pPr>
      <w:r>
        <w:rPr>
          <w:rFonts w:ascii="Times New Roman" w:hAnsi="Times New Roman"/>
          <w:sz w:val="26"/>
          <w:szCs w:val="26"/>
        </w:rPr>
        <w:t>Đồng tiền bảo lãnh: Đồng tiền Việt Nam.</w:t>
      </w:r>
    </w:p>
    <w:p w14:paraId="035CBBE4" w14:textId="77777777" w:rsidR="009D7002" w:rsidRPr="00302315" w:rsidRDefault="009D7002" w:rsidP="007A44B1">
      <w:pPr>
        <w:tabs>
          <w:tab w:val="left" w:pos="720"/>
        </w:tabs>
        <w:spacing w:after="120" w:line="276" w:lineRule="auto"/>
        <w:jc w:val="both"/>
        <w:rPr>
          <w:rFonts w:ascii="Times New Roman" w:hAnsi="Times New Roman"/>
          <w:sz w:val="26"/>
          <w:szCs w:val="26"/>
        </w:rPr>
      </w:pPr>
      <w:r>
        <w:rPr>
          <w:rFonts w:ascii="Times New Roman" w:hAnsi="Times New Roman"/>
          <w:sz w:val="26"/>
          <w:szCs w:val="26"/>
        </w:rPr>
        <w:t xml:space="preserve">Giá trị bảo lãnh tạm ứng: </w:t>
      </w:r>
      <w:del w:id="7284" w:author="Claude" w:date="2026-10-12T09:00:00Z">
        <w:r>
          <w:rPr>
            <w:rFonts w:ascii="Times New Roman" w:hAnsi="Times New Roman"/>
            <w:sz w:val="26"/>
            <w:szCs w:val="26"/>
          </w:rPr>
          <w:delText xml:space="preserve">Bằng</w:delText>
        </w:r>
      </w:del>
      <w:ins w:id="7285" w:author="Claude" w:date="2026-10-12T09:00:00Z">
        <w:r>
          <w:rPr>
            <w:rFonts w:ascii="Times New Roman" w:hAnsi="Times New Roman"/>
            <w:sz w:val="26"/>
            <w:szCs w:val="26"/>
          </w:rPr>
          <w:t xml:space="preserve">bằng </w:t>
        </w:r>
        <w:r>
          <w:rPr>
            <w:rFonts w:ascii="Times New Roman" w:hAnsi="Times New Roman"/>
            <w:sz w:val="26"/>
            <w:szCs w:val="26"/>
            <w:highlight w:val="yellow"/>
          </w:rPr>
          <w:t xml:space="preserve">……</w:t>
        </w:r>
        <w:r>
          <w:rPr>
            <w:rFonts w:ascii="Times New Roman" w:hAnsi="Times New Roman"/>
            <w:sz w:val="26"/>
            <w:szCs w:val="26"/>
          </w:rPr>
          <w:t xml:space="preserve">%</w:t>
        </w:r>
      </w:ins>
      <w:r>
        <w:rPr>
          <w:rFonts w:ascii="Times New Roman" w:hAnsi="Times New Roman"/>
          <w:sz w:val="26"/>
          <w:szCs w:val="26"/>
        </w:rPr>
        <w:t xml:space="preserve"> giá trị </w:t>
      </w:r>
      <w:del w:id="7286" w:author="Claude" w:date="2026-10-12T09:00:00Z">
        <w:r>
          <w:rPr>
            <w:rFonts w:ascii="Times New Roman" w:hAnsi="Times New Roman"/>
            <w:sz w:val="26"/>
            <w:szCs w:val="26"/>
          </w:rPr>
          <w:delText xml:space="preserve">Bên A</w:delText>
        </w:r>
      </w:del>
      <w:ins w:id="7287" w:author="Claude" w:date="2026-10-12T09:00:00Z">
        <w:r>
          <w:rPr>
            <w:rFonts w:ascii="Times New Roman" w:hAnsi="Times New Roman"/>
            <w:sz w:val="26"/>
            <w:szCs w:val="26"/>
          </w:rPr>
          <w:t xml:space="preserve">tiền</w:t>
        </w:r>
      </w:ins>
      <w:r>
        <w:rPr>
          <w:rFonts w:ascii="Times New Roman" w:hAnsi="Times New Roman"/>
          <w:sz w:val="26"/>
          <w:szCs w:val="26"/>
        </w:rPr>
        <w:t xml:space="preserve"> tạm ứng</w:t>
      </w:r>
      <w:del w:id="7288" w:author="Claude" w:date="2026-10-12T09:00:00Z">
        <w:r>
          <w:rPr>
            <w:rFonts w:ascii="Times New Roman" w:hAnsi="Times New Roman"/>
            <w:sz w:val="26"/>
            <w:szCs w:val="26"/>
          </w:rPr>
          <w:delText xml:space="preserve"> cho Bên B</w:delText>
        </w:r>
      </w:del>
      <w:r>
        <w:rPr>
          <w:rFonts w:ascii="Times New Roman" w:hAnsi="Times New Roman"/>
          <w:sz w:val="26"/>
          <w:szCs w:val="26"/>
        </w:rPr>
        <w:t xml:space="preserve">.</w:t>
      </w:r>
    </w:p>
    <w:p w14:paraId="17A0D7CC" w14:textId="77777777" w:rsidR="009D7002" w:rsidRPr="00302315" w:rsidRDefault="009D7002" w:rsidP="007A44B1">
      <w:pPr>
        <w:spacing w:after="120" w:line="276" w:lineRule="auto"/>
        <w:jc w:val="both"/>
        <w:rPr>
          <w:rFonts w:ascii="Times New Roman" w:hAnsi="Times New Roman"/>
          <w:sz w:val="26"/>
          <w:szCs w:val="26"/>
        </w:rPr>
      </w:pPr>
      <w:r>
        <w:rPr>
          <w:rFonts w:ascii="Times New Roman" w:hAnsi="Times New Roman"/>
          <w:sz w:val="26"/>
          <w:szCs w:val="26"/>
        </w:rPr>
        <w:t>Thời hạn hiệu lực của bảo lãnh: Bảo lãnh tiền tạm ứng có hiệu lực đến 28 ngày sau ngày Bên A thu hồi hết tiền tạm ứng. Nếu các điều khoản của bảo lãnh có ghi rõ ngày hết hạn và Bên A vẫn chưa thu hồi hết tiền tạm ứng vào thời điểm 28 ngày trước khi hết hạn Bảo lãnh, thì Bên B phải gia hạn bảo lãnh tạm ứng với giá trị tiền tạm ứng còn lại Bên A chưa thu hồi, thời hạn cho đến hết 28 ngày sau ngày Bên A thu hồi hết tiền tạm ứng. Trường hợp Bên B không gia hạn theo các quy định này thì Bên B vi phạm hợp đồng.</w:t>
      </w:r>
    </w:p>
    <w:p w14:paraId="108368E8" w14:textId="77777777" w:rsidR="009D7002" w:rsidRPr="00302315" w:rsidRDefault="009D7002" w:rsidP="007A44B1">
      <w:pPr>
        <w:tabs>
          <w:tab w:val="left" w:pos="720"/>
        </w:tabs>
        <w:spacing w:after="120" w:line="276" w:lineRule="auto"/>
        <w:jc w:val="both"/>
        <w:rPr>
          <w:rFonts w:ascii="Times New Roman" w:hAnsi="Times New Roman"/>
          <w:sz w:val="26"/>
          <w:szCs w:val="26"/>
        </w:rPr>
      </w:pPr>
      <w:r>
        <w:rPr>
          <w:rFonts w:ascii="Times New Roman" w:hAnsi="Times New Roman"/>
          <w:sz w:val="26"/>
          <w:szCs w:val="26"/>
        </w:rPr>
        <w:t>Thời hạn nộp bảo lãnh: Kèm theo hồ sơ đề nghị tạm ứng của Bên B gửi Bên A.</w:t>
      </w:r>
    </w:p>
    <w:p w14:paraId="1C5C3DD0" w14:textId="77777777" w:rsidR="00B31CD2" w:rsidRPr="00302315" w:rsidRDefault="00673B35" w:rsidP="007A44B1">
      <w:pPr>
        <w:tabs>
          <w:tab w:val="left" w:pos="720"/>
        </w:tabs>
        <w:spacing w:after="120" w:line="276" w:lineRule="auto"/>
        <w:jc w:val="both"/>
        <w:rPr>
          <w:rFonts w:ascii="Times New Roman" w:hAnsi="Times New Roman"/>
          <w:b/>
          <w:sz w:val="26"/>
          <w:szCs w:val="26"/>
        </w:rPr>
      </w:pPr>
      <w:r>
        <w:rPr>
          <w:rFonts w:ascii="Times New Roman" w:hAnsi="Times New Roman"/>
          <w:b/>
          <w:sz w:val="26"/>
          <w:szCs w:val="26"/>
        </w:rPr>
        <w:t xml:space="preserve">20.2. Bảo lãnh thực hiện Hợp đồng: </w:t>
      </w:r>
    </w:p>
    <w:p w14:paraId="19BC0A83" w14:textId="77777777" w:rsidR="00B31CD2" w:rsidRPr="00302315" w:rsidRDefault="00B31CD2" w:rsidP="007A44B1">
      <w:pPr>
        <w:tabs>
          <w:tab w:val="left" w:pos="720"/>
        </w:tabs>
        <w:spacing w:after="120" w:line="276" w:lineRule="auto"/>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w:t>
      </w:r>
    </w:p>
    <w:p w14:paraId="5DEC1509" w14:textId="77777777" w:rsidR="00B31CD2" w:rsidRPr="00302315" w:rsidRDefault="00B31CD2" w:rsidP="007A44B1">
      <w:pPr>
        <w:tabs>
          <w:tab w:val="left" w:pos="720"/>
        </w:tabs>
        <w:spacing w:after="120" w:line="276" w:lineRule="auto"/>
        <w:jc w:val="both"/>
        <w:rPr>
          <w:rFonts w:ascii="Times New Roman" w:hAnsi="Times New Roman"/>
          <w:sz w:val="26"/>
          <w:szCs w:val="26"/>
        </w:rPr>
      </w:pPr>
      <w:r>
        <w:rPr>
          <w:rFonts w:ascii="Times New Roman" w:hAnsi="Times New Roman"/>
          <w:sz w:val="26"/>
          <w:szCs w:val="26"/>
        </w:rPr>
        <w:t>Đồng tiền bảo lãnh: Đồng tiền Việt Nam.</w:t>
      </w:r>
    </w:p>
    <w:p w14:paraId="44EFE51E" w14:textId="51DA90A6" w:rsidR="00B31CD2" w:rsidRPr="00302315" w:rsidRDefault="00B31CD2" w:rsidP="007A44B1">
      <w:pPr>
        <w:tabs>
          <w:tab w:val="left" w:pos="720"/>
        </w:tabs>
        <w:spacing w:after="120" w:line="276" w:lineRule="auto"/>
        <w:jc w:val="both"/>
        <w:rPr>
          <w:rFonts w:ascii="Times New Roman" w:hAnsi="Times New Roman"/>
          <w:sz w:val="26"/>
          <w:szCs w:val="26"/>
        </w:rPr>
      </w:pPr>
      <w:r>
        <w:rPr>
          <w:rFonts w:ascii="Times New Roman" w:hAnsi="Times New Roman"/>
          <w:sz w:val="26"/>
          <w:szCs w:val="26"/>
        </w:rPr>
        <w:t xml:space="preserve">Giá trị bảo lãnh thực hiện Hợp đồng: </w:t>
      </w:r>
      <w:del w:id="7289" w:author="Claude" w:date="2026-10-12T09:00:00Z">
        <w:r>
          <w:rPr>
            <w:rFonts w:ascii="Times New Roman" w:hAnsi="Times New Roman"/>
            <w:sz w:val="26"/>
            <w:szCs w:val="26"/>
          </w:rPr>
          <w:delText xml:space="preserve">Bằng </w:delText>
        </w:r>
        <w:r>
          <w:rPr>
            <w:rFonts w:ascii="Times New Roman" w:hAnsi="Times New Roman"/>
            <w:sz w:val="26"/>
            <w:szCs w:val="26"/>
            <w:highlight w:val="yellow"/>
          </w:rPr>
          <w:delText xml:space="preserve">10</w:delText>
        </w:r>
      </w:del>
      <w:ins w:id="7290" w:author="Claude" w:date="2026-10-12T09:00:00Z">
        <w:r>
          <w:rPr>
            <w:rFonts w:ascii="Times New Roman" w:hAnsi="Times New Roman"/>
            <w:sz w:val="26"/>
            <w:szCs w:val="26"/>
          </w:rPr>
          <w:t xml:space="preserve">bằng </w:t>
        </w:r>
        <w:r>
          <w:rPr>
            <w:rFonts w:ascii="Times New Roman" w:hAnsi="Times New Roman"/>
            <w:sz w:val="26"/>
            <w:szCs w:val="26"/>
            <w:highlight w:val="yellow"/>
          </w:rPr>
          <w:t xml:space="preserve">……</w:t>
        </w:r>
      </w:ins>
      <w:r>
        <w:rPr>
          <w:rFonts w:ascii="Times New Roman" w:hAnsi="Times New Roman"/>
          <w:sz w:val="26"/>
          <w:szCs w:val="26"/>
          <w:rPrChange w:id="7291" w:author="Claude" w:date="2026-10-12T09:00:00Z">
            <w:rPr>
              <w:rFonts w:ascii="Times New Roman" w:hAnsi="Times New Roman"/>
              <w:sz w:val="26"/>
              <w:szCs w:val="26"/>
              <w:highlight w:val="yellow"/>
            </w:rPr>
          </w:rPrChange>
        </w:rPr>
        <w:t xml:space="preserve">%</w:t>
      </w:r>
      <w:r>
        <w:rPr>
          <w:rFonts w:ascii="Times New Roman" w:hAnsi="Times New Roman"/>
          <w:sz w:val="26"/>
          <w:szCs w:val="26"/>
        </w:rPr>
        <w:t xml:space="preserve"> giá trị Hợp đồng.</w:t>
      </w:r>
    </w:p>
    <w:p w14:paraId="42358A7D" w14:textId="77777777" w:rsidR="00B31CD2" w:rsidRPr="00302315" w:rsidRDefault="00B31CD2" w:rsidP="007A44B1">
      <w:pPr>
        <w:spacing w:after="120" w:line="276" w:lineRule="auto"/>
        <w:jc w:val="both"/>
        <w:rPr>
          <w:rFonts w:ascii="Times New Roman" w:hAnsi="Times New Roman"/>
          <w:sz w:val="26"/>
          <w:szCs w:val="26"/>
        </w:rPr>
      </w:pPr>
      <w:r>
        <w:rPr>
          <w:rFonts w:ascii="Times New Roman" w:hAnsi="Times New Roman"/>
          <w:sz w:val="26"/>
          <w:szCs w:val="26"/>
        </w:rPr>
        <w:t xml:space="preserve">Thời hạn hiệu lực của bảo lãnh: Bảo lãnh thực hiện Hợp đồng có hiệu lực kể từ ngày phát hành đến hết 28 ngày sau ngày Bên B hoàn thành, được Bên A chấp thuận nghiệm thu bàn giao Hạng mục công trình theo Hợp đồng và đã hoàn tất việc khắc phục các tồn tại, khiếm khuyết (nếu có), nhưng trong mọi trường hợp không sớm hơn thời điểm Bên A được Chủ đầu tư nghiệm thu phần công việc tương ứng do Bên B thực hiện. Nếu các điều khoản của bảo lãnh có ghi rõ ngày hết hạn và tại thời điểm 28 ngày trước khi hết </w:t>
        <w:lastRenderedPageBreak/>
        <w:t>hạn mà các điều kiện nêu trên chưa được đáp ứng thì Bên B phải gia hạn bảo lãnh theo yêu cầu hợp lý của Bên A. Trường hợp Bên B không gia hạn theo các quy định này thì Bên B vi phạm Hợp đồng.</w:t>
      </w:r>
    </w:p>
    <w:p>
      <w:pPr>
        <w:spacing w:after="120" w:line="276" w:lineRule="auto"/>
        <w:jc w:val="both"/>
        <w:rPr>
          <w:ins w:id="7382" w:author="Claude" w:date="2026-10-12T09:00:00Z"/>
          <w:rFonts w:ascii="Times New Roman" w:hAnsi="Times New Roman"/>
          <w:sz w:val="26"/>
          <w:szCs w:val="26"/>
        </w:rPr>
      </w:pPr>
      <w:ins w:id="7383" w:author="Claude" w:date="2026-10-12T09:00:00Z">
        <w:r>
          <w:rPr>
            <w:rFonts w:ascii="Times New Roman" w:hAnsi="Times New Roman"/>
            <w:sz w:val="26"/>
            <w:szCs w:val="26"/>
          </w:rPr>
          <w:t xml:space="preserve">Bên B không được nhận lại bảo lãnh thực hiện Hợp đồng trong trường hợp từ chối thực hiện Hợp đồng sau khi Hợp đồng có hiệu lực hoặc Hợp đồng bị chấm dứt do lỗi của Bên B; Bên A có quyền thu toàn bộ giá trị bảo lãnh.</w:t>
        </w:r>
      </w:ins>
    </w:p>
    <w:p w14:paraId="1B0EA80B" w14:textId="77777777" w:rsidR="00B31CD2" w:rsidRPr="00302315" w:rsidRDefault="00B31CD2" w:rsidP="007A44B1">
      <w:pPr>
        <w:tabs>
          <w:tab w:val="left" w:pos="720"/>
        </w:tabs>
        <w:spacing w:after="120" w:line="276" w:lineRule="auto"/>
        <w:jc w:val="both"/>
        <w:rPr>
          <w:rFonts w:ascii="Times New Roman" w:hAnsi="Times New Roman"/>
          <w:sz w:val="26"/>
          <w:szCs w:val="26"/>
        </w:rPr>
      </w:pPr>
      <w:r>
        <w:rPr>
          <w:rFonts w:ascii="Times New Roman" w:hAnsi="Times New Roman"/>
          <w:sz w:val="26"/>
          <w:szCs w:val="26"/>
        </w:rPr>
        <w:t xml:space="preserve">Thời hạn nộp bảo lãnh: Bên B phải </w:t>
      </w:r>
      <w:del w:id="7292" w:author="Claude" w:date="2026-10-12T09:00:00Z">
        <w:r>
          <w:rPr>
            <w:rFonts w:ascii="Times New Roman" w:hAnsi="Times New Roman"/>
            <w:sz w:val="26"/>
            <w:szCs w:val="26"/>
          </w:rPr>
          <w:delText xml:space="preserve">giao</w:delText>
        </w:r>
      </w:del>
      <w:ins w:id="7293" w:author="Claude" w:date="2026-10-12T09:00:00Z">
        <w:r>
          <w:rPr>
            <w:rFonts w:ascii="Times New Roman" w:hAnsi="Times New Roman"/>
            <w:sz w:val="26"/>
            <w:szCs w:val="26"/>
          </w:rPr>
          <w:t xml:space="preserve">nộp</w:t>
        </w:r>
      </w:ins>
      <w:r>
        <w:rPr>
          <w:rFonts w:ascii="Times New Roman" w:hAnsi="Times New Roman"/>
          <w:sz w:val="26"/>
          <w:szCs w:val="26"/>
        </w:rPr>
        <w:t xml:space="preserve"> cho Bên A bản gốc</w:t>
      </w:r>
      <w:del w:id="7294" w:author="Claude" w:date="2026-10-12T09:00:00Z">
        <w:r>
          <w:rPr>
            <w:rFonts w:ascii="Times New Roman" w:hAnsi="Times New Roman"/>
            <w:sz w:val="26"/>
            <w:szCs w:val="26"/>
          </w:rPr>
          <w:delText xml:space="preserve"> của</w:delText>
        </w:r>
      </w:del>
      <w:r>
        <w:rPr>
          <w:rFonts w:ascii="Times New Roman" w:hAnsi="Times New Roman"/>
          <w:sz w:val="26"/>
          <w:szCs w:val="26"/>
        </w:rPr>
        <w:t xml:space="preserve"> bảo lãnh thực hiện Hợp đồng</w:t>
      </w:r>
      <w:del w:id="7295" w:author="Claude" w:date="2026-10-12T09:00:00Z">
        <w:r>
          <w:rPr>
            <w:rFonts w:ascii="Times New Roman" w:hAnsi="Times New Roman"/>
            <w:sz w:val="26"/>
            <w:szCs w:val="26"/>
          </w:rPr>
          <w:delText xml:space="preserve">. Trong</w:delText>
        </w:r>
      </w:del>
      <w:ins w:id="7296" w:author="Claude" w:date="2026-10-12T09:00:00Z">
        <w:r>
          <w:rPr>
            <w:rFonts w:ascii="Times New Roman" w:hAnsi="Times New Roman"/>
            <w:sz w:val="26"/>
            <w:szCs w:val="26"/>
          </w:rPr>
          <w:t xml:space="preserve"> trong</w:t>
        </w:r>
      </w:ins>
      <w:r>
        <w:rPr>
          <w:rFonts w:ascii="Times New Roman" w:hAnsi="Times New Roman"/>
          <w:sz w:val="26"/>
          <w:szCs w:val="26"/>
        </w:rPr>
        <w:t xml:space="preserve"> vòng 14 ngày kể từ ngày ký Hợp đồng.</w:t>
      </w:r>
    </w:p>
    <w:p w14:paraId="1C515E2D" w14:textId="48EC232B" w:rsidR="00B31CD2" w:rsidRPr="00302315" w:rsidRDefault="00B31CD2" w:rsidP="007A44B1">
      <w:pPr>
        <w:tabs>
          <w:tab w:val="left" w:pos="720"/>
        </w:tabs>
        <w:spacing w:after="120" w:line="276" w:lineRule="auto"/>
        <w:jc w:val="both"/>
        <w:rPr>
          <w:rFonts w:ascii="Times New Roman" w:hAnsi="Times New Roman"/>
          <w:sz w:val="26"/>
          <w:szCs w:val="26"/>
        </w:rPr>
      </w:pPr>
      <w:r>
        <w:rPr>
          <w:rFonts w:ascii="Times New Roman" w:hAnsi="Times New Roman"/>
          <w:sz w:val="26"/>
          <w:szCs w:val="26"/>
        </w:rPr>
        <w:t>Mẫu bảo lãnh: Theo Biểu 06 đính kèm Hợp đồng.</w:t>
      </w:r>
    </w:p>
    <w:p w14:paraId="7896B651" w14:textId="260E13EC" w:rsidR="00673B35" w:rsidRPr="00302315" w:rsidRDefault="00673B35" w:rsidP="007A44B1">
      <w:pPr>
        <w:spacing w:after="120" w:line="276" w:lineRule="auto"/>
        <w:jc w:val="both"/>
        <w:rPr>
          <w:rFonts w:ascii="Times New Roman" w:hAnsi="Times New Roman"/>
          <w:sz w:val="26"/>
          <w:szCs w:val="26"/>
        </w:rPr>
      </w:pPr>
      <w:r>
        <w:rPr>
          <w:rFonts w:ascii="Times New Roman" w:hAnsi="Times New Roman"/>
          <w:b/>
          <w:sz w:val="26"/>
          <w:szCs w:val="26"/>
        </w:rPr>
        <w:t>20.3. Bảo lãnh Bảo hành</w:t>
      </w:r>
      <w:r>
        <w:rPr>
          <w:rFonts w:ascii="Times New Roman" w:hAnsi="Times New Roman"/>
          <w:sz w:val="26"/>
          <w:szCs w:val="26"/>
        </w:rPr>
        <w:t xml:space="preserve">: </w:t>
      </w:r>
    </w:p>
    <w:p w14:paraId="48DD36B0" w14:textId="77777777" w:rsidR="002A6C67" w:rsidRPr="00302315" w:rsidRDefault="002A6C67" w:rsidP="007A44B1">
      <w:pPr>
        <w:spacing w:after="120" w:line="276" w:lineRule="auto"/>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w:t>
      </w:r>
    </w:p>
    <w:p w14:paraId="6987E21D" w14:textId="77777777" w:rsidR="00B97008" w:rsidRPr="00302315" w:rsidRDefault="00B31CD2" w:rsidP="007A44B1">
      <w:pPr>
        <w:spacing w:after="120" w:line="276" w:lineRule="auto"/>
        <w:jc w:val="both"/>
        <w:rPr>
          <w:rFonts w:ascii="Times New Roman" w:hAnsi="Times New Roman"/>
          <w:sz w:val="26"/>
          <w:szCs w:val="26"/>
        </w:rPr>
      </w:pPr>
      <w:r>
        <w:rPr>
          <w:rFonts w:ascii="Times New Roman" w:hAnsi="Times New Roman"/>
          <w:sz w:val="26"/>
          <w:szCs w:val="26"/>
        </w:rPr>
        <w:t>Áp dụng theo mẫu mà Bên A ban hành tại Biểu 06 đính kèm Hợp đồng này. Bảo lãnh bảo hành là bảo lãnh vô điều kiện và không hủy ngang dưới mọi hình thức, có giá trị tương đương khoản tiền giữ lại bảo hành được hoàn trả cho Bên B và có hiệu lực đến hết thời hạn bảo hành theo Hợp đồng cộng thêm 14 ngày.</w:t>
      </w:r>
    </w:p>
    <w:p w14:paraId="1CFA6D1F" w14:textId="77777777" w:rsidR="00096978" w:rsidRPr="00302315" w:rsidRDefault="00096978" w:rsidP="007A44B1">
      <w:pPr>
        <w:pStyle w:val="Heading2"/>
        <w:spacing w:after="120" w:line="276" w:lineRule="auto"/>
        <w:jc w:val="left"/>
        <w:rPr>
          <w:rFonts w:ascii="Times New Roman" w:hAnsi="Times New Roman"/>
          <w:sz w:val="26"/>
          <w:szCs w:val="26"/>
        </w:rPr>
      </w:pPr>
      <w:r>
        <w:rPr>
          <w:rFonts w:ascii="Times New Roman" w:hAnsi="Times New Roman"/>
          <w:sz w:val="26"/>
          <w:szCs w:val="26"/>
        </w:rPr>
        <w:t>Điều 21. TRANH CHẤP, GIẢI QUYẾT TRANH CHẤP</w:t>
      </w:r>
    </w:p>
    <w:p w14:paraId="4E38F808" w14:textId="051EFC69" w:rsidR="00096978" w:rsidRPr="00302315" w:rsidRDefault="00096978" w:rsidP="007A44B1">
      <w:pPr>
        <w:widowControl w:val="0"/>
        <w:spacing w:after="120" w:line="276" w:lineRule="auto"/>
        <w:jc w:val="both"/>
        <w:rPr>
          <w:rFonts w:ascii="Times New Roman" w:hAnsi="Times New Roman"/>
          <w:sz w:val="26"/>
          <w:szCs w:val="26"/>
        </w:rPr>
      </w:pPr>
      <w:r>
        <w:rPr>
          <w:rFonts w:ascii="Times New Roman" w:hAnsi="Times New Roman"/>
          <w:b/>
          <w:sz w:val="26"/>
          <w:szCs w:val="26"/>
        </w:rPr>
        <w:t xml:space="preserve">21.1.</w:t>
      </w:r>
      <w:r>
        <w:rPr>
          <w:rFonts w:ascii="Times New Roman" w:hAnsi="Times New Roman"/>
          <w:sz w:val="26"/>
          <w:szCs w:val="26"/>
        </w:rPr>
        <w:t xml:space="preserve"> </w:t>
      </w:r>
      <w:del w:id="7297" w:author="Claude" w:date="2026-10-12T09:00:00Z">
        <w:r>
          <w:rPr>
            <w:rFonts w:ascii="Times New Roman" w:hAnsi="Times New Roman"/>
            <w:sz w:val="26"/>
            <w:szCs w:val="26"/>
          </w:rPr>
          <w:delText xml:space="preserve">Trong</w:delText>
        </w:r>
      </w:del>
      <w:ins w:id="7298" w:author="Claude" w:date="2026-10-12T09:00:00Z">
        <w:r>
          <w:rPr>
            <w:rFonts w:ascii="Times New Roman" w:hAnsi="Times New Roman"/>
            <w:sz w:val="26"/>
            <w:szCs w:val="26"/>
          </w:rPr>
          <w:t xml:space="preserve">Tranh chấp phát sinh trong</w:t>
        </w:r>
      </w:ins>
      <w:r>
        <w:rPr>
          <w:rFonts w:ascii="Times New Roman" w:hAnsi="Times New Roman"/>
          <w:sz w:val="26"/>
          <w:szCs w:val="26"/>
        </w:rPr>
        <w:t xml:space="preserve"> quá trình thực hiện Hợp đồng </w:t>
      </w:r>
      <w:del w:id="7299" w:author="Claude" w:date="2026-10-12T09:00:00Z">
        <w:r>
          <w:rPr>
            <w:rFonts w:ascii="Times New Roman" w:hAnsi="Times New Roman"/>
            <w:sz w:val="26"/>
            <w:szCs w:val="26"/>
          </w:rPr>
          <w:delText xml:space="preserve">này, nếu có bất kỳ tranh chấp, vướng mắc nào nảy sinh, các Bên phải thông báo cho nhau bằng văn bản và nỗ lực tối đa chủ động bàn bạc để tháo gỡ và </w:delText>
        </w:r>
      </w:del>
      <w:r>
        <w:rPr>
          <w:rFonts w:ascii="Times New Roman" w:hAnsi="Times New Roman"/>
          <w:sz w:val="26"/>
          <w:szCs w:val="26"/>
        </w:rPr>
        <w:t xml:space="preserve">được giải quyết trước </w:t>
      </w:r>
      <w:del w:id="7300" w:author="Claude" w:date="2026-10-12T09:00:00Z">
        <w:r>
          <w:rPr>
            <w:rFonts w:ascii="Times New Roman" w:hAnsi="Times New Roman"/>
            <w:sz w:val="26"/>
            <w:szCs w:val="26"/>
          </w:rPr>
          <w:delText xml:space="preserve">tiên</w:delText>
        </w:r>
      </w:del>
      <w:ins w:id="7301" w:author="Claude" w:date="2026-10-12T09:00:00Z">
        <w:r>
          <w:rPr>
            <w:rFonts w:ascii="Times New Roman" w:hAnsi="Times New Roman"/>
            <w:sz w:val="26"/>
            <w:szCs w:val="26"/>
          </w:rPr>
          <w:t xml:space="preserve">hết</w:t>
        </w:r>
      </w:ins>
      <w:r>
        <w:rPr>
          <w:rFonts w:ascii="Times New Roman" w:hAnsi="Times New Roman"/>
          <w:sz w:val="26"/>
          <w:szCs w:val="26"/>
        </w:rPr>
        <w:t xml:space="preserve"> bằng</w:t>
      </w:r>
      <w:del w:id="7302" w:author="Claude" w:date="2026-10-12T09:00:00Z">
        <w:r>
          <w:rPr>
            <w:rFonts w:ascii="Times New Roman" w:hAnsi="Times New Roman"/>
            <w:sz w:val="26"/>
            <w:szCs w:val="26"/>
          </w:rPr>
          <w:delText xml:space="preserve"> biện pháp</w:delText>
        </w:r>
      </w:del>
      <w:r>
        <w:rPr>
          <w:rFonts w:ascii="Times New Roman" w:hAnsi="Times New Roman"/>
          <w:sz w:val="26"/>
          <w:szCs w:val="26"/>
        </w:rPr>
        <w:t xml:space="preserve"> thương lượng</w:t>
      </w:r>
      <w:del w:id="7303" w:author="Claude" w:date="2026-10-12T09:00:00Z">
        <w:r>
          <w:rPr>
            <w:rFonts w:ascii="Times New Roman" w:hAnsi="Times New Roman"/>
            <w:sz w:val="26"/>
            <w:szCs w:val="26"/>
          </w:rPr>
          <w:delText xml:space="preserve"> trên tinh thần hợp tác. Phương thức hoà giải sẽ được ưu tiên hàng đầu</w:delText>
        </w:r>
      </w:del>
      <w:ins w:id="7304" w:author="Claude" w:date="2026-10-12T09:00:00Z">
        <w:r>
          <w:rPr>
            <w:rFonts w:ascii="Times New Roman" w:hAnsi="Times New Roman"/>
            <w:sz w:val="26"/>
            <w:szCs w:val="26"/>
          </w:rPr>
          <w:t xml:space="preserve">, hòa giải. Bên có yêu cầu phải thông báo bằng văn bản cho bên kia</w:t>
        </w:r>
      </w:ins>
      <w:r>
        <w:rPr>
          <w:rFonts w:ascii="Times New Roman" w:hAnsi="Times New Roman"/>
          <w:sz w:val="26"/>
          <w:szCs w:val="26"/>
        </w:rPr>
        <w:t xml:space="preserve">. Trường hợp </w:t>
      </w:r>
      <w:del w:id="7305" w:author="Claude" w:date="2026-10-12T09:00:00Z">
        <w:r>
          <w:rPr>
            <w:rFonts w:ascii="Times New Roman" w:hAnsi="Times New Roman"/>
            <w:sz w:val="26"/>
            <w:szCs w:val="26"/>
          </w:rPr>
          <w:delText xml:space="preserve">hai bên </w:delText>
        </w:r>
      </w:del>
      <w:r>
        <w:rPr>
          <w:rFonts w:ascii="Times New Roman" w:hAnsi="Times New Roman"/>
          <w:sz w:val="26"/>
          <w:szCs w:val="26"/>
        </w:rPr>
        <w:t xml:space="preserve">không thương lượng</w:t>
      </w:r>
      <w:ins w:id="7306" w:author="Claude" w:date="2026-10-12T09:00:00Z">
        <w:r>
          <w:rPr>
            <w:rFonts w:ascii="Times New Roman" w:hAnsi="Times New Roman"/>
            <w:sz w:val="26"/>
            <w:szCs w:val="26"/>
          </w:rPr>
          <w:t xml:space="preserve">, hòa giải</w:t>
        </w:r>
      </w:ins>
      <w:r>
        <w:rPr>
          <w:rFonts w:ascii="Times New Roman" w:hAnsi="Times New Roman"/>
          <w:sz w:val="26"/>
          <w:szCs w:val="26"/>
        </w:rPr>
        <w:t xml:space="preserve"> được </w:t>
      </w:r>
      <w:del w:id="7307" w:author="Claude" w:date="2026-10-12T09:00:00Z">
        <w:r>
          <w:rPr>
            <w:rFonts w:ascii="Times New Roman" w:hAnsi="Times New Roman"/>
            <w:sz w:val="26"/>
            <w:szCs w:val="26"/>
          </w:rPr>
          <w:delText xml:space="preserve">thì vụ việc</w:delText>
        </w:r>
      </w:del>
      <w:ins w:id="7308" w:author="Claude" w:date="2026-10-12T09:00:00Z">
        <w:r>
          <w:rPr>
            <w:rFonts w:ascii="Times New Roman" w:hAnsi="Times New Roman"/>
            <w:sz w:val="26"/>
            <w:szCs w:val="26"/>
          </w:rPr>
          <w:t xml:space="preserve">trong vòng 30 ngày kể từ ngày thông báo,</w:t>
        </w:r>
      </w:ins>
      <w:r>
        <w:rPr>
          <w:rFonts w:ascii="Times New Roman" w:hAnsi="Times New Roman"/>
          <w:sz w:val="26"/>
          <w:szCs w:val="26"/>
        </w:rPr>
        <w:t xml:space="preserve"> tranh chấp </w:t>
      </w:r>
      <w:del w:id="7309" w:author="Claude" w:date="2026-10-12T09:00:00Z">
        <w:r>
          <w:rPr>
            <w:rFonts w:ascii="Times New Roman" w:hAnsi="Times New Roman"/>
            <w:sz w:val="26"/>
            <w:szCs w:val="26"/>
          </w:rPr>
          <w:delText xml:space="preserve">sẽ </w:delText>
        </w:r>
      </w:del>
      <w:r>
        <w:rPr>
          <w:rFonts w:ascii="Times New Roman" w:hAnsi="Times New Roman"/>
          <w:sz w:val="26"/>
          <w:szCs w:val="26"/>
        </w:rPr>
        <w:t xml:space="preserve">được</w:t>
      </w:r>
      <w:del w:id="7310" w:author="Claude" w:date="2026-10-12T09:00:00Z">
        <w:r>
          <w:rPr>
            <w:rFonts w:ascii="Times New Roman" w:hAnsi="Times New Roman"/>
            <w:sz w:val="26"/>
            <w:szCs w:val="26"/>
          </w:rPr>
          <w:delText xml:space="preserve"> đưa ra Toà án nơi có trụ sở đăng ký kinh doanh của bên A để</w:delText>
        </w:r>
      </w:del>
      <w:r>
        <w:rPr>
          <w:rFonts w:ascii="Times New Roman" w:hAnsi="Times New Roman"/>
          <w:sz w:val="26"/>
          <w:szCs w:val="26"/>
        </w:rPr>
        <w:t xml:space="preserve"> giải quyết </w:t>
      </w:r>
      <w:del w:id="7311" w:author="Claude" w:date="2026-10-12T09:00:00Z">
        <w:r>
          <w:rPr>
            <w:rFonts w:ascii="Times New Roman" w:hAnsi="Times New Roman"/>
            <w:sz w:val="26"/>
            <w:szCs w:val="26"/>
          </w:rPr>
          <w:delText xml:space="preserve">theo Luật định và bên</w:delText>
        </w:r>
      </w:del>
      <w:ins w:id="7312" w:author="Claude" w:date="2026-10-12T09:00:00Z">
        <w:r>
          <w:rPr>
            <w:rFonts w:ascii="Times New Roman" w:hAnsi="Times New Roman"/>
            <w:sz w:val="26"/>
            <w:szCs w:val="26"/>
          </w:rPr>
          <w:t xml:space="preserve">tại Tòa án nhân dân có thẩm quyền nơi Bên A đặt trụ sở. Bên</w:t>
        </w:r>
      </w:ins>
      <w:r>
        <w:rPr>
          <w:rFonts w:ascii="Times New Roman" w:hAnsi="Times New Roman"/>
          <w:sz w:val="26"/>
          <w:szCs w:val="26"/>
        </w:rPr>
        <w:t xml:space="preserve"> thua kiện chịu án phí</w:t>
      </w:r>
      <w:del w:id="7313" w:author="Claude" w:date="2026-10-12T09:00:00Z">
        <w:r>
          <w:rPr>
            <w:rFonts w:ascii="Times New Roman" w:hAnsi="Times New Roman"/>
            <w:sz w:val="26"/>
            <w:szCs w:val="26"/>
          </w:rPr>
          <w:delText xml:space="preserve"> theo quy định của pháp luật</w:delText>
        </w:r>
      </w:del>
      <w:r>
        <w:rPr>
          <w:rFonts w:ascii="Times New Roman" w:hAnsi="Times New Roman"/>
          <w:sz w:val="26"/>
          <w:szCs w:val="26"/>
        </w:rPr>
        <w:t xml:space="preserve"> và hoàn trả cho bên thắng kiện chi phí luật sư, chi phí giám định hợp lý. Trong thời gian giải quyết tranh chấp, Bên B </w:t>
      </w:r>
      <w:del w:id="7314" w:author="Claude" w:date="2026-10-12T09:00:00Z">
        <w:r>
          <w:rPr>
            <w:rFonts w:ascii="Times New Roman" w:hAnsi="Times New Roman"/>
            <w:sz w:val="26"/>
            <w:szCs w:val="26"/>
          </w:rPr>
          <w:delText xml:space="preserve">vẫn </w:delText>
        </w:r>
      </w:del>
      <w:r>
        <w:rPr>
          <w:rFonts w:ascii="Times New Roman" w:hAnsi="Times New Roman"/>
          <w:sz w:val="26"/>
          <w:szCs w:val="26"/>
        </w:rPr>
        <w:t xml:space="preserve">phải tiếp tục thực hiện</w:t>
      </w:r>
      <w:del w:id="7315" w:author="Claude" w:date="2026-10-12T09:00:00Z">
        <w:r>
          <w:rPr>
            <w:rFonts w:ascii="Times New Roman" w:hAnsi="Times New Roman"/>
            <w:sz w:val="26"/>
            <w:szCs w:val="26"/>
          </w:rPr>
          <w:delText xml:space="preserve"> các</w:delText>
        </w:r>
      </w:del>
      <w:r>
        <w:rPr>
          <w:rFonts w:ascii="Times New Roman" w:hAnsi="Times New Roman"/>
          <w:sz w:val="26"/>
          <w:szCs w:val="26"/>
        </w:rPr>
        <w:t xml:space="preserve"> nghĩa vụ theo Hợp đồng.</w:t>
      </w:r>
    </w:p>
    <w:p w14:paraId="7A902677" w14:textId="77777777" w:rsidR="00096978" w:rsidRPr="00302315" w:rsidRDefault="00096978" w:rsidP="007A44B1">
      <w:pPr>
        <w:widowControl w:val="0"/>
        <w:spacing w:after="120" w:line="276" w:lineRule="auto"/>
        <w:jc w:val="both"/>
        <w:rPr>
          <w:rFonts w:ascii="Times New Roman" w:hAnsi="Times New Roman"/>
          <w:sz w:val="26"/>
          <w:szCs w:val="26"/>
        </w:rPr>
      </w:pPr>
      <w:r>
        <w:rPr>
          <w:rFonts w:ascii="Times New Roman" w:hAnsi="Times New Roman"/>
          <w:b/>
          <w:sz w:val="26"/>
          <w:szCs w:val="26"/>
        </w:rPr>
        <w:t xml:space="preserve">21.2.</w:t>
      </w:r>
      <w:ins w:id="7316" w:author="Claude" w:date="2026-10-12T09:00:00Z">
        <w:r>
          <w:rPr>
            <w:rFonts w:ascii="Times New Roman" w:hAnsi="Times New Roman"/>
            <w:b/>
            <w:sz w:val="26"/>
            <w:szCs w:val="26"/>
          </w:rPr>
          <w:t xml:space="preserve"> Việc</w:t>
        </w:r>
      </w:ins>
      <w:r>
        <w:rPr>
          <w:rFonts w:ascii="Times New Roman" w:hAnsi="Times New Roman"/>
          <w:sz w:val="26"/>
          <w:szCs w:val="26"/>
        </w:rPr>
        <w:t xml:space="preserve"> Hợp đồng bị vô hiệu, chấm dứt không ảnh </w:t>
      </w:r>
      <w:del w:id="7317" w:author="Claude" w:date="2026-10-12T09:00:00Z">
        <w:r>
          <w:rPr>
            <w:rFonts w:ascii="Times New Roman" w:hAnsi="Times New Roman"/>
            <w:sz w:val="26"/>
            <w:szCs w:val="26"/>
          </w:rPr>
          <w:delText xml:space="preserve">hướng</w:delText>
        </w:r>
      </w:del>
      <w:ins w:id="7318" w:author="Claude" w:date="2026-10-12T09:00:00Z">
        <w:r>
          <w:rPr>
            <w:rFonts w:ascii="Times New Roman" w:hAnsi="Times New Roman"/>
            <w:sz w:val="26"/>
            <w:szCs w:val="26"/>
          </w:rPr>
          <w:t xml:space="preserve">hưởng</w:t>
        </w:r>
      </w:ins>
      <w:r>
        <w:rPr>
          <w:rFonts w:ascii="Times New Roman" w:hAnsi="Times New Roman"/>
          <w:sz w:val="26"/>
          <w:szCs w:val="26"/>
        </w:rPr>
        <w:t xml:space="preserve"> đến hiệu lực của các điều khoản về giải quyết tranh chấp</w:t>
      </w:r>
      <w:del w:id="7319" w:author="Claude" w:date="2026-10-12T09:00:00Z">
        <w:r>
          <w:rPr>
            <w:rFonts w:ascii="Times New Roman" w:hAnsi="Times New Roman"/>
            <w:sz w:val="26"/>
            <w:szCs w:val="26"/>
          </w:rPr>
          <w:delText xml:space="preserve"> và các điều khoản về</w:delText>
        </w:r>
      </w:del>
      <w:ins w:id="7320" w:author="Claude" w:date="2026-10-12T09:00:00Z">
        <w:r>
          <w:rPr>
            <w:rFonts w:ascii="Times New Roman" w:hAnsi="Times New Roman"/>
            <w:sz w:val="26"/>
            <w:szCs w:val="26"/>
          </w:rPr>
          <w:t xml:space="preserve">,</w:t>
        </w:r>
      </w:ins>
      <w:r>
        <w:rPr>
          <w:rFonts w:ascii="Times New Roman" w:hAnsi="Times New Roman"/>
          <w:sz w:val="26"/>
          <w:szCs w:val="26"/>
        </w:rPr>
        <w:t xml:space="preserve"> phạt</w:t>
      </w:r>
      <w:ins w:id="7321" w:author="Claude" w:date="2026-10-12T09:00:00Z">
        <w:r>
          <w:rPr>
            <w:rFonts w:ascii="Times New Roman" w:hAnsi="Times New Roman"/>
            <w:sz w:val="26"/>
            <w:szCs w:val="26"/>
          </w:rPr>
          <w:t xml:space="preserve"> vi phạm</w:t>
        </w:r>
      </w:ins>
      <w:r>
        <w:rPr>
          <w:rFonts w:ascii="Times New Roman" w:hAnsi="Times New Roman"/>
          <w:sz w:val="26"/>
          <w:szCs w:val="26"/>
        </w:rPr>
        <w:t xml:space="preserve">, bồi thường </w:t>
      </w:r>
      <w:del w:id="7322" w:author="Claude" w:date="2026-10-12T09:00:00Z">
        <w:r>
          <w:rPr>
            <w:rFonts w:ascii="Times New Roman" w:hAnsi="Times New Roman"/>
            <w:sz w:val="26"/>
            <w:szCs w:val="26"/>
          </w:rPr>
          <w:delText xml:space="preserve">trong</w:delText>
        </w:r>
      </w:del>
      <w:ins w:id="7323" w:author="Claude" w:date="2026-10-12T09:00:00Z">
        <w:r>
          <w:rPr>
            <w:rFonts w:ascii="Times New Roman" w:hAnsi="Times New Roman"/>
            <w:sz w:val="26"/>
            <w:szCs w:val="26"/>
          </w:rPr>
          <w:t xml:space="preserve">thiệt hại. Trường hợp một phần nội dung</w:t>
        </w:r>
      </w:ins>
      <w:r>
        <w:rPr>
          <w:rFonts w:ascii="Times New Roman" w:hAnsi="Times New Roman"/>
          <w:sz w:val="26"/>
          <w:szCs w:val="26"/>
        </w:rPr>
        <w:t xml:space="preserve"> Hợp đồng</w:t>
      </w:r>
      <w:del w:id="7324" w:author="Claude" w:date="2026-10-12T09:00:00Z">
        <w:r>
          <w:rPr>
            <w:rFonts w:ascii="Times New Roman" w:hAnsi="Times New Roman"/>
            <w:sz w:val="26"/>
            <w:szCs w:val="26"/>
          </w:rPr>
          <w:delText xml:space="preserve">. Trong trường hợp Hợp đồng có nội dung</w:delText>
        </w:r>
      </w:del>
      <w:r>
        <w:rPr>
          <w:rFonts w:ascii="Times New Roman" w:hAnsi="Times New Roman"/>
          <w:sz w:val="26"/>
          <w:szCs w:val="26"/>
        </w:rPr>
        <w:t xml:space="preserve"> bị vô hiệu thì </w:t>
      </w:r>
      <w:del w:id="7325" w:author="Claude" w:date="2026-10-12T09:00:00Z">
        <w:r>
          <w:rPr>
            <w:rFonts w:ascii="Times New Roman" w:hAnsi="Times New Roman"/>
            <w:sz w:val="26"/>
            <w:szCs w:val="26"/>
          </w:rPr>
          <w:delText xml:space="preserve">nội dung bị vô hiệu đó </w:delText>
        </w:r>
      </w:del>
      <w:r>
        <w:rPr>
          <w:rFonts w:ascii="Times New Roman" w:hAnsi="Times New Roman"/>
          <w:sz w:val="26"/>
          <w:szCs w:val="26"/>
        </w:rPr>
        <w:t xml:space="preserve">không ảnh hưởng đến </w:t>
      </w:r>
      <w:ins w:id="7326" w:author="Claude" w:date="2026-10-12T09:00:00Z">
        <w:r>
          <w:rPr>
            <w:rFonts w:ascii="Times New Roman" w:hAnsi="Times New Roman"/>
            <w:sz w:val="26"/>
            <w:szCs w:val="26"/>
          </w:rPr>
          <w:t xml:space="preserve">hiệu lực của </w:t>
        </w:r>
      </w:ins>
      <w:r>
        <w:rPr>
          <w:rFonts w:ascii="Times New Roman" w:hAnsi="Times New Roman"/>
          <w:sz w:val="26"/>
          <w:szCs w:val="26"/>
        </w:rPr>
        <w:t xml:space="preserve">các nội dung </w:t>
      </w:r>
      <w:del w:id="7327" w:author="Claude" w:date="2026-10-12T09:00:00Z">
        <w:r>
          <w:rPr>
            <w:rFonts w:ascii="Times New Roman" w:hAnsi="Times New Roman"/>
            <w:sz w:val="26"/>
            <w:szCs w:val="26"/>
          </w:rPr>
          <w:delText xml:space="preserve">khác và  hiệu lực của Hợp đồng</w:delText>
        </w:r>
      </w:del>
      <w:ins w:id="7328" w:author="Claude" w:date="2026-10-12T09:00:00Z">
        <w:r>
          <w:rPr>
            <w:rFonts w:ascii="Times New Roman" w:hAnsi="Times New Roman"/>
            <w:sz w:val="26"/>
            <w:szCs w:val="26"/>
          </w:rPr>
          <w:t xml:space="preserve">còn lại</w:t>
        </w:r>
      </w:ins>
      <w:r>
        <w:rPr>
          <w:rFonts w:ascii="Times New Roman" w:hAnsi="Times New Roman"/>
          <w:sz w:val="26"/>
          <w:szCs w:val="26"/>
        </w:rPr>
        <w:t xml:space="preserve">.</w:t>
      </w:r>
    </w:p>
    <w:p w14:paraId="0720A216" w14:textId="77777777" w:rsidR="00096978" w:rsidRPr="00302315" w:rsidRDefault="00096978" w:rsidP="007A44B1">
      <w:pPr>
        <w:widowControl w:val="0"/>
        <w:tabs>
          <w:tab w:val="left" w:pos="284"/>
        </w:tabs>
        <w:spacing w:after="120" w:line="276" w:lineRule="auto"/>
        <w:jc w:val="both"/>
        <w:rPr>
          <w:rFonts w:ascii="Times New Roman" w:hAnsi="Times New Roman"/>
          <w:sz w:val="26"/>
          <w:szCs w:val="26"/>
        </w:rPr>
      </w:pPr>
      <w:r>
        <w:rPr>
          <w:rFonts w:ascii="Times New Roman" w:hAnsi="Times New Roman"/>
          <w:b/>
          <w:sz w:val="26"/>
          <w:szCs w:val="26"/>
        </w:rPr>
        <w:t>21.3.</w:t>
      </w:r>
      <w:r>
        <w:rPr>
          <w:rFonts w:ascii="Times New Roman" w:hAnsi="Times New Roman"/>
          <w:sz w:val="26"/>
          <w:szCs w:val="26"/>
        </w:rPr>
        <w:t xml:space="preserve"> Hợp đồng này là cơ sở pháp lý cao nhất để giải quyết tranh chấp giữa hai bên. Các tranh chấp chưa được hai bên thỏa thuận trong Hợp đồng này sẽ được giải quyết trên cơ sở các quy định của pháp luật có liên quan.</w:t>
      </w:r>
    </w:p>
    <w:p w14:paraId="09F6ED67" w14:textId="77777777" w:rsidR="00096978" w:rsidRPr="00302315" w:rsidRDefault="00096978" w:rsidP="007A44B1">
      <w:pPr>
        <w:pStyle w:val="Heading2"/>
        <w:spacing w:after="120" w:line="276" w:lineRule="auto"/>
        <w:jc w:val="left"/>
        <w:rPr>
          <w:rFonts w:ascii="Times New Roman" w:hAnsi="Times New Roman"/>
          <w:sz w:val="26"/>
          <w:szCs w:val="26"/>
        </w:rPr>
      </w:pPr>
      <w:r>
        <w:rPr>
          <w:rFonts w:ascii="Times New Roman" w:hAnsi="Times New Roman"/>
          <w:sz w:val="26"/>
          <w:szCs w:val="26"/>
        </w:rPr>
        <w:t>Điều 22. ĐIỀU KHOẢN CHUNG</w:t>
      </w:r>
    </w:p>
    <w:p w14:paraId="60FE3FDD" w14:textId="77777777" w:rsidR="00096978" w:rsidRPr="00302315" w:rsidRDefault="00096978" w:rsidP="007A44B1">
      <w:pPr>
        <w:widowControl w:val="0"/>
        <w:spacing w:after="120" w:line="276" w:lineRule="auto"/>
        <w:jc w:val="both"/>
        <w:rPr>
          <w:rFonts w:ascii="Times New Roman" w:hAnsi="Times New Roman"/>
          <w:sz w:val="26"/>
          <w:szCs w:val="26"/>
        </w:rPr>
      </w:pPr>
      <w:r>
        <w:rPr>
          <w:rFonts w:ascii="Times New Roman" w:hAnsi="Times New Roman"/>
          <w:b/>
          <w:sz w:val="26"/>
          <w:szCs w:val="26"/>
        </w:rPr>
        <w:t>22.1.</w:t>
      </w:r>
      <w:r>
        <w:rPr>
          <w:rFonts w:ascii="Times New Roman" w:hAnsi="Times New Roman"/>
          <w:sz w:val="26"/>
          <w:szCs w:val="26"/>
        </w:rPr>
        <w:t xml:space="preserve"> Hợp đồng này cũng như tất cả các tài liệu, thông tin liên quan đến Hợp đồng sẽ được các bên quản lý theo quy định hiện hành của Nhà nước về bảo mật.</w:t>
      </w:r>
    </w:p>
    <w:p w14:paraId="14E4EB03" w14:textId="77777777" w:rsidR="00096978" w:rsidRPr="00302315" w:rsidRDefault="00096978" w:rsidP="007A44B1">
      <w:pPr>
        <w:widowControl w:val="0"/>
        <w:spacing w:after="120" w:line="276" w:lineRule="auto"/>
        <w:jc w:val="both"/>
        <w:rPr>
          <w:rFonts w:ascii="Times New Roman" w:hAnsi="Times New Roman"/>
          <w:sz w:val="26"/>
          <w:szCs w:val="26"/>
        </w:rPr>
      </w:pPr>
      <w:r>
        <w:rPr>
          <w:rFonts w:ascii="Times New Roman" w:hAnsi="Times New Roman"/>
          <w:b/>
          <w:sz w:val="26"/>
          <w:szCs w:val="26"/>
        </w:rPr>
        <w:t xml:space="preserve">22.2.</w:t>
      </w:r>
      <w:r>
        <w:rPr>
          <w:rFonts w:ascii="Times New Roman" w:hAnsi="Times New Roman"/>
          <w:sz w:val="26"/>
          <w:szCs w:val="26"/>
        </w:rPr>
        <w:t xml:space="preserve"> </w:t>
      </w:r>
      <w:del w:id="7329" w:author="Claude" w:date="2026-10-12T09:00:00Z">
        <w:r>
          <w:rPr>
            <w:rFonts w:ascii="Times New Roman" w:hAnsi="Times New Roman"/>
            <w:sz w:val="26"/>
            <w:szCs w:val="26"/>
          </w:rPr>
          <w:delText xml:space="preserve">Hai Bên</w:delText>
        </w:r>
      </w:del>
      <w:ins w:id="7330" w:author="Claude" w:date="2026-10-12T09:00:00Z">
        <w:r>
          <w:rPr>
            <w:rFonts w:ascii="Times New Roman" w:hAnsi="Times New Roman"/>
            <w:sz w:val="26"/>
            <w:szCs w:val="26"/>
          </w:rPr>
          <w:t xml:space="preserve">Các bên</w:t>
        </w:r>
      </w:ins>
      <w:r>
        <w:rPr>
          <w:rFonts w:ascii="Times New Roman" w:hAnsi="Times New Roman"/>
          <w:sz w:val="26"/>
          <w:szCs w:val="26"/>
        </w:rPr>
        <w:t xml:space="preserve"> cam kết </w:t>
      </w:r>
      <w:del w:id="7331" w:author="Claude" w:date="2026-10-12T09:00:00Z">
        <w:r>
          <w:rPr>
            <w:rFonts w:ascii="Times New Roman" w:hAnsi="Times New Roman"/>
            <w:sz w:val="26"/>
            <w:szCs w:val="26"/>
          </w:rPr>
          <w:delText xml:space="preserve">thi hành</w:delText>
        </w:r>
      </w:del>
      <w:ins w:id="7332" w:author="Claude" w:date="2026-10-12T09:00:00Z">
        <w:r>
          <w:rPr>
            <w:rFonts w:ascii="Times New Roman" w:hAnsi="Times New Roman"/>
            <w:sz w:val="26"/>
            <w:szCs w:val="26"/>
          </w:rPr>
          <w:t xml:space="preserve">thực hiện</w:t>
        </w:r>
      </w:ins>
      <w:r>
        <w:rPr>
          <w:rFonts w:ascii="Times New Roman" w:hAnsi="Times New Roman"/>
          <w:sz w:val="26"/>
          <w:szCs w:val="26"/>
        </w:rPr>
        <w:t xml:space="preserve"> đầy đủ </w:t>
      </w:r>
      <w:del w:id="7333" w:author="Claude" w:date="2026-10-12T09:00:00Z">
        <w:r>
          <w:rPr>
            <w:rFonts w:ascii="Times New Roman" w:hAnsi="Times New Roman"/>
            <w:sz w:val="26"/>
            <w:szCs w:val="26"/>
          </w:rPr>
          <w:delText xml:space="preserve">những</w:delText>
        </w:r>
      </w:del>
      <w:ins w:id="7334" w:author="Claude" w:date="2026-10-12T09:00:00Z">
        <w:r>
          <w:rPr>
            <w:rFonts w:ascii="Times New Roman" w:hAnsi="Times New Roman"/>
            <w:sz w:val="26"/>
            <w:szCs w:val="26"/>
          </w:rPr>
          <w:t xml:space="preserve">các</w:t>
        </w:r>
      </w:ins>
      <w:r>
        <w:rPr>
          <w:rFonts w:ascii="Times New Roman" w:hAnsi="Times New Roman"/>
          <w:sz w:val="26"/>
          <w:szCs w:val="26"/>
        </w:rPr>
        <w:t xml:space="preserve"> điều khoản </w:t>
      </w:r>
      <w:del w:id="7335" w:author="Claude" w:date="2026-10-12T09:00:00Z">
        <w:r>
          <w:rPr>
            <w:rFonts w:ascii="Times New Roman" w:hAnsi="Times New Roman"/>
            <w:sz w:val="26"/>
            <w:szCs w:val="26"/>
          </w:rPr>
          <w:delText xml:space="preserve">trên và tạo mọi điều kiện thuận lợi để</w:delText>
        </w:r>
      </w:del>
      <w:ins w:id="7336" w:author="Claude" w:date="2026-10-12T09:00:00Z">
        <w:r>
          <w:rPr>
            <w:rFonts w:ascii="Times New Roman" w:hAnsi="Times New Roman"/>
            <w:sz w:val="26"/>
            <w:szCs w:val="26"/>
          </w:rPr>
          <w:t xml:space="preserve">của</w:t>
        </w:r>
      </w:ins>
      <w:r>
        <w:rPr>
          <w:rFonts w:ascii="Times New Roman" w:hAnsi="Times New Roman"/>
          <w:sz w:val="26"/>
          <w:szCs w:val="26"/>
        </w:rPr>
        <w:t xml:space="preserve"> Hợp đồng</w:t>
      </w:r>
      <w:del w:id="7337" w:author="Claude" w:date="2026-10-12T09:00:00Z">
        <w:r>
          <w:rPr>
            <w:rFonts w:ascii="Times New Roman" w:hAnsi="Times New Roman"/>
            <w:sz w:val="26"/>
            <w:szCs w:val="26"/>
          </w:rPr>
          <w:delText xml:space="preserve"> được hoàn thành đúng tiến độ và đảm bảo chất lượng</w:delText>
        </w:r>
      </w:del>
      <w:r>
        <w:rPr>
          <w:rFonts w:ascii="Times New Roman" w:hAnsi="Times New Roman"/>
          <w:sz w:val="26"/>
          <w:szCs w:val="26"/>
        </w:rPr>
        <w:t xml:space="preserve">.</w:t>
      </w:r>
    </w:p>
    <w:p w14:paraId="2D1890E2" w14:textId="77777777" w:rsidR="00096978" w:rsidRPr="00302315" w:rsidRDefault="00096978" w:rsidP="007A44B1">
      <w:pPr>
        <w:widowControl w:val="0"/>
        <w:spacing w:after="120" w:line="276" w:lineRule="auto"/>
        <w:jc w:val="both"/>
        <w:rPr>
          <w:rFonts w:ascii="Times New Roman" w:hAnsi="Times New Roman"/>
          <w:sz w:val="26"/>
          <w:szCs w:val="26"/>
        </w:rPr>
      </w:pPr>
      <w:r>
        <w:rPr>
          <w:rFonts w:ascii="Times New Roman" w:hAnsi="Times New Roman"/>
          <w:b/>
          <w:sz w:val="26"/>
          <w:szCs w:val="26"/>
        </w:rPr>
        <w:t>22.3.</w:t>
      </w:r>
      <w:r>
        <w:rPr>
          <w:rFonts w:ascii="Times New Roman" w:hAnsi="Times New Roman"/>
          <w:sz w:val="26"/>
          <w:szCs w:val="26"/>
        </w:rPr>
        <w:t xml:space="preserve"> Hợp đồng này có hiệu lực kể từ ngày ký.</w:t>
      </w:r>
    </w:p>
    <w:p w14:paraId="227AE9D2" w14:textId="77777777" w:rsidR="00096978" w:rsidRPr="00302315" w:rsidRDefault="00096978" w:rsidP="007A44B1">
      <w:pPr>
        <w:widowControl w:val="0"/>
        <w:spacing w:after="120" w:line="276" w:lineRule="auto"/>
        <w:jc w:val="both"/>
        <w:rPr>
          <w:rFonts w:ascii="Times New Roman" w:hAnsi="Times New Roman"/>
          <w:sz w:val="26"/>
          <w:szCs w:val="26"/>
        </w:rPr>
      </w:pPr>
      <w:r>
        <w:rPr>
          <w:rFonts w:ascii="Times New Roman" w:hAnsi="Times New Roman"/>
          <w:b/>
          <w:sz w:val="26"/>
          <w:szCs w:val="26"/>
        </w:rPr>
        <w:lastRenderedPageBreak/>
        <w:t>22.4</w:t>
      </w:r>
      <w:r>
        <w:rPr>
          <w:rFonts w:ascii="Times New Roman" w:hAnsi="Times New Roman"/>
          <w:sz w:val="26"/>
          <w:szCs w:val="26"/>
        </w:rPr>
        <w:t>. Hợp đồng này được lập thành 07 bản gốc có giá trị pháp lý như nhau, Bên A giữ 04 bản, Bên B giữ 03 bản.</w:t>
      </w:r>
    </w:p>
    <w:p w14:paraId="4F22CF62" w14:textId="77777777" w:rsidR="0015704E" w:rsidRPr="00302315" w:rsidRDefault="0015704E" w:rsidP="007A44B1">
      <w:pPr>
        <w:widowControl w:val="0"/>
        <w:spacing w:after="120" w:line="276" w:lineRule="auto"/>
        <w:jc w:val="both"/>
        <w:rPr>
          <w:rFonts w:ascii="Times New Roman" w:hAnsi="Times New Roman"/>
          <w:sz w:val="26"/>
          <w:szCs w:val="26"/>
        </w:rPr>
      </w:pPr>
    </w:p>
    <w:tbl>
      <w:tblPr>
        <w:tblW w:w="0" w:type="auto"/>
        <w:jc w:val="center"/>
        <w:tblLook w:val="01E0" w:firstRow="1" w:lastRow="1" w:firstColumn="1" w:lastColumn="1" w:noHBand="0" w:noVBand="0"/>
      </w:tblPr>
      <w:tblGrid>
        <w:gridCol w:w="4536"/>
        <w:gridCol w:w="4536"/>
      </w:tblGrid>
      <w:tr w:rsidR="00096978" w:rsidRPr="00302315" w14:paraId="4A95B9CB" w14:textId="77777777" w:rsidTr="006E22ED">
        <w:trPr>
          <w:jc w:val="center"/>
        </w:trPr>
        <w:tc>
          <w:tcPr>
            <w:tcW w:w="4797" w:type="dxa"/>
          </w:tcPr>
          <w:p w14:paraId="6068EE36" w14:textId="77777777" w:rsidR="00096978" w:rsidRPr="00302315" w:rsidRDefault="00096978" w:rsidP="007A44B1">
            <w:pPr>
              <w:widowControl w:val="0"/>
              <w:spacing w:after="120" w:line="276" w:lineRule="auto"/>
              <w:jc w:val="center"/>
              <w:rPr>
                <w:rFonts w:ascii="Times New Roman" w:hAnsi="Times New Roman"/>
                <w:b/>
                <w:sz w:val="26"/>
                <w:szCs w:val="26"/>
              </w:rPr>
            </w:pPr>
            <w:r>
              <w:rPr>
                <w:rFonts w:ascii="Times New Roman" w:hAnsi="Times New Roman"/>
                <w:b/>
                <w:sz w:val="26"/>
                <w:szCs w:val="26"/>
              </w:rPr>
              <w:t>ĐẠI DIỆN BÊN A</w:t>
            </w:r>
          </w:p>
        </w:tc>
        <w:tc>
          <w:tcPr>
            <w:tcW w:w="4798" w:type="dxa"/>
          </w:tcPr>
          <w:p w14:paraId="34876E0D" w14:textId="77777777" w:rsidR="00096978" w:rsidRPr="00302315" w:rsidRDefault="00096978" w:rsidP="007A44B1">
            <w:pPr>
              <w:widowControl w:val="0"/>
              <w:spacing w:after="120" w:line="276" w:lineRule="auto"/>
              <w:jc w:val="center"/>
              <w:rPr>
                <w:rFonts w:ascii="Times New Roman" w:hAnsi="Times New Roman"/>
                <w:b/>
                <w:sz w:val="26"/>
                <w:szCs w:val="26"/>
              </w:rPr>
            </w:pPr>
            <w:r>
              <w:rPr>
                <w:rFonts w:ascii="Times New Roman" w:hAnsi="Times New Roman"/>
                <w:b/>
                <w:sz w:val="26"/>
                <w:szCs w:val="26"/>
              </w:rPr>
              <w:t>ĐẠI DIỆN BÊN B</w:t>
            </w:r>
          </w:p>
        </w:tc>
      </w:tr>
      <w:bookmarkEnd w:id="58"/>
      <w:bookmarkEnd w:id="59"/>
      <w:bookmarkEnd w:id="60"/>
      <w:bookmarkEnd w:id="61"/>
      <w:bookmarkEnd w:id="62"/>
      <w:bookmarkEnd w:id="63"/>
    </w:tbl>
    <w:p w14:paraId="6D058F1D" w14:textId="77777777" w:rsidR="00096978" w:rsidRPr="00302315" w:rsidRDefault="00096978" w:rsidP="007A44B1">
      <w:pPr>
        <w:spacing w:after="120" w:line="276" w:lineRule="auto"/>
        <w:jc w:val="both"/>
        <w:rPr>
          <w:rFonts w:ascii="Times New Roman" w:hAnsi="Times New Roman"/>
          <w:sz w:val="26"/>
          <w:szCs w:val="26"/>
          <w:lang w:val="nl-NL"/>
        </w:rPr>
      </w:pPr>
    </w:p>
    <w:p w14:paraId="09503ABB" w14:textId="77777777" w:rsidR="0079751C" w:rsidRPr="00302315" w:rsidRDefault="0079751C" w:rsidP="007A44B1">
      <w:pPr>
        <w:spacing w:after="120" w:line="276" w:lineRule="auto"/>
        <w:jc w:val="center"/>
        <w:rPr>
          <w:rFonts w:ascii="Times New Roman" w:hAnsi="Times New Roman"/>
          <w:b/>
          <w:bCs/>
          <w:sz w:val="26"/>
          <w:szCs w:val="26"/>
        </w:rPr>
      </w:pPr>
    </w:p>
    <w:p w14:paraId="65E9E0B0" w14:textId="77777777" w:rsidR="00AB523C" w:rsidRPr="00302315" w:rsidRDefault="00AB523C" w:rsidP="007A44B1">
      <w:pPr>
        <w:spacing w:after="120" w:line="276" w:lineRule="auto"/>
        <w:jc w:val="center"/>
        <w:rPr>
          <w:rFonts w:ascii="Times New Roman" w:hAnsi="Times New Roman"/>
          <w:b/>
          <w:bCs/>
          <w:sz w:val="26"/>
          <w:szCs w:val="26"/>
        </w:rPr>
      </w:pPr>
    </w:p>
    <w:p w14:paraId="585DA816" w14:textId="77777777" w:rsidR="00AB523C" w:rsidRPr="00302315" w:rsidRDefault="00AB523C" w:rsidP="007A44B1">
      <w:pPr>
        <w:spacing w:after="120" w:line="276" w:lineRule="auto"/>
        <w:jc w:val="center"/>
        <w:rPr>
          <w:rFonts w:ascii="Times New Roman" w:hAnsi="Times New Roman"/>
          <w:b/>
          <w:bCs/>
          <w:sz w:val="26"/>
          <w:szCs w:val="26"/>
        </w:rPr>
      </w:pPr>
    </w:p>
    <w:p w14:paraId="1C064044" w14:textId="77777777" w:rsidR="00AB523C" w:rsidRPr="00302315" w:rsidRDefault="00AB523C" w:rsidP="007A44B1">
      <w:pPr>
        <w:spacing w:after="120" w:line="276" w:lineRule="auto"/>
        <w:jc w:val="center"/>
        <w:rPr>
          <w:rFonts w:ascii="Times New Roman" w:hAnsi="Times New Roman"/>
          <w:b/>
          <w:bCs/>
          <w:sz w:val="26"/>
          <w:szCs w:val="26"/>
        </w:rPr>
      </w:pPr>
    </w:p>
    <w:p w14:paraId="36DC363D" w14:textId="77777777" w:rsidR="00AB523C" w:rsidRPr="00302315" w:rsidRDefault="00AB523C" w:rsidP="007A44B1">
      <w:pPr>
        <w:spacing w:after="120" w:line="276" w:lineRule="auto"/>
        <w:jc w:val="center"/>
        <w:rPr>
          <w:rFonts w:ascii="Times New Roman" w:hAnsi="Times New Roman"/>
          <w:b/>
          <w:bCs/>
          <w:sz w:val="26"/>
          <w:szCs w:val="26"/>
        </w:rPr>
      </w:pPr>
    </w:p>
    <w:p w14:paraId="39198B37" w14:textId="77777777" w:rsidR="00AB523C" w:rsidRPr="00302315" w:rsidRDefault="00AB523C" w:rsidP="007A44B1">
      <w:pPr>
        <w:spacing w:after="120" w:line="276" w:lineRule="auto"/>
        <w:jc w:val="center"/>
        <w:rPr>
          <w:rFonts w:ascii="Times New Roman" w:hAnsi="Times New Roman"/>
          <w:b/>
          <w:bCs/>
          <w:sz w:val="26"/>
          <w:szCs w:val="26"/>
        </w:rPr>
      </w:pPr>
    </w:p>
    <w:p w14:paraId="23FE9AA5" w14:textId="77777777" w:rsidR="00AB523C" w:rsidRPr="00302315" w:rsidRDefault="00AB523C" w:rsidP="007A44B1">
      <w:pPr>
        <w:spacing w:after="120" w:line="276" w:lineRule="auto"/>
        <w:jc w:val="center"/>
        <w:rPr>
          <w:rFonts w:ascii="Times New Roman" w:hAnsi="Times New Roman"/>
          <w:b/>
          <w:bCs/>
          <w:sz w:val="26"/>
          <w:szCs w:val="26"/>
        </w:rPr>
      </w:pPr>
    </w:p>
    <w:p w14:paraId="797F615D" w14:textId="77777777" w:rsidR="00AB523C" w:rsidRPr="00302315" w:rsidRDefault="00AB523C" w:rsidP="007A44B1">
      <w:pPr>
        <w:spacing w:after="120" w:line="276" w:lineRule="auto"/>
        <w:jc w:val="center"/>
        <w:rPr>
          <w:rFonts w:ascii="Times New Roman" w:hAnsi="Times New Roman"/>
          <w:b/>
          <w:bCs/>
          <w:sz w:val="26"/>
          <w:szCs w:val="26"/>
        </w:rPr>
      </w:pPr>
    </w:p>
    <w:p w14:paraId="26C71A2F" w14:textId="77777777" w:rsidR="00AB523C" w:rsidRPr="00302315" w:rsidRDefault="00AB523C" w:rsidP="007A44B1">
      <w:pPr>
        <w:spacing w:after="120" w:line="276" w:lineRule="auto"/>
        <w:jc w:val="center"/>
        <w:rPr>
          <w:rFonts w:ascii="Times New Roman" w:hAnsi="Times New Roman"/>
          <w:b/>
          <w:bCs/>
          <w:sz w:val="26"/>
          <w:szCs w:val="26"/>
        </w:rPr>
      </w:pPr>
    </w:p>
    <w:p w14:paraId="3F44380B" w14:textId="77777777" w:rsidR="00AB523C" w:rsidRPr="00302315" w:rsidRDefault="00AB523C" w:rsidP="007A44B1">
      <w:pPr>
        <w:spacing w:after="120" w:line="276" w:lineRule="auto"/>
        <w:jc w:val="center"/>
        <w:rPr>
          <w:rFonts w:ascii="Times New Roman" w:hAnsi="Times New Roman"/>
          <w:b/>
          <w:bCs/>
          <w:sz w:val="26"/>
          <w:szCs w:val="26"/>
        </w:rPr>
      </w:pPr>
    </w:p>
    <w:p w14:paraId="3726D5F6" w14:textId="77777777" w:rsidR="00AB523C" w:rsidRPr="00302315" w:rsidRDefault="00AB523C" w:rsidP="007A44B1">
      <w:pPr>
        <w:spacing w:after="120" w:line="276" w:lineRule="auto"/>
        <w:jc w:val="center"/>
        <w:rPr>
          <w:rFonts w:ascii="Times New Roman" w:hAnsi="Times New Roman"/>
          <w:b/>
          <w:bCs/>
          <w:sz w:val="26"/>
          <w:szCs w:val="26"/>
        </w:rPr>
      </w:pPr>
    </w:p>
    <w:p w14:paraId="67EB21A5" w14:textId="77777777" w:rsidR="00AB523C" w:rsidRPr="00302315" w:rsidRDefault="00AB523C" w:rsidP="007A44B1">
      <w:pPr>
        <w:spacing w:after="120" w:line="276" w:lineRule="auto"/>
        <w:jc w:val="center"/>
        <w:rPr>
          <w:rFonts w:ascii="Times New Roman" w:hAnsi="Times New Roman"/>
          <w:b/>
          <w:bCs/>
          <w:sz w:val="26"/>
          <w:szCs w:val="26"/>
        </w:rPr>
      </w:pPr>
    </w:p>
    <w:p w14:paraId="4276AAA2" w14:textId="77777777" w:rsidR="00AB523C" w:rsidRPr="00302315" w:rsidRDefault="00AB523C" w:rsidP="007A44B1">
      <w:pPr>
        <w:spacing w:after="120" w:line="276" w:lineRule="auto"/>
        <w:jc w:val="center"/>
        <w:rPr>
          <w:rFonts w:ascii="Times New Roman" w:hAnsi="Times New Roman"/>
          <w:b/>
          <w:bCs/>
          <w:sz w:val="26"/>
          <w:szCs w:val="26"/>
        </w:rPr>
      </w:pPr>
    </w:p>
    <w:p w14:paraId="5D7CCDB6" w14:textId="77777777" w:rsidR="00AB523C" w:rsidRPr="00302315" w:rsidRDefault="00AB523C" w:rsidP="007A44B1">
      <w:pPr>
        <w:spacing w:after="120" w:line="276" w:lineRule="auto"/>
        <w:jc w:val="center"/>
        <w:rPr>
          <w:rFonts w:ascii="Times New Roman" w:hAnsi="Times New Roman"/>
          <w:b/>
          <w:bCs/>
          <w:sz w:val="26"/>
          <w:szCs w:val="26"/>
        </w:rPr>
      </w:pPr>
    </w:p>
    <w:p w14:paraId="43233848" w14:textId="4C82E118" w:rsidR="00096978" w:rsidRPr="00302315" w:rsidRDefault="007255D7" w:rsidP="00BB3CBC">
      <w:pPr>
        <w:spacing w:after="120" w:line="276" w:lineRule="auto"/>
        <w:jc w:val="center"/>
        <w:rPr>
          <w:rFonts w:ascii="Times New Roman" w:hAnsi="Times New Roman"/>
          <w:b/>
          <w:bCs/>
          <w:sz w:val="26"/>
          <w:szCs w:val="26"/>
        </w:rPr>
      </w:pPr>
      <w:r>
        <w:rPr>
          <w:rFonts w:ascii="Times New Roman" w:hAnsi="Times New Roman"/>
          <w:b/>
          <w:bCs/>
          <w:sz w:val="26"/>
          <w:szCs w:val="26"/>
        </w:rPr>
        <w:br w:type="column"/>
        <w:lastRenderedPageBreak/>
        <w:t>DANH MỤC BIỂU CHI TIẾT KÈM THEO HỢP ĐỒNG</w:t>
      </w:r>
    </w:p>
    <w:tbl>
      <w:tblPr>
        <w:tblW w:w="9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1"/>
        <w:gridCol w:w="1702"/>
        <w:gridCol w:w="7385"/>
      </w:tblGrid>
      <w:tr w:rsidR="002578CD" w:rsidRPr="00302315" w14:paraId="277E4288" w14:textId="77777777" w:rsidTr="006E22ED">
        <w:tc>
          <w:tcPr>
            <w:tcW w:w="296" w:type="pct"/>
            <w:tcMar>
              <w:top w:w="0" w:type="dxa"/>
              <w:left w:w="0" w:type="dxa"/>
              <w:bottom w:w="0" w:type="dxa"/>
              <w:right w:w="0" w:type="dxa"/>
            </w:tcMar>
            <w:vAlign w:val="center"/>
          </w:tcPr>
          <w:p w14:paraId="393308E2" w14:textId="77777777" w:rsidR="00096978" w:rsidRPr="00302315" w:rsidRDefault="00096978" w:rsidP="007A44B1">
            <w:pPr>
              <w:spacing w:after="120" w:line="276" w:lineRule="auto"/>
              <w:jc w:val="center"/>
              <w:rPr>
                <w:rFonts w:ascii="Times New Roman" w:hAnsi="Times New Roman"/>
                <w:sz w:val="26"/>
                <w:szCs w:val="26"/>
              </w:rPr>
            </w:pPr>
            <w:r>
              <w:rPr>
                <w:rFonts w:ascii="Times New Roman" w:hAnsi="Times New Roman"/>
                <w:b/>
                <w:bCs/>
                <w:sz w:val="26"/>
                <w:szCs w:val="26"/>
                <w:lang w:val="vi-VN"/>
              </w:rPr>
              <w:t>TT</w:t>
            </w:r>
          </w:p>
        </w:tc>
        <w:tc>
          <w:tcPr>
            <w:tcW w:w="881" w:type="pct"/>
            <w:tcMar>
              <w:top w:w="0" w:type="dxa"/>
              <w:left w:w="0" w:type="dxa"/>
              <w:bottom w:w="0" w:type="dxa"/>
              <w:right w:w="0" w:type="dxa"/>
            </w:tcMar>
            <w:vAlign w:val="center"/>
          </w:tcPr>
          <w:p w14:paraId="75E8A110" w14:textId="77777777" w:rsidR="00096978" w:rsidRPr="00302315" w:rsidRDefault="00096978" w:rsidP="007A44B1">
            <w:pPr>
              <w:spacing w:after="120" w:line="276" w:lineRule="auto"/>
              <w:jc w:val="center"/>
              <w:rPr>
                <w:rFonts w:ascii="Times New Roman" w:hAnsi="Times New Roman"/>
                <w:sz w:val="26"/>
                <w:szCs w:val="26"/>
              </w:rPr>
            </w:pPr>
            <w:r>
              <w:rPr>
                <w:rFonts w:ascii="Times New Roman" w:hAnsi="Times New Roman"/>
                <w:b/>
                <w:bCs/>
                <w:sz w:val="26"/>
                <w:szCs w:val="26"/>
              </w:rPr>
              <w:t>Ký hiệu</w:t>
            </w:r>
          </w:p>
        </w:tc>
        <w:tc>
          <w:tcPr>
            <w:tcW w:w="3823" w:type="pct"/>
            <w:tcMar>
              <w:top w:w="0" w:type="dxa"/>
              <w:left w:w="0" w:type="dxa"/>
              <w:bottom w:w="0" w:type="dxa"/>
              <w:right w:w="0" w:type="dxa"/>
            </w:tcMar>
            <w:vAlign w:val="center"/>
          </w:tcPr>
          <w:p w14:paraId="7877D048" w14:textId="77777777" w:rsidR="00096978" w:rsidRPr="00302315" w:rsidRDefault="00096978" w:rsidP="007A44B1">
            <w:pPr>
              <w:spacing w:after="120" w:line="276" w:lineRule="auto"/>
              <w:jc w:val="center"/>
              <w:rPr>
                <w:rFonts w:ascii="Times New Roman" w:hAnsi="Times New Roman"/>
                <w:sz w:val="26"/>
                <w:szCs w:val="26"/>
              </w:rPr>
            </w:pPr>
            <w:r>
              <w:rPr>
                <w:rFonts w:ascii="Times New Roman" w:hAnsi="Times New Roman"/>
                <w:b/>
                <w:bCs/>
                <w:sz w:val="26"/>
                <w:szCs w:val="26"/>
                <w:lang w:val="vi-VN"/>
              </w:rPr>
              <w:t xml:space="preserve">Tên </w:t>
            </w:r>
            <w:r>
              <w:rPr>
                <w:rFonts w:ascii="Times New Roman" w:hAnsi="Times New Roman"/>
                <w:b/>
                <w:bCs/>
                <w:sz w:val="26"/>
                <w:szCs w:val="26"/>
              </w:rPr>
              <w:t>biểu</w:t>
            </w:r>
          </w:p>
        </w:tc>
      </w:tr>
      <w:tr w:rsidR="002578CD" w:rsidRPr="00302315" w14:paraId="15D7E0AC" w14:textId="77777777" w:rsidTr="006E22ED">
        <w:tc>
          <w:tcPr>
            <w:tcW w:w="296" w:type="pct"/>
            <w:tcMar>
              <w:top w:w="0" w:type="dxa"/>
              <w:left w:w="0" w:type="dxa"/>
              <w:bottom w:w="0" w:type="dxa"/>
              <w:right w:w="0" w:type="dxa"/>
            </w:tcMar>
            <w:vAlign w:val="center"/>
          </w:tcPr>
          <w:p w14:paraId="31CB364C" w14:textId="77777777" w:rsidR="00096978" w:rsidRPr="00302315" w:rsidRDefault="00096978" w:rsidP="007A44B1">
            <w:pPr>
              <w:spacing w:after="120" w:line="276" w:lineRule="auto"/>
              <w:jc w:val="center"/>
              <w:rPr>
                <w:rFonts w:ascii="Times New Roman" w:hAnsi="Times New Roman"/>
                <w:sz w:val="26"/>
                <w:szCs w:val="26"/>
              </w:rPr>
            </w:pPr>
            <w:r>
              <w:rPr>
                <w:rFonts w:ascii="Times New Roman" w:hAnsi="Times New Roman"/>
                <w:sz w:val="26"/>
                <w:szCs w:val="26"/>
                <w:lang w:val="vi-VN"/>
              </w:rPr>
              <w:t>1</w:t>
            </w:r>
          </w:p>
        </w:tc>
        <w:tc>
          <w:tcPr>
            <w:tcW w:w="881" w:type="pct"/>
            <w:tcMar>
              <w:top w:w="0" w:type="dxa"/>
              <w:left w:w="0" w:type="dxa"/>
              <w:bottom w:w="0" w:type="dxa"/>
              <w:right w:w="0" w:type="dxa"/>
            </w:tcMar>
            <w:vAlign w:val="center"/>
          </w:tcPr>
          <w:p w14:paraId="5BEEC1BF" w14:textId="77777777" w:rsidR="00096978" w:rsidRPr="00302315" w:rsidRDefault="00096978" w:rsidP="007A44B1">
            <w:pPr>
              <w:spacing w:after="120" w:line="276" w:lineRule="auto"/>
              <w:jc w:val="center"/>
              <w:rPr>
                <w:rFonts w:ascii="Times New Roman" w:hAnsi="Times New Roman"/>
                <w:sz w:val="26"/>
                <w:szCs w:val="26"/>
              </w:rPr>
            </w:pPr>
            <w:r>
              <w:rPr>
                <w:rFonts w:ascii="Times New Roman" w:hAnsi="Times New Roman"/>
                <w:sz w:val="26"/>
                <w:szCs w:val="26"/>
              </w:rPr>
              <w:t>Biểu 01</w:t>
            </w:r>
          </w:p>
        </w:tc>
        <w:tc>
          <w:tcPr>
            <w:tcW w:w="3823" w:type="pct"/>
            <w:tcMar>
              <w:top w:w="0" w:type="dxa"/>
              <w:left w:w="0" w:type="dxa"/>
              <w:bottom w:w="0" w:type="dxa"/>
              <w:right w:w="0" w:type="dxa"/>
            </w:tcMar>
            <w:vAlign w:val="center"/>
          </w:tcPr>
          <w:p w14:paraId="718BA8CE" w14:textId="29D08A22" w:rsidR="00096978" w:rsidRPr="00302315" w:rsidRDefault="00BB3CBC" w:rsidP="007A44B1">
            <w:pPr>
              <w:spacing w:after="120" w:line="276" w:lineRule="auto"/>
              <w:rPr>
                <w:rFonts w:ascii="Times New Roman" w:hAnsi="Times New Roman"/>
                <w:sz w:val="26"/>
                <w:szCs w:val="26"/>
              </w:rPr>
            </w:pPr>
            <w:r>
              <w:rPr>
                <w:rFonts w:ascii="Times New Roman" w:hAnsi="Times New Roman"/>
                <w:sz w:val="26"/>
                <w:szCs w:val="26"/>
              </w:rPr>
              <w:t xml:space="preserve"> Chi tiết giá hợp đồng</w:t>
            </w:r>
          </w:p>
        </w:tc>
      </w:tr>
      <w:tr w:rsidR="002578CD" w:rsidRPr="00302315" w14:paraId="7CFE11E6" w14:textId="77777777" w:rsidTr="006E22ED">
        <w:tc>
          <w:tcPr>
            <w:tcW w:w="296" w:type="pct"/>
            <w:tcMar>
              <w:top w:w="0" w:type="dxa"/>
              <w:left w:w="0" w:type="dxa"/>
              <w:bottom w:w="0" w:type="dxa"/>
              <w:right w:w="0" w:type="dxa"/>
            </w:tcMar>
            <w:vAlign w:val="center"/>
          </w:tcPr>
          <w:p w14:paraId="15D2E773" w14:textId="77777777" w:rsidR="00096978" w:rsidRPr="00302315" w:rsidRDefault="00096978" w:rsidP="007A44B1">
            <w:pPr>
              <w:spacing w:after="120" w:line="276" w:lineRule="auto"/>
              <w:jc w:val="center"/>
              <w:rPr>
                <w:rFonts w:ascii="Times New Roman" w:hAnsi="Times New Roman"/>
                <w:sz w:val="26"/>
                <w:szCs w:val="26"/>
              </w:rPr>
            </w:pPr>
            <w:r>
              <w:rPr>
                <w:rFonts w:ascii="Times New Roman" w:hAnsi="Times New Roman"/>
                <w:sz w:val="26"/>
                <w:szCs w:val="26"/>
                <w:lang w:val="vi-VN"/>
              </w:rPr>
              <w:t>2</w:t>
            </w:r>
          </w:p>
        </w:tc>
        <w:tc>
          <w:tcPr>
            <w:tcW w:w="881" w:type="pct"/>
            <w:tcMar>
              <w:top w:w="0" w:type="dxa"/>
              <w:left w:w="0" w:type="dxa"/>
              <w:bottom w:w="0" w:type="dxa"/>
              <w:right w:w="0" w:type="dxa"/>
            </w:tcMar>
            <w:vAlign w:val="center"/>
          </w:tcPr>
          <w:p w14:paraId="5705ECC2" w14:textId="77777777" w:rsidR="00096978" w:rsidRPr="00302315" w:rsidRDefault="00096978" w:rsidP="007A44B1">
            <w:pPr>
              <w:spacing w:after="120" w:line="276" w:lineRule="auto"/>
              <w:jc w:val="center"/>
              <w:rPr>
                <w:rFonts w:ascii="Times New Roman" w:hAnsi="Times New Roman"/>
                <w:sz w:val="26"/>
                <w:szCs w:val="26"/>
              </w:rPr>
            </w:pPr>
            <w:r>
              <w:rPr>
                <w:rFonts w:ascii="Times New Roman" w:hAnsi="Times New Roman"/>
                <w:sz w:val="26"/>
                <w:szCs w:val="26"/>
              </w:rPr>
              <w:t>Biểu 02</w:t>
            </w:r>
          </w:p>
        </w:tc>
        <w:tc>
          <w:tcPr>
            <w:tcW w:w="3823" w:type="pct"/>
            <w:tcMar>
              <w:top w:w="0" w:type="dxa"/>
              <w:left w:w="0" w:type="dxa"/>
              <w:bottom w:w="0" w:type="dxa"/>
              <w:right w:w="0" w:type="dxa"/>
            </w:tcMar>
            <w:vAlign w:val="center"/>
          </w:tcPr>
          <w:p w14:paraId="1958C158" w14:textId="404FFB64" w:rsidR="00096978" w:rsidRPr="00302315" w:rsidRDefault="00BB3CBC" w:rsidP="007A44B1">
            <w:pPr>
              <w:spacing w:after="120" w:line="276" w:lineRule="auto"/>
              <w:rPr>
                <w:rFonts w:ascii="Times New Roman" w:hAnsi="Times New Roman"/>
                <w:sz w:val="26"/>
                <w:szCs w:val="26"/>
                <w:lang w:val="vi-VN"/>
              </w:rPr>
            </w:pPr>
            <w:r>
              <w:rPr>
                <w:rFonts w:ascii="Times New Roman" w:hAnsi="Times New Roman"/>
                <w:sz w:val="26"/>
                <w:szCs w:val="26"/>
              </w:rPr>
              <w:t xml:space="preserve"> Phạm vi công việc, cách</w:t>
            </w:r>
            <w:r>
              <w:rPr>
                <w:rFonts w:ascii="Times New Roman" w:hAnsi="Times New Roman"/>
                <w:sz w:val="26"/>
                <w:szCs w:val="26"/>
                <w:lang w:val="vi-VN"/>
              </w:rPr>
              <w:t xml:space="preserve"> tính khối lượng và bao hàm đơn giá</w:t>
            </w:r>
          </w:p>
        </w:tc>
      </w:tr>
      <w:tr w:rsidR="002578CD" w:rsidRPr="00302315" w14:paraId="4BCAF8C9" w14:textId="77777777" w:rsidTr="006E22ED">
        <w:tc>
          <w:tcPr>
            <w:tcW w:w="296" w:type="pct"/>
            <w:tcMar>
              <w:top w:w="0" w:type="dxa"/>
              <w:left w:w="0" w:type="dxa"/>
              <w:bottom w:w="0" w:type="dxa"/>
              <w:right w:w="0" w:type="dxa"/>
            </w:tcMar>
            <w:vAlign w:val="center"/>
          </w:tcPr>
          <w:p w14:paraId="3A01A8F4" w14:textId="77777777" w:rsidR="00096978" w:rsidRPr="00302315" w:rsidRDefault="00096978" w:rsidP="007A44B1">
            <w:pPr>
              <w:spacing w:after="120" w:line="276" w:lineRule="auto"/>
              <w:jc w:val="center"/>
              <w:rPr>
                <w:rFonts w:ascii="Times New Roman" w:hAnsi="Times New Roman"/>
                <w:sz w:val="26"/>
                <w:szCs w:val="26"/>
                <w:lang w:val="vi-VN"/>
              </w:rPr>
            </w:pPr>
            <w:r>
              <w:rPr>
                <w:rFonts w:ascii="Times New Roman" w:hAnsi="Times New Roman"/>
                <w:sz w:val="26"/>
                <w:szCs w:val="26"/>
              </w:rPr>
              <w:t>3</w:t>
            </w:r>
          </w:p>
        </w:tc>
        <w:tc>
          <w:tcPr>
            <w:tcW w:w="881" w:type="pct"/>
            <w:tcMar>
              <w:top w:w="0" w:type="dxa"/>
              <w:left w:w="0" w:type="dxa"/>
              <w:bottom w:w="0" w:type="dxa"/>
              <w:right w:w="0" w:type="dxa"/>
            </w:tcMar>
            <w:vAlign w:val="center"/>
          </w:tcPr>
          <w:p w14:paraId="6CBB70FB" w14:textId="77777777" w:rsidR="00096978" w:rsidRPr="00302315" w:rsidRDefault="00096978" w:rsidP="007A44B1">
            <w:pPr>
              <w:spacing w:after="120" w:line="276" w:lineRule="auto"/>
              <w:jc w:val="center"/>
              <w:rPr>
                <w:rFonts w:ascii="Times New Roman" w:hAnsi="Times New Roman"/>
                <w:sz w:val="26"/>
                <w:szCs w:val="26"/>
              </w:rPr>
            </w:pPr>
            <w:r>
              <w:rPr>
                <w:rFonts w:ascii="Times New Roman" w:hAnsi="Times New Roman"/>
                <w:sz w:val="26"/>
                <w:szCs w:val="26"/>
              </w:rPr>
              <w:t>Biểu 03</w:t>
            </w:r>
          </w:p>
        </w:tc>
        <w:tc>
          <w:tcPr>
            <w:tcW w:w="3823" w:type="pct"/>
            <w:tcMar>
              <w:top w:w="0" w:type="dxa"/>
              <w:left w:w="0" w:type="dxa"/>
              <w:bottom w:w="0" w:type="dxa"/>
              <w:right w:w="0" w:type="dxa"/>
            </w:tcMar>
            <w:vAlign w:val="center"/>
          </w:tcPr>
          <w:p w14:paraId="6DEA2CF1" w14:textId="576BF847" w:rsidR="00096978" w:rsidRPr="00302315" w:rsidRDefault="00BB3CBC" w:rsidP="007A44B1">
            <w:pPr>
              <w:spacing w:after="120" w:line="276" w:lineRule="auto"/>
              <w:rPr>
                <w:rFonts w:ascii="Times New Roman" w:hAnsi="Times New Roman"/>
                <w:sz w:val="26"/>
                <w:szCs w:val="26"/>
                <w:lang w:val="fr-FR"/>
              </w:rPr>
            </w:pPr>
            <w:r>
              <w:rPr>
                <w:rFonts w:ascii="Times New Roman" w:hAnsi="Times New Roman"/>
                <w:sz w:val="26"/>
                <w:szCs w:val="26"/>
                <w:lang w:val="fr-FR"/>
              </w:rPr>
              <w:t xml:space="preserve"> Ma trận</w:t>
            </w:r>
            <w:ins w:id="7338" w:author="Claude" w:date="2026-10-12T09:00:00Z">
              <w:r>
                <w:rPr>
                  <w:rFonts w:ascii="Times New Roman" w:hAnsi="Times New Roman"/>
                  <w:sz w:val="26"/>
                  <w:szCs w:val="26"/>
                  <w:lang w:val="fr-FR"/>
                </w:rPr>
                <w:t xml:space="preserve"> phân chia</w:t>
              </w:r>
            </w:ins>
            <w:r>
              <w:rPr>
                <w:rFonts w:ascii="Times New Roman" w:hAnsi="Times New Roman"/>
                <w:sz w:val="26"/>
                <w:szCs w:val="26"/>
                <w:lang w:val="fr-FR"/>
              </w:rPr>
              <w:t xml:space="preserve"> phạm vi công việc</w:t>
            </w:r>
            <w:ins w:id="7339" w:author="Claude" w:date="2026-10-12T09:00:00Z">
              <w:r>
                <w:rPr>
                  <w:rFonts w:ascii="Times New Roman" w:hAnsi="Times New Roman"/>
                  <w:sz w:val="26"/>
                  <w:szCs w:val="26"/>
                  <w:lang w:val="fr-FR"/>
                </w:rPr>
                <w:t xml:space="preserve"> và trách nhiệm</w:t>
              </w:r>
            </w:ins>
          </w:p>
        </w:tc>
      </w:tr>
      <w:tr w:rsidR="002578CD" w:rsidRPr="00302315" w14:paraId="07FB221D" w14:textId="77777777" w:rsidTr="006E22ED">
        <w:tc>
          <w:tcPr>
            <w:tcW w:w="296" w:type="pct"/>
            <w:tcMar>
              <w:top w:w="0" w:type="dxa"/>
              <w:left w:w="0" w:type="dxa"/>
              <w:bottom w:w="0" w:type="dxa"/>
              <w:right w:w="0" w:type="dxa"/>
            </w:tcMar>
            <w:vAlign w:val="center"/>
          </w:tcPr>
          <w:p w14:paraId="44B70BC3" w14:textId="77777777" w:rsidR="00096978" w:rsidRPr="00302315" w:rsidRDefault="00096978" w:rsidP="007A44B1">
            <w:pPr>
              <w:spacing w:after="120" w:line="276" w:lineRule="auto"/>
              <w:jc w:val="center"/>
              <w:rPr>
                <w:rFonts w:ascii="Times New Roman" w:hAnsi="Times New Roman"/>
                <w:sz w:val="26"/>
                <w:szCs w:val="26"/>
                <w:lang w:val="vi-VN"/>
              </w:rPr>
            </w:pPr>
            <w:r>
              <w:rPr>
                <w:rFonts w:ascii="Times New Roman" w:hAnsi="Times New Roman"/>
                <w:sz w:val="26"/>
                <w:szCs w:val="26"/>
              </w:rPr>
              <w:t>4</w:t>
            </w:r>
          </w:p>
        </w:tc>
        <w:tc>
          <w:tcPr>
            <w:tcW w:w="881" w:type="pct"/>
            <w:tcMar>
              <w:top w:w="0" w:type="dxa"/>
              <w:left w:w="0" w:type="dxa"/>
              <w:bottom w:w="0" w:type="dxa"/>
              <w:right w:w="0" w:type="dxa"/>
            </w:tcMar>
            <w:vAlign w:val="center"/>
          </w:tcPr>
          <w:p w14:paraId="3D4B2263" w14:textId="77777777" w:rsidR="00096978" w:rsidRPr="00302315" w:rsidRDefault="00096978" w:rsidP="007A44B1">
            <w:pPr>
              <w:spacing w:after="120" w:line="276" w:lineRule="auto"/>
              <w:jc w:val="center"/>
              <w:rPr>
                <w:rFonts w:ascii="Times New Roman" w:hAnsi="Times New Roman"/>
                <w:sz w:val="26"/>
                <w:szCs w:val="26"/>
              </w:rPr>
            </w:pPr>
            <w:r>
              <w:rPr>
                <w:rFonts w:ascii="Times New Roman" w:hAnsi="Times New Roman"/>
                <w:sz w:val="26"/>
                <w:szCs w:val="26"/>
              </w:rPr>
              <w:t>Biểu 04</w:t>
            </w:r>
          </w:p>
        </w:tc>
        <w:tc>
          <w:tcPr>
            <w:tcW w:w="3823" w:type="pct"/>
            <w:tcMar>
              <w:top w:w="0" w:type="dxa"/>
              <w:left w:w="0" w:type="dxa"/>
              <w:bottom w:w="0" w:type="dxa"/>
              <w:right w:w="0" w:type="dxa"/>
            </w:tcMar>
            <w:vAlign w:val="center"/>
          </w:tcPr>
          <w:p w14:paraId="0673150C" w14:textId="6420AA89" w:rsidR="00096978" w:rsidRPr="00302315" w:rsidRDefault="00BB3CBC" w:rsidP="007A44B1">
            <w:pPr>
              <w:spacing w:after="120" w:line="276" w:lineRule="auto"/>
              <w:rPr>
                <w:rFonts w:ascii="Times New Roman" w:hAnsi="Times New Roman"/>
                <w:sz w:val="26"/>
                <w:szCs w:val="26"/>
              </w:rPr>
            </w:pPr>
            <w:r>
              <w:rPr>
                <w:rFonts w:ascii="Times New Roman" w:hAnsi="Times New Roman"/>
                <w:sz w:val="26"/>
                <w:szCs w:val="26"/>
              </w:rPr>
              <w:t xml:space="preserve"> Yêu cầu thiết bị</w:t>
            </w:r>
          </w:p>
        </w:tc>
      </w:tr>
      <w:tr w:rsidR="002578CD" w:rsidRPr="00302315" w14:paraId="34FE84AF" w14:textId="77777777" w:rsidTr="006E22ED">
        <w:tc>
          <w:tcPr>
            <w:tcW w:w="296" w:type="pct"/>
            <w:tcMar>
              <w:top w:w="0" w:type="dxa"/>
              <w:left w:w="0" w:type="dxa"/>
              <w:bottom w:w="0" w:type="dxa"/>
              <w:right w:w="0" w:type="dxa"/>
            </w:tcMar>
            <w:vAlign w:val="center"/>
          </w:tcPr>
          <w:p w14:paraId="48586137" w14:textId="77777777" w:rsidR="00096978" w:rsidRPr="00302315" w:rsidRDefault="00096978" w:rsidP="007A44B1">
            <w:pPr>
              <w:spacing w:after="120" w:line="276" w:lineRule="auto"/>
              <w:jc w:val="center"/>
              <w:rPr>
                <w:rFonts w:ascii="Times New Roman" w:hAnsi="Times New Roman"/>
                <w:sz w:val="26"/>
                <w:szCs w:val="26"/>
              </w:rPr>
            </w:pPr>
            <w:r>
              <w:rPr>
                <w:rFonts w:ascii="Times New Roman" w:hAnsi="Times New Roman"/>
                <w:sz w:val="26"/>
                <w:szCs w:val="26"/>
              </w:rPr>
              <w:t>5</w:t>
            </w:r>
          </w:p>
        </w:tc>
        <w:tc>
          <w:tcPr>
            <w:tcW w:w="881" w:type="pct"/>
            <w:tcMar>
              <w:top w:w="0" w:type="dxa"/>
              <w:left w:w="0" w:type="dxa"/>
              <w:bottom w:w="0" w:type="dxa"/>
              <w:right w:w="0" w:type="dxa"/>
            </w:tcMar>
            <w:vAlign w:val="center"/>
          </w:tcPr>
          <w:p w14:paraId="01965B0B" w14:textId="77777777" w:rsidR="00096978" w:rsidRPr="00302315" w:rsidRDefault="00096978" w:rsidP="007A44B1">
            <w:pPr>
              <w:spacing w:after="120" w:line="276" w:lineRule="auto"/>
              <w:jc w:val="center"/>
              <w:rPr>
                <w:rFonts w:ascii="Times New Roman" w:hAnsi="Times New Roman"/>
                <w:sz w:val="26"/>
                <w:szCs w:val="26"/>
              </w:rPr>
            </w:pPr>
            <w:r>
              <w:rPr>
                <w:rFonts w:ascii="Times New Roman" w:hAnsi="Times New Roman"/>
                <w:sz w:val="26"/>
                <w:szCs w:val="26"/>
              </w:rPr>
              <w:t>Biểu 05</w:t>
            </w:r>
          </w:p>
        </w:tc>
        <w:tc>
          <w:tcPr>
            <w:tcW w:w="3823" w:type="pct"/>
            <w:tcMar>
              <w:top w:w="0" w:type="dxa"/>
              <w:left w:w="0" w:type="dxa"/>
              <w:bottom w:w="0" w:type="dxa"/>
              <w:right w:w="0" w:type="dxa"/>
            </w:tcMar>
            <w:vAlign w:val="center"/>
          </w:tcPr>
          <w:p w14:paraId="002F633B" w14:textId="44682056" w:rsidR="00096978" w:rsidRPr="00302315" w:rsidRDefault="00BB3CBC" w:rsidP="007A44B1">
            <w:pPr>
              <w:spacing w:after="120" w:line="276" w:lineRule="auto"/>
              <w:rPr>
                <w:rFonts w:ascii="Times New Roman" w:hAnsi="Times New Roman"/>
                <w:sz w:val="26"/>
                <w:szCs w:val="26"/>
              </w:rPr>
            </w:pPr>
            <w:r>
              <w:rPr>
                <w:rFonts w:ascii="Times New Roman" w:hAnsi="Times New Roman"/>
                <w:sz w:val="26"/>
                <w:szCs w:val="26"/>
              </w:rPr>
              <w:t xml:space="preserve"> Mức phạt do vi phạm an toàn, bảo vệ môi trường</w:t>
            </w:r>
          </w:p>
        </w:tc>
      </w:tr>
      <w:tr w:rsidR="002578CD" w:rsidRPr="00302315" w14:paraId="5AA8450E" w14:textId="77777777" w:rsidTr="006E22ED">
        <w:tc>
          <w:tcPr>
            <w:tcW w:w="296" w:type="pct"/>
            <w:tcMar>
              <w:top w:w="0" w:type="dxa"/>
              <w:left w:w="0" w:type="dxa"/>
              <w:bottom w:w="0" w:type="dxa"/>
              <w:right w:w="0" w:type="dxa"/>
            </w:tcMar>
            <w:vAlign w:val="center"/>
          </w:tcPr>
          <w:p w14:paraId="23350008" w14:textId="77777777" w:rsidR="00096978" w:rsidRPr="00302315" w:rsidRDefault="00096978" w:rsidP="007A44B1">
            <w:pPr>
              <w:spacing w:after="120" w:line="276" w:lineRule="auto"/>
              <w:jc w:val="center"/>
              <w:rPr>
                <w:rFonts w:ascii="Times New Roman" w:hAnsi="Times New Roman"/>
                <w:sz w:val="26"/>
                <w:szCs w:val="26"/>
              </w:rPr>
            </w:pPr>
            <w:r>
              <w:rPr>
                <w:rFonts w:ascii="Times New Roman" w:hAnsi="Times New Roman"/>
                <w:sz w:val="26"/>
                <w:szCs w:val="26"/>
              </w:rPr>
              <w:t>6</w:t>
            </w:r>
          </w:p>
        </w:tc>
        <w:tc>
          <w:tcPr>
            <w:tcW w:w="881" w:type="pct"/>
            <w:tcMar>
              <w:top w:w="0" w:type="dxa"/>
              <w:left w:w="0" w:type="dxa"/>
              <w:bottom w:w="0" w:type="dxa"/>
              <w:right w:w="0" w:type="dxa"/>
            </w:tcMar>
            <w:vAlign w:val="center"/>
          </w:tcPr>
          <w:p w14:paraId="434F07CD" w14:textId="77777777" w:rsidR="00096978" w:rsidRPr="00302315" w:rsidRDefault="00096978" w:rsidP="007A44B1">
            <w:pPr>
              <w:spacing w:after="120" w:line="276" w:lineRule="auto"/>
              <w:jc w:val="center"/>
              <w:rPr>
                <w:rFonts w:ascii="Times New Roman" w:hAnsi="Times New Roman"/>
                <w:sz w:val="26"/>
                <w:szCs w:val="26"/>
              </w:rPr>
            </w:pPr>
            <w:r>
              <w:rPr>
                <w:rFonts w:ascii="Times New Roman" w:hAnsi="Times New Roman"/>
                <w:sz w:val="26"/>
                <w:szCs w:val="26"/>
              </w:rPr>
              <w:t>Biểu 06</w:t>
            </w:r>
          </w:p>
        </w:tc>
        <w:tc>
          <w:tcPr>
            <w:tcW w:w="3823" w:type="pct"/>
            <w:tcMar>
              <w:top w:w="0" w:type="dxa"/>
              <w:left w:w="0" w:type="dxa"/>
              <w:bottom w:w="0" w:type="dxa"/>
              <w:right w:w="0" w:type="dxa"/>
            </w:tcMar>
            <w:vAlign w:val="center"/>
          </w:tcPr>
          <w:p w14:paraId="49EB1598" w14:textId="69AD5DFA" w:rsidR="00096978" w:rsidRPr="00302315" w:rsidRDefault="00BB3CBC" w:rsidP="007A44B1">
            <w:pPr>
              <w:spacing w:after="120" w:line="276" w:lineRule="auto"/>
              <w:rPr>
                <w:rFonts w:ascii="Times New Roman" w:hAnsi="Times New Roman"/>
                <w:sz w:val="26"/>
                <w:szCs w:val="26"/>
              </w:rPr>
            </w:pPr>
            <w:r>
              <w:rPr>
                <w:rFonts w:ascii="Times New Roman" w:hAnsi="Times New Roman"/>
                <w:sz w:val="26"/>
                <w:szCs w:val="26"/>
              </w:rPr>
              <w:t xml:space="preserve"> Mẫu bảo lãnh</w:t>
            </w:r>
          </w:p>
        </w:tc>
      </w:tr>
      <w:tr w:rsidR="002578CD" w:rsidRPr="00302315" w14:paraId="10C7ECB5" w14:textId="77777777" w:rsidTr="006E22ED">
        <w:tc>
          <w:tcPr>
            <w:tcW w:w="296" w:type="pct"/>
            <w:tcMar>
              <w:top w:w="0" w:type="dxa"/>
              <w:left w:w="0" w:type="dxa"/>
              <w:bottom w:w="0" w:type="dxa"/>
              <w:right w:w="0" w:type="dxa"/>
            </w:tcMar>
            <w:vAlign w:val="center"/>
          </w:tcPr>
          <w:p w14:paraId="046E05F4" w14:textId="77777777" w:rsidR="001020C7" w:rsidRPr="00302315" w:rsidRDefault="001020C7" w:rsidP="007A44B1">
            <w:pPr>
              <w:spacing w:after="120" w:line="276" w:lineRule="auto"/>
              <w:jc w:val="center"/>
              <w:rPr>
                <w:rFonts w:ascii="Times New Roman" w:hAnsi="Times New Roman"/>
                <w:sz w:val="26"/>
                <w:szCs w:val="26"/>
              </w:rPr>
            </w:pPr>
            <w:r>
              <w:rPr>
                <w:rFonts w:ascii="Times New Roman" w:hAnsi="Times New Roman"/>
                <w:sz w:val="26"/>
                <w:szCs w:val="26"/>
              </w:rPr>
              <w:t>7</w:t>
            </w:r>
          </w:p>
        </w:tc>
        <w:tc>
          <w:tcPr>
            <w:tcW w:w="881" w:type="pct"/>
            <w:tcMar>
              <w:top w:w="0" w:type="dxa"/>
              <w:left w:w="0" w:type="dxa"/>
              <w:bottom w:w="0" w:type="dxa"/>
              <w:right w:w="0" w:type="dxa"/>
            </w:tcMar>
            <w:vAlign w:val="center"/>
          </w:tcPr>
          <w:p w14:paraId="0BE70948" w14:textId="77777777" w:rsidR="001020C7" w:rsidRPr="00302315" w:rsidRDefault="001020C7" w:rsidP="007A44B1">
            <w:pPr>
              <w:spacing w:after="120" w:line="276" w:lineRule="auto"/>
              <w:jc w:val="center"/>
              <w:rPr>
                <w:rFonts w:ascii="Times New Roman" w:hAnsi="Times New Roman"/>
                <w:sz w:val="26"/>
                <w:szCs w:val="26"/>
              </w:rPr>
            </w:pPr>
            <w:r>
              <w:rPr>
                <w:rFonts w:ascii="Times New Roman" w:hAnsi="Times New Roman"/>
                <w:sz w:val="26"/>
                <w:szCs w:val="26"/>
              </w:rPr>
              <w:t>Biểu 07</w:t>
            </w:r>
          </w:p>
        </w:tc>
        <w:tc>
          <w:tcPr>
            <w:tcW w:w="3823" w:type="pct"/>
            <w:tcMar>
              <w:top w:w="0" w:type="dxa"/>
              <w:left w:w="0" w:type="dxa"/>
              <w:bottom w:w="0" w:type="dxa"/>
              <w:right w:w="0" w:type="dxa"/>
            </w:tcMar>
            <w:vAlign w:val="center"/>
          </w:tcPr>
          <w:p w14:paraId="395BC601" w14:textId="77777777" w:rsidR="001020C7" w:rsidRPr="00302315" w:rsidRDefault="001020C7" w:rsidP="007A44B1">
            <w:pPr>
              <w:spacing w:after="120" w:line="276" w:lineRule="auto"/>
              <w:rPr>
                <w:rFonts w:ascii="Times New Roman" w:hAnsi="Times New Roman"/>
                <w:sz w:val="26"/>
                <w:szCs w:val="26"/>
              </w:rPr>
            </w:pPr>
            <w:r>
              <w:rPr>
                <w:rFonts w:ascii="Times New Roman" w:hAnsi="Times New Roman"/>
                <w:sz w:val="26"/>
                <w:szCs w:val="26"/>
              </w:rPr>
              <w:t xml:space="preserve"> Danh mục vật tư Bên A cấp và hao hụt cho phép</w:t>
            </w:r>
          </w:p>
        </w:tc>
      </w:tr>
      <w:tr w:rsidR="002578CD" w:rsidRPr="00302315" w14:paraId="0053DFC6" w14:textId="77777777" w:rsidTr="006E22ED">
        <w:tc>
          <w:tcPr>
            <w:tcW w:w="296" w:type="pct"/>
            <w:tcMar>
              <w:top w:w="0" w:type="dxa"/>
              <w:left w:w="0" w:type="dxa"/>
              <w:bottom w:w="0" w:type="dxa"/>
              <w:right w:w="0" w:type="dxa"/>
            </w:tcMar>
            <w:vAlign w:val="center"/>
          </w:tcPr>
          <w:p w14:paraId="60D09526" w14:textId="77777777" w:rsidR="00096978" w:rsidRPr="00302315" w:rsidRDefault="007038C3" w:rsidP="007A44B1">
            <w:pPr>
              <w:spacing w:after="120" w:line="276" w:lineRule="auto"/>
              <w:jc w:val="center"/>
              <w:rPr>
                <w:rFonts w:ascii="Times New Roman" w:hAnsi="Times New Roman"/>
                <w:sz w:val="26"/>
                <w:szCs w:val="26"/>
                <w:highlight w:val="yellow"/>
              </w:rPr>
            </w:pPr>
            <w:r>
              <w:rPr>
                <w:rFonts w:ascii="Times New Roman" w:hAnsi="Times New Roman"/>
                <w:sz w:val="26"/>
                <w:szCs w:val="26"/>
                <w:highlight w:val="yellow"/>
              </w:rPr>
              <w:t>8</w:t>
            </w:r>
          </w:p>
        </w:tc>
        <w:tc>
          <w:tcPr>
            <w:tcW w:w="881" w:type="pct"/>
            <w:tcMar>
              <w:top w:w="0" w:type="dxa"/>
              <w:left w:w="0" w:type="dxa"/>
              <w:bottom w:w="0" w:type="dxa"/>
              <w:right w:w="0" w:type="dxa"/>
            </w:tcMar>
            <w:vAlign w:val="center"/>
          </w:tcPr>
          <w:p w14:paraId="3CF6B1E4" w14:textId="77777777" w:rsidR="00096978" w:rsidRPr="00302315" w:rsidRDefault="002418FB" w:rsidP="007A44B1">
            <w:pPr>
              <w:spacing w:after="120" w:line="276" w:lineRule="auto"/>
              <w:jc w:val="center"/>
              <w:rPr>
                <w:rFonts w:ascii="Times New Roman" w:hAnsi="Times New Roman"/>
                <w:sz w:val="26"/>
                <w:szCs w:val="26"/>
                <w:highlight w:val="yellow"/>
              </w:rPr>
            </w:pPr>
            <w:r>
              <w:rPr>
                <w:rFonts w:ascii="Times New Roman" w:hAnsi="Times New Roman"/>
                <w:sz w:val="26"/>
                <w:szCs w:val="26"/>
                <w:highlight w:val="yellow"/>
              </w:rPr>
              <w:t>Biểu 08</w:t>
            </w:r>
          </w:p>
        </w:tc>
        <w:tc>
          <w:tcPr>
            <w:tcW w:w="3823" w:type="pct"/>
            <w:tcMar>
              <w:top w:w="0" w:type="dxa"/>
              <w:left w:w="0" w:type="dxa"/>
              <w:bottom w:w="0" w:type="dxa"/>
              <w:right w:w="0" w:type="dxa"/>
            </w:tcMar>
            <w:vAlign w:val="center"/>
          </w:tcPr>
          <w:p w14:paraId="5F133E8F" w14:textId="77777777" w:rsidR="00096978" w:rsidRPr="00302315" w:rsidRDefault="00EF54B5" w:rsidP="007A44B1">
            <w:pPr>
              <w:spacing w:after="120" w:line="276" w:lineRule="auto"/>
              <w:rPr>
                <w:rFonts w:ascii="Times New Roman" w:hAnsi="Times New Roman"/>
                <w:sz w:val="26"/>
                <w:szCs w:val="26"/>
                <w:highlight w:val="yellow"/>
              </w:rPr>
            </w:pPr>
            <w:r>
              <w:rPr>
                <w:rFonts w:ascii="Times New Roman" w:hAnsi="Times New Roman"/>
                <w:sz w:val="26"/>
                <w:szCs w:val="26"/>
                <w:highlight w:val="yellow"/>
              </w:rPr>
              <w:t xml:space="preserve"> Tiến độ thỏa thuận</w:t>
            </w:r>
          </w:p>
        </w:tc>
      </w:tr>
      <w:tr w:rsidR="002578CD" w:rsidRPr="00302315" w14:paraId="63BD6657" w14:textId="77777777" w:rsidTr="006E22ED">
        <w:tc>
          <w:tcPr>
            <w:tcW w:w="296" w:type="pct"/>
            <w:tcMar>
              <w:top w:w="0" w:type="dxa"/>
              <w:left w:w="0" w:type="dxa"/>
              <w:bottom w:w="0" w:type="dxa"/>
              <w:right w:w="0" w:type="dxa"/>
            </w:tcMar>
            <w:vAlign w:val="center"/>
          </w:tcPr>
          <w:p w14:paraId="2CBC7105" w14:textId="77777777" w:rsidR="00096978" w:rsidRPr="00302315" w:rsidRDefault="007038C3" w:rsidP="007A44B1">
            <w:pPr>
              <w:spacing w:after="120" w:line="276" w:lineRule="auto"/>
              <w:jc w:val="center"/>
              <w:rPr>
                <w:rFonts w:ascii="Times New Roman" w:hAnsi="Times New Roman"/>
                <w:sz w:val="26"/>
                <w:szCs w:val="26"/>
                <w:highlight w:val="yellow"/>
              </w:rPr>
            </w:pPr>
            <w:r>
              <w:rPr>
                <w:rFonts w:ascii="Times New Roman" w:hAnsi="Times New Roman"/>
                <w:sz w:val="26"/>
                <w:szCs w:val="26"/>
                <w:highlight w:val="yellow"/>
              </w:rPr>
              <w:t>9</w:t>
            </w:r>
          </w:p>
        </w:tc>
        <w:tc>
          <w:tcPr>
            <w:tcW w:w="881" w:type="pct"/>
            <w:tcMar>
              <w:top w:w="0" w:type="dxa"/>
              <w:left w:w="0" w:type="dxa"/>
              <w:bottom w:w="0" w:type="dxa"/>
              <w:right w:w="0" w:type="dxa"/>
            </w:tcMar>
            <w:vAlign w:val="center"/>
          </w:tcPr>
          <w:p w14:paraId="5448883C" w14:textId="77777777" w:rsidR="00096978" w:rsidRPr="00302315" w:rsidRDefault="002418FB" w:rsidP="007A44B1">
            <w:pPr>
              <w:spacing w:after="120" w:line="276" w:lineRule="auto"/>
              <w:jc w:val="center"/>
              <w:rPr>
                <w:rFonts w:ascii="Times New Roman" w:hAnsi="Times New Roman"/>
                <w:sz w:val="26"/>
                <w:szCs w:val="26"/>
                <w:highlight w:val="yellow"/>
              </w:rPr>
            </w:pPr>
            <w:r>
              <w:rPr>
                <w:rFonts w:ascii="Times New Roman" w:hAnsi="Times New Roman"/>
                <w:sz w:val="26"/>
                <w:szCs w:val="26"/>
                <w:highlight w:val="yellow"/>
              </w:rPr>
              <w:t>Biểu 09</w:t>
            </w:r>
          </w:p>
        </w:tc>
        <w:tc>
          <w:tcPr>
            <w:tcW w:w="3823" w:type="pct"/>
            <w:tcMar>
              <w:top w:w="0" w:type="dxa"/>
              <w:left w:w="0" w:type="dxa"/>
              <w:bottom w:w="0" w:type="dxa"/>
              <w:right w:w="0" w:type="dxa"/>
            </w:tcMar>
            <w:vAlign w:val="center"/>
          </w:tcPr>
          <w:p w14:paraId="7D9F4F98" w14:textId="3AFB3EC0" w:rsidR="00096978" w:rsidRPr="00302315" w:rsidRDefault="00BB3CBC" w:rsidP="007A44B1">
            <w:pPr>
              <w:spacing w:after="120" w:line="276" w:lineRule="auto"/>
              <w:rPr>
                <w:rFonts w:ascii="Times New Roman" w:hAnsi="Times New Roman"/>
                <w:sz w:val="26"/>
                <w:szCs w:val="26"/>
                <w:highlight w:val="yellow"/>
              </w:rPr>
            </w:pPr>
            <w:r>
              <w:rPr>
                <w:rFonts w:ascii="Times New Roman" w:hAnsi="Times New Roman"/>
                <w:sz w:val="26"/>
                <w:szCs w:val="26"/>
                <w:highlight w:val="yellow"/>
              </w:rPr>
              <w:t xml:space="preserve"> Chỉ dẫn kỹ thuật</w:t>
            </w:r>
          </w:p>
        </w:tc>
      </w:tr>
      <w:tr w:rsidR="002578CD" w:rsidRPr="00302315" w14:paraId="00B74DED" w14:textId="77777777" w:rsidTr="006E22ED">
        <w:tc>
          <w:tcPr>
            <w:tcW w:w="296" w:type="pct"/>
            <w:tcMar>
              <w:top w:w="0" w:type="dxa"/>
              <w:left w:w="0" w:type="dxa"/>
              <w:bottom w:w="0" w:type="dxa"/>
              <w:right w:w="0" w:type="dxa"/>
            </w:tcMar>
            <w:vAlign w:val="center"/>
          </w:tcPr>
          <w:p w14:paraId="740BF5A3" w14:textId="77777777" w:rsidR="00096978" w:rsidRPr="00302315" w:rsidRDefault="007038C3" w:rsidP="007A44B1">
            <w:pPr>
              <w:spacing w:after="120" w:line="276" w:lineRule="auto"/>
              <w:jc w:val="center"/>
              <w:rPr>
                <w:rFonts w:ascii="Times New Roman" w:hAnsi="Times New Roman"/>
                <w:sz w:val="26"/>
                <w:szCs w:val="26"/>
                <w:highlight w:val="yellow"/>
              </w:rPr>
            </w:pPr>
            <w:r>
              <w:rPr>
                <w:rFonts w:ascii="Times New Roman" w:hAnsi="Times New Roman"/>
                <w:sz w:val="26"/>
                <w:szCs w:val="26"/>
                <w:highlight w:val="yellow"/>
              </w:rPr>
              <w:t>10</w:t>
            </w:r>
          </w:p>
        </w:tc>
        <w:tc>
          <w:tcPr>
            <w:tcW w:w="881" w:type="pct"/>
            <w:tcMar>
              <w:top w:w="0" w:type="dxa"/>
              <w:left w:w="0" w:type="dxa"/>
              <w:bottom w:w="0" w:type="dxa"/>
              <w:right w:w="0" w:type="dxa"/>
            </w:tcMar>
            <w:vAlign w:val="center"/>
          </w:tcPr>
          <w:p w14:paraId="09DB6CD9" w14:textId="77777777" w:rsidR="00096978" w:rsidRPr="00302315" w:rsidRDefault="002418FB" w:rsidP="007A44B1">
            <w:pPr>
              <w:spacing w:after="120" w:line="276" w:lineRule="auto"/>
              <w:jc w:val="center"/>
              <w:rPr>
                <w:rFonts w:ascii="Times New Roman" w:hAnsi="Times New Roman"/>
                <w:sz w:val="26"/>
                <w:szCs w:val="26"/>
                <w:highlight w:val="yellow"/>
              </w:rPr>
            </w:pPr>
            <w:r>
              <w:rPr>
                <w:rFonts w:ascii="Times New Roman" w:hAnsi="Times New Roman"/>
                <w:sz w:val="26"/>
                <w:szCs w:val="26"/>
                <w:highlight w:val="yellow"/>
              </w:rPr>
              <w:t>Biểu 10</w:t>
            </w:r>
          </w:p>
        </w:tc>
        <w:tc>
          <w:tcPr>
            <w:tcW w:w="3823" w:type="pct"/>
            <w:tcMar>
              <w:top w:w="0" w:type="dxa"/>
              <w:left w:w="0" w:type="dxa"/>
              <w:bottom w:w="0" w:type="dxa"/>
              <w:right w:w="0" w:type="dxa"/>
            </w:tcMar>
            <w:vAlign w:val="center"/>
          </w:tcPr>
          <w:p w14:paraId="41EB7369" w14:textId="53A31A0D" w:rsidR="00096978" w:rsidRPr="00302315" w:rsidRDefault="00BB3CBC" w:rsidP="007A44B1">
            <w:pPr>
              <w:spacing w:after="120" w:line="276" w:lineRule="auto"/>
              <w:rPr>
                <w:rFonts w:ascii="Times New Roman" w:hAnsi="Times New Roman"/>
                <w:sz w:val="26"/>
                <w:szCs w:val="26"/>
                <w:highlight w:val="yellow"/>
              </w:rPr>
            </w:pPr>
            <w:r>
              <w:rPr>
                <w:rFonts w:ascii="Times New Roman" w:hAnsi="Times New Roman"/>
                <w:sz w:val="26"/>
                <w:szCs w:val="26"/>
                <w:highlight w:val="yellow"/>
              </w:rPr>
              <w:t xml:space="preserve"> Bản vẽ thiết kế</w:t>
            </w:r>
          </w:p>
        </w:tc>
      </w:tr>
      <w:tr w:rsidR="00096978" w:rsidRPr="00302315" w14:paraId="0760BF87" w14:textId="77777777" w:rsidTr="006E22ED">
        <w:tc>
          <w:tcPr>
            <w:tcW w:w="296" w:type="pct"/>
            <w:tcMar>
              <w:top w:w="0" w:type="dxa"/>
              <w:left w:w="0" w:type="dxa"/>
              <w:bottom w:w="0" w:type="dxa"/>
              <w:right w:w="0" w:type="dxa"/>
            </w:tcMar>
            <w:vAlign w:val="center"/>
          </w:tcPr>
          <w:p w14:paraId="13353B37" w14:textId="77777777" w:rsidR="00096978" w:rsidRPr="00302315" w:rsidRDefault="00096978" w:rsidP="007A44B1">
            <w:pPr>
              <w:spacing w:after="120" w:line="276" w:lineRule="auto"/>
              <w:jc w:val="center"/>
              <w:rPr>
                <w:rFonts w:ascii="Times New Roman" w:hAnsi="Times New Roman"/>
                <w:sz w:val="26"/>
                <w:szCs w:val="26"/>
                <w:highlight w:val="yellow"/>
              </w:rPr>
            </w:pPr>
            <w:r>
              <w:rPr>
                <w:rFonts w:ascii="Times New Roman" w:hAnsi="Times New Roman"/>
                <w:sz w:val="26"/>
                <w:szCs w:val="26"/>
                <w:highlight w:val="yellow"/>
              </w:rPr>
              <w:t>11</w:t>
            </w:r>
          </w:p>
        </w:tc>
        <w:tc>
          <w:tcPr>
            <w:tcW w:w="881" w:type="pct"/>
            <w:tcMar>
              <w:top w:w="0" w:type="dxa"/>
              <w:left w:w="0" w:type="dxa"/>
              <w:bottom w:w="0" w:type="dxa"/>
              <w:right w:w="0" w:type="dxa"/>
            </w:tcMar>
            <w:vAlign w:val="center"/>
          </w:tcPr>
          <w:p w14:paraId="7C2D76B5" w14:textId="77777777" w:rsidR="00096978" w:rsidRPr="00302315" w:rsidRDefault="00317DF6" w:rsidP="007A44B1">
            <w:pPr>
              <w:spacing w:after="120" w:line="276" w:lineRule="auto"/>
              <w:jc w:val="center"/>
              <w:rPr>
                <w:rFonts w:ascii="Times New Roman" w:hAnsi="Times New Roman"/>
                <w:sz w:val="26"/>
                <w:szCs w:val="26"/>
                <w:highlight w:val="yellow"/>
              </w:rPr>
            </w:pPr>
            <w:r>
              <w:rPr>
                <w:rFonts w:ascii="Times New Roman" w:hAnsi="Times New Roman"/>
                <w:sz w:val="26"/>
                <w:szCs w:val="26"/>
                <w:highlight w:val="yellow"/>
              </w:rPr>
              <w:t>Biểu 11</w:t>
            </w:r>
          </w:p>
        </w:tc>
        <w:tc>
          <w:tcPr>
            <w:tcW w:w="3823" w:type="pct"/>
            <w:tcMar>
              <w:top w:w="0" w:type="dxa"/>
              <w:left w:w="0" w:type="dxa"/>
              <w:bottom w:w="0" w:type="dxa"/>
              <w:right w:w="0" w:type="dxa"/>
            </w:tcMar>
            <w:vAlign w:val="center"/>
          </w:tcPr>
          <w:p w14:paraId="772FFF44" w14:textId="332B3772" w:rsidR="00096978" w:rsidRPr="00302315" w:rsidRDefault="00BB3CBC" w:rsidP="007A44B1">
            <w:pPr>
              <w:spacing w:after="120" w:line="276" w:lineRule="auto"/>
              <w:rPr>
                <w:rFonts w:ascii="Times New Roman" w:hAnsi="Times New Roman"/>
                <w:sz w:val="26"/>
                <w:szCs w:val="26"/>
              </w:rPr>
            </w:pPr>
            <w:r>
              <w:rPr>
                <w:rFonts w:ascii="Times New Roman" w:hAnsi="Times New Roman"/>
                <w:sz w:val="26"/>
                <w:szCs w:val="26"/>
                <w:highlight w:val="yellow"/>
              </w:rPr>
              <w:t xml:space="preserve"> Các tài liệu khác</w:t>
            </w:r>
          </w:p>
        </w:tc>
      </w:tr>
    </w:tbl>
    <w:p w14:paraId="25A06035" w14:textId="77777777" w:rsidR="00096978" w:rsidRPr="00302315" w:rsidRDefault="00096978" w:rsidP="007A44B1">
      <w:pPr>
        <w:spacing w:after="120" w:line="276" w:lineRule="auto"/>
        <w:jc w:val="both"/>
        <w:rPr>
          <w:rFonts w:ascii="Times New Roman" w:hAnsi="Times New Roman"/>
          <w:sz w:val="26"/>
          <w:szCs w:val="26"/>
          <w:lang w:val="nl-NL"/>
        </w:rPr>
      </w:pPr>
    </w:p>
    <w:p w14:paraId="149793A5" w14:textId="77777777" w:rsidR="00096978" w:rsidRPr="00302315" w:rsidRDefault="00096978" w:rsidP="007A44B1">
      <w:pPr>
        <w:spacing w:after="120" w:line="276" w:lineRule="auto"/>
        <w:jc w:val="both"/>
        <w:rPr>
          <w:rFonts w:ascii="Times New Roman" w:hAnsi="Times New Roman"/>
          <w:sz w:val="26"/>
          <w:szCs w:val="26"/>
          <w:lang w:val="nl-NL"/>
        </w:rPr>
      </w:pPr>
    </w:p>
    <w:p w14:paraId="1607D1DF" w14:textId="77777777" w:rsidR="00096978" w:rsidRPr="00302315" w:rsidRDefault="00096978" w:rsidP="007A44B1">
      <w:pPr>
        <w:spacing w:after="120" w:line="276" w:lineRule="auto"/>
        <w:jc w:val="both"/>
        <w:rPr>
          <w:rFonts w:ascii="Times New Roman" w:hAnsi="Times New Roman"/>
          <w:sz w:val="26"/>
          <w:szCs w:val="26"/>
          <w:lang w:val="nl-NL"/>
        </w:rPr>
      </w:pPr>
    </w:p>
    <w:p w14:paraId="450B22F1" w14:textId="77777777" w:rsidR="00096978" w:rsidRPr="00302315" w:rsidRDefault="00096978" w:rsidP="007A44B1">
      <w:pPr>
        <w:spacing w:after="120" w:line="276" w:lineRule="auto"/>
        <w:jc w:val="both"/>
        <w:rPr>
          <w:rFonts w:ascii="Times New Roman" w:hAnsi="Times New Roman"/>
          <w:sz w:val="26"/>
          <w:szCs w:val="26"/>
          <w:lang w:val="nl-NL"/>
        </w:rPr>
      </w:pPr>
    </w:p>
    <w:p w14:paraId="5748439A" w14:textId="77777777" w:rsidR="00096978" w:rsidRPr="00302315" w:rsidRDefault="00096978" w:rsidP="007A44B1">
      <w:pPr>
        <w:spacing w:after="120" w:line="276" w:lineRule="auto"/>
        <w:jc w:val="both"/>
        <w:rPr>
          <w:rFonts w:ascii="Times New Roman" w:hAnsi="Times New Roman"/>
          <w:sz w:val="26"/>
          <w:szCs w:val="26"/>
          <w:lang w:val="nl-NL"/>
        </w:rPr>
      </w:pPr>
    </w:p>
    <w:p w14:paraId="0A5652CD" w14:textId="77777777" w:rsidR="00096978" w:rsidRPr="00302315" w:rsidRDefault="00096978" w:rsidP="007A44B1">
      <w:pPr>
        <w:spacing w:after="120" w:line="276" w:lineRule="auto"/>
        <w:jc w:val="both"/>
        <w:rPr>
          <w:rFonts w:ascii="Times New Roman" w:hAnsi="Times New Roman"/>
          <w:sz w:val="26"/>
          <w:szCs w:val="26"/>
          <w:lang w:val="nl-NL"/>
        </w:rPr>
      </w:pPr>
    </w:p>
    <w:p w14:paraId="2CB32C82" w14:textId="77777777" w:rsidR="00096978" w:rsidRPr="00302315" w:rsidRDefault="00096978" w:rsidP="007A44B1">
      <w:pPr>
        <w:spacing w:after="120" w:line="276" w:lineRule="auto"/>
        <w:jc w:val="both"/>
        <w:rPr>
          <w:rFonts w:ascii="Times New Roman" w:hAnsi="Times New Roman"/>
          <w:sz w:val="26"/>
          <w:szCs w:val="26"/>
          <w:lang w:val="nl-NL"/>
        </w:rPr>
      </w:pPr>
    </w:p>
    <w:p w14:paraId="70BF4D3E" w14:textId="77777777" w:rsidR="00096978" w:rsidRPr="00302315" w:rsidRDefault="00096978" w:rsidP="007A44B1">
      <w:pPr>
        <w:spacing w:after="120" w:line="276" w:lineRule="auto"/>
        <w:jc w:val="both"/>
        <w:rPr>
          <w:rFonts w:ascii="Times New Roman" w:hAnsi="Times New Roman"/>
          <w:sz w:val="26"/>
          <w:szCs w:val="26"/>
          <w:lang w:val="nl-NL"/>
        </w:rPr>
      </w:pPr>
    </w:p>
    <w:p w14:paraId="76033171" w14:textId="77777777" w:rsidR="00096978" w:rsidRPr="00302315" w:rsidRDefault="00096978" w:rsidP="007A44B1">
      <w:pPr>
        <w:spacing w:after="120" w:line="276" w:lineRule="auto"/>
        <w:jc w:val="both"/>
        <w:rPr>
          <w:rFonts w:ascii="Times New Roman" w:hAnsi="Times New Roman"/>
          <w:sz w:val="26"/>
          <w:szCs w:val="26"/>
          <w:lang w:val="nl-NL"/>
        </w:rPr>
      </w:pPr>
    </w:p>
    <w:p w14:paraId="738CA7DF" w14:textId="77777777" w:rsidR="00096978" w:rsidRPr="00302315" w:rsidRDefault="00096978" w:rsidP="007A44B1">
      <w:pPr>
        <w:spacing w:after="120" w:line="276" w:lineRule="auto"/>
        <w:jc w:val="both"/>
        <w:rPr>
          <w:rFonts w:ascii="Times New Roman" w:hAnsi="Times New Roman"/>
          <w:sz w:val="26"/>
          <w:szCs w:val="26"/>
          <w:lang w:val="nl-NL"/>
        </w:rPr>
      </w:pPr>
    </w:p>
    <w:p w14:paraId="7610FE89" w14:textId="77777777" w:rsidR="00096978" w:rsidRPr="00302315" w:rsidRDefault="00096978" w:rsidP="007A44B1">
      <w:pPr>
        <w:spacing w:after="120" w:line="276" w:lineRule="auto"/>
        <w:jc w:val="both"/>
        <w:rPr>
          <w:rFonts w:ascii="Times New Roman" w:hAnsi="Times New Roman"/>
          <w:sz w:val="26"/>
          <w:szCs w:val="26"/>
          <w:lang w:val="nl-NL"/>
        </w:rPr>
      </w:pPr>
    </w:p>
    <w:p w14:paraId="0501B699" w14:textId="77777777" w:rsidR="00096978" w:rsidRPr="00302315" w:rsidRDefault="00096978" w:rsidP="007A44B1">
      <w:pPr>
        <w:spacing w:after="120" w:line="276" w:lineRule="auto"/>
        <w:jc w:val="both"/>
        <w:rPr>
          <w:rFonts w:ascii="Times New Roman" w:hAnsi="Times New Roman"/>
          <w:sz w:val="26"/>
          <w:szCs w:val="26"/>
          <w:lang w:val="nl-NL"/>
        </w:rPr>
      </w:pPr>
    </w:p>
    <w:p w14:paraId="2DC6C38E" w14:textId="77777777" w:rsidR="00096978" w:rsidRPr="00302315" w:rsidRDefault="00096978" w:rsidP="007A44B1">
      <w:pPr>
        <w:spacing w:after="120" w:line="276" w:lineRule="auto"/>
        <w:jc w:val="both"/>
        <w:rPr>
          <w:rFonts w:ascii="Times New Roman" w:hAnsi="Times New Roman"/>
          <w:sz w:val="26"/>
          <w:szCs w:val="26"/>
          <w:lang w:val="nl-NL"/>
        </w:rPr>
      </w:pPr>
    </w:p>
    <w:p w14:paraId="3D48EC5D" w14:textId="77777777" w:rsidR="00096978" w:rsidRPr="00302315" w:rsidRDefault="00096978" w:rsidP="007A44B1">
      <w:pPr>
        <w:spacing w:after="120" w:line="276" w:lineRule="auto"/>
        <w:jc w:val="both"/>
        <w:rPr>
          <w:rFonts w:ascii="Times New Roman" w:hAnsi="Times New Roman"/>
          <w:sz w:val="26"/>
          <w:szCs w:val="26"/>
          <w:lang w:val="nl-NL"/>
        </w:rPr>
      </w:pPr>
    </w:p>
    <w:p w14:paraId="31A07418" w14:textId="77777777" w:rsidR="006631B8" w:rsidRPr="00302315" w:rsidRDefault="006631B8" w:rsidP="007A44B1">
      <w:pPr>
        <w:spacing w:after="120" w:line="276" w:lineRule="auto"/>
        <w:rPr>
          <w:rFonts w:ascii="Times New Roman" w:hAnsi="Times New Roman"/>
          <w:b/>
          <w:bCs/>
          <w:sz w:val="26"/>
          <w:szCs w:val="26"/>
          <w:lang w:val="nl-NL"/>
        </w:rPr>
      </w:pPr>
      <w:r>
        <w:rPr>
          <w:rFonts w:ascii="Times New Roman" w:hAnsi="Times New Roman"/>
          <w:b/>
          <w:bCs/>
          <w:sz w:val="26"/>
          <w:szCs w:val="26"/>
          <w:lang w:val="nl-NL"/>
        </w:rPr>
        <w:br w:type="page"/>
      </w:r>
    </w:p>
    <w:p w14:paraId="73927B0E" w14:textId="77777777" w:rsidR="00096978" w:rsidRPr="00302315" w:rsidRDefault="00096978" w:rsidP="007A44B1">
      <w:pPr>
        <w:spacing w:after="120" w:line="276" w:lineRule="auto"/>
        <w:jc w:val="center"/>
        <w:rPr>
          <w:rFonts w:ascii="Times New Roman" w:hAnsi="Times New Roman"/>
          <w:b/>
          <w:bCs/>
          <w:sz w:val="26"/>
          <w:szCs w:val="26"/>
          <w:lang w:val="nl-NL"/>
        </w:rPr>
      </w:pPr>
      <w:r>
        <w:rPr>
          <w:rFonts w:ascii="Times New Roman" w:hAnsi="Times New Roman"/>
          <w:b/>
          <w:bCs/>
          <w:sz w:val="26"/>
          <w:szCs w:val="26"/>
          <w:lang w:val="nl-NL"/>
        </w:rPr>
        <w:lastRenderedPageBreak/>
        <w:t>BIỂU 01</w:t>
      </w:r>
    </w:p>
    <w:p w14:paraId="5587CD15" w14:textId="77777777" w:rsidR="00096978" w:rsidRPr="00302315" w:rsidRDefault="00096978" w:rsidP="007A44B1">
      <w:pPr>
        <w:spacing w:after="120" w:line="276" w:lineRule="auto"/>
        <w:jc w:val="center"/>
        <w:rPr>
          <w:rFonts w:ascii="Times New Roman" w:hAnsi="Times New Roman"/>
          <w:b/>
          <w:bCs/>
          <w:sz w:val="26"/>
          <w:szCs w:val="26"/>
          <w:lang w:val="nl-NL"/>
        </w:rPr>
      </w:pPr>
      <w:r>
        <w:rPr>
          <w:rFonts w:ascii="Times New Roman" w:hAnsi="Times New Roman"/>
          <w:b/>
          <w:bCs/>
          <w:sz w:val="26"/>
          <w:szCs w:val="26"/>
          <w:lang w:val="vi-VN"/>
        </w:rPr>
        <w:t xml:space="preserve"> </w:t>
      </w:r>
      <w:r>
        <w:rPr>
          <w:rFonts w:ascii="Times New Roman" w:hAnsi="Times New Roman"/>
          <w:b/>
          <w:bCs/>
          <w:sz w:val="26"/>
          <w:szCs w:val="26"/>
          <w:lang w:val="nl-NL"/>
        </w:rPr>
        <w:t>BIỂU CHI TIẾT GIÁ HỢP ĐỒNG</w:t>
      </w:r>
    </w:p>
    <w:p w14:paraId="55D3885A" w14:textId="77777777" w:rsidR="00096978" w:rsidRPr="00302315" w:rsidRDefault="00096978" w:rsidP="007A44B1">
      <w:pPr>
        <w:spacing w:after="120" w:line="276" w:lineRule="auto"/>
        <w:jc w:val="center"/>
        <w:rPr>
          <w:rFonts w:ascii="Times New Roman" w:hAnsi="Times New Roman"/>
          <w:bCs/>
          <w:i/>
          <w:sz w:val="26"/>
          <w:szCs w:val="26"/>
          <w:lang w:val="nl-NL"/>
        </w:rPr>
      </w:pPr>
      <w:commentRangeStart w:id="6"/>
      <w:r>
        <w:rPr>
          <w:rFonts w:ascii="Times New Roman" w:hAnsi="Times New Roman"/>
          <w:bCs/>
          <w:i/>
          <w:sz w:val="26"/>
          <w:szCs w:val="26"/>
          <w:lang w:val="nl-NL"/>
          <w:rPrChange w:id="7448" w:author="Claude" w:date="2026-10-12T09:00:00Z">
            <w:rPr>
              <w:rFonts w:ascii="Times New Roman" w:hAnsi="Times New Roman"/>
              <w:bCs/>
              <w:i/>
              <w:sz w:val="26"/>
              <w:szCs w:val="26"/>
              <w:highlight w:val="yellow"/>
              <w:lang w:val="nl-NL"/>
            </w:rPr>
          </w:rPrChange>
        </w:rPr>
        <w:t>(Kèm theo hợp đồng số……..…/2026/HĐ/YS/BXD ngày……tháng……năm 2026)</w:t>
      </w:r>
      <w:commentRangeEnd w:id="6"/>
      <w:r>
        <w:rPr>
          <w:rStyle w:val="CommentReference"/>
        </w:rPr>
        <w:commentReference w:id="6"/>
      </w:r>
    </w:p>
    <w:p w14:paraId="142DC16F" w14:textId="77777777" w:rsidR="00CA57DD" w:rsidRPr="00302315" w:rsidRDefault="00CA57DD" w:rsidP="007A44B1">
      <w:pPr>
        <w:spacing w:after="120" w:line="276" w:lineRule="auto"/>
        <w:rPr>
          <w:sz w:val="26"/>
          <w:szCs w:val="26"/>
        </w:rPr>
      </w:pPr>
      <w:r>
        <w:rPr>
          <w:rFonts w:ascii="Times New Roman" w:hAnsi="Times New Roman"/>
          <w:bCs/>
          <w:i/>
          <w:sz w:val="26"/>
          <w:szCs w:val="26"/>
        </w:rPr>
        <w:br w:type="page"/>
      </w:r>
    </w:p>
    <w:p w14:paraId="3A626CCE" w14:textId="77777777" w:rsidR="00096978" w:rsidRPr="00302315" w:rsidRDefault="00096978" w:rsidP="007A44B1">
      <w:pPr>
        <w:spacing w:after="120" w:line="276" w:lineRule="auto"/>
        <w:jc w:val="center"/>
        <w:rPr>
          <w:rFonts w:ascii="Times New Roman" w:hAnsi="Times New Roman"/>
          <w:b/>
          <w:bCs/>
          <w:sz w:val="26"/>
          <w:szCs w:val="26"/>
        </w:rPr>
      </w:pPr>
      <w:r>
        <w:rPr>
          <w:rFonts w:ascii="Times New Roman" w:hAnsi="Times New Roman"/>
          <w:b/>
          <w:bCs/>
          <w:sz w:val="26"/>
          <w:szCs w:val="26"/>
        </w:rPr>
        <w:lastRenderedPageBreak/>
        <w:t>BIỂU 02</w:t>
      </w:r>
    </w:p>
    <w:p w14:paraId="6CF4FE7D" w14:textId="77777777" w:rsidR="00096978" w:rsidRPr="00302315" w:rsidRDefault="00096978" w:rsidP="007A44B1">
      <w:pPr>
        <w:spacing w:after="120" w:line="276" w:lineRule="auto"/>
        <w:jc w:val="center"/>
        <w:rPr>
          <w:rFonts w:ascii="Times New Roman" w:hAnsi="Times New Roman"/>
          <w:b/>
          <w:bCs/>
          <w:sz w:val="26"/>
          <w:szCs w:val="26"/>
        </w:rPr>
      </w:pPr>
      <w:r>
        <w:rPr>
          <w:rFonts w:ascii="Times New Roman" w:hAnsi="Times New Roman"/>
          <w:b/>
          <w:bCs/>
          <w:sz w:val="26"/>
          <w:szCs w:val="26"/>
          <w:lang w:val="vi-VN"/>
        </w:rPr>
        <w:t xml:space="preserve"> PHẠM VI CÔNG VIỆC, CÁCH TÍNH KHỐI LƯỢNG VÀ BAO HÀM ĐƠN GIÁ</w:t>
      </w:r>
    </w:p>
    <w:p w14:paraId="0DD3F195" w14:textId="77777777" w:rsidR="00096978" w:rsidRPr="00302315" w:rsidRDefault="006403FA" w:rsidP="007A44B1">
      <w:pPr>
        <w:spacing w:after="120" w:line="276" w:lineRule="auto"/>
        <w:jc w:val="center"/>
        <w:rPr>
          <w:rFonts w:ascii="Times New Roman" w:hAnsi="Times New Roman"/>
          <w:bCs/>
          <w:i/>
          <w:sz w:val="26"/>
          <w:szCs w:val="26"/>
        </w:rPr>
      </w:pPr>
      <w:r>
        <w:rPr>
          <w:rFonts w:ascii="Times New Roman" w:hAnsi="Times New Roman"/>
          <w:bCs/>
          <w:i/>
          <w:sz w:val="26"/>
          <w:szCs w:val="26"/>
          <w:rPrChange w:id="7449" w:author="Claude" w:date="2026-10-12T09:00:00Z">
            <w:rPr>
              <w:rFonts w:ascii="Times New Roman" w:hAnsi="Times New Roman"/>
              <w:bCs/>
              <w:i/>
              <w:sz w:val="26"/>
              <w:szCs w:val="26"/>
              <w:highlight w:val="yellow"/>
            </w:rPr>
          </w:rPrChange>
        </w:rPr>
        <w:t xml:space="preserve">(Kèm theo hợp </w:t>
      </w:r>
      <w:r>
        <w:rPr>
          <w:rFonts w:ascii="Times New Roman" w:hAnsi="Times New Roman" w:hint="eastAsia"/>
          <w:bCs/>
          <w:i/>
          <w:sz w:val="26"/>
          <w:szCs w:val="26"/>
          <w:rPrChange w:id="7450" w:author="Claude" w:date="2026-10-12T09:00:00Z">
            <w:rPr>
              <w:rFonts w:ascii="Times New Roman" w:hAnsi="Times New Roman" w:hint="eastAsia"/>
              <w:bCs/>
              <w:i/>
              <w:sz w:val="26"/>
              <w:szCs w:val="26"/>
              <w:highlight w:val="yellow"/>
            </w:rPr>
          </w:rPrChange>
        </w:rPr>
        <w:t>đ</w:t>
      </w:r>
      <w:r>
        <w:rPr>
          <w:rFonts w:ascii="Times New Roman" w:hAnsi="Times New Roman"/>
          <w:bCs/>
          <w:i/>
          <w:sz w:val="26"/>
          <w:szCs w:val="26"/>
          <w:rPrChange w:id="7451" w:author="Claude" w:date="2026-10-12T09:00:00Z">
            <w:rPr>
              <w:rFonts w:ascii="Times New Roman" w:hAnsi="Times New Roman"/>
              <w:bCs/>
              <w:i/>
              <w:sz w:val="26"/>
              <w:szCs w:val="26"/>
              <w:highlight w:val="yellow"/>
            </w:rPr>
          </w:rPrChange>
        </w:rPr>
        <w:t>ồng số……..…/2026/H</w:t>
      </w:r>
      <w:r>
        <w:rPr>
          <w:rFonts w:ascii="Times New Roman" w:hAnsi="Times New Roman" w:hint="eastAsia"/>
          <w:bCs/>
          <w:i/>
          <w:sz w:val="26"/>
          <w:szCs w:val="26"/>
          <w:rPrChange w:id="7452" w:author="Claude" w:date="2026-10-12T09:00:00Z">
            <w:rPr>
              <w:rFonts w:ascii="Times New Roman" w:hAnsi="Times New Roman" w:hint="eastAsia"/>
              <w:bCs/>
              <w:i/>
              <w:sz w:val="26"/>
              <w:szCs w:val="26"/>
              <w:highlight w:val="yellow"/>
            </w:rPr>
          </w:rPrChange>
        </w:rPr>
        <w:t>Đ</w:t>
      </w:r>
      <w:r>
        <w:rPr>
          <w:rFonts w:ascii="Times New Roman" w:hAnsi="Times New Roman"/>
          <w:bCs/>
          <w:i/>
          <w:sz w:val="26"/>
          <w:szCs w:val="26"/>
          <w:rPrChange w:id="7453" w:author="Claude" w:date="2026-10-12T09:00:00Z">
            <w:rPr>
              <w:rFonts w:ascii="Times New Roman" w:hAnsi="Times New Roman"/>
              <w:bCs/>
              <w:i/>
              <w:sz w:val="26"/>
              <w:szCs w:val="26"/>
              <w:highlight w:val="yellow"/>
            </w:rPr>
          </w:rPrChange>
        </w:rPr>
        <w:t>/YS/BXD ngày……tháng……n</w:t>
      </w:r>
      <w:r>
        <w:rPr>
          <w:rFonts w:ascii="Times New Roman" w:hAnsi="Times New Roman" w:hint="eastAsia"/>
          <w:bCs/>
          <w:i/>
          <w:sz w:val="26"/>
          <w:szCs w:val="26"/>
          <w:rPrChange w:id="7454" w:author="Claude" w:date="2026-10-12T09:00:00Z">
            <w:rPr>
              <w:rFonts w:ascii="Times New Roman" w:hAnsi="Times New Roman" w:hint="eastAsia"/>
              <w:bCs/>
              <w:i/>
              <w:sz w:val="26"/>
              <w:szCs w:val="26"/>
              <w:highlight w:val="yellow"/>
            </w:rPr>
          </w:rPrChange>
        </w:rPr>
        <w:t>ă</w:t>
      </w:r>
      <w:r>
        <w:rPr>
          <w:rFonts w:ascii="Times New Roman" w:hAnsi="Times New Roman"/>
          <w:bCs/>
          <w:i/>
          <w:sz w:val="26"/>
          <w:szCs w:val="26"/>
          <w:rPrChange w:id="7455" w:author="Claude" w:date="2026-10-12T09:00:00Z">
            <w:rPr>
              <w:rFonts w:ascii="Times New Roman" w:hAnsi="Times New Roman"/>
              <w:bCs/>
              <w:i/>
              <w:sz w:val="26"/>
              <w:szCs w:val="26"/>
              <w:highlight w:val="yellow"/>
            </w:rPr>
          </w:rPrChange>
        </w:rPr>
        <w:t>m 2026)</w:t>
      </w:r>
    </w:p>
    <w:p w14:paraId="0081C0F5" w14:textId="77777777" w:rsidR="00C97675" w:rsidRPr="00302315" w:rsidRDefault="00C97675" w:rsidP="007A44B1">
      <w:pPr>
        <w:spacing w:after="120" w:line="276" w:lineRule="auto"/>
        <w:rPr>
          <w:rFonts w:ascii="Times New Roman" w:hAnsi="Times New Roman"/>
          <w:b/>
          <w:bCs/>
          <w:sz w:val="26"/>
          <w:szCs w:val="26"/>
          <w:u w:val="single"/>
          <w:lang w:val="vi-VN"/>
        </w:rPr>
      </w:pPr>
    </w:p>
    <w:p w14:paraId="0CD42577" w14:textId="77777777" w:rsidR="00C97675" w:rsidRPr="00302315" w:rsidRDefault="00C97675" w:rsidP="007A44B1">
      <w:pPr>
        <w:spacing w:after="120" w:line="276" w:lineRule="auto"/>
        <w:jc w:val="center"/>
        <w:rPr>
          <w:rFonts w:ascii="Times New Roman" w:hAnsi="Times New Roman"/>
          <w:b/>
          <w:bCs/>
          <w:sz w:val="26"/>
          <w:szCs w:val="26"/>
          <w:u w:val="single"/>
          <w:lang w:val="vi-VN"/>
        </w:rPr>
      </w:pPr>
    </w:p>
    <w:p w14:paraId="520F095D" w14:textId="77777777" w:rsidR="00C97675" w:rsidRPr="00302315" w:rsidRDefault="00C97675" w:rsidP="007A44B1">
      <w:pPr>
        <w:spacing w:after="120" w:line="276" w:lineRule="auto"/>
        <w:jc w:val="center"/>
        <w:rPr>
          <w:b/>
          <w:bCs/>
          <w:sz w:val="26"/>
          <w:szCs w:val="26"/>
          <w:u w:val="single"/>
        </w:rPr>
      </w:pPr>
      <w:r>
        <w:rPr>
          <w:b/>
          <w:bCs/>
          <w:sz w:val="26"/>
          <w:szCs w:val="26"/>
          <w:u w:val="single"/>
        </w:rPr>
        <w:br w:type="page"/>
      </w:r>
    </w:p>
    <w:p w14:paraId="25E706E9" w14:textId="77777777" w:rsidR="00096978" w:rsidRPr="00302315" w:rsidRDefault="00096978" w:rsidP="007A44B1">
      <w:pPr>
        <w:spacing w:after="120" w:line="276" w:lineRule="auto"/>
        <w:jc w:val="center"/>
        <w:rPr>
          <w:rFonts w:ascii="Times New Roman" w:hAnsi="Times New Roman"/>
          <w:b/>
          <w:bCs/>
          <w:sz w:val="26"/>
          <w:szCs w:val="26"/>
        </w:rPr>
      </w:pPr>
      <w:r>
        <w:rPr>
          <w:rFonts w:ascii="Times New Roman" w:hAnsi="Times New Roman"/>
          <w:b/>
          <w:bCs/>
          <w:sz w:val="26"/>
          <w:szCs w:val="26"/>
          <w:lang w:val="vi-VN"/>
        </w:rPr>
        <w:lastRenderedPageBreak/>
        <w:t>BIỂU 03</w:t>
      </w:r>
      <w:r>
        <w:rPr>
          <w:rFonts w:ascii="Times New Roman" w:hAnsi="Times New Roman"/>
          <w:b/>
          <w:bCs/>
          <w:sz w:val="26"/>
          <w:szCs w:val="26"/>
        </w:rPr>
        <w:t xml:space="preserve"> </w:t>
      </w:r>
    </w:p>
    <w:p w14:paraId="2B00CF1E" w14:textId="77777777" w:rsidR="00096978" w:rsidRPr="00302315" w:rsidRDefault="00EF170D" w:rsidP="007A44B1">
      <w:pPr>
        <w:spacing w:after="120" w:line="276" w:lineRule="auto"/>
        <w:jc w:val="center"/>
        <w:rPr>
          <w:rFonts w:ascii="Times New Roman" w:hAnsi="Times New Roman"/>
          <w:b/>
          <w:bCs/>
          <w:sz w:val="26"/>
          <w:szCs w:val="26"/>
          <w:lang w:val="vi-VN"/>
        </w:rPr>
      </w:pPr>
      <w:r>
        <w:rPr>
          <w:rFonts w:ascii="Times New Roman" w:hAnsi="Times New Roman"/>
          <w:b/>
          <w:bCs/>
          <w:sz w:val="26"/>
          <w:szCs w:val="26"/>
        </w:rPr>
        <w:t xml:space="preserve">PHẠM VI CÔNG VIỆC VÀ </w:t>
      </w:r>
      <w:r>
        <w:rPr>
          <w:rFonts w:ascii="Times New Roman" w:hAnsi="Times New Roman"/>
          <w:b/>
          <w:bCs/>
          <w:sz w:val="26"/>
          <w:szCs w:val="26"/>
          <w:lang w:val="vi-VN"/>
        </w:rPr>
        <w:t>MA TRẬN PHÂN CHIA PHẠM VI CÔNG VIỆC</w:t>
      </w:r>
    </w:p>
    <w:p w14:paraId="59168DC2" w14:textId="77777777" w:rsidR="00096978" w:rsidRPr="00302315" w:rsidRDefault="000646AF" w:rsidP="007A44B1">
      <w:pPr>
        <w:spacing w:after="120" w:line="276" w:lineRule="auto"/>
        <w:jc w:val="center"/>
        <w:rPr>
          <w:rFonts w:ascii="Times New Roman" w:hAnsi="Times New Roman"/>
          <w:bCs/>
          <w:i/>
          <w:sz w:val="26"/>
          <w:szCs w:val="26"/>
          <w:lang w:val="nl-NL"/>
        </w:rPr>
      </w:pPr>
      <w:r>
        <w:rPr>
          <w:rFonts w:ascii="Times New Roman" w:hAnsi="Times New Roman"/>
          <w:bCs/>
          <w:i/>
          <w:sz w:val="26"/>
          <w:szCs w:val="26"/>
          <w:lang w:val="nl-NL"/>
          <w:rPrChange w:id="7456" w:author="Claude" w:date="2026-10-12T09:00:00Z">
            <w:rPr>
              <w:rFonts w:ascii="Times New Roman" w:hAnsi="Times New Roman"/>
              <w:bCs/>
              <w:i/>
              <w:sz w:val="26"/>
              <w:szCs w:val="26"/>
              <w:highlight w:val="yellow"/>
              <w:lang w:val="nl-NL"/>
            </w:rPr>
          </w:rPrChange>
        </w:rPr>
        <w:t>(Kèm theo hợp đồng số……..…/2026/HĐ/YS/BXD ngày……tháng……năm 2026)</w:t>
      </w:r>
    </w:p>
    <w:p>
      <w:pPr>
        <w:widowControl w:val="0"/>
        <w:spacing w:after="120" w:line="276" w:lineRule="auto"/>
        <w:jc w:val="both"/>
        <w:rPr>
          <w:ins w:id="8418" w:author="Claude" w:date="2026-10-12T09:00:00Z"/>
          <w:rFonts w:ascii="Times New Roman" w:hAnsi="Times New Roman"/>
          <w:sz w:val="26"/>
          <w:szCs w:val="26"/>
        </w:rPr>
      </w:pPr>
      <w:ins w:id="8419" w:author="Claude" w:date="2026-10-12T09:00:00Z">
        <w:r>
          <w:rPr>
            <w:rFonts w:ascii="Times New Roman" w:hAnsi="Times New Roman"/>
            <w:sz w:val="26"/>
            <w:szCs w:val="26"/>
          </w:rPr>
          <w:t xml:space="preserve">Dự án: Xây dựng nhà ở cho lực lượng vũ trang Công an nhân dân tại ô đất C3-ODK3 và C3-ODK4 thuộc phân khu đô thị H2-4, Phường Yên Sở, Thành phố Hà Nội.</w:t>
        </w:r>
      </w:ins>
    </w:p>
    <w:p>
      <w:pPr>
        <w:widowControl w:val="0"/>
        <w:spacing w:after="120" w:line="276" w:lineRule="auto"/>
        <w:jc w:val="both"/>
        <w:rPr>
          <w:ins w:id="8420" w:author="Claude" w:date="2026-10-12T09:00:00Z"/>
          <w:rFonts w:ascii="Times New Roman" w:hAnsi="Times New Roman"/>
          <w:sz w:val="26"/>
          <w:szCs w:val="26"/>
        </w:rPr>
      </w:pPr>
      <w:ins w:id="8421" w:author="Claude" w:date="2026-10-12T09:00:00Z">
        <w:r>
          <w:rPr>
            <w:rFonts w:ascii="Times New Roman" w:hAnsi="Times New Roman"/>
            <w:sz w:val="26"/>
            <w:szCs w:val="26"/>
          </w:rPr>
          <w:t xml:space="preserve">Gói thầu P.001: Thi công hệ cừ, văng chống, kết cấu phần ngầm và chống thấm phần ngầm cho khối nhà ở xã hội CT1.2 và CT2 (CT2.1, CT2.2, CT2.3).</w:t>
        </w:r>
      </w:ins>
    </w:p>
    <w:p>
      <w:pPr>
        <w:widowControl w:val="0"/>
        <w:spacing w:after="120" w:line="276" w:lineRule="auto"/>
        <w:jc w:val="both"/>
        <w:rPr>
          <w:ins w:id="8422" w:author="Claude" w:date="2026-10-12T09:00:00Z"/>
          <w:rFonts w:ascii="Times New Roman" w:hAnsi="Times New Roman"/>
          <w:sz w:val="26"/>
          <w:szCs w:val="26"/>
        </w:rPr>
      </w:pPr>
      <w:ins w:id="8423" w:author="Claude" w:date="2026-10-12T09:00:00Z">
        <w:r>
          <w:rPr>
            <w:rFonts w:ascii="Times New Roman" w:hAnsi="Times New Roman"/>
            <w:sz w:val="26"/>
            <w:szCs w:val="26"/>
          </w:rPr>
          <w:t xml:space="preserve">Ký hiệu: P – Thực hiện; C – Kiểm tra; “-” – Không thuộc trách nhiệm.</w:t>
        </w:r>
      </w:ins>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Pr>
      <w:tblGrid>
        <w:gridCol w:w="850"/>
        <w:gridCol w:w="5222"/>
        <w:gridCol w:w="1000"/>
        <w:gridCol w:w="1000"/>
        <w:gridCol w:w="1000"/>
      </w:tblGrid>
      <w:tr>
        <w:trPr>
          <w:tblHeader/>
          <w:cantSplit/>
          <w:ins w:id="7461" w:author="Claude" w:date="2026-10-12T09:00:00Z"/>
        </w:trPr>
        <w:tc>
          <w:tcPr>
            <w:tcW w:w="850" w:type="dxa"/>
            <w:shd w:val="clear" w:color="auto" w:fill="D9D9D9"/>
            <w:vAlign w:val="center"/>
          </w:tcPr>
          <w:p>
            <w:pPr>
              <w:spacing w:before="20" w:after="20"/>
              <w:jc w:val="center"/>
              <w:rPr>
                <w:ins w:id="7462" w:author="Claude" w:date="2026-10-12T09:00:00Z"/>
              </w:rPr>
            </w:pPr>
            <w:ins w:id="7463" w:author="Claude" w:date="2026-10-12T09:00:00Z">
              <w:r>
                <w:rPr>
                  <w:rFonts w:ascii="Times New Roman" w:hAnsi="Times New Roman" w:cs="Times New Roman"/>
                  <w:b/>
                  <w:bCs/>
                  <w:sz w:val="22"/>
                  <w:szCs w:val="22"/>
                </w:rPr>
                <w:t xml:space="preserve">STT</w:t>
              </w:r>
            </w:ins>
          </w:p>
        </w:tc>
        <w:tc>
          <w:tcPr>
            <w:tcW w:w="5222" w:type="dxa"/>
            <w:shd w:val="clear" w:color="auto" w:fill="D9D9D9"/>
            <w:vAlign w:val="center"/>
          </w:tcPr>
          <w:p>
            <w:pPr>
              <w:spacing w:before="20" w:after="20"/>
              <w:rPr>
                <w:ins w:id="7464" w:author="Claude" w:date="2026-10-12T09:00:00Z"/>
              </w:rPr>
            </w:pPr>
            <w:ins w:id="7465" w:author="Claude" w:date="2026-10-12T09:00:00Z">
              <w:r>
                <w:rPr>
                  <w:rFonts w:ascii="Times New Roman" w:hAnsi="Times New Roman" w:cs="Times New Roman"/>
                  <w:b/>
                  <w:bCs/>
                  <w:sz w:val="22"/>
                  <w:szCs w:val="22"/>
                </w:rPr>
                <w:t xml:space="preserve">Mô tả</w:t>
              </w:r>
            </w:ins>
          </w:p>
        </w:tc>
        <w:tc>
          <w:tcPr>
            <w:tcW w:w="1000" w:type="dxa"/>
            <w:shd w:val="clear" w:color="auto" w:fill="D9D9D9"/>
            <w:vAlign w:val="center"/>
          </w:tcPr>
          <w:p>
            <w:pPr>
              <w:spacing w:before="20" w:after="20"/>
              <w:jc w:val="center"/>
              <w:rPr>
                <w:ins w:id="7466" w:author="Claude" w:date="2026-10-12T09:00:00Z"/>
              </w:rPr>
            </w:pPr>
            <w:ins w:id="7467" w:author="Claude" w:date="2026-10-12T09:00:00Z">
              <w:r>
                <w:rPr>
                  <w:rFonts w:ascii="Times New Roman" w:hAnsi="Times New Roman" w:cs="Times New Roman"/>
                  <w:b/>
                  <w:bCs/>
                  <w:sz w:val="22"/>
                  <w:szCs w:val="22"/>
                </w:rPr>
                <w:t xml:space="preserve">Bên B (Nhà thầu phụ)</w:t>
              </w:r>
            </w:ins>
          </w:p>
        </w:tc>
        <w:tc>
          <w:tcPr>
            <w:tcW w:w="1000" w:type="dxa"/>
            <w:shd w:val="clear" w:color="auto" w:fill="D9D9D9"/>
            <w:vAlign w:val="center"/>
          </w:tcPr>
          <w:p>
            <w:pPr>
              <w:spacing w:before="20" w:after="20"/>
              <w:jc w:val="center"/>
              <w:rPr>
                <w:ins w:id="7468" w:author="Claude" w:date="2026-10-12T09:00:00Z"/>
              </w:rPr>
            </w:pPr>
            <w:ins w:id="7469" w:author="Claude" w:date="2026-10-12T09:00:00Z">
              <w:r>
                <w:rPr>
                  <w:rFonts w:ascii="Times New Roman" w:hAnsi="Times New Roman" w:cs="Times New Roman"/>
                  <w:b/>
                  <w:bCs/>
                  <w:sz w:val="22"/>
                  <w:szCs w:val="22"/>
                </w:rPr>
                <w:t xml:space="preserve">Bên A (Tổng thầu)</w:t>
              </w:r>
            </w:ins>
          </w:p>
        </w:tc>
        <w:tc>
          <w:tcPr>
            <w:tcW w:w="1000" w:type="dxa"/>
            <w:shd w:val="clear" w:color="auto" w:fill="D9D9D9"/>
            <w:vAlign w:val="center"/>
          </w:tcPr>
          <w:p>
            <w:pPr>
              <w:spacing w:before="20" w:after="20"/>
              <w:jc w:val="center"/>
              <w:rPr>
                <w:ins w:id="7470" w:author="Claude" w:date="2026-10-12T09:00:00Z"/>
              </w:rPr>
            </w:pPr>
            <w:ins w:id="7471" w:author="Claude" w:date="2026-10-12T09:00:00Z">
              <w:r>
                <w:rPr>
                  <w:rFonts w:ascii="Times New Roman" w:hAnsi="Times New Roman" w:cs="Times New Roman"/>
                  <w:b/>
                  <w:bCs/>
                  <w:sz w:val="22"/>
                  <w:szCs w:val="22"/>
                </w:rPr>
                <w:t xml:space="preserve">Các nhà thầu khác</w:t>
              </w:r>
            </w:ins>
          </w:p>
        </w:tc>
      </w:tr>
      <w:tr>
        <w:trPr>
          <w:cantSplit/>
          <w:ins w:id="7472" w:author="Claude" w:date="2026-10-12T09:00:00Z"/>
        </w:trPr>
        <w:tc>
          <w:tcPr>
            <w:tcW w:w="850" w:type="dxa"/>
            <w:shd w:val="clear" w:color="auto" w:fill="D9D9D9"/>
            <w:vAlign w:val="center"/>
          </w:tcPr>
          <w:p>
            <w:pPr>
              <w:spacing w:before="20" w:after="20"/>
              <w:jc w:val="center"/>
              <w:rPr>
                <w:ins w:id="7473" w:author="Claude" w:date="2026-10-12T09:00:00Z"/>
              </w:rPr>
            </w:pPr>
            <w:ins w:id="7474" w:author="Claude" w:date="2026-10-12T09:00:00Z">
              <w:r>
                <w:rPr>
                  <w:rFonts w:ascii="Times New Roman" w:hAnsi="Times New Roman" w:cs="Times New Roman"/>
                  <w:b/>
                  <w:bCs/>
                  <w:sz w:val="22"/>
                  <w:szCs w:val="22"/>
                </w:rPr>
                <w:t xml:space="preserve">1</w:t>
              </w:r>
            </w:ins>
          </w:p>
        </w:tc>
        <w:tc>
          <w:tcPr>
            <w:tcW w:w="5222" w:type="dxa"/>
            <w:shd w:val="clear" w:color="auto" w:fill="D9D9D9"/>
            <w:vAlign w:val="center"/>
          </w:tcPr>
          <w:p>
            <w:pPr>
              <w:spacing w:before="20" w:after="20"/>
              <w:rPr>
                <w:ins w:id="7475" w:author="Claude" w:date="2026-10-12T09:00:00Z"/>
              </w:rPr>
            </w:pPr>
            <w:ins w:id="7476" w:author="Claude" w:date="2026-10-12T09:00:00Z">
              <w:r>
                <w:rPr>
                  <w:rFonts w:ascii="Times New Roman" w:hAnsi="Times New Roman" w:cs="Times New Roman"/>
                  <w:b/>
                  <w:bCs/>
                  <w:sz w:val="22"/>
                  <w:szCs w:val="22"/>
                </w:rPr>
                <w:t xml:space="preserve">Tài liệu và bản vẽ</w:t>
              </w:r>
            </w:ins>
          </w:p>
        </w:tc>
        <w:tc>
          <w:tcPr>
            <w:tcW w:w="1000" w:type="dxa"/>
            <w:shd w:val="clear" w:color="auto" w:fill="D9D9D9"/>
            <w:vAlign w:val="center"/>
          </w:tcPr>
          <w:p>
            <w:pPr>
              <w:spacing w:before="20" w:after="20"/>
              <w:jc w:val="center"/>
              <w:rPr>
                <w:ins w:id="7477" w:author="Claude" w:date="2026-10-12T09:00:00Z"/>
              </w:rPr>
            </w:pPr>
          </w:p>
        </w:tc>
        <w:tc>
          <w:tcPr>
            <w:tcW w:w="1000" w:type="dxa"/>
            <w:shd w:val="clear" w:color="auto" w:fill="D9D9D9"/>
            <w:vAlign w:val="center"/>
          </w:tcPr>
          <w:p>
            <w:pPr>
              <w:spacing w:before="20" w:after="20"/>
              <w:jc w:val="center"/>
              <w:rPr>
                <w:ins w:id="7478" w:author="Claude" w:date="2026-10-12T09:00:00Z"/>
              </w:rPr>
            </w:pPr>
          </w:p>
        </w:tc>
        <w:tc>
          <w:tcPr>
            <w:tcW w:w="1000" w:type="dxa"/>
            <w:shd w:val="clear" w:color="auto" w:fill="D9D9D9"/>
            <w:vAlign w:val="center"/>
          </w:tcPr>
          <w:p>
            <w:pPr>
              <w:spacing w:before="20" w:after="20"/>
              <w:jc w:val="center"/>
              <w:rPr>
                <w:ins w:id="7479" w:author="Claude" w:date="2026-10-12T09:00:00Z"/>
              </w:rPr>
            </w:pPr>
          </w:p>
        </w:tc>
      </w:tr>
      <w:tr>
        <w:trPr>
          <w:cantSplit/>
          <w:ins w:id="7480" w:author="Claude" w:date="2026-10-12T09:00:00Z"/>
        </w:trPr>
        <w:tc>
          <w:tcPr>
            <w:tcW w:w="850" w:type="dxa"/>
            <w:vAlign w:val="center"/>
          </w:tcPr>
          <w:p>
            <w:pPr>
              <w:spacing w:before="20" w:after="20"/>
              <w:jc w:val="center"/>
              <w:rPr>
                <w:ins w:id="7481" w:author="Claude" w:date="2026-10-12T09:00:00Z"/>
              </w:rPr>
            </w:pPr>
            <w:ins w:id="7482" w:author="Claude" w:date="2026-10-12T09:00:00Z">
              <w:r>
                <w:rPr>
                  <w:rFonts w:ascii="Times New Roman" w:hAnsi="Times New Roman" w:cs="Times New Roman"/>
                  <w:sz w:val="22"/>
                  <w:szCs w:val="22"/>
                </w:rPr>
                <w:t xml:space="preserve">1.1</w:t>
              </w:r>
            </w:ins>
          </w:p>
        </w:tc>
        <w:tc>
          <w:tcPr>
            <w:tcW w:w="5222" w:type="dxa"/>
            <w:vAlign w:val="center"/>
          </w:tcPr>
          <w:p>
            <w:pPr>
              <w:spacing w:before="20" w:after="20"/>
              <w:rPr>
                <w:ins w:id="7483" w:author="Claude" w:date="2026-10-12T09:00:00Z"/>
              </w:rPr>
            </w:pPr>
            <w:ins w:id="7484" w:author="Claude" w:date="2026-10-12T09:00:00Z">
              <w:r>
                <w:rPr>
                  <w:rFonts w:ascii="Times New Roman" w:hAnsi="Times New Roman" w:cs="Times New Roman"/>
                  <w:sz w:val="22"/>
                  <w:szCs w:val="22"/>
                </w:rPr>
                <w:t xml:space="preserve">Cung cấp hồ sơ thiết kế bản vẽ thi công đã được phê duyệt</w:t>
              </w:r>
            </w:ins>
          </w:p>
        </w:tc>
        <w:tc>
          <w:tcPr>
            <w:tcW w:w="1000" w:type="dxa"/>
            <w:vAlign w:val="center"/>
          </w:tcPr>
          <w:p>
            <w:pPr>
              <w:spacing w:before="20" w:after="20"/>
              <w:jc w:val="center"/>
              <w:rPr>
                <w:ins w:id="7485" w:author="Claude" w:date="2026-10-12T09:00:00Z"/>
              </w:rPr>
            </w:pPr>
          </w:p>
        </w:tc>
        <w:tc>
          <w:tcPr>
            <w:tcW w:w="1000" w:type="dxa"/>
            <w:vAlign w:val="center"/>
          </w:tcPr>
          <w:p>
            <w:pPr>
              <w:spacing w:before="20" w:after="20"/>
              <w:jc w:val="center"/>
              <w:rPr>
                <w:ins w:id="7486" w:author="Claude" w:date="2026-10-12T09:00:00Z"/>
              </w:rPr>
            </w:pPr>
            <w:ins w:id="7487"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488" w:author="Claude" w:date="2026-10-12T09:00:00Z"/>
              </w:rPr>
            </w:pPr>
          </w:p>
        </w:tc>
      </w:tr>
      <w:tr>
        <w:trPr>
          <w:cantSplit/>
          <w:ins w:id="7489" w:author="Claude" w:date="2026-10-12T09:00:00Z"/>
        </w:trPr>
        <w:tc>
          <w:tcPr>
            <w:tcW w:w="850" w:type="dxa"/>
            <w:vAlign w:val="center"/>
          </w:tcPr>
          <w:p>
            <w:pPr>
              <w:spacing w:before="20" w:after="20"/>
              <w:jc w:val="center"/>
              <w:rPr>
                <w:ins w:id="7490" w:author="Claude" w:date="2026-10-12T09:00:00Z"/>
              </w:rPr>
            </w:pPr>
            <w:ins w:id="7491" w:author="Claude" w:date="2026-10-12T09:00:00Z">
              <w:r>
                <w:rPr>
                  <w:rFonts w:ascii="Times New Roman" w:hAnsi="Times New Roman" w:cs="Times New Roman"/>
                  <w:sz w:val="22"/>
                  <w:szCs w:val="22"/>
                </w:rPr>
                <w:t xml:space="preserve">1.2</w:t>
              </w:r>
            </w:ins>
          </w:p>
        </w:tc>
        <w:tc>
          <w:tcPr>
            <w:tcW w:w="5222" w:type="dxa"/>
            <w:vAlign w:val="center"/>
          </w:tcPr>
          <w:p>
            <w:pPr>
              <w:spacing w:before="20" w:after="20"/>
              <w:rPr>
                <w:ins w:id="7492" w:author="Claude" w:date="2026-10-12T09:00:00Z"/>
              </w:rPr>
            </w:pPr>
            <w:ins w:id="7493" w:author="Claude" w:date="2026-10-12T09:00:00Z">
              <w:r>
                <w:rPr>
                  <w:rFonts w:ascii="Times New Roman" w:hAnsi="Times New Roman" w:cs="Times New Roman"/>
                  <w:sz w:val="22"/>
                  <w:szCs w:val="22"/>
                </w:rPr>
                <w:t xml:space="preserve">Lập, trình duyệt bản vẽ thi công chi tiết (shop drawing), bản vẽ biện pháp, bản vẽ chi tiết cốt thép, ván khuôn và bản vẽ hoàn công</w:t>
              </w:r>
            </w:ins>
          </w:p>
        </w:tc>
        <w:tc>
          <w:tcPr>
            <w:tcW w:w="1000" w:type="dxa"/>
            <w:vAlign w:val="center"/>
          </w:tcPr>
          <w:p>
            <w:pPr>
              <w:spacing w:before="20" w:after="20"/>
              <w:jc w:val="center"/>
              <w:rPr>
                <w:ins w:id="7494" w:author="Claude" w:date="2026-10-12T09:00:00Z"/>
              </w:rPr>
            </w:pPr>
            <w:ins w:id="7495"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496" w:author="Claude" w:date="2026-10-12T09:00:00Z"/>
              </w:rPr>
            </w:pPr>
            <w:ins w:id="7497" w:author="Claude" w:date="2026-10-12T09:00:00Z">
              <w:r>
                <w:rPr>
                  <w:rFonts w:ascii="Times New Roman" w:hAnsi="Times New Roman" w:cs="Times New Roman"/>
                  <w:b/>
                  <w:bCs/>
                  <w:sz w:val="22"/>
                  <w:szCs w:val="22"/>
                </w:rPr>
                <w:t xml:space="preserve">C</w:t>
              </w:r>
            </w:ins>
          </w:p>
        </w:tc>
        <w:tc>
          <w:tcPr>
            <w:tcW w:w="1000" w:type="dxa"/>
            <w:vAlign w:val="center"/>
          </w:tcPr>
          <w:p>
            <w:pPr>
              <w:spacing w:before="20" w:after="20"/>
              <w:jc w:val="center"/>
              <w:rPr>
                <w:ins w:id="7498" w:author="Claude" w:date="2026-10-12T09:00:00Z"/>
              </w:rPr>
            </w:pPr>
          </w:p>
        </w:tc>
      </w:tr>
      <w:tr>
        <w:trPr>
          <w:cantSplit/>
          <w:ins w:id="7499" w:author="Claude" w:date="2026-10-12T09:00:00Z"/>
        </w:trPr>
        <w:tc>
          <w:tcPr>
            <w:tcW w:w="850" w:type="dxa"/>
            <w:vAlign w:val="center"/>
          </w:tcPr>
          <w:p>
            <w:pPr>
              <w:spacing w:before="20" w:after="20"/>
              <w:jc w:val="center"/>
              <w:rPr>
                <w:ins w:id="7500" w:author="Claude" w:date="2026-10-12T09:00:00Z"/>
              </w:rPr>
            </w:pPr>
            <w:ins w:id="7501" w:author="Claude" w:date="2026-10-12T09:00:00Z">
              <w:r>
                <w:rPr>
                  <w:rFonts w:ascii="Times New Roman" w:hAnsi="Times New Roman" w:cs="Times New Roman"/>
                  <w:sz w:val="22"/>
                  <w:szCs w:val="22"/>
                </w:rPr>
                <w:t xml:space="preserve">1.3</w:t>
              </w:r>
            </w:ins>
          </w:p>
        </w:tc>
        <w:tc>
          <w:tcPr>
            <w:tcW w:w="5222" w:type="dxa"/>
            <w:vAlign w:val="center"/>
          </w:tcPr>
          <w:p>
            <w:pPr>
              <w:spacing w:before="20" w:after="20"/>
              <w:rPr>
                <w:ins w:id="7502" w:author="Claude" w:date="2026-10-12T09:00:00Z"/>
              </w:rPr>
            </w:pPr>
            <w:ins w:id="7503" w:author="Claude" w:date="2026-10-12T09:00:00Z">
              <w:r>
                <w:rPr>
                  <w:rFonts w:ascii="Times New Roman" w:hAnsi="Times New Roman" w:cs="Times New Roman"/>
                  <w:sz w:val="22"/>
                  <w:szCs w:val="22"/>
                </w:rPr>
                <w:t xml:space="preserve">Lập hồ sơ quản lý chất lượng (biên bản nghiệm thu, nhật ký thi công, bản vẽ hoàn công, kết quả thí nghiệm...)</w:t>
              </w:r>
            </w:ins>
          </w:p>
        </w:tc>
        <w:tc>
          <w:tcPr>
            <w:tcW w:w="1000" w:type="dxa"/>
            <w:vAlign w:val="center"/>
          </w:tcPr>
          <w:p>
            <w:pPr>
              <w:spacing w:before="20" w:after="20"/>
              <w:jc w:val="center"/>
              <w:rPr>
                <w:ins w:id="7504" w:author="Claude" w:date="2026-10-12T09:00:00Z"/>
              </w:rPr>
            </w:pPr>
            <w:ins w:id="7505"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506" w:author="Claude" w:date="2026-10-12T09:00:00Z"/>
              </w:rPr>
            </w:pPr>
            <w:ins w:id="7507" w:author="Claude" w:date="2026-10-12T09:00:00Z">
              <w:r>
                <w:rPr>
                  <w:rFonts w:ascii="Times New Roman" w:hAnsi="Times New Roman" w:cs="Times New Roman"/>
                  <w:b/>
                  <w:bCs/>
                  <w:sz w:val="22"/>
                  <w:szCs w:val="22"/>
                </w:rPr>
                <w:t xml:space="preserve">C</w:t>
              </w:r>
            </w:ins>
          </w:p>
        </w:tc>
        <w:tc>
          <w:tcPr>
            <w:tcW w:w="1000" w:type="dxa"/>
            <w:vAlign w:val="center"/>
          </w:tcPr>
          <w:p>
            <w:pPr>
              <w:spacing w:before="20" w:after="20"/>
              <w:jc w:val="center"/>
              <w:rPr>
                <w:ins w:id="7508" w:author="Claude" w:date="2026-10-12T09:00:00Z"/>
              </w:rPr>
            </w:pPr>
          </w:p>
        </w:tc>
      </w:tr>
      <w:tr>
        <w:trPr>
          <w:cantSplit/>
          <w:ins w:id="7509" w:author="Claude" w:date="2026-10-12T09:00:00Z"/>
        </w:trPr>
        <w:tc>
          <w:tcPr>
            <w:tcW w:w="850" w:type="dxa"/>
            <w:vAlign w:val="center"/>
          </w:tcPr>
          <w:p>
            <w:pPr>
              <w:spacing w:before="20" w:after="20"/>
              <w:jc w:val="center"/>
              <w:rPr>
                <w:ins w:id="7510" w:author="Claude" w:date="2026-10-12T09:00:00Z"/>
              </w:rPr>
            </w:pPr>
            <w:ins w:id="7511" w:author="Claude" w:date="2026-10-12T09:00:00Z">
              <w:r>
                <w:rPr>
                  <w:rFonts w:ascii="Times New Roman" w:hAnsi="Times New Roman" w:cs="Times New Roman"/>
                  <w:sz w:val="22"/>
                  <w:szCs w:val="22"/>
                </w:rPr>
                <w:t xml:space="preserve">1.4</w:t>
              </w:r>
            </w:ins>
          </w:p>
        </w:tc>
        <w:tc>
          <w:tcPr>
            <w:tcW w:w="5222" w:type="dxa"/>
            <w:vAlign w:val="center"/>
          </w:tcPr>
          <w:p>
            <w:pPr>
              <w:spacing w:before="20" w:after="20"/>
              <w:rPr>
                <w:ins w:id="7512" w:author="Claude" w:date="2026-10-12T09:00:00Z"/>
              </w:rPr>
            </w:pPr>
            <w:ins w:id="7513" w:author="Claude" w:date="2026-10-12T09:00:00Z">
              <w:r>
                <w:rPr>
                  <w:rFonts w:ascii="Times New Roman" w:hAnsi="Times New Roman" w:cs="Times New Roman"/>
                  <w:sz w:val="22"/>
                  <w:szCs w:val="22"/>
                </w:rPr>
                <w:t xml:space="preserve">Lập biện pháp, quy trình thi công trình Tư vấn giám sát, Bên A, Chủ đầu tư phê duyệt</w:t>
              </w:r>
            </w:ins>
          </w:p>
        </w:tc>
        <w:tc>
          <w:tcPr>
            <w:tcW w:w="1000" w:type="dxa"/>
            <w:vAlign w:val="center"/>
          </w:tcPr>
          <w:p>
            <w:pPr>
              <w:spacing w:before="20" w:after="20"/>
              <w:jc w:val="center"/>
              <w:rPr>
                <w:ins w:id="7514" w:author="Claude" w:date="2026-10-12T09:00:00Z"/>
              </w:rPr>
            </w:pPr>
            <w:ins w:id="7515"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516" w:author="Claude" w:date="2026-10-12T09:00:00Z"/>
              </w:rPr>
            </w:pPr>
            <w:ins w:id="7517" w:author="Claude" w:date="2026-10-12T09:00:00Z">
              <w:r>
                <w:rPr>
                  <w:rFonts w:ascii="Times New Roman" w:hAnsi="Times New Roman" w:cs="Times New Roman"/>
                  <w:b/>
                  <w:bCs/>
                  <w:sz w:val="22"/>
                  <w:szCs w:val="22"/>
                </w:rPr>
                <w:t xml:space="preserve">C</w:t>
              </w:r>
            </w:ins>
          </w:p>
        </w:tc>
        <w:tc>
          <w:tcPr>
            <w:tcW w:w="1000" w:type="dxa"/>
            <w:vAlign w:val="center"/>
          </w:tcPr>
          <w:p>
            <w:pPr>
              <w:spacing w:before="20" w:after="20"/>
              <w:jc w:val="center"/>
              <w:rPr>
                <w:ins w:id="7518" w:author="Claude" w:date="2026-10-12T09:00:00Z"/>
              </w:rPr>
            </w:pPr>
          </w:p>
        </w:tc>
      </w:tr>
      <w:tr>
        <w:trPr>
          <w:cantSplit/>
          <w:ins w:id="7519" w:author="Claude" w:date="2026-10-12T09:00:00Z"/>
        </w:trPr>
        <w:tc>
          <w:tcPr>
            <w:tcW w:w="850" w:type="dxa"/>
            <w:vAlign w:val="center"/>
          </w:tcPr>
          <w:p>
            <w:pPr>
              <w:spacing w:before="20" w:after="20"/>
              <w:jc w:val="center"/>
              <w:rPr>
                <w:ins w:id="7520" w:author="Claude" w:date="2026-10-12T09:00:00Z"/>
              </w:rPr>
            </w:pPr>
            <w:ins w:id="7521" w:author="Claude" w:date="2026-10-12T09:00:00Z">
              <w:r>
                <w:rPr>
                  <w:rFonts w:ascii="Times New Roman" w:hAnsi="Times New Roman" w:cs="Times New Roman"/>
                  <w:sz w:val="22"/>
                  <w:szCs w:val="22"/>
                </w:rPr>
                <w:t xml:space="preserve">1.5</w:t>
              </w:r>
            </w:ins>
          </w:p>
        </w:tc>
        <w:tc>
          <w:tcPr>
            <w:tcW w:w="5222" w:type="dxa"/>
            <w:vAlign w:val="center"/>
          </w:tcPr>
          <w:p>
            <w:pPr>
              <w:spacing w:before="20" w:after="20"/>
              <w:rPr>
                <w:ins w:id="7522" w:author="Claude" w:date="2026-10-12T09:00:00Z"/>
              </w:rPr>
            </w:pPr>
            <w:ins w:id="7523" w:author="Claude" w:date="2026-10-12T09:00:00Z">
              <w:r>
                <w:rPr>
                  <w:rFonts w:ascii="Times New Roman" w:hAnsi="Times New Roman" w:cs="Times New Roman"/>
                  <w:sz w:val="22"/>
                  <w:szCs w:val="22"/>
                </w:rPr>
                <w:t xml:space="preserve">Thuê tổ chức tư vấn đủ điều kiện năng lực thẩm tra biện pháp thi công hệ cừ, văng chống; chịu chi phí thẩm tra</w:t>
              </w:r>
            </w:ins>
          </w:p>
        </w:tc>
        <w:tc>
          <w:tcPr>
            <w:tcW w:w="1000" w:type="dxa"/>
            <w:vAlign w:val="center"/>
          </w:tcPr>
          <w:p>
            <w:pPr>
              <w:spacing w:before="20" w:after="20"/>
              <w:jc w:val="center"/>
              <w:rPr>
                <w:ins w:id="7524" w:author="Claude" w:date="2026-10-12T09:00:00Z"/>
              </w:rPr>
            </w:pPr>
            <w:ins w:id="7525"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526" w:author="Claude" w:date="2026-10-12T09:00:00Z"/>
              </w:rPr>
            </w:pPr>
          </w:p>
        </w:tc>
        <w:tc>
          <w:tcPr>
            <w:tcW w:w="1000" w:type="dxa"/>
            <w:vAlign w:val="center"/>
          </w:tcPr>
          <w:p>
            <w:pPr>
              <w:spacing w:before="20" w:after="20"/>
              <w:jc w:val="center"/>
              <w:rPr>
                <w:ins w:id="7527" w:author="Claude" w:date="2026-10-12T09:00:00Z"/>
              </w:rPr>
            </w:pPr>
          </w:p>
        </w:tc>
      </w:tr>
      <w:tr>
        <w:trPr>
          <w:cantSplit/>
          <w:ins w:id="7528" w:author="Claude" w:date="2026-10-12T09:00:00Z"/>
        </w:trPr>
        <w:tc>
          <w:tcPr>
            <w:tcW w:w="850" w:type="dxa"/>
            <w:vAlign w:val="center"/>
          </w:tcPr>
          <w:p>
            <w:pPr>
              <w:spacing w:before="20" w:after="20"/>
              <w:jc w:val="center"/>
              <w:rPr>
                <w:ins w:id="7529" w:author="Claude" w:date="2026-10-12T09:00:00Z"/>
              </w:rPr>
            </w:pPr>
            <w:ins w:id="7530" w:author="Claude" w:date="2026-10-12T09:00:00Z">
              <w:r>
                <w:rPr>
                  <w:rFonts w:ascii="Times New Roman" w:hAnsi="Times New Roman" w:cs="Times New Roman"/>
                  <w:sz w:val="22"/>
                  <w:szCs w:val="22"/>
                </w:rPr>
                <w:t xml:space="preserve">1.6</w:t>
              </w:r>
            </w:ins>
          </w:p>
        </w:tc>
        <w:tc>
          <w:tcPr>
            <w:tcW w:w="5222" w:type="dxa"/>
            <w:vAlign w:val="center"/>
          </w:tcPr>
          <w:p>
            <w:pPr>
              <w:spacing w:before="20" w:after="20"/>
              <w:rPr>
                <w:ins w:id="7531" w:author="Claude" w:date="2026-10-12T09:00:00Z"/>
              </w:rPr>
            </w:pPr>
            <w:ins w:id="7532" w:author="Claude" w:date="2026-10-12T09:00:00Z">
              <w:r>
                <w:rPr>
                  <w:rFonts w:ascii="Times New Roman" w:hAnsi="Times New Roman" w:cs="Times New Roman"/>
                  <w:sz w:val="22"/>
                  <w:szCs w:val="22"/>
                </w:rPr>
                <w:t xml:space="preserve">Cung cấp, cập nhật chứng chỉ kiểm định thiết bị thi công còn hiệu lực</w:t>
              </w:r>
            </w:ins>
          </w:p>
        </w:tc>
        <w:tc>
          <w:tcPr>
            <w:tcW w:w="1000" w:type="dxa"/>
            <w:vAlign w:val="center"/>
          </w:tcPr>
          <w:p>
            <w:pPr>
              <w:spacing w:before="20" w:after="20"/>
              <w:jc w:val="center"/>
              <w:rPr>
                <w:ins w:id="7533" w:author="Claude" w:date="2026-10-12T09:00:00Z"/>
              </w:rPr>
            </w:pPr>
            <w:ins w:id="7534"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535" w:author="Claude" w:date="2026-10-12T09:00:00Z"/>
              </w:rPr>
            </w:pPr>
          </w:p>
        </w:tc>
        <w:tc>
          <w:tcPr>
            <w:tcW w:w="1000" w:type="dxa"/>
            <w:vAlign w:val="center"/>
          </w:tcPr>
          <w:p>
            <w:pPr>
              <w:spacing w:before="20" w:after="20"/>
              <w:jc w:val="center"/>
              <w:rPr>
                <w:ins w:id="7536" w:author="Claude" w:date="2026-10-12T09:00:00Z"/>
              </w:rPr>
            </w:pPr>
          </w:p>
        </w:tc>
      </w:tr>
      <w:tr>
        <w:trPr>
          <w:cantSplit/>
          <w:ins w:id="7537" w:author="Claude" w:date="2026-10-12T09:00:00Z"/>
        </w:trPr>
        <w:tc>
          <w:tcPr>
            <w:tcW w:w="850" w:type="dxa"/>
            <w:vAlign w:val="center"/>
          </w:tcPr>
          <w:p>
            <w:pPr>
              <w:spacing w:before="20" w:after="20"/>
              <w:jc w:val="center"/>
              <w:rPr>
                <w:ins w:id="7538" w:author="Claude" w:date="2026-10-12T09:00:00Z"/>
              </w:rPr>
            </w:pPr>
            <w:ins w:id="7539" w:author="Claude" w:date="2026-10-12T09:00:00Z">
              <w:r>
                <w:rPr>
                  <w:rFonts w:ascii="Times New Roman" w:hAnsi="Times New Roman" w:cs="Times New Roman"/>
                  <w:sz w:val="22"/>
                  <w:szCs w:val="22"/>
                </w:rPr>
                <w:t xml:space="preserve">1.7</w:t>
              </w:r>
            </w:ins>
          </w:p>
        </w:tc>
        <w:tc>
          <w:tcPr>
            <w:tcW w:w="5222" w:type="dxa"/>
            <w:vAlign w:val="center"/>
          </w:tcPr>
          <w:p>
            <w:pPr>
              <w:spacing w:before="20" w:after="20"/>
              <w:rPr>
                <w:ins w:id="7540" w:author="Claude" w:date="2026-10-12T09:00:00Z"/>
              </w:rPr>
            </w:pPr>
            <w:ins w:id="7541" w:author="Claude" w:date="2026-10-12T09:00:00Z">
              <w:r>
                <w:rPr>
                  <w:rFonts w:ascii="Times New Roman" w:hAnsi="Times New Roman" w:cs="Times New Roman"/>
                  <w:sz w:val="22"/>
                  <w:szCs w:val="22"/>
                </w:rPr>
                <w:t xml:space="preserve">Đệ trình mẫu vật liệu, catalogue, chứng chỉ xuất xưởng để phê duyệt vật liệu</w:t>
              </w:r>
            </w:ins>
          </w:p>
        </w:tc>
        <w:tc>
          <w:tcPr>
            <w:tcW w:w="1000" w:type="dxa"/>
            <w:vAlign w:val="center"/>
          </w:tcPr>
          <w:p>
            <w:pPr>
              <w:spacing w:before="20" w:after="20"/>
              <w:jc w:val="center"/>
              <w:rPr>
                <w:ins w:id="7542" w:author="Claude" w:date="2026-10-12T09:00:00Z"/>
              </w:rPr>
            </w:pPr>
            <w:ins w:id="7543"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544" w:author="Claude" w:date="2026-10-12T09:00:00Z"/>
              </w:rPr>
            </w:pPr>
            <w:ins w:id="7545" w:author="Claude" w:date="2026-10-12T09:00:00Z">
              <w:r>
                <w:rPr>
                  <w:rFonts w:ascii="Times New Roman" w:hAnsi="Times New Roman" w:cs="Times New Roman"/>
                  <w:b/>
                  <w:bCs/>
                  <w:sz w:val="22"/>
                  <w:szCs w:val="22"/>
                </w:rPr>
                <w:t xml:space="preserve">C</w:t>
              </w:r>
            </w:ins>
          </w:p>
        </w:tc>
        <w:tc>
          <w:tcPr>
            <w:tcW w:w="1000" w:type="dxa"/>
            <w:vAlign w:val="center"/>
          </w:tcPr>
          <w:p>
            <w:pPr>
              <w:spacing w:before="20" w:after="20"/>
              <w:jc w:val="center"/>
              <w:rPr>
                <w:ins w:id="7546" w:author="Claude" w:date="2026-10-12T09:00:00Z"/>
              </w:rPr>
            </w:pPr>
          </w:p>
        </w:tc>
      </w:tr>
      <w:tr>
        <w:trPr>
          <w:cantSplit/>
          <w:ins w:id="7547" w:author="Claude" w:date="2026-10-12T09:00:00Z"/>
        </w:trPr>
        <w:tc>
          <w:tcPr>
            <w:tcW w:w="850" w:type="dxa"/>
            <w:vAlign w:val="center"/>
          </w:tcPr>
          <w:p>
            <w:pPr>
              <w:spacing w:before="20" w:after="20"/>
              <w:jc w:val="center"/>
              <w:rPr>
                <w:ins w:id="7548" w:author="Claude" w:date="2026-10-12T09:00:00Z"/>
              </w:rPr>
            </w:pPr>
            <w:ins w:id="7549" w:author="Claude" w:date="2026-10-12T09:00:00Z">
              <w:r>
                <w:rPr>
                  <w:rFonts w:ascii="Times New Roman" w:hAnsi="Times New Roman" w:cs="Times New Roman"/>
                  <w:sz w:val="22"/>
                  <w:szCs w:val="22"/>
                </w:rPr>
                <w:t xml:space="preserve">1.8</w:t>
              </w:r>
            </w:ins>
          </w:p>
        </w:tc>
        <w:tc>
          <w:tcPr>
            <w:tcW w:w="5222" w:type="dxa"/>
            <w:vAlign w:val="center"/>
          </w:tcPr>
          <w:p>
            <w:pPr>
              <w:spacing w:before="20" w:after="20"/>
              <w:rPr>
                <w:ins w:id="7550" w:author="Claude" w:date="2026-10-12T09:00:00Z"/>
              </w:rPr>
            </w:pPr>
            <w:ins w:id="7551" w:author="Claude" w:date="2026-10-12T09:00:00Z">
              <w:r>
                <w:rPr>
                  <w:rFonts w:ascii="Times New Roman" w:hAnsi="Times New Roman" w:cs="Times New Roman"/>
                  <w:sz w:val="22"/>
                  <w:szCs w:val="22"/>
                </w:rPr>
                <w:t xml:space="preserve">Lập, trình duyệt tiến độ thi công chi tiết, phù hợp tiến độ công tác đất của Nhà thầu khác</w:t>
              </w:r>
            </w:ins>
          </w:p>
        </w:tc>
        <w:tc>
          <w:tcPr>
            <w:tcW w:w="1000" w:type="dxa"/>
            <w:vAlign w:val="center"/>
          </w:tcPr>
          <w:p>
            <w:pPr>
              <w:spacing w:before="20" w:after="20"/>
              <w:jc w:val="center"/>
              <w:rPr>
                <w:ins w:id="7552" w:author="Claude" w:date="2026-10-12T09:00:00Z"/>
              </w:rPr>
            </w:pPr>
            <w:ins w:id="7553"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554" w:author="Claude" w:date="2026-10-12T09:00:00Z"/>
              </w:rPr>
            </w:pPr>
            <w:ins w:id="7555" w:author="Claude" w:date="2026-10-12T09:00:00Z">
              <w:r>
                <w:rPr>
                  <w:rFonts w:ascii="Times New Roman" w:hAnsi="Times New Roman" w:cs="Times New Roman"/>
                  <w:b/>
                  <w:bCs/>
                  <w:sz w:val="22"/>
                  <w:szCs w:val="22"/>
                </w:rPr>
                <w:t xml:space="preserve">C</w:t>
              </w:r>
            </w:ins>
          </w:p>
        </w:tc>
        <w:tc>
          <w:tcPr>
            <w:tcW w:w="1000" w:type="dxa"/>
            <w:vAlign w:val="center"/>
          </w:tcPr>
          <w:p>
            <w:pPr>
              <w:spacing w:before="20" w:after="20"/>
              <w:jc w:val="center"/>
              <w:rPr>
                <w:ins w:id="7556" w:author="Claude" w:date="2026-10-12T09:00:00Z"/>
              </w:rPr>
            </w:pPr>
          </w:p>
        </w:tc>
      </w:tr>
      <w:tr>
        <w:trPr>
          <w:cantSplit/>
          <w:ins w:id="7557" w:author="Claude" w:date="2026-10-12T09:00:00Z"/>
        </w:trPr>
        <w:tc>
          <w:tcPr>
            <w:tcW w:w="850" w:type="dxa"/>
            <w:vAlign w:val="center"/>
          </w:tcPr>
          <w:p>
            <w:pPr>
              <w:spacing w:before="20" w:after="20"/>
              <w:jc w:val="center"/>
              <w:rPr>
                <w:ins w:id="7558" w:author="Claude" w:date="2026-10-12T09:00:00Z"/>
              </w:rPr>
            </w:pPr>
            <w:ins w:id="7559" w:author="Claude" w:date="2026-10-12T09:00:00Z">
              <w:r>
                <w:rPr>
                  <w:rFonts w:ascii="Times New Roman" w:hAnsi="Times New Roman" w:cs="Times New Roman"/>
                  <w:sz w:val="22"/>
                  <w:szCs w:val="22"/>
                </w:rPr>
                <w:t xml:space="preserve">1.9</w:t>
              </w:r>
            </w:ins>
          </w:p>
        </w:tc>
        <w:tc>
          <w:tcPr>
            <w:tcW w:w="5222" w:type="dxa"/>
            <w:vAlign w:val="center"/>
          </w:tcPr>
          <w:p>
            <w:pPr>
              <w:spacing w:before="20" w:after="20"/>
              <w:rPr>
                <w:ins w:id="7560" w:author="Claude" w:date="2026-10-12T09:00:00Z"/>
              </w:rPr>
            </w:pPr>
            <w:ins w:id="7561" w:author="Claude" w:date="2026-10-12T09:00:00Z">
              <w:r>
                <w:rPr>
                  <w:rFonts w:ascii="Times New Roman" w:hAnsi="Times New Roman" w:cs="Times New Roman"/>
                  <w:sz w:val="22"/>
                  <w:szCs w:val="22"/>
                </w:rPr>
                <w:t xml:space="preserve">Kiểm tra, rà soát thiết kế biện pháp và đề xuất điều chỉnh khi điều kiện thực tế thay đổi</w:t>
              </w:r>
            </w:ins>
          </w:p>
        </w:tc>
        <w:tc>
          <w:tcPr>
            <w:tcW w:w="1000" w:type="dxa"/>
            <w:vAlign w:val="center"/>
          </w:tcPr>
          <w:p>
            <w:pPr>
              <w:spacing w:before="20" w:after="20"/>
              <w:jc w:val="center"/>
              <w:rPr>
                <w:ins w:id="7562" w:author="Claude" w:date="2026-10-12T09:00:00Z"/>
              </w:rPr>
            </w:pPr>
            <w:ins w:id="7563"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564" w:author="Claude" w:date="2026-10-12T09:00:00Z"/>
              </w:rPr>
            </w:pPr>
            <w:ins w:id="7565" w:author="Claude" w:date="2026-10-12T09:00:00Z">
              <w:r>
                <w:rPr>
                  <w:rFonts w:ascii="Times New Roman" w:hAnsi="Times New Roman" w:cs="Times New Roman"/>
                  <w:b/>
                  <w:bCs/>
                  <w:sz w:val="22"/>
                  <w:szCs w:val="22"/>
                </w:rPr>
                <w:t xml:space="preserve">C</w:t>
              </w:r>
            </w:ins>
          </w:p>
        </w:tc>
        <w:tc>
          <w:tcPr>
            <w:tcW w:w="1000" w:type="dxa"/>
            <w:vAlign w:val="center"/>
          </w:tcPr>
          <w:p>
            <w:pPr>
              <w:spacing w:before="20" w:after="20"/>
              <w:jc w:val="center"/>
              <w:rPr>
                <w:ins w:id="7566" w:author="Claude" w:date="2026-10-12T09:00:00Z"/>
              </w:rPr>
            </w:pPr>
          </w:p>
        </w:tc>
      </w:tr>
      <w:tr>
        <w:trPr>
          <w:cantSplit/>
          <w:ins w:id="7567" w:author="Claude" w:date="2026-10-12T09:00:00Z"/>
        </w:trPr>
        <w:tc>
          <w:tcPr>
            <w:tcW w:w="850" w:type="dxa"/>
            <w:shd w:val="clear" w:color="auto" w:fill="D9D9D9"/>
            <w:vAlign w:val="center"/>
          </w:tcPr>
          <w:p>
            <w:pPr>
              <w:spacing w:before="20" w:after="20"/>
              <w:jc w:val="center"/>
              <w:rPr>
                <w:ins w:id="7568" w:author="Claude" w:date="2026-10-12T09:00:00Z"/>
              </w:rPr>
            </w:pPr>
            <w:ins w:id="7569" w:author="Claude" w:date="2026-10-12T09:00:00Z">
              <w:r>
                <w:rPr>
                  <w:rFonts w:ascii="Times New Roman" w:hAnsi="Times New Roman" w:cs="Times New Roman"/>
                  <w:b/>
                  <w:bCs/>
                  <w:sz w:val="22"/>
                  <w:szCs w:val="22"/>
                </w:rPr>
                <w:t xml:space="preserve">2</w:t>
              </w:r>
            </w:ins>
          </w:p>
        </w:tc>
        <w:tc>
          <w:tcPr>
            <w:tcW w:w="5222" w:type="dxa"/>
            <w:shd w:val="clear" w:color="auto" w:fill="D9D9D9"/>
            <w:vAlign w:val="center"/>
          </w:tcPr>
          <w:p>
            <w:pPr>
              <w:spacing w:before="20" w:after="20"/>
              <w:rPr>
                <w:ins w:id="7570" w:author="Claude" w:date="2026-10-12T09:00:00Z"/>
              </w:rPr>
            </w:pPr>
            <w:ins w:id="7571" w:author="Claude" w:date="2026-10-12T09:00:00Z">
              <w:r>
                <w:rPr>
                  <w:rFonts w:ascii="Times New Roman" w:hAnsi="Times New Roman" w:cs="Times New Roman"/>
                  <w:b/>
                  <w:bCs/>
                  <w:sz w:val="22"/>
                  <w:szCs w:val="22"/>
                </w:rPr>
                <w:t xml:space="preserve">Bảo hiểm và các loại thuế</w:t>
              </w:r>
            </w:ins>
          </w:p>
        </w:tc>
        <w:tc>
          <w:tcPr>
            <w:tcW w:w="1000" w:type="dxa"/>
            <w:shd w:val="clear" w:color="auto" w:fill="D9D9D9"/>
            <w:vAlign w:val="center"/>
          </w:tcPr>
          <w:p>
            <w:pPr>
              <w:spacing w:before="20" w:after="20"/>
              <w:jc w:val="center"/>
              <w:rPr>
                <w:ins w:id="7572" w:author="Claude" w:date="2026-10-12T09:00:00Z"/>
              </w:rPr>
            </w:pPr>
          </w:p>
        </w:tc>
        <w:tc>
          <w:tcPr>
            <w:tcW w:w="1000" w:type="dxa"/>
            <w:shd w:val="clear" w:color="auto" w:fill="D9D9D9"/>
            <w:vAlign w:val="center"/>
          </w:tcPr>
          <w:p>
            <w:pPr>
              <w:spacing w:before="20" w:after="20"/>
              <w:jc w:val="center"/>
              <w:rPr>
                <w:ins w:id="7573" w:author="Claude" w:date="2026-10-12T09:00:00Z"/>
              </w:rPr>
            </w:pPr>
          </w:p>
        </w:tc>
        <w:tc>
          <w:tcPr>
            <w:tcW w:w="1000" w:type="dxa"/>
            <w:shd w:val="clear" w:color="auto" w:fill="D9D9D9"/>
            <w:vAlign w:val="center"/>
          </w:tcPr>
          <w:p>
            <w:pPr>
              <w:spacing w:before="20" w:after="20"/>
              <w:jc w:val="center"/>
              <w:rPr>
                <w:ins w:id="7574" w:author="Claude" w:date="2026-10-12T09:00:00Z"/>
              </w:rPr>
            </w:pPr>
          </w:p>
        </w:tc>
      </w:tr>
      <w:tr>
        <w:trPr>
          <w:cantSplit/>
          <w:ins w:id="7575" w:author="Claude" w:date="2026-10-12T09:00:00Z"/>
        </w:trPr>
        <w:tc>
          <w:tcPr>
            <w:tcW w:w="850" w:type="dxa"/>
            <w:vAlign w:val="center"/>
          </w:tcPr>
          <w:p>
            <w:pPr>
              <w:spacing w:before="20" w:after="20"/>
              <w:jc w:val="center"/>
              <w:rPr>
                <w:ins w:id="7576" w:author="Claude" w:date="2026-10-12T09:00:00Z"/>
              </w:rPr>
            </w:pPr>
            <w:ins w:id="7577" w:author="Claude" w:date="2026-10-12T09:00:00Z">
              <w:r>
                <w:rPr>
                  <w:rFonts w:ascii="Times New Roman" w:hAnsi="Times New Roman" w:cs="Times New Roman"/>
                  <w:sz w:val="22"/>
                  <w:szCs w:val="22"/>
                </w:rPr>
                <w:t xml:space="preserve">2.1</w:t>
              </w:r>
            </w:ins>
          </w:p>
        </w:tc>
        <w:tc>
          <w:tcPr>
            <w:tcW w:w="5222" w:type="dxa"/>
            <w:vAlign w:val="center"/>
          </w:tcPr>
          <w:p>
            <w:pPr>
              <w:spacing w:before="20" w:after="20"/>
              <w:rPr>
                <w:ins w:id="7578" w:author="Claude" w:date="2026-10-12T09:00:00Z"/>
              </w:rPr>
            </w:pPr>
            <w:ins w:id="7579" w:author="Claude" w:date="2026-10-12T09:00:00Z">
              <w:r>
                <w:rPr>
                  <w:rFonts w:ascii="Times New Roman" w:hAnsi="Times New Roman" w:cs="Times New Roman"/>
                  <w:sz w:val="22"/>
                  <w:szCs w:val="22"/>
                </w:rPr>
                <w:t xml:space="preserve">Bảo hiểm cho người lao động và chi trả chế độ, bồi thường cho người lao động theo quy định của pháp luật</w:t>
              </w:r>
            </w:ins>
          </w:p>
        </w:tc>
        <w:tc>
          <w:tcPr>
            <w:tcW w:w="1000" w:type="dxa"/>
            <w:vAlign w:val="center"/>
          </w:tcPr>
          <w:p>
            <w:pPr>
              <w:spacing w:before="20" w:after="20"/>
              <w:jc w:val="center"/>
              <w:rPr>
                <w:ins w:id="7580" w:author="Claude" w:date="2026-10-12T09:00:00Z"/>
              </w:rPr>
            </w:pPr>
            <w:ins w:id="7581"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582" w:author="Claude" w:date="2026-10-12T09:00:00Z"/>
              </w:rPr>
            </w:pPr>
          </w:p>
        </w:tc>
        <w:tc>
          <w:tcPr>
            <w:tcW w:w="1000" w:type="dxa"/>
            <w:vAlign w:val="center"/>
          </w:tcPr>
          <w:p>
            <w:pPr>
              <w:spacing w:before="20" w:after="20"/>
              <w:jc w:val="center"/>
              <w:rPr>
                <w:ins w:id="7583" w:author="Claude" w:date="2026-10-12T09:00:00Z"/>
              </w:rPr>
            </w:pPr>
          </w:p>
        </w:tc>
      </w:tr>
      <w:tr>
        <w:trPr>
          <w:cantSplit/>
          <w:ins w:id="7584" w:author="Claude" w:date="2026-10-12T09:00:00Z"/>
        </w:trPr>
        <w:tc>
          <w:tcPr>
            <w:tcW w:w="850" w:type="dxa"/>
            <w:vAlign w:val="center"/>
          </w:tcPr>
          <w:p>
            <w:pPr>
              <w:spacing w:before="20" w:after="20"/>
              <w:jc w:val="center"/>
              <w:rPr>
                <w:ins w:id="7585" w:author="Claude" w:date="2026-10-12T09:00:00Z"/>
              </w:rPr>
            </w:pPr>
            <w:ins w:id="7586" w:author="Claude" w:date="2026-10-12T09:00:00Z">
              <w:r>
                <w:rPr>
                  <w:rFonts w:ascii="Times New Roman" w:hAnsi="Times New Roman" w:cs="Times New Roman"/>
                  <w:sz w:val="22"/>
                  <w:szCs w:val="22"/>
                </w:rPr>
                <w:t xml:space="preserve">2.2</w:t>
              </w:r>
            </w:ins>
          </w:p>
        </w:tc>
        <w:tc>
          <w:tcPr>
            <w:tcW w:w="5222" w:type="dxa"/>
            <w:vAlign w:val="center"/>
          </w:tcPr>
          <w:p>
            <w:pPr>
              <w:spacing w:before="20" w:after="20"/>
              <w:rPr>
                <w:ins w:id="7587" w:author="Claude" w:date="2026-10-12T09:00:00Z"/>
              </w:rPr>
            </w:pPr>
            <w:ins w:id="7588" w:author="Claude" w:date="2026-10-12T09:00:00Z">
              <w:r>
                <w:rPr>
                  <w:rFonts w:ascii="Times New Roman" w:hAnsi="Times New Roman" w:cs="Times New Roman"/>
                  <w:sz w:val="22"/>
                  <w:szCs w:val="22"/>
                </w:rPr>
                <w:t xml:space="preserve">Bảo hiểm máy móc, thiết bị, phương tiện của Bên B</w:t>
              </w:r>
            </w:ins>
          </w:p>
        </w:tc>
        <w:tc>
          <w:tcPr>
            <w:tcW w:w="1000" w:type="dxa"/>
            <w:vAlign w:val="center"/>
          </w:tcPr>
          <w:p>
            <w:pPr>
              <w:spacing w:before="20" w:after="20"/>
              <w:jc w:val="center"/>
              <w:rPr>
                <w:ins w:id="7589" w:author="Claude" w:date="2026-10-12T09:00:00Z"/>
              </w:rPr>
            </w:pPr>
            <w:ins w:id="7590"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591" w:author="Claude" w:date="2026-10-12T09:00:00Z"/>
              </w:rPr>
            </w:pPr>
          </w:p>
        </w:tc>
        <w:tc>
          <w:tcPr>
            <w:tcW w:w="1000" w:type="dxa"/>
            <w:vAlign w:val="center"/>
          </w:tcPr>
          <w:p>
            <w:pPr>
              <w:spacing w:before="20" w:after="20"/>
              <w:jc w:val="center"/>
              <w:rPr>
                <w:ins w:id="7592" w:author="Claude" w:date="2026-10-12T09:00:00Z"/>
              </w:rPr>
            </w:pPr>
          </w:p>
        </w:tc>
      </w:tr>
      <w:tr>
        <w:trPr>
          <w:cantSplit/>
          <w:ins w:id="7593" w:author="Claude" w:date="2026-10-12T09:00:00Z"/>
        </w:trPr>
        <w:tc>
          <w:tcPr>
            <w:tcW w:w="850" w:type="dxa"/>
            <w:vAlign w:val="center"/>
          </w:tcPr>
          <w:p>
            <w:pPr>
              <w:spacing w:before="20" w:after="20"/>
              <w:jc w:val="center"/>
              <w:rPr>
                <w:ins w:id="7594" w:author="Claude" w:date="2026-10-12T09:00:00Z"/>
              </w:rPr>
            </w:pPr>
            <w:ins w:id="7595" w:author="Claude" w:date="2026-10-12T09:00:00Z">
              <w:r>
                <w:rPr>
                  <w:rFonts w:ascii="Times New Roman" w:hAnsi="Times New Roman" w:cs="Times New Roman"/>
                  <w:sz w:val="22"/>
                  <w:szCs w:val="22"/>
                </w:rPr>
                <w:t xml:space="preserve">2.3</w:t>
              </w:r>
            </w:ins>
          </w:p>
        </w:tc>
        <w:tc>
          <w:tcPr>
            <w:tcW w:w="5222" w:type="dxa"/>
            <w:vAlign w:val="center"/>
          </w:tcPr>
          <w:p>
            <w:pPr>
              <w:spacing w:before="20" w:after="20"/>
              <w:rPr>
                <w:ins w:id="7596" w:author="Claude" w:date="2026-10-12T09:00:00Z"/>
              </w:rPr>
            </w:pPr>
            <w:ins w:id="7597" w:author="Claude" w:date="2026-10-12T09:00:00Z">
              <w:r>
                <w:rPr>
                  <w:rFonts w:ascii="Times New Roman" w:hAnsi="Times New Roman" w:cs="Times New Roman"/>
                  <w:sz w:val="22"/>
                  <w:szCs w:val="22"/>
                </w:rPr>
                <w:t xml:space="preserve">Bảo hiểm trách nhiệm dân sự đối với bên thứ ba</w:t>
              </w:r>
            </w:ins>
          </w:p>
        </w:tc>
        <w:tc>
          <w:tcPr>
            <w:tcW w:w="1000" w:type="dxa"/>
            <w:vAlign w:val="center"/>
          </w:tcPr>
          <w:p>
            <w:pPr>
              <w:spacing w:before="20" w:after="20"/>
              <w:jc w:val="center"/>
              <w:rPr>
                <w:ins w:id="7598" w:author="Claude" w:date="2026-10-12T09:00:00Z"/>
              </w:rPr>
            </w:pPr>
            <w:ins w:id="7599"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600" w:author="Claude" w:date="2026-10-12T09:00:00Z"/>
              </w:rPr>
            </w:pPr>
          </w:p>
        </w:tc>
        <w:tc>
          <w:tcPr>
            <w:tcW w:w="1000" w:type="dxa"/>
            <w:vAlign w:val="center"/>
          </w:tcPr>
          <w:p>
            <w:pPr>
              <w:spacing w:before="20" w:after="20"/>
              <w:jc w:val="center"/>
              <w:rPr>
                <w:ins w:id="7601" w:author="Claude" w:date="2026-10-12T09:00:00Z"/>
              </w:rPr>
            </w:pPr>
          </w:p>
        </w:tc>
      </w:tr>
      <w:tr>
        <w:trPr>
          <w:cantSplit/>
          <w:ins w:id="7602" w:author="Claude" w:date="2026-10-12T09:00:00Z"/>
        </w:trPr>
        <w:tc>
          <w:tcPr>
            <w:tcW w:w="850" w:type="dxa"/>
            <w:vAlign w:val="center"/>
          </w:tcPr>
          <w:p>
            <w:pPr>
              <w:spacing w:before="20" w:after="20"/>
              <w:jc w:val="center"/>
              <w:rPr>
                <w:ins w:id="7603" w:author="Claude" w:date="2026-10-12T09:00:00Z"/>
              </w:rPr>
            </w:pPr>
            <w:ins w:id="7604" w:author="Claude" w:date="2026-10-12T09:00:00Z">
              <w:r>
                <w:rPr>
                  <w:rFonts w:ascii="Times New Roman" w:hAnsi="Times New Roman" w:cs="Times New Roman"/>
                  <w:sz w:val="22"/>
                  <w:szCs w:val="22"/>
                </w:rPr>
                <w:t xml:space="preserve">2.4</w:t>
              </w:r>
            </w:ins>
          </w:p>
        </w:tc>
        <w:tc>
          <w:tcPr>
            <w:tcW w:w="5222" w:type="dxa"/>
            <w:vAlign w:val="center"/>
          </w:tcPr>
          <w:p>
            <w:pPr>
              <w:spacing w:before="20" w:after="20"/>
              <w:rPr>
                <w:ins w:id="7605" w:author="Claude" w:date="2026-10-12T09:00:00Z"/>
              </w:rPr>
            </w:pPr>
            <w:ins w:id="7606" w:author="Claude" w:date="2026-10-12T09:00:00Z">
              <w:r>
                <w:rPr>
                  <w:rFonts w:ascii="Times New Roman" w:hAnsi="Times New Roman" w:cs="Times New Roman"/>
                  <w:sz w:val="22"/>
                  <w:szCs w:val="22"/>
                </w:rPr>
                <w:t xml:space="preserve">Bảo hiểm công trình trong thời gian xây dựng (do Chủ đầu tư mua theo Điều 8.1 Hợp đồng)</w:t>
              </w:r>
            </w:ins>
          </w:p>
        </w:tc>
        <w:tc>
          <w:tcPr>
            <w:tcW w:w="1000" w:type="dxa"/>
            <w:vAlign w:val="center"/>
          </w:tcPr>
          <w:p>
            <w:pPr>
              <w:spacing w:before="20" w:after="20"/>
              <w:jc w:val="center"/>
              <w:rPr>
                <w:ins w:id="7607" w:author="Claude" w:date="2026-10-12T09:00:00Z"/>
              </w:rPr>
            </w:pPr>
          </w:p>
        </w:tc>
        <w:tc>
          <w:tcPr>
            <w:tcW w:w="1000" w:type="dxa"/>
            <w:vAlign w:val="center"/>
          </w:tcPr>
          <w:p>
            <w:pPr>
              <w:spacing w:before="20" w:after="20"/>
              <w:jc w:val="center"/>
              <w:rPr>
                <w:ins w:id="7608" w:author="Claude" w:date="2026-10-12T09:00:00Z"/>
              </w:rPr>
            </w:pPr>
            <w:ins w:id="7609"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610" w:author="Claude" w:date="2026-10-12T09:00:00Z"/>
              </w:rPr>
            </w:pPr>
          </w:p>
        </w:tc>
      </w:tr>
      <w:tr>
        <w:trPr>
          <w:cantSplit/>
          <w:ins w:id="7611" w:author="Claude" w:date="2026-10-12T09:00:00Z"/>
        </w:trPr>
        <w:tc>
          <w:tcPr>
            <w:tcW w:w="850" w:type="dxa"/>
            <w:vAlign w:val="center"/>
          </w:tcPr>
          <w:p>
            <w:pPr>
              <w:spacing w:before="20" w:after="20"/>
              <w:jc w:val="center"/>
              <w:rPr>
                <w:ins w:id="7612" w:author="Claude" w:date="2026-10-12T09:00:00Z"/>
              </w:rPr>
            </w:pPr>
            <w:ins w:id="7613" w:author="Claude" w:date="2026-10-12T09:00:00Z">
              <w:r>
                <w:rPr>
                  <w:rFonts w:ascii="Times New Roman" w:hAnsi="Times New Roman" w:cs="Times New Roman"/>
                  <w:sz w:val="22"/>
                  <w:szCs w:val="22"/>
                </w:rPr>
                <w:t xml:space="preserve">2.5</w:t>
              </w:r>
            </w:ins>
          </w:p>
        </w:tc>
        <w:tc>
          <w:tcPr>
            <w:tcW w:w="5222" w:type="dxa"/>
            <w:vAlign w:val="center"/>
          </w:tcPr>
          <w:p>
            <w:pPr>
              <w:spacing w:before="20" w:after="20"/>
              <w:rPr>
                <w:ins w:id="7614" w:author="Claude" w:date="2026-10-12T09:00:00Z"/>
              </w:rPr>
            </w:pPr>
            <w:ins w:id="7615" w:author="Claude" w:date="2026-10-12T09:00:00Z">
              <w:r>
                <w:rPr>
                  <w:rFonts w:ascii="Times New Roman" w:hAnsi="Times New Roman" w:cs="Times New Roman"/>
                  <w:sz w:val="22"/>
                  <w:szCs w:val="22"/>
                </w:rPr>
                <w:t xml:space="preserve">Thực hiện thủ tục yêu cầu bồi thường bảo hiểm công trình đối với tổn thất thuộc phạm vi công việc của Bên B; chịu phần thiệt hại không được bảo hiểm bồi thường</w:t>
              </w:r>
            </w:ins>
          </w:p>
        </w:tc>
        <w:tc>
          <w:tcPr>
            <w:tcW w:w="1000" w:type="dxa"/>
            <w:vAlign w:val="center"/>
          </w:tcPr>
          <w:p>
            <w:pPr>
              <w:spacing w:before="20" w:after="20"/>
              <w:jc w:val="center"/>
              <w:rPr>
                <w:ins w:id="7616" w:author="Claude" w:date="2026-10-12T09:00:00Z"/>
              </w:rPr>
            </w:pPr>
            <w:ins w:id="7617"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618" w:author="Claude" w:date="2026-10-12T09:00:00Z"/>
              </w:rPr>
            </w:pPr>
            <w:ins w:id="7619" w:author="Claude" w:date="2026-10-12T09:00:00Z">
              <w:r>
                <w:rPr>
                  <w:rFonts w:ascii="Times New Roman" w:hAnsi="Times New Roman" w:cs="Times New Roman"/>
                  <w:b/>
                  <w:bCs/>
                  <w:sz w:val="22"/>
                  <w:szCs w:val="22"/>
                </w:rPr>
                <w:t xml:space="preserve">C</w:t>
              </w:r>
            </w:ins>
          </w:p>
        </w:tc>
        <w:tc>
          <w:tcPr>
            <w:tcW w:w="1000" w:type="dxa"/>
            <w:vAlign w:val="center"/>
          </w:tcPr>
          <w:p>
            <w:pPr>
              <w:spacing w:before="20" w:after="20"/>
              <w:jc w:val="center"/>
              <w:rPr>
                <w:ins w:id="7620" w:author="Claude" w:date="2026-10-12T09:00:00Z"/>
              </w:rPr>
            </w:pPr>
          </w:p>
        </w:tc>
      </w:tr>
      <w:tr>
        <w:trPr>
          <w:cantSplit/>
          <w:ins w:id="7621" w:author="Claude" w:date="2026-10-12T09:00:00Z"/>
        </w:trPr>
        <w:tc>
          <w:tcPr>
            <w:tcW w:w="850" w:type="dxa"/>
            <w:vAlign w:val="center"/>
          </w:tcPr>
          <w:p>
            <w:pPr>
              <w:spacing w:before="20" w:after="20"/>
              <w:jc w:val="center"/>
              <w:rPr>
                <w:ins w:id="7622" w:author="Claude" w:date="2026-10-12T09:00:00Z"/>
              </w:rPr>
            </w:pPr>
            <w:ins w:id="7623" w:author="Claude" w:date="2026-10-12T09:00:00Z">
              <w:r>
                <w:rPr>
                  <w:rFonts w:ascii="Times New Roman" w:hAnsi="Times New Roman" w:cs="Times New Roman"/>
                  <w:sz w:val="22"/>
                  <w:szCs w:val="22"/>
                </w:rPr>
                <w:t xml:space="preserve">2.6</w:t>
              </w:r>
            </w:ins>
          </w:p>
        </w:tc>
        <w:tc>
          <w:tcPr>
            <w:tcW w:w="5222" w:type="dxa"/>
            <w:vAlign w:val="center"/>
          </w:tcPr>
          <w:p>
            <w:pPr>
              <w:spacing w:before="20" w:after="20"/>
              <w:rPr>
                <w:ins w:id="7624" w:author="Claude" w:date="2026-10-12T09:00:00Z"/>
              </w:rPr>
            </w:pPr>
            <w:ins w:id="7625" w:author="Claude" w:date="2026-10-12T09:00:00Z">
              <w:r>
                <w:rPr>
                  <w:rFonts w:ascii="Times New Roman" w:hAnsi="Times New Roman" w:cs="Times New Roman"/>
                  <w:sz w:val="22"/>
                  <w:szCs w:val="22"/>
                </w:rPr>
                <w:t xml:space="preserve">Các loại thuế, phí, lệ phí theo quy định hiện hành</w:t>
              </w:r>
            </w:ins>
          </w:p>
        </w:tc>
        <w:tc>
          <w:tcPr>
            <w:tcW w:w="1000" w:type="dxa"/>
            <w:vAlign w:val="center"/>
          </w:tcPr>
          <w:p>
            <w:pPr>
              <w:spacing w:before="20" w:after="20"/>
              <w:jc w:val="center"/>
              <w:rPr>
                <w:ins w:id="7626" w:author="Claude" w:date="2026-10-12T09:00:00Z"/>
              </w:rPr>
            </w:pPr>
            <w:ins w:id="7627"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628" w:author="Claude" w:date="2026-10-12T09:00:00Z"/>
              </w:rPr>
            </w:pPr>
          </w:p>
        </w:tc>
        <w:tc>
          <w:tcPr>
            <w:tcW w:w="1000" w:type="dxa"/>
            <w:vAlign w:val="center"/>
          </w:tcPr>
          <w:p>
            <w:pPr>
              <w:spacing w:before="20" w:after="20"/>
              <w:jc w:val="center"/>
              <w:rPr>
                <w:ins w:id="7629" w:author="Claude" w:date="2026-10-12T09:00:00Z"/>
              </w:rPr>
            </w:pPr>
          </w:p>
        </w:tc>
      </w:tr>
      <w:tr>
        <w:trPr>
          <w:cantSplit/>
          <w:ins w:id="7630" w:author="Claude" w:date="2026-10-12T09:00:00Z"/>
        </w:trPr>
        <w:tc>
          <w:tcPr>
            <w:tcW w:w="850" w:type="dxa"/>
            <w:shd w:val="clear" w:color="auto" w:fill="D9D9D9"/>
            <w:vAlign w:val="center"/>
          </w:tcPr>
          <w:p>
            <w:pPr>
              <w:spacing w:before="20" w:after="20"/>
              <w:jc w:val="center"/>
              <w:rPr>
                <w:ins w:id="7631" w:author="Claude" w:date="2026-10-12T09:00:00Z"/>
              </w:rPr>
            </w:pPr>
            <w:ins w:id="7632" w:author="Claude" w:date="2026-10-12T09:00:00Z">
              <w:r>
                <w:rPr>
                  <w:rFonts w:ascii="Times New Roman" w:hAnsi="Times New Roman" w:cs="Times New Roman"/>
                  <w:b/>
                  <w:bCs/>
                  <w:sz w:val="22"/>
                  <w:szCs w:val="22"/>
                </w:rPr>
                <w:t xml:space="preserve">3</w:t>
              </w:r>
            </w:ins>
          </w:p>
        </w:tc>
        <w:tc>
          <w:tcPr>
            <w:tcW w:w="5222" w:type="dxa"/>
            <w:shd w:val="clear" w:color="auto" w:fill="D9D9D9"/>
            <w:vAlign w:val="center"/>
          </w:tcPr>
          <w:p>
            <w:pPr>
              <w:spacing w:before="20" w:after="20"/>
              <w:rPr>
                <w:ins w:id="7633" w:author="Claude" w:date="2026-10-12T09:00:00Z"/>
              </w:rPr>
            </w:pPr>
            <w:ins w:id="7634" w:author="Claude" w:date="2026-10-12T09:00:00Z">
              <w:r>
                <w:rPr>
                  <w:rFonts w:ascii="Times New Roman" w:hAnsi="Times New Roman" w:cs="Times New Roman"/>
                  <w:b/>
                  <w:bCs/>
                  <w:sz w:val="22"/>
                  <w:szCs w:val="22"/>
                </w:rPr>
                <w:t xml:space="preserve">Công tác thi công chính</w:t>
              </w:r>
            </w:ins>
          </w:p>
        </w:tc>
        <w:tc>
          <w:tcPr>
            <w:tcW w:w="1000" w:type="dxa"/>
            <w:shd w:val="clear" w:color="auto" w:fill="D9D9D9"/>
            <w:vAlign w:val="center"/>
          </w:tcPr>
          <w:p>
            <w:pPr>
              <w:spacing w:before="20" w:after="20"/>
              <w:jc w:val="center"/>
              <w:rPr>
                <w:ins w:id="7635" w:author="Claude" w:date="2026-10-12T09:00:00Z"/>
              </w:rPr>
            </w:pPr>
          </w:p>
        </w:tc>
        <w:tc>
          <w:tcPr>
            <w:tcW w:w="1000" w:type="dxa"/>
            <w:shd w:val="clear" w:color="auto" w:fill="D9D9D9"/>
            <w:vAlign w:val="center"/>
          </w:tcPr>
          <w:p>
            <w:pPr>
              <w:spacing w:before="20" w:after="20"/>
              <w:jc w:val="center"/>
              <w:rPr>
                <w:ins w:id="7636" w:author="Claude" w:date="2026-10-12T09:00:00Z"/>
              </w:rPr>
            </w:pPr>
          </w:p>
        </w:tc>
        <w:tc>
          <w:tcPr>
            <w:tcW w:w="1000" w:type="dxa"/>
            <w:shd w:val="clear" w:color="auto" w:fill="D9D9D9"/>
            <w:vAlign w:val="center"/>
          </w:tcPr>
          <w:p>
            <w:pPr>
              <w:spacing w:before="20" w:after="20"/>
              <w:jc w:val="center"/>
              <w:rPr>
                <w:ins w:id="7637" w:author="Claude" w:date="2026-10-12T09:00:00Z"/>
              </w:rPr>
            </w:pPr>
          </w:p>
        </w:tc>
      </w:tr>
      <w:tr>
        <w:trPr>
          <w:cantSplit/>
          <w:ins w:id="7638" w:author="Claude" w:date="2026-10-12T09:00:00Z"/>
        </w:trPr>
        <w:tc>
          <w:tcPr>
            <w:tcW w:w="850" w:type="dxa"/>
            <w:shd w:val="clear" w:color="auto" w:fill="F2F2F2"/>
            <w:vAlign w:val="center"/>
          </w:tcPr>
          <w:p>
            <w:pPr>
              <w:spacing w:before="20" w:after="20"/>
              <w:jc w:val="center"/>
              <w:rPr>
                <w:ins w:id="7639" w:author="Claude" w:date="2026-10-12T09:00:00Z"/>
              </w:rPr>
            </w:pPr>
            <w:ins w:id="7640" w:author="Claude" w:date="2026-10-12T09:00:00Z">
              <w:r>
                <w:rPr>
                  <w:rFonts w:ascii="Times New Roman" w:hAnsi="Times New Roman" w:cs="Times New Roman"/>
                  <w:b/>
                  <w:bCs/>
                  <w:sz w:val="22"/>
                  <w:szCs w:val="22"/>
                </w:rPr>
                <w:t xml:space="preserve">3.1</w:t>
              </w:r>
            </w:ins>
          </w:p>
        </w:tc>
        <w:tc>
          <w:tcPr>
            <w:tcW w:w="5222" w:type="dxa"/>
            <w:shd w:val="clear" w:color="auto" w:fill="F2F2F2"/>
            <w:vAlign w:val="center"/>
          </w:tcPr>
          <w:p>
            <w:pPr>
              <w:spacing w:before="20" w:after="20"/>
              <w:rPr>
                <w:ins w:id="7641" w:author="Claude" w:date="2026-10-12T09:00:00Z"/>
              </w:rPr>
            </w:pPr>
            <w:ins w:id="7642" w:author="Claude" w:date="2026-10-12T09:00:00Z">
              <w:r>
                <w:rPr>
                  <w:rFonts w:ascii="Times New Roman" w:hAnsi="Times New Roman" w:cs="Times New Roman"/>
                  <w:b/>
                  <w:bCs/>
                  <w:sz w:val="22"/>
                  <w:szCs w:val="22"/>
                </w:rPr>
                <w:t xml:space="preserve">Hạ mực nước ngầm và giao diện với công tác đất (công tác đất do Nhà thầu khác thực hiện)</w:t>
              </w:r>
            </w:ins>
          </w:p>
        </w:tc>
        <w:tc>
          <w:tcPr>
            <w:tcW w:w="1000" w:type="dxa"/>
            <w:shd w:val="clear" w:color="auto" w:fill="F2F2F2"/>
            <w:vAlign w:val="center"/>
          </w:tcPr>
          <w:p>
            <w:pPr>
              <w:spacing w:before="20" w:after="20"/>
              <w:jc w:val="center"/>
              <w:rPr>
                <w:ins w:id="7643" w:author="Claude" w:date="2026-10-12T09:00:00Z"/>
              </w:rPr>
            </w:pPr>
          </w:p>
        </w:tc>
        <w:tc>
          <w:tcPr>
            <w:tcW w:w="1000" w:type="dxa"/>
            <w:shd w:val="clear" w:color="auto" w:fill="F2F2F2"/>
            <w:vAlign w:val="center"/>
          </w:tcPr>
          <w:p>
            <w:pPr>
              <w:spacing w:before="20" w:after="20"/>
              <w:jc w:val="center"/>
              <w:rPr>
                <w:ins w:id="7644" w:author="Claude" w:date="2026-10-12T09:00:00Z"/>
              </w:rPr>
            </w:pPr>
          </w:p>
        </w:tc>
        <w:tc>
          <w:tcPr>
            <w:tcW w:w="1000" w:type="dxa"/>
            <w:shd w:val="clear" w:color="auto" w:fill="F2F2F2"/>
            <w:vAlign w:val="center"/>
          </w:tcPr>
          <w:p>
            <w:pPr>
              <w:spacing w:before="20" w:after="20"/>
              <w:jc w:val="center"/>
              <w:rPr>
                <w:ins w:id="7645" w:author="Claude" w:date="2026-10-12T09:00:00Z"/>
              </w:rPr>
            </w:pPr>
          </w:p>
        </w:tc>
      </w:tr>
      <w:tr>
        <w:trPr>
          <w:cantSplit/>
          <w:ins w:id="7646" w:author="Claude" w:date="2026-10-12T09:00:00Z"/>
        </w:trPr>
        <w:tc>
          <w:tcPr>
            <w:tcW w:w="850" w:type="dxa"/>
            <w:vAlign w:val="center"/>
          </w:tcPr>
          <w:p>
            <w:pPr>
              <w:spacing w:before="20" w:after="20"/>
              <w:jc w:val="center"/>
              <w:rPr>
                <w:ins w:id="7647" w:author="Claude" w:date="2026-10-12T09:00:00Z"/>
              </w:rPr>
            </w:pPr>
            <w:ins w:id="7648" w:author="Claude" w:date="2026-10-12T09:00:00Z">
              <w:r>
                <w:rPr>
                  <w:rFonts w:ascii="Times New Roman" w:hAnsi="Times New Roman" w:cs="Times New Roman"/>
                  <w:sz w:val="22"/>
                  <w:szCs w:val="22"/>
                </w:rPr>
                <w:t xml:space="preserve">3.1.1</w:t>
              </w:r>
            </w:ins>
          </w:p>
        </w:tc>
        <w:tc>
          <w:tcPr>
            <w:tcW w:w="5222" w:type="dxa"/>
            <w:vAlign w:val="center"/>
          </w:tcPr>
          <w:p>
            <w:pPr>
              <w:spacing w:before="20" w:after="20"/>
              <w:rPr>
                <w:ins w:id="7649" w:author="Claude" w:date="2026-10-12T09:00:00Z"/>
              </w:rPr>
            </w:pPr>
            <w:ins w:id="7650" w:author="Claude" w:date="2026-10-12T09:00:00Z">
              <w:r>
                <w:rPr>
                  <w:rFonts w:ascii="Times New Roman" w:hAnsi="Times New Roman" w:cs="Times New Roman"/>
                  <w:sz w:val="22"/>
                  <w:szCs w:val="22"/>
                </w:rPr>
                <w:t xml:space="preserve">Cung cấp máy móc, thiết bị, nhân lực, nguồn điện dự phòng để thi công hệ thống hạ mực nước ngầm theo thiết kế được phê duyệt (nếu có); vận hành liên tục hệ thống hạ mực nước ngầm, tiêu thoát nước hố móng trong suốt thời gian thi công Phần ngầm</w:t>
              </w:r>
            </w:ins>
          </w:p>
        </w:tc>
        <w:tc>
          <w:tcPr>
            <w:tcW w:w="1000" w:type="dxa"/>
            <w:vAlign w:val="center"/>
          </w:tcPr>
          <w:p>
            <w:pPr>
              <w:spacing w:before="20" w:after="20"/>
              <w:jc w:val="center"/>
              <w:rPr>
                <w:ins w:id="7651" w:author="Claude" w:date="2026-10-12T09:00:00Z"/>
              </w:rPr>
            </w:pPr>
            <w:ins w:id="7652"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653" w:author="Claude" w:date="2026-10-12T09:00:00Z"/>
              </w:rPr>
            </w:pPr>
          </w:p>
        </w:tc>
        <w:tc>
          <w:tcPr>
            <w:tcW w:w="1000" w:type="dxa"/>
            <w:vAlign w:val="center"/>
          </w:tcPr>
          <w:p>
            <w:pPr>
              <w:spacing w:before="20" w:after="20"/>
              <w:jc w:val="center"/>
              <w:rPr>
                <w:ins w:id="7654" w:author="Claude" w:date="2026-10-12T09:00:00Z"/>
              </w:rPr>
            </w:pPr>
          </w:p>
        </w:tc>
      </w:tr>
      <w:tr>
        <w:trPr>
          <w:cantSplit/>
          <w:ins w:id="7655" w:author="Claude" w:date="2026-10-12T09:00:00Z"/>
        </w:trPr>
        <w:tc>
          <w:tcPr>
            <w:tcW w:w="850" w:type="dxa"/>
            <w:vAlign w:val="center"/>
          </w:tcPr>
          <w:p>
            <w:pPr>
              <w:spacing w:before="20" w:after="20"/>
              <w:jc w:val="center"/>
              <w:rPr>
                <w:ins w:id="7656" w:author="Claude" w:date="2026-10-12T09:00:00Z"/>
              </w:rPr>
            </w:pPr>
            <w:ins w:id="7657" w:author="Claude" w:date="2026-10-12T09:00:00Z">
              <w:r>
                <w:rPr>
                  <w:rFonts w:ascii="Times New Roman" w:hAnsi="Times New Roman" w:cs="Times New Roman"/>
                  <w:sz w:val="22"/>
                  <w:szCs w:val="22"/>
                </w:rPr>
                <w:t xml:space="preserve">3.1.2</w:t>
              </w:r>
            </w:ins>
          </w:p>
        </w:tc>
        <w:tc>
          <w:tcPr>
            <w:tcW w:w="5222" w:type="dxa"/>
            <w:vAlign w:val="center"/>
          </w:tcPr>
          <w:p>
            <w:pPr>
              <w:spacing w:before="20" w:after="20"/>
              <w:rPr>
                <w:ins w:id="7658" w:author="Claude" w:date="2026-10-12T09:00:00Z"/>
              </w:rPr>
            </w:pPr>
            <w:ins w:id="7659" w:author="Claude" w:date="2026-10-12T09:00:00Z">
              <w:r>
                <w:rPr>
                  <w:rFonts w:ascii="Times New Roman" w:hAnsi="Times New Roman" w:cs="Times New Roman"/>
                  <w:sz w:val="22"/>
                  <w:szCs w:val="22"/>
                </w:rPr>
                <w:t xml:space="preserve">Lập, trình duyệt trình tự đào đất theo từng lớp tương ứng với cao độ lắp đặt văng chống; kiểm tra, giám sát việc đào đất của Nhà thầu khác trong phạm vi ảnh hưởng của hệ cừ, văng chống; lập biên bản, báo cáo ngay Bên A khi phát hiện hành vi gây mất ổn định hệ cừ, văng chống</w:t>
              </w:r>
            </w:ins>
          </w:p>
        </w:tc>
        <w:tc>
          <w:tcPr>
            <w:tcW w:w="1000" w:type="dxa"/>
            <w:vAlign w:val="center"/>
          </w:tcPr>
          <w:p>
            <w:pPr>
              <w:spacing w:before="20" w:after="20"/>
              <w:jc w:val="center"/>
              <w:rPr>
                <w:ins w:id="7660" w:author="Claude" w:date="2026-10-12T09:00:00Z"/>
              </w:rPr>
            </w:pPr>
            <w:ins w:id="7661"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662" w:author="Claude" w:date="2026-10-12T09:00:00Z"/>
              </w:rPr>
            </w:pPr>
            <w:ins w:id="7663" w:author="Claude" w:date="2026-10-12T09:00:00Z">
              <w:r>
                <w:rPr>
                  <w:rFonts w:ascii="Times New Roman" w:hAnsi="Times New Roman" w:cs="Times New Roman"/>
                  <w:b/>
                  <w:bCs/>
                  <w:sz w:val="22"/>
                  <w:szCs w:val="22"/>
                </w:rPr>
                <w:t xml:space="preserve">C</w:t>
              </w:r>
            </w:ins>
          </w:p>
        </w:tc>
        <w:tc>
          <w:tcPr>
            <w:tcW w:w="1000" w:type="dxa"/>
            <w:vAlign w:val="center"/>
          </w:tcPr>
          <w:p>
            <w:pPr>
              <w:spacing w:before="20" w:after="20"/>
              <w:jc w:val="center"/>
              <w:rPr>
                <w:ins w:id="7664" w:author="Claude" w:date="2026-10-12T09:00:00Z"/>
              </w:rPr>
            </w:pPr>
            <w:ins w:id="7665" w:author="Claude" w:date="2026-10-12T09:00:00Z">
              <w:r>
                <w:rPr>
                  <w:rFonts w:ascii="Times New Roman" w:hAnsi="Times New Roman" w:cs="Times New Roman"/>
                  <w:b/>
                  <w:bCs/>
                  <w:sz w:val="22"/>
                  <w:szCs w:val="22"/>
                </w:rPr>
                <w:t xml:space="preserve">Phối hợp</w:t>
              </w:r>
            </w:ins>
          </w:p>
        </w:tc>
      </w:tr>
      <w:tr>
        <w:trPr>
          <w:cantSplit/>
          <w:ins w:id="7666" w:author="Claude" w:date="2026-10-12T09:00:00Z"/>
        </w:trPr>
        <w:tc>
          <w:tcPr>
            <w:tcW w:w="850" w:type="dxa"/>
            <w:vAlign w:val="center"/>
          </w:tcPr>
          <w:p>
            <w:pPr>
              <w:spacing w:before="20" w:after="20"/>
              <w:jc w:val="center"/>
              <w:rPr>
                <w:ins w:id="7667" w:author="Claude" w:date="2026-10-12T09:00:00Z"/>
              </w:rPr>
            </w:pPr>
            <w:ins w:id="7668" w:author="Claude" w:date="2026-10-12T09:00:00Z">
              <w:r>
                <w:rPr>
                  <w:rFonts w:ascii="Times New Roman" w:hAnsi="Times New Roman" w:cs="Times New Roman"/>
                  <w:sz w:val="22"/>
                  <w:szCs w:val="22"/>
                </w:rPr>
                <w:t xml:space="preserve">3.1.3</w:t>
              </w:r>
            </w:ins>
          </w:p>
        </w:tc>
        <w:tc>
          <w:tcPr>
            <w:tcW w:w="5222" w:type="dxa"/>
            <w:vAlign w:val="center"/>
          </w:tcPr>
          <w:p>
            <w:pPr>
              <w:spacing w:before="20" w:after="20"/>
              <w:rPr>
                <w:ins w:id="7669" w:author="Claude" w:date="2026-10-12T09:00:00Z"/>
              </w:rPr>
            </w:pPr>
            <w:ins w:id="7670" w:author="Claude" w:date="2026-10-12T09:00:00Z">
              <w:r>
                <w:rPr>
                  <w:rFonts w:ascii="Times New Roman" w:hAnsi="Times New Roman" w:cs="Times New Roman"/>
                  <w:sz w:val="22"/>
                  <w:szCs w:val="22"/>
                </w:rPr>
                <w:t xml:space="preserve">Đào đất, sửa hố móng, vận chuyển và đổ thải đất đào</w:t>
              </w:r>
            </w:ins>
          </w:p>
        </w:tc>
        <w:tc>
          <w:tcPr>
            <w:tcW w:w="1000" w:type="dxa"/>
            <w:vAlign w:val="center"/>
          </w:tcPr>
          <w:p>
            <w:pPr>
              <w:spacing w:before="20" w:after="20"/>
              <w:jc w:val="center"/>
              <w:rPr>
                <w:ins w:id="7671" w:author="Claude" w:date="2026-10-12T09:00:00Z"/>
              </w:rPr>
            </w:pPr>
            <w:ins w:id="7672" w:author="Claude" w:date="2026-10-12T09:00:00Z">
              <w:r>
                <w:rPr>
                  <w:rFonts w:ascii="Times New Roman" w:hAnsi="Times New Roman" w:cs="Times New Roman"/>
                  <w:b/>
                  <w:bCs/>
                  <w:sz w:val="22"/>
                  <w:szCs w:val="22"/>
                </w:rPr>
                <w:t xml:space="preserve">-</w:t>
              </w:r>
            </w:ins>
          </w:p>
        </w:tc>
        <w:tc>
          <w:tcPr>
            <w:tcW w:w="1000" w:type="dxa"/>
            <w:vAlign w:val="center"/>
          </w:tcPr>
          <w:p>
            <w:pPr>
              <w:spacing w:before="20" w:after="20"/>
              <w:jc w:val="center"/>
              <w:rPr>
                <w:ins w:id="7673" w:author="Claude" w:date="2026-10-12T09:00:00Z"/>
              </w:rPr>
            </w:pPr>
            <w:ins w:id="7674" w:author="Claude" w:date="2026-10-12T09:00:00Z">
              <w:r>
                <w:rPr>
                  <w:rFonts w:ascii="Times New Roman" w:hAnsi="Times New Roman" w:cs="Times New Roman"/>
                  <w:b/>
                  <w:bCs/>
                  <w:sz w:val="22"/>
                  <w:szCs w:val="22"/>
                </w:rPr>
                <w:t xml:space="preserve">C</w:t>
              </w:r>
            </w:ins>
          </w:p>
        </w:tc>
        <w:tc>
          <w:tcPr>
            <w:tcW w:w="1000" w:type="dxa"/>
            <w:vAlign w:val="center"/>
          </w:tcPr>
          <w:p>
            <w:pPr>
              <w:spacing w:before="20" w:after="20"/>
              <w:jc w:val="center"/>
              <w:rPr>
                <w:ins w:id="7675" w:author="Claude" w:date="2026-10-12T09:00:00Z"/>
              </w:rPr>
            </w:pPr>
            <w:ins w:id="7676" w:author="Claude" w:date="2026-10-12T09:00:00Z">
              <w:r>
                <w:rPr>
                  <w:rFonts w:ascii="Times New Roman" w:hAnsi="Times New Roman" w:cs="Times New Roman"/>
                  <w:b/>
                  <w:bCs/>
                  <w:sz w:val="22"/>
                  <w:szCs w:val="22"/>
                </w:rPr>
                <w:t xml:space="preserve">P</w:t>
              </w:r>
            </w:ins>
          </w:p>
        </w:tc>
      </w:tr>
      <w:tr>
        <w:trPr>
          <w:cantSplit/>
          <w:ins w:id="7677" w:author="Claude" w:date="2026-10-12T09:00:00Z"/>
        </w:trPr>
        <w:tc>
          <w:tcPr>
            <w:tcW w:w="850" w:type="dxa"/>
            <w:vAlign w:val="center"/>
          </w:tcPr>
          <w:p>
            <w:pPr>
              <w:spacing w:before="20" w:after="20"/>
              <w:jc w:val="center"/>
              <w:rPr>
                <w:ins w:id="7678" w:author="Claude" w:date="2026-10-12T09:00:00Z"/>
              </w:rPr>
            </w:pPr>
            <w:ins w:id="7679" w:author="Claude" w:date="2026-10-12T09:00:00Z">
              <w:r>
                <w:rPr>
                  <w:rFonts w:ascii="Times New Roman" w:hAnsi="Times New Roman" w:cs="Times New Roman"/>
                  <w:sz w:val="22"/>
                  <w:szCs w:val="22"/>
                </w:rPr>
                <w:t xml:space="preserve">3.1.4</w:t>
              </w:r>
            </w:ins>
          </w:p>
        </w:tc>
        <w:tc>
          <w:tcPr>
            <w:tcW w:w="5222" w:type="dxa"/>
            <w:vAlign w:val="center"/>
          </w:tcPr>
          <w:p>
            <w:pPr>
              <w:spacing w:before="20" w:after="20"/>
              <w:rPr>
                <w:ins w:id="7680" w:author="Claude" w:date="2026-10-12T09:00:00Z"/>
              </w:rPr>
            </w:pPr>
            <w:ins w:id="7681" w:author="Claude" w:date="2026-10-12T09:00:00Z">
              <w:r>
                <w:rPr>
                  <w:rFonts w:ascii="Times New Roman" w:hAnsi="Times New Roman" w:cs="Times New Roman"/>
                  <w:sz w:val="22"/>
                  <w:szCs w:val="22"/>
                </w:rPr>
                <w:t xml:space="preserve">Nhận bàn giao hố móng, cao độ đáy đào từ Nhà thầu khác (có xác nhận của Bên A); vệ sinh, tiêu thoát nước hố móng trước khi thi công bê tông lót; bảo vệ hố móng sau khi nhận bàn giao</w:t>
              </w:r>
            </w:ins>
          </w:p>
        </w:tc>
        <w:tc>
          <w:tcPr>
            <w:tcW w:w="1000" w:type="dxa"/>
            <w:vAlign w:val="center"/>
          </w:tcPr>
          <w:p>
            <w:pPr>
              <w:spacing w:before="20" w:after="20"/>
              <w:jc w:val="center"/>
              <w:rPr>
                <w:ins w:id="7682" w:author="Claude" w:date="2026-10-12T09:00:00Z"/>
              </w:rPr>
            </w:pPr>
            <w:ins w:id="7683"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684" w:author="Claude" w:date="2026-10-12T09:00:00Z"/>
              </w:rPr>
            </w:pPr>
            <w:ins w:id="7685" w:author="Claude" w:date="2026-10-12T09:00:00Z">
              <w:r>
                <w:rPr>
                  <w:rFonts w:ascii="Times New Roman" w:hAnsi="Times New Roman" w:cs="Times New Roman"/>
                  <w:b/>
                  <w:bCs/>
                  <w:sz w:val="22"/>
                  <w:szCs w:val="22"/>
                </w:rPr>
                <w:t xml:space="preserve">C</w:t>
              </w:r>
            </w:ins>
          </w:p>
        </w:tc>
        <w:tc>
          <w:tcPr>
            <w:tcW w:w="1000" w:type="dxa"/>
            <w:vAlign w:val="center"/>
          </w:tcPr>
          <w:p>
            <w:pPr>
              <w:spacing w:before="20" w:after="20"/>
              <w:jc w:val="center"/>
              <w:rPr>
                <w:ins w:id="7686" w:author="Claude" w:date="2026-10-12T09:00:00Z"/>
              </w:rPr>
            </w:pPr>
            <w:ins w:id="7687" w:author="Claude" w:date="2026-10-12T09:00:00Z">
              <w:r>
                <w:rPr>
                  <w:rFonts w:ascii="Times New Roman" w:hAnsi="Times New Roman" w:cs="Times New Roman"/>
                  <w:b/>
                  <w:bCs/>
                  <w:sz w:val="22"/>
                  <w:szCs w:val="22"/>
                </w:rPr>
                <w:t xml:space="preserve">Bàn giao</w:t>
              </w:r>
            </w:ins>
          </w:p>
        </w:tc>
      </w:tr>
      <w:tr>
        <w:trPr>
          <w:cantSplit/>
          <w:ins w:id="7688" w:author="Claude" w:date="2026-10-12T09:00:00Z"/>
        </w:trPr>
        <w:tc>
          <w:tcPr>
            <w:tcW w:w="850" w:type="dxa"/>
            <w:vAlign w:val="center"/>
          </w:tcPr>
          <w:p>
            <w:pPr>
              <w:spacing w:before="20" w:after="20"/>
              <w:jc w:val="center"/>
              <w:rPr>
                <w:ins w:id="7689" w:author="Claude" w:date="2026-10-12T09:00:00Z"/>
              </w:rPr>
            </w:pPr>
            <w:ins w:id="7690" w:author="Claude" w:date="2026-10-12T09:00:00Z">
              <w:r>
                <w:rPr>
                  <w:rFonts w:ascii="Times New Roman" w:hAnsi="Times New Roman" w:cs="Times New Roman"/>
                  <w:sz w:val="22"/>
                  <w:szCs w:val="22"/>
                </w:rPr>
                <w:t xml:space="preserve">3.1.5</w:t>
              </w:r>
            </w:ins>
          </w:p>
        </w:tc>
        <w:tc>
          <w:tcPr>
            <w:tcW w:w="5222" w:type="dxa"/>
            <w:vAlign w:val="center"/>
          </w:tcPr>
          <w:p>
            <w:pPr>
              <w:spacing w:before="20" w:after="20"/>
              <w:rPr>
                <w:ins w:id="7691" w:author="Claude" w:date="2026-10-12T09:00:00Z"/>
              </w:rPr>
            </w:pPr>
            <w:ins w:id="7692" w:author="Claude" w:date="2026-10-12T09:00:00Z">
              <w:r>
                <w:rPr>
                  <w:rFonts w:ascii="Times New Roman" w:hAnsi="Times New Roman" w:cs="Times New Roman"/>
                  <w:sz w:val="22"/>
                  <w:szCs w:val="22"/>
                </w:rPr>
                <w:t xml:space="preserve">Đắp đất hoàn trả hố móng, mang tường tầng hầm</w:t>
              </w:r>
            </w:ins>
          </w:p>
        </w:tc>
        <w:tc>
          <w:tcPr>
            <w:tcW w:w="1000" w:type="dxa"/>
            <w:vAlign w:val="center"/>
          </w:tcPr>
          <w:p>
            <w:pPr>
              <w:spacing w:before="20" w:after="20"/>
              <w:jc w:val="center"/>
              <w:rPr>
                <w:ins w:id="7693" w:author="Claude" w:date="2026-10-12T09:00:00Z"/>
              </w:rPr>
            </w:pPr>
            <w:ins w:id="7694" w:author="Claude" w:date="2026-10-12T09:00:00Z">
              <w:r>
                <w:rPr>
                  <w:rFonts w:ascii="Times New Roman" w:hAnsi="Times New Roman" w:cs="Times New Roman"/>
                  <w:b/>
                  <w:bCs/>
                  <w:sz w:val="22"/>
                  <w:szCs w:val="22"/>
                </w:rPr>
                <w:t xml:space="preserve">Phối hợp</w:t>
              </w:r>
            </w:ins>
          </w:p>
        </w:tc>
        <w:tc>
          <w:tcPr>
            <w:tcW w:w="1000" w:type="dxa"/>
            <w:vAlign w:val="center"/>
          </w:tcPr>
          <w:p>
            <w:pPr>
              <w:spacing w:before="20" w:after="20"/>
              <w:jc w:val="center"/>
              <w:rPr>
                <w:ins w:id="7695" w:author="Claude" w:date="2026-10-12T09:00:00Z"/>
              </w:rPr>
            </w:pPr>
            <w:ins w:id="7696" w:author="Claude" w:date="2026-10-12T09:00:00Z">
              <w:r>
                <w:rPr>
                  <w:rFonts w:ascii="Times New Roman" w:hAnsi="Times New Roman" w:cs="Times New Roman"/>
                  <w:b/>
                  <w:bCs/>
                  <w:sz w:val="22"/>
                  <w:szCs w:val="22"/>
                </w:rPr>
                <w:t xml:space="preserve">C</w:t>
              </w:r>
            </w:ins>
          </w:p>
        </w:tc>
        <w:tc>
          <w:tcPr>
            <w:tcW w:w="1000" w:type="dxa"/>
            <w:vAlign w:val="center"/>
          </w:tcPr>
          <w:p>
            <w:pPr>
              <w:spacing w:before="20" w:after="20"/>
              <w:jc w:val="center"/>
              <w:rPr>
                <w:ins w:id="7697" w:author="Claude" w:date="2026-10-12T09:00:00Z"/>
              </w:rPr>
            </w:pPr>
            <w:ins w:id="7698" w:author="Claude" w:date="2026-10-12T09:00:00Z">
              <w:r>
                <w:rPr>
                  <w:rFonts w:ascii="Times New Roman" w:hAnsi="Times New Roman" w:cs="Times New Roman"/>
                  <w:b/>
                  <w:bCs/>
                  <w:sz w:val="22"/>
                  <w:szCs w:val="22"/>
                </w:rPr>
                <w:t xml:space="preserve">P</w:t>
              </w:r>
            </w:ins>
          </w:p>
        </w:tc>
      </w:tr>
      <w:tr>
        <w:trPr>
          <w:cantSplit/>
          <w:ins w:id="7699" w:author="Claude" w:date="2026-10-12T09:00:00Z"/>
        </w:trPr>
        <w:tc>
          <w:tcPr>
            <w:tcW w:w="850" w:type="dxa"/>
            <w:shd w:val="clear" w:color="auto" w:fill="F2F2F2"/>
            <w:vAlign w:val="center"/>
          </w:tcPr>
          <w:p>
            <w:pPr>
              <w:spacing w:before="20" w:after="20"/>
              <w:jc w:val="center"/>
              <w:rPr>
                <w:ins w:id="7700" w:author="Claude" w:date="2026-10-12T09:00:00Z"/>
              </w:rPr>
            </w:pPr>
            <w:ins w:id="7701" w:author="Claude" w:date="2026-10-12T09:00:00Z">
              <w:r>
                <w:rPr>
                  <w:rFonts w:ascii="Times New Roman" w:hAnsi="Times New Roman" w:cs="Times New Roman"/>
                  <w:b/>
                  <w:bCs/>
                  <w:sz w:val="22"/>
                  <w:szCs w:val="22"/>
                </w:rPr>
                <w:t xml:space="preserve">3.2</w:t>
              </w:r>
            </w:ins>
          </w:p>
        </w:tc>
        <w:tc>
          <w:tcPr>
            <w:tcW w:w="5222" w:type="dxa"/>
            <w:shd w:val="clear" w:color="auto" w:fill="F2F2F2"/>
            <w:vAlign w:val="center"/>
          </w:tcPr>
          <w:p>
            <w:pPr>
              <w:spacing w:before="20" w:after="20"/>
              <w:rPr>
                <w:ins w:id="7702" w:author="Claude" w:date="2026-10-12T09:00:00Z"/>
              </w:rPr>
            </w:pPr>
            <w:ins w:id="7703" w:author="Claude" w:date="2026-10-12T09:00:00Z">
              <w:r>
                <w:rPr>
                  <w:rFonts w:ascii="Times New Roman" w:hAnsi="Times New Roman" w:cs="Times New Roman"/>
                  <w:b/>
                  <w:bCs/>
                  <w:sz w:val="22"/>
                  <w:szCs w:val="22"/>
                </w:rPr>
                <w:t xml:space="preserve">Hệ cừ và văng chống</w:t>
              </w:r>
            </w:ins>
          </w:p>
        </w:tc>
        <w:tc>
          <w:tcPr>
            <w:tcW w:w="1000" w:type="dxa"/>
            <w:shd w:val="clear" w:color="auto" w:fill="F2F2F2"/>
            <w:vAlign w:val="center"/>
          </w:tcPr>
          <w:p>
            <w:pPr>
              <w:spacing w:before="20" w:after="20"/>
              <w:jc w:val="center"/>
              <w:rPr>
                <w:ins w:id="7704" w:author="Claude" w:date="2026-10-12T09:00:00Z"/>
              </w:rPr>
            </w:pPr>
          </w:p>
        </w:tc>
        <w:tc>
          <w:tcPr>
            <w:tcW w:w="1000" w:type="dxa"/>
            <w:shd w:val="clear" w:color="auto" w:fill="F2F2F2"/>
            <w:vAlign w:val="center"/>
          </w:tcPr>
          <w:p>
            <w:pPr>
              <w:spacing w:before="20" w:after="20"/>
              <w:jc w:val="center"/>
              <w:rPr>
                <w:ins w:id="7705" w:author="Claude" w:date="2026-10-12T09:00:00Z"/>
              </w:rPr>
            </w:pPr>
          </w:p>
        </w:tc>
        <w:tc>
          <w:tcPr>
            <w:tcW w:w="1000" w:type="dxa"/>
            <w:shd w:val="clear" w:color="auto" w:fill="F2F2F2"/>
            <w:vAlign w:val="center"/>
          </w:tcPr>
          <w:p>
            <w:pPr>
              <w:spacing w:before="20" w:after="20"/>
              <w:jc w:val="center"/>
              <w:rPr>
                <w:ins w:id="7706" w:author="Claude" w:date="2026-10-12T09:00:00Z"/>
              </w:rPr>
            </w:pPr>
          </w:p>
        </w:tc>
      </w:tr>
      <w:tr>
        <w:trPr>
          <w:cantSplit/>
          <w:ins w:id="7707" w:author="Claude" w:date="2026-10-12T09:00:00Z"/>
        </w:trPr>
        <w:tc>
          <w:tcPr>
            <w:tcW w:w="850" w:type="dxa"/>
            <w:vAlign w:val="center"/>
          </w:tcPr>
          <w:p>
            <w:pPr>
              <w:spacing w:before="20" w:after="20"/>
              <w:jc w:val="center"/>
              <w:rPr>
                <w:ins w:id="7708" w:author="Claude" w:date="2026-10-12T09:00:00Z"/>
              </w:rPr>
            </w:pPr>
            <w:ins w:id="7709" w:author="Claude" w:date="2026-10-12T09:00:00Z">
              <w:r>
                <w:rPr>
                  <w:rFonts w:ascii="Times New Roman" w:hAnsi="Times New Roman" w:cs="Times New Roman"/>
                  <w:sz w:val="22"/>
                  <w:szCs w:val="22"/>
                </w:rPr>
                <w:t xml:space="preserve">3.2.1</w:t>
              </w:r>
            </w:ins>
          </w:p>
        </w:tc>
        <w:tc>
          <w:tcPr>
            <w:tcW w:w="5222" w:type="dxa"/>
            <w:vAlign w:val="center"/>
          </w:tcPr>
          <w:p>
            <w:pPr>
              <w:spacing w:before="20" w:after="20"/>
              <w:rPr>
                <w:ins w:id="7710" w:author="Claude" w:date="2026-10-12T09:00:00Z"/>
              </w:rPr>
            </w:pPr>
            <w:ins w:id="7711" w:author="Claude" w:date="2026-10-12T09:00:00Z">
              <w:r>
                <w:rPr>
                  <w:rFonts w:ascii="Times New Roman" w:hAnsi="Times New Roman" w:cs="Times New Roman"/>
                  <w:sz w:val="22"/>
                  <w:szCs w:val="22"/>
                </w:rPr>
                <w:t xml:space="preserve">Cung cấp vật tư chính cừ Larsen, vật tư phụ và phụ kiện trong thời gian thi công</w:t>
              </w:r>
            </w:ins>
          </w:p>
        </w:tc>
        <w:tc>
          <w:tcPr>
            <w:tcW w:w="1000" w:type="dxa"/>
            <w:vAlign w:val="center"/>
          </w:tcPr>
          <w:p>
            <w:pPr>
              <w:spacing w:before="20" w:after="20"/>
              <w:jc w:val="center"/>
              <w:rPr>
                <w:ins w:id="7712" w:author="Claude" w:date="2026-10-12T09:00:00Z"/>
              </w:rPr>
            </w:pPr>
            <w:ins w:id="7713"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714" w:author="Claude" w:date="2026-10-12T09:00:00Z"/>
              </w:rPr>
            </w:pPr>
          </w:p>
        </w:tc>
        <w:tc>
          <w:tcPr>
            <w:tcW w:w="1000" w:type="dxa"/>
            <w:vAlign w:val="center"/>
          </w:tcPr>
          <w:p>
            <w:pPr>
              <w:spacing w:before="20" w:after="20"/>
              <w:jc w:val="center"/>
              <w:rPr>
                <w:ins w:id="7715" w:author="Claude" w:date="2026-10-12T09:00:00Z"/>
              </w:rPr>
            </w:pPr>
          </w:p>
        </w:tc>
      </w:tr>
      <w:tr>
        <w:trPr>
          <w:cantSplit/>
          <w:ins w:id="7716" w:author="Claude" w:date="2026-10-12T09:00:00Z"/>
        </w:trPr>
        <w:tc>
          <w:tcPr>
            <w:tcW w:w="850" w:type="dxa"/>
            <w:vAlign w:val="center"/>
          </w:tcPr>
          <w:p>
            <w:pPr>
              <w:spacing w:before="20" w:after="20"/>
              <w:jc w:val="center"/>
              <w:rPr>
                <w:ins w:id="7717" w:author="Claude" w:date="2026-10-12T09:00:00Z"/>
              </w:rPr>
            </w:pPr>
            <w:ins w:id="7718" w:author="Claude" w:date="2026-10-12T09:00:00Z">
              <w:r>
                <w:rPr>
                  <w:rFonts w:ascii="Times New Roman" w:hAnsi="Times New Roman" w:cs="Times New Roman"/>
                  <w:sz w:val="22"/>
                  <w:szCs w:val="22"/>
                </w:rPr>
                <w:t xml:space="preserve">3.2.2</w:t>
              </w:r>
            </w:ins>
          </w:p>
        </w:tc>
        <w:tc>
          <w:tcPr>
            <w:tcW w:w="5222" w:type="dxa"/>
            <w:vAlign w:val="center"/>
          </w:tcPr>
          <w:p>
            <w:pPr>
              <w:spacing w:before="20" w:after="20"/>
              <w:rPr>
                <w:ins w:id="7719" w:author="Claude" w:date="2026-10-12T09:00:00Z"/>
              </w:rPr>
            </w:pPr>
            <w:ins w:id="7720" w:author="Claude" w:date="2026-10-12T09:00:00Z">
              <w:r>
                <w:rPr>
                  <w:rFonts w:ascii="Times New Roman" w:hAnsi="Times New Roman" w:cs="Times New Roman"/>
                  <w:sz w:val="22"/>
                  <w:szCs w:val="22"/>
                </w:rPr>
                <w:t xml:space="preserve">Cung cấp máy móc, thiết bị, nhân lực thi công hạ, nhổ cừ Larsen</w:t>
              </w:r>
            </w:ins>
          </w:p>
        </w:tc>
        <w:tc>
          <w:tcPr>
            <w:tcW w:w="1000" w:type="dxa"/>
            <w:vAlign w:val="center"/>
          </w:tcPr>
          <w:p>
            <w:pPr>
              <w:spacing w:before="20" w:after="20"/>
              <w:jc w:val="center"/>
              <w:rPr>
                <w:ins w:id="7721" w:author="Claude" w:date="2026-10-12T09:00:00Z"/>
              </w:rPr>
            </w:pPr>
            <w:ins w:id="7722"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723" w:author="Claude" w:date="2026-10-12T09:00:00Z"/>
              </w:rPr>
            </w:pPr>
          </w:p>
        </w:tc>
        <w:tc>
          <w:tcPr>
            <w:tcW w:w="1000" w:type="dxa"/>
            <w:vAlign w:val="center"/>
          </w:tcPr>
          <w:p>
            <w:pPr>
              <w:spacing w:before="20" w:after="20"/>
              <w:jc w:val="center"/>
              <w:rPr>
                <w:ins w:id="7724" w:author="Claude" w:date="2026-10-12T09:00:00Z"/>
              </w:rPr>
            </w:pPr>
          </w:p>
        </w:tc>
      </w:tr>
      <w:tr>
        <w:trPr>
          <w:cantSplit/>
          <w:ins w:id="7725" w:author="Claude" w:date="2026-10-12T09:00:00Z"/>
        </w:trPr>
        <w:tc>
          <w:tcPr>
            <w:tcW w:w="850" w:type="dxa"/>
            <w:vAlign w:val="center"/>
          </w:tcPr>
          <w:p>
            <w:pPr>
              <w:spacing w:before="20" w:after="20"/>
              <w:jc w:val="center"/>
              <w:rPr>
                <w:ins w:id="7726" w:author="Claude" w:date="2026-10-12T09:00:00Z"/>
              </w:rPr>
            </w:pPr>
            <w:ins w:id="7727" w:author="Claude" w:date="2026-10-12T09:00:00Z">
              <w:r>
                <w:rPr>
                  <w:rFonts w:ascii="Times New Roman" w:hAnsi="Times New Roman" w:cs="Times New Roman"/>
                  <w:sz w:val="22"/>
                  <w:szCs w:val="22"/>
                </w:rPr>
                <w:t xml:space="preserve">3.2.3</w:t>
              </w:r>
            </w:ins>
          </w:p>
        </w:tc>
        <w:tc>
          <w:tcPr>
            <w:tcW w:w="5222" w:type="dxa"/>
            <w:vAlign w:val="center"/>
          </w:tcPr>
          <w:p>
            <w:pPr>
              <w:spacing w:before="20" w:after="20"/>
              <w:rPr>
                <w:ins w:id="7728" w:author="Claude" w:date="2026-10-12T09:00:00Z"/>
              </w:rPr>
            </w:pPr>
            <w:ins w:id="7729" w:author="Claude" w:date="2026-10-12T09:00:00Z">
              <w:r>
                <w:rPr>
                  <w:rFonts w:ascii="Times New Roman" w:hAnsi="Times New Roman" w:cs="Times New Roman"/>
                  <w:sz w:val="22"/>
                  <w:szCs w:val="22"/>
                </w:rPr>
                <w:t xml:space="preserve">Cung cấp vật tư chính văng chống, vật tư phụ và phụ kiện trong thời gian thi công.</w:t>
              </w:r>
            </w:ins>
          </w:p>
        </w:tc>
        <w:tc>
          <w:tcPr>
            <w:tcW w:w="1000" w:type="dxa"/>
            <w:vAlign w:val="center"/>
          </w:tcPr>
          <w:p>
            <w:pPr>
              <w:spacing w:before="20" w:after="20"/>
              <w:jc w:val="center"/>
              <w:rPr>
                <w:ins w:id="7730" w:author="Claude" w:date="2026-10-12T09:00:00Z"/>
              </w:rPr>
            </w:pPr>
            <w:ins w:id="7731"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732" w:author="Claude" w:date="2026-10-12T09:00:00Z"/>
              </w:rPr>
            </w:pPr>
          </w:p>
        </w:tc>
        <w:tc>
          <w:tcPr>
            <w:tcW w:w="1000" w:type="dxa"/>
            <w:vAlign w:val="center"/>
          </w:tcPr>
          <w:p>
            <w:pPr>
              <w:spacing w:before="20" w:after="20"/>
              <w:jc w:val="center"/>
              <w:rPr>
                <w:ins w:id="7733" w:author="Claude" w:date="2026-10-12T09:00:00Z"/>
              </w:rPr>
            </w:pPr>
          </w:p>
        </w:tc>
      </w:tr>
      <w:tr>
        <w:trPr>
          <w:cantSplit/>
          <w:ins w:id="7734" w:author="Claude" w:date="2026-10-12T09:00:00Z"/>
        </w:trPr>
        <w:tc>
          <w:tcPr>
            <w:tcW w:w="850" w:type="dxa"/>
            <w:vAlign w:val="center"/>
          </w:tcPr>
          <w:p>
            <w:pPr>
              <w:spacing w:before="20" w:after="20"/>
              <w:jc w:val="center"/>
              <w:rPr>
                <w:ins w:id="7735" w:author="Claude" w:date="2026-10-12T09:00:00Z"/>
              </w:rPr>
            </w:pPr>
            <w:ins w:id="7736" w:author="Claude" w:date="2026-10-12T09:00:00Z">
              <w:r>
                <w:rPr>
                  <w:rFonts w:ascii="Times New Roman" w:hAnsi="Times New Roman" w:cs="Times New Roman"/>
                  <w:sz w:val="22"/>
                  <w:szCs w:val="22"/>
                </w:rPr>
                <w:t xml:space="preserve">3.2.4</w:t>
              </w:r>
            </w:ins>
          </w:p>
        </w:tc>
        <w:tc>
          <w:tcPr>
            <w:tcW w:w="5222" w:type="dxa"/>
            <w:vAlign w:val="center"/>
          </w:tcPr>
          <w:p>
            <w:pPr>
              <w:spacing w:before="20" w:after="20"/>
              <w:rPr>
                <w:ins w:id="7737" w:author="Claude" w:date="2026-10-12T09:00:00Z"/>
              </w:rPr>
            </w:pPr>
            <w:ins w:id="7738" w:author="Claude" w:date="2026-10-12T09:00:00Z">
              <w:r>
                <w:rPr>
                  <w:rFonts w:ascii="Times New Roman" w:hAnsi="Times New Roman" w:cs="Times New Roman"/>
                  <w:sz w:val="22"/>
                  <w:szCs w:val="22"/>
                </w:rPr>
                <w:t xml:space="preserve">Gia công, hàn, cắt các chi tiết thép phục vụ lắp dựng/tháo dỡ kết cấu chống đỡ tạm.</w:t>
              </w:r>
            </w:ins>
          </w:p>
        </w:tc>
        <w:tc>
          <w:tcPr>
            <w:tcW w:w="1000" w:type="dxa"/>
            <w:vAlign w:val="center"/>
          </w:tcPr>
          <w:p>
            <w:pPr>
              <w:spacing w:before="20" w:after="20"/>
              <w:jc w:val="center"/>
              <w:rPr>
                <w:ins w:id="7739" w:author="Claude" w:date="2026-10-12T09:00:00Z"/>
              </w:rPr>
            </w:pPr>
            <w:ins w:id="7740"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741" w:author="Claude" w:date="2026-10-12T09:00:00Z"/>
              </w:rPr>
            </w:pPr>
          </w:p>
        </w:tc>
        <w:tc>
          <w:tcPr>
            <w:tcW w:w="1000" w:type="dxa"/>
            <w:vAlign w:val="center"/>
          </w:tcPr>
          <w:p>
            <w:pPr>
              <w:spacing w:before="20" w:after="20"/>
              <w:jc w:val="center"/>
              <w:rPr>
                <w:ins w:id="7742" w:author="Claude" w:date="2026-10-12T09:00:00Z"/>
              </w:rPr>
            </w:pPr>
          </w:p>
        </w:tc>
      </w:tr>
      <w:tr>
        <w:trPr>
          <w:cantSplit/>
          <w:ins w:id="7743" w:author="Claude" w:date="2026-10-12T09:00:00Z"/>
        </w:trPr>
        <w:tc>
          <w:tcPr>
            <w:tcW w:w="850" w:type="dxa"/>
            <w:vAlign w:val="center"/>
          </w:tcPr>
          <w:p>
            <w:pPr>
              <w:spacing w:before="20" w:after="20"/>
              <w:jc w:val="center"/>
              <w:rPr>
                <w:ins w:id="7744" w:author="Claude" w:date="2026-10-12T09:00:00Z"/>
              </w:rPr>
            </w:pPr>
            <w:ins w:id="7745" w:author="Claude" w:date="2026-10-12T09:00:00Z">
              <w:r>
                <w:rPr>
                  <w:rFonts w:ascii="Times New Roman" w:hAnsi="Times New Roman" w:cs="Times New Roman"/>
                  <w:sz w:val="22"/>
                  <w:szCs w:val="22"/>
                </w:rPr>
                <w:t xml:space="preserve">3.2.5</w:t>
              </w:r>
            </w:ins>
          </w:p>
        </w:tc>
        <w:tc>
          <w:tcPr>
            <w:tcW w:w="5222" w:type="dxa"/>
            <w:vAlign w:val="center"/>
          </w:tcPr>
          <w:p>
            <w:pPr>
              <w:spacing w:before="20" w:after="20"/>
              <w:rPr>
                <w:ins w:id="7746" w:author="Claude" w:date="2026-10-12T09:00:00Z"/>
              </w:rPr>
            </w:pPr>
            <w:ins w:id="7747" w:author="Claude" w:date="2026-10-12T09:00:00Z">
              <w:r>
                <w:rPr>
                  <w:rFonts w:ascii="Times New Roman" w:hAnsi="Times New Roman" w:cs="Times New Roman"/>
                  <w:sz w:val="22"/>
                  <w:szCs w:val="22"/>
                </w:rPr>
                <w:t xml:space="preserve">Bảo đảm ổn định, khả năng chịu lực của hệ kết cấu chống đỡ tạm (cừ, văng chống, ván khuôn, giàn giáo...) trong phạm vi biện pháp của Bên B</w:t>
              </w:r>
            </w:ins>
          </w:p>
        </w:tc>
        <w:tc>
          <w:tcPr>
            <w:tcW w:w="1000" w:type="dxa"/>
            <w:vAlign w:val="center"/>
          </w:tcPr>
          <w:p>
            <w:pPr>
              <w:spacing w:before="20" w:after="20"/>
              <w:jc w:val="center"/>
              <w:rPr>
                <w:ins w:id="7748" w:author="Claude" w:date="2026-10-12T09:00:00Z"/>
              </w:rPr>
            </w:pPr>
            <w:ins w:id="7749"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750" w:author="Claude" w:date="2026-10-12T09:00:00Z"/>
              </w:rPr>
            </w:pPr>
          </w:p>
        </w:tc>
        <w:tc>
          <w:tcPr>
            <w:tcW w:w="1000" w:type="dxa"/>
            <w:vAlign w:val="center"/>
          </w:tcPr>
          <w:p>
            <w:pPr>
              <w:spacing w:before="20" w:after="20"/>
              <w:jc w:val="center"/>
              <w:rPr>
                <w:ins w:id="7751" w:author="Claude" w:date="2026-10-12T09:00:00Z"/>
              </w:rPr>
            </w:pPr>
          </w:p>
        </w:tc>
      </w:tr>
      <w:tr>
        <w:trPr>
          <w:cantSplit/>
          <w:ins w:id="7752" w:author="Claude" w:date="2026-10-12T09:00:00Z"/>
        </w:trPr>
        <w:tc>
          <w:tcPr>
            <w:tcW w:w="850" w:type="dxa"/>
            <w:vAlign w:val="center"/>
          </w:tcPr>
          <w:p>
            <w:pPr>
              <w:spacing w:before="20" w:after="20"/>
              <w:jc w:val="center"/>
              <w:rPr>
                <w:ins w:id="7753" w:author="Claude" w:date="2026-10-12T09:00:00Z"/>
              </w:rPr>
            </w:pPr>
            <w:ins w:id="7754" w:author="Claude" w:date="2026-10-12T09:00:00Z">
              <w:r>
                <w:rPr>
                  <w:rFonts w:ascii="Times New Roman" w:hAnsi="Times New Roman" w:cs="Times New Roman"/>
                  <w:sz w:val="22"/>
                  <w:szCs w:val="22"/>
                </w:rPr>
                <w:t xml:space="preserve">3.2.6</w:t>
              </w:r>
            </w:ins>
          </w:p>
        </w:tc>
        <w:tc>
          <w:tcPr>
            <w:tcW w:w="5222" w:type="dxa"/>
            <w:vAlign w:val="center"/>
          </w:tcPr>
          <w:p>
            <w:pPr>
              <w:spacing w:before="20" w:after="20"/>
              <w:rPr>
                <w:ins w:id="7755" w:author="Claude" w:date="2026-10-12T09:00:00Z"/>
              </w:rPr>
            </w:pPr>
            <w:ins w:id="7756" w:author="Claude" w:date="2026-10-12T09:00:00Z">
              <w:r>
                <w:rPr>
                  <w:rFonts w:ascii="Times New Roman" w:hAnsi="Times New Roman" w:cs="Times New Roman"/>
                  <w:sz w:val="22"/>
                  <w:szCs w:val="22"/>
                </w:rPr>
                <w:t xml:space="preserve">Cung cấp máy móc, thiết bị và nhân lực để theo dõi chuyển vị và tính ổn định của hệ cừ văng, báo cáo và sửa chữa hệ cừ văng đảm bảo yêu cầu của Dự án.</w:t>
              </w:r>
            </w:ins>
          </w:p>
        </w:tc>
        <w:tc>
          <w:tcPr>
            <w:tcW w:w="1000" w:type="dxa"/>
            <w:vAlign w:val="center"/>
          </w:tcPr>
          <w:p>
            <w:pPr>
              <w:spacing w:before="20" w:after="20"/>
              <w:jc w:val="center"/>
              <w:rPr>
                <w:ins w:id="7757" w:author="Claude" w:date="2026-10-12T09:00:00Z"/>
              </w:rPr>
            </w:pPr>
            <w:ins w:id="7758"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759" w:author="Claude" w:date="2026-10-12T09:00:00Z"/>
              </w:rPr>
            </w:pPr>
          </w:p>
        </w:tc>
        <w:tc>
          <w:tcPr>
            <w:tcW w:w="1000" w:type="dxa"/>
            <w:vAlign w:val="center"/>
          </w:tcPr>
          <w:p>
            <w:pPr>
              <w:spacing w:before="20" w:after="20"/>
              <w:jc w:val="center"/>
              <w:rPr>
                <w:ins w:id="7760" w:author="Claude" w:date="2026-10-12T09:00:00Z"/>
              </w:rPr>
            </w:pPr>
          </w:p>
        </w:tc>
      </w:tr>
      <w:tr>
        <w:trPr>
          <w:cantSplit/>
          <w:ins w:id="7761" w:author="Claude" w:date="2026-10-12T09:00:00Z"/>
        </w:trPr>
        <w:tc>
          <w:tcPr>
            <w:tcW w:w="850" w:type="dxa"/>
            <w:vAlign w:val="center"/>
          </w:tcPr>
          <w:p>
            <w:pPr>
              <w:spacing w:before="20" w:after="20"/>
              <w:jc w:val="center"/>
              <w:rPr>
                <w:ins w:id="7762" w:author="Claude" w:date="2026-10-12T09:00:00Z"/>
              </w:rPr>
            </w:pPr>
            <w:ins w:id="7763" w:author="Claude" w:date="2026-10-12T09:00:00Z">
              <w:r>
                <w:rPr>
                  <w:rFonts w:ascii="Times New Roman" w:hAnsi="Times New Roman" w:cs="Times New Roman"/>
                  <w:sz w:val="22"/>
                  <w:szCs w:val="22"/>
                </w:rPr>
                <w:t xml:space="preserve">3.2.7</w:t>
              </w:r>
            </w:ins>
          </w:p>
        </w:tc>
        <w:tc>
          <w:tcPr>
            <w:tcW w:w="5222" w:type="dxa"/>
            <w:vAlign w:val="center"/>
          </w:tcPr>
          <w:p>
            <w:pPr>
              <w:spacing w:before="20" w:after="20"/>
              <w:rPr>
                <w:ins w:id="7764" w:author="Claude" w:date="2026-10-12T09:00:00Z"/>
              </w:rPr>
            </w:pPr>
            <w:ins w:id="7765" w:author="Claude" w:date="2026-10-12T09:00:00Z">
              <w:r>
                <w:rPr>
                  <w:rFonts w:ascii="Times New Roman" w:hAnsi="Times New Roman" w:cs="Times New Roman"/>
                  <w:sz w:val="22"/>
                  <w:szCs w:val="22"/>
                </w:rPr>
                <w:t xml:space="preserve">Tháo dỡ hệ văng chống, nhổ cừ theo trình tự thiết kế biện pháp và trình tự đắp đất hoàn trả; lấp lỗ rỗng sau khi nhổ cừ (nếu thiết kế yêu cầu); vận chuyển vật tư biện pháp ra khỏi Công trường</w:t>
              </w:r>
            </w:ins>
          </w:p>
        </w:tc>
        <w:tc>
          <w:tcPr>
            <w:tcW w:w="1000" w:type="dxa"/>
            <w:vAlign w:val="center"/>
          </w:tcPr>
          <w:p>
            <w:pPr>
              <w:spacing w:before="20" w:after="20"/>
              <w:jc w:val="center"/>
              <w:rPr>
                <w:ins w:id="7766" w:author="Claude" w:date="2026-10-12T09:00:00Z"/>
              </w:rPr>
            </w:pPr>
            <w:ins w:id="7767"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768" w:author="Claude" w:date="2026-10-12T09:00:00Z"/>
              </w:rPr>
            </w:pPr>
            <w:ins w:id="7769" w:author="Claude" w:date="2026-10-12T09:00:00Z">
              <w:r>
                <w:rPr>
                  <w:rFonts w:ascii="Times New Roman" w:hAnsi="Times New Roman" w:cs="Times New Roman"/>
                  <w:b/>
                  <w:bCs/>
                  <w:sz w:val="22"/>
                  <w:szCs w:val="22"/>
                </w:rPr>
                <w:t xml:space="preserve">C</w:t>
              </w:r>
            </w:ins>
          </w:p>
        </w:tc>
        <w:tc>
          <w:tcPr>
            <w:tcW w:w="1000" w:type="dxa"/>
            <w:vAlign w:val="center"/>
          </w:tcPr>
          <w:p>
            <w:pPr>
              <w:spacing w:before="20" w:after="20"/>
              <w:jc w:val="center"/>
              <w:rPr>
                <w:ins w:id="7770" w:author="Claude" w:date="2026-10-12T09:00:00Z"/>
              </w:rPr>
            </w:pPr>
          </w:p>
        </w:tc>
      </w:tr>
      <w:tr>
        <w:trPr>
          <w:cantSplit/>
          <w:ins w:id="7771" w:author="Claude" w:date="2026-10-12T09:00:00Z"/>
        </w:trPr>
        <w:tc>
          <w:tcPr>
            <w:tcW w:w="850" w:type="dxa"/>
            <w:shd w:val="clear" w:color="auto" w:fill="F2F2F2"/>
            <w:vAlign w:val="center"/>
          </w:tcPr>
          <w:p>
            <w:pPr>
              <w:spacing w:before="20" w:after="20"/>
              <w:jc w:val="center"/>
              <w:rPr>
                <w:ins w:id="7772" w:author="Claude" w:date="2026-10-12T09:00:00Z"/>
              </w:rPr>
            </w:pPr>
            <w:ins w:id="7773" w:author="Claude" w:date="2026-10-12T09:00:00Z">
              <w:r>
                <w:rPr>
                  <w:rFonts w:ascii="Times New Roman" w:hAnsi="Times New Roman" w:cs="Times New Roman"/>
                  <w:b/>
                  <w:bCs/>
                  <w:sz w:val="22"/>
                  <w:szCs w:val="22"/>
                </w:rPr>
                <w:t xml:space="preserve">3.3</w:t>
              </w:r>
            </w:ins>
          </w:p>
        </w:tc>
        <w:tc>
          <w:tcPr>
            <w:tcW w:w="5222" w:type="dxa"/>
            <w:shd w:val="clear" w:color="auto" w:fill="F2F2F2"/>
            <w:vAlign w:val="center"/>
          </w:tcPr>
          <w:p>
            <w:pPr>
              <w:spacing w:before="20" w:after="20"/>
              <w:rPr>
                <w:ins w:id="7774" w:author="Claude" w:date="2026-10-12T09:00:00Z"/>
              </w:rPr>
            </w:pPr>
            <w:ins w:id="7775" w:author="Claude" w:date="2026-10-12T09:00:00Z">
              <w:r>
                <w:rPr>
                  <w:rFonts w:ascii="Times New Roman" w:hAnsi="Times New Roman" w:cs="Times New Roman"/>
                  <w:b/>
                  <w:bCs/>
                  <w:sz w:val="22"/>
                  <w:szCs w:val="22"/>
                </w:rPr>
                <w:t xml:space="preserve">Kết cấu bê tông cốt thép phần ngầm</w:t>
              </w:r>
            </w:ins>
          </w:p>
        </w:tc>
        <w:tc>
          <w:tcPr>
            <w:tcW w:w="1000" w:type="dxa"/>
            <w:shd w:val="clear" w:color="auto" w:fill="F2F2F2"/>
            <w:vAlign w:val="center"/>
          </w:tcPr>
          <w:p>
            <w:pPr>
              <w:spacing w:before="20" w:after="20"/>
              <w:jc w:val="center"/>
              <w:rPr>
                <w:ins w:id="7776" w:author="Claude" w:date="2026-10-12T09:00:00Z"/>
              </w:rPr>
            </w:pPr>
          </w:p>
        </w:tc>
        <w:tc>
          <w:tcPr>
            <w:tcW w:w="1000" w:type="dxa"/>
            <w:shd w:val="clear" w:color="auto" w:fill="F2F2F2"/>
            <w:vAlign w:val="center"/>
          </w:tcPr>
          <w:p>
            <w:pPr>
              <w:spacing w:before="20" w:after="20"/>
              <w:jc w:val="center"/>
              <w:rPr>
                <w:ins w:id="7777" w:author="Claude" w:date="2026-10-12T09:00:00Z"/>
              </w:rPr>
            </w:pPr>
          </w:p>
        </w:tc>
        <w:tc>
          <w:tcPr>
            <w:tcW w:w="1000" w:type="dxa"/>
            <w:shd w:val="clear" w:color="auto" w:fill="F2F2F2"/>
            <w:vAlign w:val="center"/>
          </w:tcPr>
          <w:p>
            <w:pPr>
              <w:spacing w:before="20" w:after="20"/>
              <w:jc w:val="center"/>
              <w:rPr>
                <w:ins w:id="7778" w:author="Claude" w:date="2026-10-12T09:00:00Z"/>
              </w:rPr>
            </w:pPr>
          </w:p>
        </w:tc>
      </w:tr>
      <w:tr>
        <w:trPr>
          <w:cantSplit/>
          <w:ins w:id="7779" w:author="Claude" w:date="2026-10-12T09:00:00Z"/>
        </w:trPr>
        <w:tc>
          <w:tcPr>
            <w:tcW w:w="850" w:type="dxa"/>
            <w:vAlign w:val="center"/>
          </w:tcPr>
          <w:p>
            <w:pPr>
              <w:spacing w:before="20" w:after="20"/>
              <w:jc w:val="center"/>
              <w:rPr>
                <w:ins w:id="7780" w:author="Claude" w:date="2026-10-12T09:00:00Z"/>
              </w:rPr>
            </w:pPr>
            <w:ins w:id="7781" w:author="Claude" w:date="2026-10-12T09:00:00Z">
              <w:r>
                <w:rPr>
                  <w:rFonts w:ascii="Times New Roman" w:hAnsi="Times New Roman" w:cs="Times New Roman"/>
                  <w:sz w:val="22"/>
                  <w:szCs w:val="22"/>
                </w:rPr>
                <w:t xml:space="preserve">3.3.1</w:t>
              </w:r>
            </w:ins>
          </w:p>
        </w:tc>
        <w:tc>
          <w:tcPr>
            <w:tcW w:w="5222" w:type="dxa"/>
            <w:vAlign w:val="center"/>
          </w:tcPr>
          <w:p>
            <w:pPr>
              <w:spacing w:before="20" w:after="20"/>
              <w:rPr>
                <w:ins w:id="7782" w:author="Claude" w:date="2026-10-12T09:00:00Z"/>
              </w:rPr>
            </w:pPr>
            <w:ins w:id="7783" w:author="Claude" w:date="2026-10-12T09:00:00Z">
              <w:r>
                <w:rPr>
                  <w:rFonts w:ascii="Times New Roman" w:hAnsi="Times New Roman" w:cs="Times New Roman"/>
                  <w:sz w:val="22"/>
                  <w:szCs w:val="22"/>
                </w:rPr>
                <w:t xml:space="preserve">Cung cấp vật liệu chính (bê tông thương phẩm, cốt thép) thuộc danh mục vật tư Bên A cấp tại Biểu 07</w:t>
              </w:r>
            </w:ins>
          </w:p>
        </w:tc>
        <w:tc>
          <w:tcPr>
            <w:tcW w:w="1000" w:type="dxa"/>
            <w:vAlign w:val="center"/>
          </w:tcPr>
          <w:p>
            <w:pPr>
              <w:spacing w:before="20" w:after="20"/>
              <w:jc w:val="center"/>
              <w:rPr>
                <w:ins w:id="7784" w:author="Claude" w:date="2026-10-12T09:00:00Z"/>
              </w:rPr>
            </w:pPr>
            <w:ins w:id="7785" w:author="Claude" w:date="2026-10-12T09:00:00Z">
              <w:r>
                <w:rPr>
                  <w:rFonts w:ascii="Times New Roman" w:hAnsi="Times New Roman" w:cs="Times New Roman"/>
                  <w:b/>
                  <w:bCs/>
                  <w:sz w:val="22"/>
                  <w:szCs w:val="22"/>
                </w:rPr>
                <w:t xml:space="preserve">Tiếp nhận, bảo quản</w:t>
              </w:r>
            </w:ins>
          </w:p>
        </w:tc>
        <w:tc>
          <w:tcPr>
            <w:tcW w:w="1000" w:type="dxa"/>
            <w:vAlign w:val="center"/>
          </w:tcPr>
          <w:p>
            <w:pPr>
              <w:spacing w:before="20" w:after="20"/>
              <w:jc w:val="center"/>
              <w:rPr>
                <w:ins w:id="7786" w:author="Claude" w:date="2026-10-12T09:00:00Z"/>
              </w:rPr>
            </w:pPr>
            <w:ins w:id="7787"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788" w:author="Claude" w:date="2026-10-12T09:00:00Z"/>
              </w:rPr>
            </w:pPr>
          </w:p>
        </w:tc>
      </w:tr>
      <w:tr>
        <w:trPr>
          <w:cantSplit/>
          <w:ins w:id="7789" w:author="Claude" w:date="2026-10-12T09:00:00Z"/>
        </w:trPr>
        <w:tc>
          <w:tcPr>
            <w:tcW w:w="850" w:type="dxa"/>
            <w:vAlign w:val="center"/>
          </w:tcPr>
          <w:p>
            <w:pPr>
              <w:spacing w:before="20" w:after="20"/>
              <w:jc w:val="center"/>
              <w:rPr>
                <w:ins w:id="7790" w:author="Claude" w:date="2026-10-12T09:00:00Z"/>
              </w:rPr>
            </w:pPr>
            <w:ins w:id="7791" w:author="Claude" w:date="2026-10-12T09:00:00Z">
              <w:r>
                <w:rPr>
                  <w:rFonts w:ascii="Times New Roman" w:hAnsi="Times New Roman" w:cs="Times New Roman"/>
                  <w:sz w:val="22"/>
                  <w:szCs w:val="22"/>
                </w:rPr>
                <w:t xml:space="preserve">3.3.2</w:t>
              </w:r>
            </w:ins>
          </w:p>
        </w:tc>
        <w:tc>
          <w:tcPr>
            <w:tcW w:w="5222" w:type="dxa"/>
            <w:vAlign w:val="center"/>
          </w:tcPr>
          <w:p>
            <w:pPr>
              <w:spacing w:before="20" w:after="20"/>
              <w:rPr>
                <w:ins w:id="7792" w:author="Claude" w:date="2026-10-12T09:00:00Z"/>
              </w:rPr>
            </w:pPr>
            <w:ins w:id="7793" w:author="Claude" w:date="2026-10-12T09:00:00Z">
              <w:r>
                <w:rPr>
                  <w:rFonts w:ascii="Times New Roman" w:hAnsi="Times New Roman" w:cs="Times New Roman"/>
                  <w:sz w:val="22"/>
                  <w:szCs w:val="22"/>
                </w:rPr>
                <w:t xml:space="preserve">Cung cấp vật liệu chính ngoài danh mục Biểu 07 và toàn bộ vật liệu phụ</w:t>
              </w:r>
            </w:ins>
          </w:p>
        </w:tc>
        <w:tc>
          <w:tcPr>
            <w:tcW w:w="1000" w:type="dxa"/>
            <w:vAlign w:val="center"/>
          </w:tcPr>
          <w:p>
            <w:pPr>
              <w:spacing w:before="20" w:after="20"/>
              <w:jc w:val="center"/>
              <w:rPr>
                <w:ins w:id="7794" w:author="Claude" w:date="2026-10-12T09:00:00Z"/>
              </w:rPr>
            </w:pPr>
            <w:ins w:id="7795"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796" w:author="Claude" w:date="2026-10-12T09:00:00Z"/>
              </w:rPr>
            </w:pPr>
          </w:p>
        </w:tc>
        <w:tc>
          <w:tcPr>
            <w:tcW w:w="1000" w:type="dxa"/>
            <w:vAlign w:val="center"/>
          </w:tcPr>
          <w:p>
            <w:pPr>
              <w:spacing w:before="20" w:after="20"/>
              <w:jc w:val="center"/>
              <w:rPr>
                <w:ins w:id="7797" w:author="Claude" w:date="2026-10-12T09:00:00Z"/>
              </w:rPr>
            </w:pPr>
          </w:p>
        </w:tc>
      </w:tr>
      <w:tr>
        <w:trPr>
          <w:cantSplit/>
          <w:ins w:id="7798" w:author="Claude" w:date="2026-10-12T09:00:00Z"/>
        </w:trPr>
        <w:tc>
          <w:tcPr>
            <w:tcW w:w="850" w:type="dxa"/>
            <w:vAlign w:val="center"/>
          </w:tcPr>
          <w:p>
            <w:pPr>
              <w:spacing w:before="20" w:after="20"/>
              <w:jc w:val="center"/>
              <w:rPr>
                <w:ins w:id="7799" w:author="Claude" w:date="2026-10-12T09:00:00Z"/>
              </w:rPr>
            </w:pPr>
            <w:ins w:id="7800" w:author="Claude" w:date="2026-10-12T09:00:00Z">
              <w:r>
                <w:rPr>
                  <w:rFonts w:ascii="Times New Roman" w:hAnsi="Times New Roman" w:cs="Times New Roman"/>
                  <w:sz w:val="22"/>
                  <w:szCs w:val="22"/>
                </w:rPr>
                <w:t xml:space="preserve">3.3.3</w:t>
              </w:r>
            </w:ins>
          </w:p>
        </w:tc>
        <w:tc>
          <w:tcPr>
            <w:tcW w:w="5222" w:type="dxa"/>
            <w:vAlign w:val="center"/>
          </w:tcPr>
          <w:p>
            <w:pPr>
              <w:spacing w:before="20" w:after="20"/>
              <w:rPr>
                <w:ins w:id="7801" w:author="Claude" w:date="2026-10-12T09:00:00Z"/>
              </w:rPr>
            </w:pPr>
            <w:ins w:id="7802" w:author="Claude" w:date="2026-10-12T09:00:00Z">
              <w:r>
                <w:rPr>
                  <w:rFonts w:ascii="Times New Roman" w:hAnsi="Times New Roman" w:cs="Times New Roman"/>
                  <w:sz w:val="22"/>
                  <w:szCs w:val="22"/>
                </w:rPr>
                <w:t xml:space="preserve">Thi công cốt thép, ván khuôn, bê tông kết cấu phần ngầm (móng, đài, giằng, sàn đáy, tường tầng hầm, cột, vách, dầm, sàn) đến cao độ ±0.00</w:t>
              </w:r>
            </w:ins>
          </w:p>
        </w:tc>
        <w:tc>
          <w:tcPr>
            <w:tcW w:w="1000" w:type="dxa"/>
            <w:vAlign w:val="center"/>
          </w:tcPr>
          <w:p>
            <w:pPr>
              <w:spacing w:before="20" w:after="20"/>
              <w:jc w:val="center"/>
              <w:rPr>
                <w:ins w:id="7803" w:author="Claude" w:date="2026-10-12T09:00:00Z"/>
              </w:rPr>
            </w:pPr>
            <w:ins w:id="7804"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805" w:author="Claude" w:date="2026-10-12T09:00:00Z"/>
              </w:rPr>
            </w:pPr>
          </w:p>
        </w:tc>
        <w:tc>
          <w:tcPr>
            <w:tcW w:w="1000" w:type="dxa"/>
            <w:vAlign w:val="center"/>
          </w:tcPr>
          <w:p>
            <w:pPr>
              <w:spacing w:before="20" w:after="20"/>
              <w:jc w:val="center"/>
              <w:rPr>
                <w:ins w:id="7806" w:author="Claude" w:date="2026-10-12T09:00:00Z"/>
              </w:rPr>
            </w:pPr>
          </w:p>
        </w:tc>
      </w:tr>
      <w:tr>
        <w:trPr>
          <w:cantSplit/>
          <w:ins w:id="7807" w:author="Claude" w:date="2026-10-12T09:00:00Z"/>
        </w:trPr>
        <w:tc>
          <w:tcPr>
            <w:tcW w:w="850" w:type="dxa"/>
            <w:vAlign w:val="center"/>
          </w:tcPr>
          <w:p>
            <w:pPr>
              <w:spacing w:before="20" w:after="20"/>
              <w:jc w:val="center"/>
              <w:rPr>
                <w:ins w:id="7808" w:author="Claude" w:date="2026-10-12T09:00:00Z"/>
              </w:rPr>
            </w:pPr>
            <w:ins w:id="7809" w:author="Claude" w:date="2026-10-12T09:00:00Z">
              <w:r>
                <w:rPr>
                  <w:rFonts w:ascii="Times New Roman" w:hAnsi="Times New Roman" w:cs="Times New Roman"/>
                  <w:sz w:val="22"/>
                  <w:szCs w:val="22"/>
                </w:rPr>
                <w:t xml:space="preserve">3.3.4</w:t>
              </w:r>
            </w:ins>
          </w:p>
        </w:tc>
        <w:tc>
          <w:tcPr>
            <w:tcW w:w="5222" w:type="dxa"/>
            <w:vAlign w:val="center"/>
          </w:tcPr>
          <w:p>
            <w:pPr>
              <w:spacing w:before="20" w:after="20"/>
              <w:rPr>
                <w:ins w:id="7810" w:author="Claude" w:date="2026-10-12T09:00:00Z"/>
              </w:rPr>
            </w:pPr>
            <w:ins w:id="7811" w:author="Claude" w:date="2026-10-12T09:00:00Z">
              <w:r>
                <w:rPr>
                  <w:rFonts w:ascii="Times New Roman" w:hAnsi="Times New Roman" w:cs="Times New Roman"/>
                  <w:sz w:val="22"/>
                  <w:szCs w:val="22"/>
                </w:rPr>
                <w:t xml:space="preserve">Cung cấp, lắp đặt, bảo dưỡng, tháo dỡ ván khuôn, đà giáo theo tiêu chuẩn dự án</w:t>
              </w:r>
            </w:ins>
          </w:p>
        </w:tc>
        <w:tc>
          <w:tcPr>
            <w:tcW w:w="1000" w:type="dxa"/>
            <w:vAlign w:val="center"/>
          </w:tcPr>
          <w:p>
            <w:pPr>
              <w:spacing w:before="20" w:after="20"/>
              <w:jc w:val="center"/>
              <w:rPr>
                <w:ins w:id="7812" w:author="Claude" w:date="2026-10-12T09:00:00Z"/>
              </w:rPr>
            </w:pPr>
            <w:ins w:id="7813"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814" w:author="Claude" w:date="2026-10-12T09:00:00Z"/>
              </w:rPr>
            </w:pPr>
          </w:p>
        </w:tc>
        <w:tc>
          <w:tcPr>
            <w:tcW w:w="1000" w:type="dxa"/>
            <w:vAlign w:val="center"/>
          </w:tcPr>
          <w:p>
            <w:pPr>
              <w:spacing w:before="20" w:after="20"/>
              <w:jc w:val="center"/>
              <w:rPr>
                <w:ins w:id="7815" w:author="Claude" w:date="2026-10-12T09:00:00Z"/>
              </w:rPr>
            </w:pPr>
          </w:p>
        </w:tc>
      </w:tr>
      <w:tr>
        <w:trPr>
          <w:cantSplit/>
          <w:ins w:id="7816" w:author="Claude" w:date="2026-10-12T09:00:00Z"/>
        </w:trPr>
        <w:tc>
          <w:tcPr>
            <w:tcW w:w="850" w:type="dxa"/>
            <w:vAlign w:val="center"/>
          </w:tcPr>
          <w:p>
            <w:pPr>
              <w:spacing w:before="20" w:after="20"/>
              <w:jc w:val="center"/>
              <w:rPr>
                <w:ins w:id="7817" w:author="Claude" w:date="2026-10-12T09:00:00Z"/>
              </w:rPr>
            </w:pPr>
            <w:ins w:id="7818" w:author="Claude" w:date="2026-10-12T09:00:00Z">
              <w:r>
                <w:rPr>
                  <w:rFonts w:ascii="Times New Roman" w:hAnsi="Times New Roman" w:cs="Times New Roman"/>
                  <w:sz w:val="22"/>
                  <w:szCs w:val="22"/>
                </w:rPr>
                <w:t xml:space="preserve">3.3.5</w:t>
              </w:r>
            </w:ins>
          </w:p>
        </w:tc>
        <w:tc>
          <w:tcPr>
            <w:tcW w:w="5222" w:type="dxa"/>
            <w:vAlign w:val="center"/>
          </w:tcPr>
          <w:p>
            <w:pPr>
              <w:spacing w:before="20" w:after="20"/>
              <w:rPr>
                <w:ins w:id="7819" w:author="Claude" w:date="2026-10-12T09:00:00Z"/>
              </w:rPr>
            </w:pPr>
            <w:ins w:id="7820" w:author="Claude" w:date="2026-10-12T09:00:00Z">
              <w:r>
                <w:rPr>
                  <w:rFonts w:ascii="Times New Roman" w:hAnsi="Times New Roman" w:cs="Times New Roman"/>
                  <w:sz w:val="22"/>
                  <w:szCs w:val="22"/>
                </w:rPr>
                <w:t xml:space="preserve">Cung cấp bê tông và thi công bê tông chèn tại vị trí tiếp giáp dầm, sàn với cừ</w:t>
              </w:r>
            </w:ins>
          </w:p>
        </w:tc>
        <w:tc>
          <w:tcPr>
            <w:tcW w:w="1000" w:type="dxa"/>
            <w:vAlign w:val="center"/>
          </w:tcPr>
          <w:p>
            <w:pPr>
              <w:spacing w:before="20" w:after="20"/>
              <w:jc w:val="center"/>
              <w:rPr>
                <w:ins w:id="7821" w:author="Claude" w:date="2026-10-12T09:00:00Z"/>
              </w:rPr>
            </w:pPr>
            <w:ins w:id="7822"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823" w:author="Claude" w:date="2026-10-12T09:00:00Z"/>
              </w:rPr>
            </w:pPr>
          </w:p>
        </w:tc>
        <w:tc>
          <w:tcPr>
            <w:tcW w:w="1000" w:type="dxa"/>
            <w:vAlign w:val="center"/>
          </w:tcPr>
          <w:p>
            <w:pPr>
              <w:spacing w:before="20" w:after="20"/>
              <w:jc w:val="center"/>
              <w:rPr>
                <w:ins w:id="7824" w:author="Claude" w:date="2026-10-12T09:00:00Z"/>
              </w:rPr>
            </w:pPr>
          </w:p>
        </w:tc>
      </w:tr>
      <w:tr>
        <w:trPr>
          <w:cantSplit/>
          <w:ins w:id="7825" w:author="Claude" w:date="2026-10-12T09:00:00Z"/>
        </w:trPr>
        <w:tc>
          <w:tcPr>
            <w:tcW w:w="850" w:type="dxa"/>
            <w:vAlign w:val="center"/>
          </w:tcPr>
          <w:p>
            <w:pPr>
              <w:spacing w:before="20" w:after="20"/>
              <w:jc w:val="center"/>
              <w:rPr>
                <w:ins w:id="7826" w:author="Claude" w:date="2026-10-12T09:00:00Z"/>
              </w:rPr>
            </w:pPr>
            <w:ins w:id="7827" w:author="Claude" w:date="2026-10-12T09:00:00Z">
              <w:r>
                <w:rPr>
                  <w:rFonts w:ascii="Times New Roman" w:hAnsi="Times New Roman" w:cs="Times New Roman"/>
                  <w:sz w:val="22"/>
                  <w:szCs w:val="22"/>
                </w:rPr>
                <w:t xml:space="preserve">3.3.6</w:t>
              </w:r>
            </w:ins>
          </w:p>
        </w:tc>
        <w:tc>
          <w:tcPr>
            <w:tcW w:w="5222" w:type="dxa"/>
            <w:vAlign w:val="center"/>
          </w:tcPr>
          <w:p>
            <w:pPr>
              <w:spacing w:before="20" w:after="20"/>
              <w:rPr>
                <w:ins w:id="7828" w:author="Claude" w:date="2026-10-12T09:00:00Z"/>
              </w:rPr>
            </w:pPr>
            <w:ins w:id="7829" w:author="Claude" w:date="2026-10-12T09:00:00Z">
              <w:r>
                <w:rPr>
                  <w:rFonts w:ascii="Times New Roman" w:hAnsi="Times New Roman" w:cs="Times New Roman"/>
                  <w:sz w:val="22"/>
                  <w:szCs w:val="22"/>
                </w:rPr>
                <w:t xml:space="preserve">Chừa lỗ mở, lắp đặt ống chờ, chi tiết chờ cho hệ thống cơ điện theo bản vẽ phối hợp được phê duyệt</w:t>
              </w:r>
            </w:ins>
          </w:p>
        </w:tc>
        <w:tc>
          <w:tcPr>
            <w:tcW w:w="1000" w:type="dxa"/>
            <w:vAlign w:val="center"/>
          </w:tcPr>
          <w:p>
            <w:pPr>
              <w:spacing w:before="20" w:after="20"/>
              <w:jc w:val="center"/>
              <w:rPr>
                <w:ins w:id="7830" w:author="Claude" w:date="2026-10-12T09:00:00Z"/>
              </w:rPr>
            </w:pPr>
            <w:ins w:id="7831"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832" w:author="Claude" w:date="2026-10-12T09:00:00Z"/>
              </w:rPr>
            </w:pPr>
          </w:p>
        </w:tc>
        <w:tc>
          <w:tcPr>
            <w:tcW w:w="1000" w:type="dxa"/>
            <w:vAlign w:val="center"/>
          </w:tcPr>
          <w:p>
            <w:pPr>
              <w:spacing w:before="20" w:after="20"/>
              <w:jc w:val="center"/>
              <w:rPr>
                <w:ins w:id="7833" w:author="Claude" w:date="2026-10-12T09:00:00Z"/>
              </w:rPr>
            </w:pPr>
          </w:p>
        </w:tc>
      </w:tr>
      <w:tr>
        <w:trPr>
          <w:cantSplit/>
          <w:ins w:id="7834" w:author="Claude" w:date="2026-10-12T09:00:00Z"/>
        </w:trPr>
        <w:tc>
          <w:tcPr>
            <w:tcW w:w="850" w:type="dxa"/>
            <w:vAlign w:val="center"/>
          </w:tcPr>
          <w:p>
            <w:pPr>
              <w:spacing w:before="20" w:after="20"/>
              <w:jc w:val="center"/>
              <w:rPr>
                <w:ins w:id="7835" w:author="Claude" w:date="2026-10-12T09:00:00Z"/>
              </w:rPr>
            </w:pPr>
            <w:ins w:id="7836" w:author="Claude" w:date="2026-10-12T09:00:00Z">
              <w:r>
                <w:rPr>
                  <w:rFonts w:ascii="Times New Roman" w:hAnsi="Times New Roman" w:cs="Times New Roman"/>
                  <w:sz w:val="22"/>
                  <w:szCs w:val="22"/>
                </w:rPr>
                <w:t xml:space="preserve">3.3.7</w:t>
              </w:r>
            </w:ins>
          </w:p>
        </w:tc>
        <w:tc>
          <w:tcPr>
            <w:tcW w:w="5222" w:type="dxa"/>
            <w:vAlign w:val="center"/>
          </w:tcPr>
          <w:p>
            <w:pPr>
              <w:spacing w:before="20" w:after="20"/>
              <w:rPr>
                <w:ins w:id="7837" w:author="Claude" w:date="2026-10-12T09:00:00Z"/>
              </w:rPr>
            </w:pPr>
            <w:ins w:id="7838" w:author="Claude" w:date="2026-10-12T09:00:00Z">
              <w:r>
                <w:rPr>
                  <w:rFonts w:ascii="Times New Roman" w:hAnsi="Times New Roman" w:cs="Times New Roman"/>
                  <w:sz w:val="22"/>
                  <w:szCs w:val="22"/>
                </w:rPr>
                <w:t xml:space="preserve">Cung cấp vật liệu chính, vật liệu phụ và thi công và xử lý khe co giãn, mạch ngừng thi công theo tiêu chuẩn Dự án.</w:t>
              </w:r>
            </w:ins>
          </w:p>
        </w:tc>
        <w:tc>
          <w:tcPr>
            <w:tcW w:w="1000" w:type="dxa"/>
            <w:vAlign w:val="center"/>
          </w:tcPr>
          <w:p>
            <w:pPr>
              <w:spacing w:before="20" w:after="20"/>
              <w:jc w:val="center"/>
              <w:rPr>
                <w:ins w:id="7839" w:author="Claude" w:date="2026-10-12T09:00:00Z"/>
              </w:rPr>
            </w:pPr>
            <w:ins w:id="7840"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841" w:author="Claude" w:date="2026-10-12T09:00:00Z"/>
              </w:rPr>
            </w:pPr>
          </w:p>
        </w:tc>
        <w:tc>
          <w:tcPr>
            <w:tcW w:w="1000" w:type="dxa"/>
            <w:vAlign w:val="center"/>
          </w:tcPr>
          <w:p>
            <w:pPr>
              <w:spacing w:before="20" w:after="20"/>
              <w:jc w:val="center"/>
              <w:rPr>
                <w:ins w:id="7842" w:author="Claude" w:date="2026-10-12T09:00:00Z"/>
              </w:rPr>
            </w:pPr>
          </w:p>
        </w:tc>
      </w:tr>
      <w:tr>
        <w:trPr>
          <w:cantSplit/>
          <w:ins w:id="7843" w:author="Claude" w:date="2026-10-12T09:00:00Z"/>
        </w:trPr>
        <w:tc>
          <w:tcPr>
            <w:tcW w:w="850" w:type="dxa"/>
            <w:vAlign w:val="center"/>
          </w:tcPr>
          <w:p>
            <w:pPr>
              <w:spacing w:before="20" w:after="20"/>
              <w:jc w:val="center"/>
              <w:rPr>
                <w:ins w:id="7844" w:author="Claude" w:date="2026-10-12T09:00:00Z"/>
              </w:rPr>
            </w:pPr>
            <w:ins w:id="7845" w:author="Claude" w:date="2026-10-12T09:00:00Z">
              <w:r>
                <w:rPr>
                  <w:rFonts w:ascii="Times New Roman" w:hAnsi="Times New Roman" w:cs="Times New Roman"/>
                  <w:sz w:val="22"/>
                  <w:szCs w:val="22"/>
                </w:rPr>
                <w:t xml:space="preserve">3.3.8</w:t>
              </w:r>
            </w:ins>
          </w:p>
        </w:tc>
        <w:tc>
          <w:tcPr>
            <w:tcW w:w="5222" w:type="dxa"/>
            <w:vAlign w:val="center"/>
          </w:tcPr>
          <w:p>
            <w:pPr>
              <w:spacing w:before="20" w:after="20"/>
              <w:rPr>
                <w:ins w:id="7846" w:author="Claude" w:date="2026-10-12T09:00:00Z"/>
              </w:rPr>
            </w:pPr>
            <w:ins w:id="7847" w:author="Claude" w:date="2026-10-12T09:00:00Z">
              <w:r>
                <w:rPr>
                  <w:rFonts w:ascii="Times New Roman" w:hAnsi="Times New Roman" w:cs="Times New Roman"/>
                  <w:sz w:val="22"/>
                  <w:szCs w:val="22"/>
                </w:rPr>
                <w:t xml:space="preserve">Sửa chữa vết nứt, sửa bề mặt bê tông, phục hồi cao độ được chấp thuận</w:t>
              </w:r>
            </w:ins>
          </w:p>
        </w:tc>
        <w:tc>
          <w:tcPr>
            <w:tcW w:w="1000" w:type="dxa"/>
            <w:vAlign w:val="center"/>
          </w:tcPr>
          <w:p>
            <w:pPr>
              <w:spacing w:before="20" w:after="20"/>
              <w:jc w:val="center"/>
              <w:rPr>
                <w:ins w:id="7848" w:author="Claude" w:date="2026-10-12T09:00:00Z"/>
              </w:rPr>
            </w:pPr>
            <w:ins w:id="7849"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850" w:author="Claude" w:date="2026-10-12T09:00:00Z"/>
              </w:rPr>
            </w:pPr>
          </w:p>
        </w:tc>
        <w:tc>
          <w:tcPr>
            <w:tcW w:w="1000" w:type="dxa"/>
            <w:vAlign w:val="center"/>
          </w:tcPr>
          <w:p>
            <w:pPr>
              <w:spacing w:before="20" w:after="20"/>
              <w:jc w:val="center"/>
              <w:rPr>
                <w:ins w:id="7851" w:author="Claude" w:date="2026-10-12T09:00:00Z"/>
              </w:rPr>
            </w:pPr>
          </w:p>
        </w:tc>
      </w:tr>
      <w:tr>
        <w:trPr>
          <w:cantSplit/>
          <w:ins w:id="7852" w:author="Claude" w:date="2026-10-12T09:00:00Z"/>
        </w:trPr>
        <w:tc>
          <w:tcPr>
            <w:tcW w:w="850" w:type="dxa"/>
            <w:vAlign w:val="center"/>
          </w:tcPr>
          <w:p>
            <w:pPr>
              <w:spacing w:before="20" w:after="20"/>
              <w:jc w:val="center"/>
              <w:rPr>
                <w:ins w:id="7853" w:author="Claude" w:date="2026-10-12T09:00:00Z"/>
              </w:rPr>
            </w:pPr>
            <w:ins w:id="7854" w:author="Claude" w:date="2026-10-12T09:00:00Z">
              <w:r>
                <w:rPr>
                  <w:rFonts w:ascii="Times New Roman" w:hAnsi="Times New Roman" w:cs="Times New Roman"/>
                  <w:sz w:val="22"/>
                  <w:szCs w:val="22"/>
                </w:rPr>
                <w:t xml:space="preserve">3.3.9</w:t>
              </w:r>
            </w:ins>
          </w:p>
        </w:tc>
        <w:tc>
          <w:tcPr>
            <w:tcW w:w="5222" w:type="dxa"/>
            <w:vAlign w:val="center"/>
          </w:tcPr>
          <w:p>
            <w:pPr>
              <w:spacing w:before="20" w:after="20"/>
              <w:rPr>
                <w:ins w:id="7855" w:author="Claude" w:date="2026-10-12T09:00:00Z"/>
              </w:rPr>
            </w:pPr>
            <w:ins w:id="7856" w:author="Claude" w:date="2026-10-12T09:00:00Z">
              <w:r>
                <w:rPr>
                  <w:rFonts w:ascii="Times New Roman" w:hAnsi="Times New Roman" w:cs="Times New Roman"/>
                  <w:sz w:val="22"/>
                  <w:szCs w:val="22"/>
                </w:rPr>
                <w:t xml:space="preserve">Cung cấp vật tư vữa không co ngót và thi công đổ bù hạng mục bê tông cốt thép</w:t>
              </w:r>
            </w:ins>
          </w:p>
        </w:tc>
        <w:tc>
          <w:tcPr>
            <w:tcW w:w="1000" w:type="dxa"/>
            <w:vAlign w:val="center"/>
          </w:tcPr>
          <w:p>
            <w:pPr>
              <w:spacing w:before="20" w:after="20"/>
              <w:jc w:val="center"/>
              <w:rPr>
                <w:ins w:id="7857" w:author="Claude" w:date="2026-10-12T09:00:00Z"/>
              </w:rPr>
            </w:pPr>
            <w:ins w:id="7858"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859" w:author="Claude" w:date="2026-10-12T09:00:00Z"/>
              </w:rPr>
            </w:pPr>
          </w:p>
        </w:tc>
        <w:tc>
          <w:tcPr>
            <w:tcW w:w="1000" w:type="dxa"/>
            <w:vAlign w:val="center"/>
          </w:tcPr>
          <w:p>
            <w:pPr>
              <w:spacing w:before="20" w:after="20"/>
              <w:jc w:val="center"/>
              <w:rPr>
                <w:ins w:id="7860" w:author="Claude" w:date="2026-10-12T09:00:00Z"/>
              </w:rPr>
            </w:pPr>
          </w:p>
        </w:tc>
      </w:tr>
      <w:tr>
        <w:trPr>
          <w:cantSplit/>
          <w:ins w:id="7861" w:author="Claude" w:date="2026-10-12T09:00:00Z"/>
        </w:trPr>
        <w:tc>
          <w:tcPr>
            <w:tcW w:w="850" w:type="dxa"/>
            <w:vAlign w:val="center"/>
          </w:tcPr>
          <w:p>
            <w:pPr>
              <w:spacing w:before="20" w:after="20"/>
              <w:jc w:val="center"/>
              <w:rPr>
                <w:ins w:id="7862" w:author="Claude" w:date="2026-10-12T09:00:00Z"/>
              </w:rPr>
            </w:pPr>
            <w:ins w:id="7863" w:author="Claude" w:date="2026-10-12T09:00:00Z">
              <w:r>
                <w:rPr>
                  <w:rFonts w:ascii="Times New Roman" w:hAnsi="Times New Roman" w:cs="Times New Roman"/>
                  <w:sz w:val="22"/>
                  <w:szCs w:val="22"/>
                </w:rPr>
                <w:t xml:space="preserve">3.3.10</w:t>
              </w:r>
            </w:ins>
          </w:p>
        </w:tc>
        <w:tc>
          <w:tcPr>
            <w:tcW w:w="5222" w:type="dxa"/>
            <w:vAlign w:val="center"/>
          </w:tcPr>
          <w:p>
            <w:pPr>
              <w:spacing w:before="20" w:after="20"/>
              <w:rPr>
                <w:ins w:id="7864" w:author="Claude" w:date="2026-10-12T09:00:00Z"/>
              </w:rPr>
            </w:pPr>
            <w:ins w:id="7865" w:author="Claude" w:date="2026-10-12T09:00:00Z">
              <w:r>
                <w:rPr>
                  <w:rFonts w:ascii="Times New Roman" w:hAnsi="Times New Roman" w:cs="Times New Roman"/>
                  <w:sz w:val="22"/>
                  <w:szCs w:val="22"/>
                </w:rPr>
                <w:t xml:space="preserve">Lập đề cương, thực hiện, báo cáo công tác quan trắc công trình lân cận (đường, nhà dân)</w:t>
              </w:r>
            </w:ins>
          </w:p>
        </w:tc>
        <w:tc>
          <w:tcPr>
            <w:tcW w:w="1000" w:type="dxa"/>
            <w:vAlign w:val="center"/>
          </w:tcPr>
          <w:p>
            <w:pPr>
              <w:spacing w:before="20" w:after="20"/>
              <w:jc w:val="center"/>
              <w:rPr>
                <w:ins w:id="7866" w:author="Claude" w:date="2026-10-12T09:00:00Z"/>
              </w:rPr>
            </w:pPr>
            <w:ins w:id="7867"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868" w:author="Claude" w:date="2026-10-12T09:00:00Z"/>
              </w:rPr>
            </w:pPr>
          </w:p>
        </w:tc>
        <w:tc>
          <w:tcPr>
            <w:tcW w:w="1000" w:type="dxa"/>
            <w:vAlign w:val="center"/>
          </w:tcPr>
          <w:p>
            <w:pPr>
              <w:spacing w:before="20" w:after="20"/>
              <w:jc w:val="center"/>
              <w:rPr>
                <w:ins w:id="7869" w:author="Claude" w:date="2026-10-12T09:00:00Z"/>
              </w:rPr>
            </w:pPr>
          </w:p>
        </w:tc>
      </w:tr>
      <w:tr>
        <w:trPr>
          <w:cantSplit/>
          <w:ins w:id="7870" w:author="Claude" w:date="2026-10-12T09:00:00Z"/>
        </w:trPr>
        <w:tc>
          <w:tcPr>
            <w:tcW w:w="850" w:type="dxa"/>
            <w:vAlign w:val="center"/>
          </w:tcPr>
          <w:p>
            <w:pPr>
              <w:spacing w:before="20" w:after="20"/>
              <w:jc w:val="center"/>
              <w:rPr>
                <w:ins w:id="7871" w:author="Claude" w:date="2026-10-12T09:00:00Z"/>
              </w:rPr>
            </w:pPr>
            <w:ins w:id="7872" w:author="Claude" w:date="2026-10-12T09:00:00Z">
              <w:r>
                <w:rPr>
                  <w:rFonts w:ascii="Times New Roman" w:hAnsi="Times New Roman" w:cs="Times New Roman"/>
                  <w:sz w:val="22"/>
                  <w:szCs w:val="22"/>
                </w:rPr>
                <w:t xml:space="preserve">3.3.11</w:t>
              </w:r>
            </w:ins>
          </w:p>
        </w:tc>
        <w:tc>
          <w:tcPr>
            <w:tcW w:w="5222" w:type="dxa"/>
            <w:vAlign w:val="center"/>
          </w:tcPr>
          <w:p>
            <w:pPr>
              <w:spacing w:before="20" w:after="20"/>
              <w:rPr>
                <w:ins w:id="7873" w:author="Claude" w:date="2026-10-12T09:00:00Z"/>
              </w:rPr>
            </w:pPr>
            <w:ins w:id="7874" w:author="Claude" w:date="2026-10-12T09:00:00Z">
              <w:r>
                <w:rPr>
                  <w:rFonts w:ascii="Times New Roman" w:hAnsi="Times New Roman" w:cs="Times New Roman"/>
                  <w:sz w:val="22"/>
                  <w:szCs w:val="22"/>
                </w:rPr>
                <w:t xml:space="preserve">Lập đề cương, thực hiện, báo cáo công tác quan trắc lún, nghiêng công trình</w:t>
              </w:r>
            </w:ins>
          </w:p>
        </w:tc>
        <w:tc>
          <w:tcPr>
            <w:tcW w:w="1000" w:type="dxa"/>
            <w:vAlign w:val="center"/>
          </w:tcPr>
          <w:p>
            <w:pPr>
              <w:spacing w:before="20" w:after="20"/>
              <w:jc w:val="center"/>
              <w:rPr>
                <w:ins w:id="7875" w:author="Claude" w:date="2026-10-12T09:00:00Z"/>
              </w:rPr>
            </w:pPr>
            <w:ins w:id="7876"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877" w:author="Claude" w:date="2026-10-12T09:00:00Z"/>
              </w:rPr>
            </w:pPr>
          </w:p>
        </w:tc>
        <w:tc>
          <w:tcPr>
            <w:tcW w:w="1000" w:type="dxa"/>
            <w:vAlign w:val="center"/>
          </w:tcPr>
          <w:p>
            <w:pPr>
              <w:spacing w:before="20" w:after="20"/>
              <w:jc w:val="center"/>
              <w:rPr>
                <w:ins w:id="7878" w:author="Claude" w:date="2026-10-12T09:00:00Z"/>
              </w:rPr>
            </w:pPr>
          </w:p>
        </w:tc>
      </w:tr>
      <w:tr>
        <w:trPr>
          <w:cantSplit/>
          <w:ins w:id="7879" w:author="Claude" w:date="2026-10-12T09:00:00Z"/>
        </w:trPr>
        <w:tc>
          <w:tcPr>
            <w:tcW w:w="850" w:type="dxa"/>
            <w:shd w:val="clear" w:color="auto" w:fill="F2F2F2"/>
            <w:vAlign w:val="center"/>
          </w:tcPr>
          <w:p>
            <w:pPr>
              <w:spacing w:before="20" w:after="20"/>
              <w:jc w:val="center"/>
              <w:rPr>
                <w:ins w:id="7880" w:author="Claude" w:date="2026-10-12T09:00:00Z"/>
              </w:rPr>
            </w:pPr>
            <w:ins w:id="7881" w:author="Claude" w:date="2026-10-12T09:00:00Z">
              <w:r>
                <w:rPr>
                  <w:rFonts w:ascii="Times New Roman" w:hAnsi="Times New Roman" w:cs="Times New Roman"/>
                  <w:b/>
                  <w:bCs/>
                  <w:sz w:val="22"/>
                  <w:szCs w:val="22"/>
                </w:rPr>
                <w:t xml:space="preserve">3.4</w:t>
              </w:r>
            </w:ins>
          </w:p>
        </w:tc>
        <w:tc>
          <w:tcPr>
            <w:tcW w:w="5222" w:type="dxa"/>
            <w:shd w:val="clear" w:color="auto" w:fill="F2F2F2"/>
            <w:vAlign w:val="center"/>
          </w:tcPr>
          <w:p>
            <w:pPr>
              <w:spacing w:before="20" w:after="20"/>
              <w:rPr>
                <w:ins w:id="7882" w:author="Claude" w:date="2026-10-12T09:00:00Z"/>
              </w:rPr>
            </w:pPr>
            <w:ins w:id="7883" w:author="Claude" w:date="2026-10-12T09:00:00Z">
              <w:r>
                <w:rPr>
                  <w:rFonts w:ascii="Times New Roman" w:hAnsi="Times New Roman" w:cs="Times New Roman"/>
                  <w:b/>
                  <w:bCs/>
                  <w:sz w:val="22"/>
                  <w:szCs w:val="22"/>
                </w:rPr>
                <w:t xml:space="preserve">Công tác chống thấm</w:t>
              </w:r>
            </w:ins>
          </w:p>
        </w:tc>
        <w:tc>
          <w:tcPr>
            <w:tcW w:w="1000" w:type="dxa"/>
            <w:shd w:val="clear" w:color="auto" w:fill="F2F2F2"/>
            <w:vAlign w:val="center"/>
          </w:tcPr>
          <w:p>
            <w:pPr>
              <w:spacing w:before="20" w:after="20"/>
              <w:jc w:val="center"/>
              <w:rPr>
                <w:ins w:id="7884" w:author="Claude" w:date="2026-10-12T09:00:00Z"/>
              </w:rPr>
            </w:pPr>
          </w:p>
        </w:tc>
        <w:tc>
          <w:tcPr>
            <w:tcW w:w="1000" w:type="dxa"/>
            <w:shd w:val="clear" w:color="auto" w:fill="F2F2F2"/>
            <w:vAlign w:val="center"/>
          </w:tcPr>
          <w:p>
            <w:pPr>
              <w:spacing w:before="20" w:after="20"/>
              <w:jc w:val="center"/>
              <w:rPr>
                <w:ins w:id="7885" w:author="Claude" w:date="2026-10-12T09:00:00Z"/>
              </w:rPr>
            </w:pPr>
          </w:p>
        </w:tc>
        <w:tc>
          <w:tcPr>
            <w:tcW w:w="1000" w:type="dxa"/>
            <w:shd w:val="clear" w:color="auto" w:fill="F2F2F2"/>
            <w:vAlign w:val="center"/>
          </w:tcPr>
          <w:p>
            <w:pPr>
              <w:spacing w:before="20" w:after="20"/>
              <w:jc w:val="center"/>
              <w:rPr>
                <w:ins w:id="7886" w:author="Claude" w:date="2026-10-12T09:00:00Z"/>
              </w:rPr>
            </w:pPr>
          </w:p>
        </w:tc>
      </w:tr>
      <w:tr>
        <w:trPr>
          <w:cantSplit/>
          <w:ins w:id="7887" w:author="Claude" w:date="2026-10-12T09:00:00Z"/>
        </w:trPr>
        <w:tc>
          <w:tcPr>
            <w:tcW w:w="850" w:type="dxa"/>
            <w:vAlign w:val="center"/>
          </w:tcPr>
          <w:p>
            <w:pPr>
              <w:spacing w:before="20" w:after="20"/>
              <w:jc w:val="center"/>
              <w:rPr>
                <w:ins w:id="7888" w:author="Claude" w:date="2026-10-12T09:00:00Z"/>
              </w:rPr>
            </w:pPr>
            <w:ins w:id="7889" w:author="Claude" w:date="2026-10-12T09:00:00Z">
              <w:r>
                <w:rPr>
                  <w:rFonts w:ascii="Times New Roman" w:hAnsi="Times New Roman" w:cs="Times New Roman"/>
                  <w:sz w:val="22"/>
                  <w:szCs w:val="22"/>
                </w:rPr>
                <w:t xml:space="preserve">3.4.1</w:t>
              </w:r>
            </w:ins>
          </w:p>
        </w:tc>
        <w:tc>
          <w:tcPr>
            <w:tcW w:w="5222" w:type="dxa"/>
            <w:vAlign w:val="center"/>
          </w:tcPr>
          <w:p>
            <w:pPr>
              <w:spacing w:before="20" w:after="20"/>
              <w:rPr>
                <w:ins w:id="7890" w:author="Claude" w:date="2026-10-12T09:00:00Z"/>
              </w:rPr>
            </w:pPr>
            <w:ins w:id="7891" w:author="Claude" w:date="2026-10-12T09:00:00Z">
              <w:r>
                <w:rPr>
                  <w:rFonts w:ascii="Times New Roman" w:hAnsi="Times New Roman" w:cs="Times New Roman"/>
                  <w:sz w:val="22"/>
                  <w:szCs w:val="22"/>
                </w:rPr>
                <w:t xml:space="preserve">Chống thấm sàn đáy, tường tầng hầm, hố pit, hố thu; xử lý chống thấm đầu cọc, mạch ngừng, khe co giãn, cổ ống xuyên kết cấu phần ngầm</w:t>
              </w:r>
            </w:ins>
          </w:p>
        </w:tc>
        <w:tc>
          <w:tcPr>
            <w:tcW w:w="1000" w:type="dxa"/>
            <w:vAlign w:val="center"/>
          </w:tcPr>
          <w:p>
            <w:pPr>
              <w:spacing w:before="20" w:after="20"/>
              <w:jc w:val="center"/>
              <w:rPr>
                <w:ins w:id="7892" w:author="Claude" w:date="2026-10-12T09:00:00Z"/>
              </w:rPr>
            </w:pPr>
            <w:ins w:id="7893"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894" w:author="Claude" w:date="2026-10-12T09:00:00Z"/>
              </w:rPr>
            </w:pPr>
          </w:p>
        </w:tc>
        <w:tc>
          <w:tcPr>
            <w:tcW w:w="1000" w:type="dxa"/>
            <w:vAlign w:val="center"/>
          </w:tcPr>
          <w:p>
            <w:pPr>
              <w:spacing w:before="20" w:after="20"/>
              <w:jc w:val="center"/>
              <w:rPr>
                <w:ins w:id="7895" w:author="Claude" w:date="2026-10-12T09:00:00Z"/>
              </w:rPr>
            </w:pPr>
          </w:p>
        </w:tc>
      </w:tr>
      <w:tr>
        <w:trPr>
          <w:cantSplit/>
          <w:ins w:id="7896" w:author="Claude" w:date="2026-10-12T09:00:00Z"/>
        </w:trPr>
        <w:tc>
          <w:tcPr>
            <w:tcW w:w="850" w:type="dxa"/>
            <w:vAlign w:val="center"/>
          </w:tcPr>
          <w:p>
            <w:pPr>
              <w:spacing w:before="20" w:after="20"/>
              <w:jc w:val="center"/>
              <w:rPr>
                <w:ins w:id="7897" w:author="Claude" w:date="2026-10-12T09:00:00Z"/>
              </w:rPr>
            </w:pPr>
            <w:ins w:id="7898" w:author="Claude" w:date="2026-10-12T09:00:00Z">
              <w:r>
                <w:rPr>
                  <w:rFonts w:ascii="Times New Roman" w:hAnsi="Times New Roman" w:cs="Times New Roman"/>
                  <w:sz w:val="22"/>
                  <w:szCs w:val="22"/>
                </w:rPr>
                <w:t xml:space="preserve">3.4.2</w:t>
              </w:r>
            </w:ins>
          </w:p>
        </w:tc>
        <w:tc>
          <w:tcPr>
            <w:tcW w:w="5222" w:type="dxa"/>
            <w:vAlign w:val="center"/>
          </w:tcPr>
          <w:p>
            <w:pPr>
              <w:spacing w:before="20" w:after="20"/>
              <w:rPr>
                <w:ins w:id="7899" w:author="Claude" w:date="2026-10-12T09:00:00Z"/>
              </w:rPr>
            </w:pPr>
            <w:ins w:id="7900" w:author="Claude" w:date="2026-10-12T09:00:00Z">
              <w:r>
                <w:rPr>
                  <w:rFonts w:ascii="Times New Roman" w:hAnsi="Times New Roman" w:cs="Times New Roman"/>
                  <w:sz w:val="22"/>
                  <w:szCs w:val="22"/>
                </w:rPr>
                <w:t xml:space="preserve">Chống thấm bể nước ngầm, bể phốt, hố ga, rãnh thu thuộc Phần ngầm</w:t>
              </w:r>
            </w:ins>
          </w:p>
        </w:tc>
        <w:tc>
          <w:tcPr>
            <w:tcW w:w="1000" w:type="dxa"/>
            <w:vAlign w:val="center"/>
          </w:tcPr>
          <w:p>
            <w:pPr>
              <w:spacing w:before="20" w:after="20"/>
              <w:jc w:val="center"/>
              <w:rPr>
                <w:ins w:id="7901" w:author="Claude" w:date="2026-10-12T09:00:00Z"/>
              </w:rPr>
            </w:pPr>
            <w:ins w:id="7902"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903" w:author="Claude" w:date="2026-10-12T09:00:00Z"/>
              </w:rPr>
            </w:pPr>
          </w:p>
        </w:tc>
        <w:tc>
          <w:tcPr>
            <w:tcW w:w="1000" w:type="dxa"/>
            <w:vAlign w:val="center"/>
          </w:tcPr>
          <w:p>
            <w:pPr>
              <w:spacing w:before="20" w:after="20"/>
              <w:jc w:val="center"/>
              <w:rPr>
                <w:ins w:id="7904" w:author="Claude" w:date="2026-10-12T09:00:00Z"/>
              </w:rPr>
            </w:pPr>
          </w:p>
        </w:tc>
      </w:tr>
      <w:tr>
        <w:trPr>
          <w:cantSplit/>
          <w:ins w:id="7905" w:author="Claude" w:date="2026-10-12T09:00:00Z"/>
        </w:trPr>
        <w:tc>
          <w:tcPr>
            <w:tcW w:w="850" w:type="dxa"/>
            <w:vAlign w:val="center"/>
          </w:tcPr>
          <w:p>
            <w:pPr>
              <w:spacing w:before="20" w:after="20"/>
              <w:jc w:val="center"/>
              <w:rPr>
                <w:ins w:id="7906" w:author="Claude" w:date="2026-10-12T09:00:00Z"/>
              </w:rPr>
            </w:pPr>
            <w:ins w:id="7907" w:author="Claude" w:date="2026-10-12T09:00:00Z">
              <w:r>
                <w:rPr>
                  <w:rFonts w:ascii="Times New Roman" w:hAnsi="Times New Roman" w:cs="Times New Roman"/>
                  <w:sz w:val="22"/>
                  <w:szCs w:val="22"/>
                </w:rPr>
                <w:t xml:space="preserve">3.4.3</w:t>
              </w:r>
            </w:ins>
          </w:p>
        </w:tc>
        <w:tc>
          <w:tcPr>
            <w:tcW w:w="5222" w:type="dxa"/>
            <w:vAlign w:val="center"/>
          </w:tcPr>
          <w:p>
            <w:pPr>
              <w:spacing w:before="20" w:after="20"/>
              <w:rPr>
                <w:ins w:id="7908" w:author="Claude" w:date="2026-10-12T09:00:00Z"/>
              </w:rPr>
            </w:pPr>
            <w:ins w:id="7909" w:author="Claude" w:date="2026-10-12T09:00:00Z">
              <w:r>
                <w:rPr>
                  <w:rFonts w:ascii="Times New Roman" w:hAnsi="Times New Roman" w:cs="Times New Roman"/>
                  <w:sz w:val="22"/>
                  <w:szCs w:val="22"/>
                </w:rPr>
                <w:t xml:space="preserve">Thí nghiệm, thử kín nước (ngâm nước, thử áp) theo Chỉ dẫn kỹ thuật; bảo vệ lớp chống thấm cho đến khi bàn giao</w:t>
              </w:r>
            </w:ins>
          </w:p>
        </w:tc>
        <w:tc>
          <w:tcPr>
            <w:tcW w:w="1000" w:type="dxa"/>
            <w:vAlign w:val="center"/>
          </w:tcPr>
          <w:p>
            <w:pPr>
              <w:spacing w:before="20" w:after="20"/>
              <w:jc w:val="center"/>
              <w:rPr>
                <w:ins w:id="7910" w:author="Claude" w:date="2026-10-12T09:00:00Z"/>
              </w:rPr>
            </w:pPr>
            <w:ins w:id="7911"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912" w:author="Claude" w:date="2026-10-12T09:00:00Z"/>
              </w:rPr>
            </w:pPr>
            <w:ins w:id="7913" w:author="Claude" w:date="2026-10-12T09:00:00Z">
              <w:r>
                <w:rPr>
                  <w:rFonts w:ascii="Times New Roman" w:hAnsi="Times New Roman" w:cs="Times New Roman"/>
                  <w:b/>
                  <w:bCs/>
                  <w:sz w:val="22"/>
                  <w:szCs w:val="22"/>
                </w:rPr>
                <w:t xml:space="preserve">C</w:t>
              </w:r>
            </w:ins>
          </w:p>
        </w:tc>
        <w:tc>
          <w:tcPr>
            <w:tcW w:w="1000" w:type="dxa"/>
            <w:vAlign w:val="center"/>
          </w:tcPr>
          <w:p>
            <w:pPr>
              <w:spacing w:before="20" w:after="20"/>
              <w:jc w:val="center"/>
              <w:rPr>
                <w:ins w:id="7914" w:author="Claude" w:date="2026-10-12T09:00:00Z"/>
              </w:rPr>
            </w:pPr>
          </w:p>
        </w:tc>
      </w:tr>
      <w:tr>
        <w:trPr>
          <w:cantSplit/>
          <w:ins w:id="7915" w:author="Claude" w:date="2026-10-12T09:00:00Z"/>
        </w:trPr>
        <w:tc>
          <w:tcPr>
            <w:tcW w:w="850" w:type="dxa"/>
            <w:shd w:val="clear" w:color="auto" w:fill="F2F2F2"/>
            <w:vAlign w:val="center"/>
          </w:tcPr>
          <w:p>
            <w:pPr>
              <w:spacing w:before="20" w:after="20"/>
              <w:jc w:val="center"/>
              <w:rPr>
                <w:ins w:id="7916" w:author="Claude" w:date="2026-10-12T09:00:00Z"/>
              </w:rPr>
            </w:pPr>
            <w:ins w:id="7917" w:author="Claude" w:date="2026-10-12T09:00:00Z">
              <w:r>
                <w:rPr>
                  <w:rFonts w:ascii="Times New Roman" w:hAnsi="Times New Roman" w:cs="Times New Roman"/>
                  <w:b/>
                  <w:bCs/>
                  <w:sz w:val="22"/>
                  <w:szCs w:val="22"/>
                </w:rPr>
                <w:t xml:space="preserve">3.5</w:t>
              </w:r>
            </w:ins>
          </w:p>
        </w:tc>
        <w:tc>
          <w:tcPr>
            <w:tcW w:w="5222" w:type="dxa"/>
            <w:shd w:val="clear" w:color="auto" w:fill="F2F2F2"/>
            <w:vAlign w:val="center"/>
          </w:tcPr>
          <w:p>
            <w:pPr>
              <w:spacing w:before="20" w:after="20"/>
              <w:rPr>
                <w:ins w:id="7918" w:author="Claude" w:date="2026-10-12T09:00:00Z"/>
              </w:rPr>
            </w:pPr>
            <w:ins w:id="7919" w:author="Claude" w:date="2026-10-12T09:00:00Z">
              <w:r>
                <w:rPr>
                  <w:rFonts w:ascii="Times New Roman" w:hAnsi="Times New Roman" w:cs="Times New Roman"/>
                  <w:b/>
                  <w:bCs/>
                  <w:sz w:val="22"/>
                  <w:szCs w:val="22"/>
                </w:rPr>
                <w:t xml:space="preserve">Giàn giáo và thiết bị nâng hạ</w:t>
              </w:r>
            </w:ins>
          </w:p>
        </w:tc>
        <w:tc>
          <w:tcPr>
            <w:tcW w:w="1000" w:type="dxa"/>
            <w:shd w:val="clear" w:color="auto" w:fill="F2F2F2"/>
            <w:vAlign w:val="center"/>
          </w:tcPr>
          <w:p>
            <w:pPr>
              <w:spacing w:before="20" w:after="20"/>
              <w:jc w:val="center"/>
              <w:rPr>
                <w:ins w:id="7920" w:author="Claude" w:date="2026-10-12T09:00:00Z"/>
              </w:rPr>
            </w:pPr>
          </w:p>
        </w:tc>
        <w:tc>
          <w:tcPr>
            <w:tcW w:w="1000" w:type="dxa"/>
            <w:shd w:val="clear" w:color="auto" w:fill="F2F2F2"/>
            <w:vAlign w:val="center"/>
          </w:tcPr>
          <w:p>
            <w:pPr>
              <w:spacing w:before="20" w:after="20"/>
              <w:jc w:val="center"/>
              <w:rPr>
                <w:ins w:id="7921" w:author="Claude" w:date="2026-10-12T09:00:00Z"/>
              </w:rPr>
            </w:pPr>
          </w:p>
        </w:tc>
        <w:tc>
          <w:tcPr>
            <w:tcW w:w="1000" w:type="dxa"/>
            <w:shd w:val="clear" w:color="auto" w:fill="F2F2F2"/>
            <w:vAlign w:val="center"/>
          </w:tcPr>
          <w:p>
            <w:pPr>
              <w:spacing w:before="20" w:after="20"/>
              <w:jc w:val="center"/>
              <w:rPr>
                <w:ins w:id="7922" w:author="Claude" w:date="2026-10-12T09:00:00Z"/>
              </w:rPr>
            </w:pPr>
          </w:p>
        </w:tc>
      </w:tr>
      <w:tr>
        <w:trPr>
          <w:cantSplit/>
          <w:ins w:id="7923" w:author="Claude" w:date="2026-10-12T09:00:00Z"/>
        </w:trPr>
        <w:tc>
          <w:tcPr>
            <w:tcW w:w="850" w:type="dxa"/>
            <w:vAlign w:val="center"/>
          </w:tcPr>
          <w:p>
            <w:pPr>
              <w:spacing w:before="20" w:after="20"/>
              <w:jc w:val="center"/>
              <w:rPr>
                <w:ins w:id="7924" w:author="Claude" w:date="2026-10-12T09:00:00Z"/>
              </w:rPr>
            </w:pPr>
            <w:ins w:id="7925" w:author="Claude" w:date="2026-10-12T09:00:00Z">
              <w:r>
                <w:rPr>
                  <w:rFonts w:ascii="Times New Roman" w:hAnsi="Times New Roman" w:cs="Times New Roman"/>
                  <w:sz w:val="22"/>
                  <w:szCs w:val="22"/>
                </w:rPr>
                <w:t xml:space="preserve">3.5.1</w:t>
              </w:r>
            </w:ins>
          </w:p>
        </w:tc>
        <w:tc>
          <w:tcPr>
            <w:tcW w:w="5222" w:type="dxa"/>
            <w:vAlign w:val="center"/>
          </w:tcPr>
          <w:p>
            <w:pPr>
              <w:spacing w:before="20" w:after="20"/>
              <w:rPr>
                <w:ins w:id="7926" w:author="Claude" w:date="2026-10-12T09:00:00Z"/>
              </w:rPr>
            </w:pPr>
            <w:ins w:id="7927" w:author="Claude" w:date="2026-10-12T09:00:00Z">
              <w:r>
                <w:rPr>
                  <w:rFonts w:ascii="Times New Roman" w:hAnsi="Times New Roman" w:cs="Times New Roman"/>
                  <w:sz w:val="22"/>
                  <w:szCs w:val="22"/>
                </w:rPr>
                <w:t xml:space="preserve">Giàn giáo, sàn thao tác phục vụ thi công</w:t>
              </w:r>
            </w:ins>
          </w:p>
        </w:tc>
        <w:tc>
          <w:tcPr>
            <w:tcW w:w="1000" w:type="dxa"/>
            <w:vAlign w:val="center"/>
          </w:tcPr>
          <w:p>
            <w:pPr>
              <w:spacing w:before="20" w:after="20"/>
              <w:jc w:val="center"/>
              <w:rPr>
                <w:ins w:id="7928" w:author="Claude" w:date="2026-10-12T09:00:00Z"/>
              </w:rPr>
            </w:pPr>
            <w:ins w:id="7929"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930" w:author="Claude" w:date="2026-10-12T09:00:00Z"/>
              </w:rPr>
            </w:pPr>
          </w:p>
        </w:tc>
        <w:tc>
          <w:tcPr>
            <w:tcW w:w="1000" w:type="dxa"/>
            <w:vAlign w:val="center"/>
          </w:tcPr>
          <w:p>
            <w:pPr>
              <w:spacing w:before="20" w:after="20"/>
              <w:jc w:val="center"/>
              <w:rPr>
                <w:ins w:id="7931" w:author="Claude" w:date="2026-10-12T09:00:00Z"/>
              </w:rPr>
            </w:pPr>
          </w:p>
        </w:tc>
      </w:tr>
      <w:tr>
        <w:trPr>
          <w:cantSplit/>
          <w:ins w:id="7932" w:author="Claude" w:date="2026-10-12T09:00:00Z"/>
        </w:trPr>
        <w:tc>
          <w:tcPr>
            <w:tcW w:w="850" w:type="dxa"/>
            <w:vAlign w:val="center"/>
          </w:tcPr>
          <w:p>
            <w:pPr>
              <w:spacing w:before="20" w:after="20"/>
              <w:jc w:val="center"/>
              <w:rPr>
                <w:ins w:id="7933" w:author="Claude" w:date="2026-10-12T09:00:00Z"/>
              </w:rPr>
            </w:pPr>
            <w:ins w:id="7934" w:author="Claude" w:date="2026-10-12T09:00:00Z">
              <w:r>
                <w:rPr>
                  <w:rFonts w:ascii="Times New Roman" w:hAnsi="Times New Roman" w:cs="Times New Roman"/>
                  <w:sz w:val="22"/>
                  <w:szCs w:val="22"/>
                </w:rPr>
                <w:t xml:space="preserve">3.5.2</w:t>
              </w:r>
            </w:ins>
          </w:p>
        </w:tc>
        <w:tc>
          <w:tcPr>
            <w:tcW w:w="5222" w:type="dxa"/>
            <w:vAlign w:val="center"/>
          </w:tcPr>
          <w:p>
            <w:pPr>
              <w:spacing w:before="20" w:after="20"/>
              <w:rPr>
                <w:ins w:id="7935" w:author="Claude" w:date="2026-10-12T09:00:00Z"/>
              </w:rPr>
            </w:pPr>
            <w:ins w:id="7936" w:author="Claude" w:date="2026-10-12T09:00:00Z">
              <w:r>
                <w:rPr>
                  <w:rFonts w:ascii="Times New Roman" w:hAnsi="Times New Roman" w:cs="Times New Roman"/>
                  <w:sz w:val="22"/>
                  <w:szCs w:val="22"/>
                </w:rPr>
                <w:t xml:space="preserve">Thiết bị nâng hạ (cần trục, cẩu tháp, vận thăng...)</w:t>
              </w:r>
            </w:ins>
          </w:p>
        </w:tc>
        <w:tc>
          <w:tcPr>
            <w:tcW w:w="1000" w:type="dxa"/>
            <w:vAlign w:val="center"/>
          </w:tcPr>
          <w:p>
            <w:pPr>
              <w:spacing w:before="20" w:after="20"/>
              <w:jc w:val="center"/>
              <w:rPr>
                <w:ins w:id="7937" w:author="Claude" w:date="2026-10-12T09:00:00Z"/>
              </w:rPr>
            </w:pPr>
            <w:ins w:id="7938"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939" w:author="Claude" w:date="2026-10-12T09:00:00Z"/>
              </w:rPr>
            </w:pPr>
          </w:p>
        </w:tc>
        <w:tc>
          <w:tcPr>
            <w:tcW w:w="1000" w:type="dxa"/>
            <w:vAlign w:val="center"/>
          </w:tcPr>
          <w:p>
            <w:pPr>
              <w:spacing w:before="20" w:after="20"/>
              <w:jc w:val="center"/>
              <w:rPr>
                <w:ins w:id="7940" w:author="Claude" w:date="2026-10-12T09:00:00Z"/>
              </w:rPr>
            </w:pPr>
          </w:p>
        </w:tc>
      </w:tr>
      <w:tr>
        <w:trPr>
          <w:cantSplit/>
          <w:ins w:id="7941" w:author="Claude" w:date="2026-10-12T09:00:00Z"/>
        </w:trPr>
        <w:tc>
          <w:tcPr>
            <w:tcW w:w="850" w:type="dxa"/>
            <w:shd w:val="clear" w:color="auto" w:fill="F2F2F2"/>
            <w:vAlign w:val="center"/>
          </w:tcPr>
          <w:p>
            <w:pPr>
              <w:spacing w:before="20" w:after="20"/>
              <w:jc w:val="center"/>
              <w:rPr>
                <w:ins w:id="7942" w:author="Claude" w:date="2026-10-12T09:00:00Z"/>
              </w:rPr>
            </w:pPr>
            <w:ins w:id="7943" w:author="Claude" w:date="2026-10-12T09:00:00Z">
              <w:r>
                <w:rPr>
                  <w:rFonts w:ascii="Times New Roman" w:hAnsi="Times New Roman" w:cs="Times New Roman"/>
                  <w:b/>
                  <w:bCs/>
                  <w:sz w:val="22"/>
                  <w:szCs w:val="22"/>
                </w:rPr>
                <w:t xml:space="preserve">3.6</w:t>
              </w:r>
            </w:ins>
          </w:p>
        </w:tc>
        <w:tc>
          <w:tcPr>
            <w:tcW w:w="5222" w:type="dxa"/>
            <w:shd w:val="clear" w:color="auto" w:fill="F2F2F2"/>
            <w:vAlign w:val="center"/>
          </w:tcPr>
          <w:p>
            <w:pPr>
              <w:spacing w:before="20" w:after="20"/>
              <w:rPr>
                <w:ins w:id="7944" w:author="Claude" w:date="2026-10-12T09:00:00Z"/>
              </w:rPr>
            </w:pPr>
            <w:ins w:id="7945" w:author="Claude" w:date="2026-10-12T09:00:00Z">
              <w:r>
                <w:rPr>
                  <w:rFonts w:ascii="Times New Roman" w:hAnsi="Times New Roman" w:cs="Times New Roman"/>
                  <w:b/>
                  <w:bCs/>
                  <w:sz w:val="22"/>
                  <w:szCs w:val="22"/>
                </w:rPr>
                <w:t xml:space="preserve">Thí nghiệm, kiểm soát cao độ, toạ độ thi công</w:t>
              </w:r>
            </w:ins>
          </w:p>
        </w:tc>
        <w:tc>
          <w:tcPr>
            <w:tcW w:w="1000" w:type="dxa"/>
            <w:shd w:val="clear" w:color="auto" w:fill="F2F2F2"/>
            <w:vAlign w:val="center"/>
          </w:tcPr>
          <w:p>
            <w:pPr>
              <w:spacing w:before="20" w:after="20"/>
              <w:jc w:val="center"/>
              <w:rPr>
                <w:ins w:id="7946" w:author="Claude" w:date="2026-10-12T09:00:00Z"/>
              </w:rPr>
            </w:pPr>
          </w:p>
        </w:tc>
        <w:tc>
          <w:tcPr>
            <w:tcW w:w="1000" w:type="dxa"/>
            <w:shd w:val="clear" w:color="auto" w:fill="F2F2F2"/>
            <w:vAlign w:val="center"/>
          </w:tcPr>
          <w:p>
            <w:pPr>
              <w:spacing w:before="20" w:after="20"/>
              <w:jc w:val="center"/>
              <w:rPr>
                <w:ins w:id="7947" w:author="Claude" w:date="2026-10-12T09:00:00Z"/>
              </w:rPr>
            </w:pPr>
          </w:p>
        </w:tc>
        <w:tc>
          <w:tcPr>
            <w:tcW w:w="1000" w:type="dxa"/>
            <w:shd w:val="clear" w:color="auto" w:fill="F2F2F2"/>
            <w:vAlign w:val="center"/>
          </w:tcPr>
          <w:p>
            <w:pPr>
              <w:spacing w:before="20" w:after="20"/>
              <w:jc w:val="center"/>
              <w:rPr>
                <w:ins w:id="7948" w:author="Claude" w:date="2026-10-12T09:00:00Z"/>
              </w:rPr>
            </w:pPr>
          </w:p>
        </w:tc>
      </w:tr>
      <w:tr>
        <w:trPr>
          <w:cantSplit/>
          <w:ins w:id="7949" w:author="Claude" w:date="2026-10-12T09:00:00Z"/>
        </w:trPr>
        <w:tc>
          <w:tcPr>
            <w:tcW w:w="850" w:type="dxa"/>
            <w:vAlign w:val="center"/>
          </w:tcPr>
          <w:p>
            <w:pPr>
              <w:spacing w:before="20" w:after="20"/>
              <w:jc w:val="center"/>
              <w:rPr>
                <w:ins w:id="7950" w:author="Claude" w:date="2026-10-12T09:00:00Z"/>
              </w:rPr>
            </w:pPr>
            <w:ins w:id="7951" w:author="Claude" w:date="2026-10-12T09:00:00Z">
              <w:r>
                <w:rPr>
                  <w:rFonts w:ascii="Times New Roman" w:hAnsi="Times New Roman" w:cs="Times New Roman"/>
                  <w:sz w:val="22"/>
                  <w:szCs w:val="22"/>
                </w:rPr>
                <w:t xml:space="preserve">3.6.1</w:t>
              </w:r>
            </w:ins>
          </w:p>
        </w:tc>
        <w:tc>
          <w:tcPr>
            <w:tcW w:w="5222" w:type="dxa"/>
            <w:vAlign w:val="center"/>
          </w:tcPr>
          <w:p>
            <w:pPr>
              <w:spacing w:before="20" w:after="20"/>
              <w:rPr>
                <w:ins w:id="7952" w:author="Claude" w:date="2026-10-12T09:00:00Z"/>
              </w:rPr>
            </w:pPr>
            <w:ins w:id="7953" w:author="Claude" w:date="2026-10-12T09:00:00Z">
              <w:r>
                <w:rPr>
                  <w:rFonts w:ascii="Times New Roman" w:hAnsi="Times New Roman" w:cs="Times New Roman"/>
                  <w:sz w:val="22"/>
                  <w:szCs w:val="22"/>
                </w:rPr>
                <w:t xml:space="preserve">Thí nghiệm và chịu chi phí thí nghiệm vật tư do Bên B cung cấp (cừ, văng chống, cốt thép, bê tông, vữa, vật liệu chống thấm...); lấy mẫu, vận chuyển mẫu đối với vật tư Bên A cấp</w:t>
              </w:r>
            </w:ins>
          </w:p>
        </w:tc>
        <w:tc>
          <w:tcPr>
            <w:tcW w:w="1000" w:type="dxa"/>
            <w:vAlign w:val="center"/>
          </w:tcPr>
          <w:p>
            <w:pPr>
              <w:spacing w:before="20" w:after="20"/>
              <w:jc w:val="center"/>
              <w:rPr>
                <w:ins w:id="7954" w:author="Claude" w:date="2026-10-12T09:00:00Z"/>
              </w:rPr>
            </w:pPr>
            <w:ins w:id="7955"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956" w:author="Claude" w:date="2026-10-12T09:00:00Z"/>
              </w:rPr>
            </w:pPr>
          </w:p>
        </w:tc>
        <w:tc>
          <w:tcPr>
            <w:tcW w:w="1000" w:type="dxa"/>
            <w:vAlign w:val="center"/>
          </w:tcPr>
          <w:p>
            <w:pPr>
              <w:spacing w:before="20" w:after="20"/>
              <w:jc w:val="center"/>
              <w:rPr>
                <w:ins w:id="7957" w:author="Claude" w:date="2026-10-12T09:00:00Z"/>
              </w:rPr>
            </w:pPr>
          </w:p>
        </w:tc>
      </w:tr>
      <w:tr>
        <w:trPr>
          <w:cantSplit/>
          <w:ins w:id="7958" w:author="Claude" w:date="2026-10-12T09:00:00Z"/>
        </w:trPr>
        <w:tc>
          <w:tcPr>
            <w:tcW w:w="850" w:type="dxa"/>
            <w:vAlign w:val="center"/>
          </w:tcPr>
          <w:p>
            <w:pPr>
              <w:spacing w:before="20" w:after="20"/>
              <w:jc w:val="center"/>
              <w:rPr>
                <w:ins w:id="7959" w:author="Claude" w:date="2026-10-12T09:00:00Z"/>
              </w:rPr>
            </w:pPr>
            <w:ins w:id="7960" w:author="Claude" w:date="2026-10-12T09:00:00Z">
              <w:r>
                <w:rPr>
                  <w:rFonts w:ascii="Times New Roman" w:hAnsi="Times New Roman" w:cs="Times New Roman"/>
                  <w:sz w:val="22"/>
                  <w:szCs w:val="22"/>
                </w:rPr>
                <w:t xml:space="preserve">3.6.2</w:t>
              </w:r>
            </w:ins>
          </w:p>
        </w:tc>
        <w:tc>
          <w:tcPr>
            <w:tcW w:w="5222" w:type="dxa"/>
            <w:vAlign w:val="center"/>
          </w:tcPr>
          <w:p>
            <w:pPr>
              <w:spacing w:before="20" w:after="20"/>
              <w:rPr>
                <w:ins w:id="7961" w:author="Claude" w:date="2026-10-12T09:00:00Z"/>
              </w:rPr>
            </w:pPr>
            <w:ins w:id="7962" w:author="Claude" w:date="2026-10-12T09:00:00Z">
              <w:r>
                <w:rPr>
                  <w:rFonts w:ascii="Times New Roman" w:hAnsi="Times New Roman" w:cs="Times New Roman"/>
                  <w:sz w:val="22"/>
                  <w:szCs w:val="22"/>
                </w:rPr>
                <w:t xml:space="preserve">Kiểm soát cao độ, toạ độ trong quá trình thi công</w:t>
              </w:r>
            </w:ins>
          </w:p>
        </w:tc>
        <w:tc>
          <w:tcPr>
            <w:tcW w:w="1000" w:type="dxa"/>
            <w:vAlign w:val="center"/>
          </w:tcPr>
          <w:p>
            <w:pPr>
              <w:spacing w:before="20" w:after="20"/>
              <w:jc w:val="center"/>
              <w:rPr>
                <w:ins w:id="7963" w:author="Claude" w:date="2026-10-12T09:00:00Z"/>
              </w:rPr>
            </w:pPr>
            <w:ins w:id="7964"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965" w:author="Claude" w:date="2026-10-12T09:00:00Z"/>
              </w:rPr>
            </w:pPr>
          </w:p>
        </w:tc>
        <w:tc>
          <w:tcPr>
            <w:tcW w:w="1000" w:type="dxa"/>
            <w:vAlign w:val="center"/>
          </w:tcPr>
          <w:p>
            <w:pPr>
              <w:spacing w:before="20" w:after="20"/>
              <w:jc w:val="center"/>
              <w:rPr>
                <w:ins w:id="7966" w:author="Claude" w:date="2026-10-12T09:00:00Z"/>
              </w:rPr>
            </w:pPr>
          </w:p>
        </w:tc>
      </w:tr>
      <w:tr>
        <w:trPr>
          <w:cantSplit/>
          <w:ins w:id="7967" w:author="Claude" w:date="2026-10-12T09:00:00Z"/>
        </w:trPr>
        <w:tc>
          <w:tcPr>
            <w:tcW w:w="850" w:type="dxa"/>
            <w:shd w:val="clear" w:color="auto" w:fill="F2F2F2"/>
            <w:vAlign w:val="center"/>
          </w:tcPr>
          <w:p>
            <w:pPr>
              <w:spacing w:before="20" w:after="20"/>
              <w:jc w:val="center"/>
              <w:rPr>
                <w:ins w:id="7968" w:author="Claude" w:date="2026-10-12T09:00:00Z"/>
              </w:rPr>
            </w:pPr>
            <w:ins w:id="7969" w:author="Claude" w:date="2026-10-12T09:00:00Z">
              <w:r>
                <w:rPr>
                  <w:rFonts w:ascii="Times New Roman" w:hAnsi="Times New Roman" w:cs="Times New Roman"/>
                  <w:b/>
                  <w:bCs/>
                  <w:sz w:val="22"/>
                  <w:szCs w:val="22"/>
                </w:rPr>
                <w:t xml:space="preserve">3.7</w:t>
              </w:r>
            </w:ins>
          </w:p>
        </w:tc>
        <w:tc>
          <w:tcPr>
            <w:tcW w:w="5222" w:type="dxa"/>
            <w:shd w:val="clear" w:color="auto" w:fill="F2F2F2"/>
            <w:vAlign w:val="center"/>
          </w:tcPr>
          <w:p>
            <w:pPr>
              <w:spacing w:before="20" w:after="20"/>
              <w:rPr>
                <w:ins w:id="7970" w:author="Claude" w:date="2026-10-12T09:00:00Z"/>
              </w:rPr>
            </w:pPr>
            <w:ins w:id="7971" w:author="Claude" w:date="2026-10-12T09:00:00Z">
              <w:r>
                <w:rPr>
                  <w:rFonts w:ascii="Times New Roman" w:hAnsi="Times New Roman" w:cs="Times New Roman"/>
                  <w:b/>
                  <w:bCs/>
                  <w:sz w:val="22"/>
                  <w:szCs w:val="22"/>
                </w:rPr>
                <w:t xml:space="preserve">Quan trắc, theo dõi, báo cáo, sửa chữa và duy trì ổn định kết cấu chống đỡ tạm (cừ, văng chống, giàn giáo, …)</w:t>
              </w:r>
            </w:ins>
          </w:p>
        </w:tc>
        <w:tc>
          <w:tcPr>
            <w:tcW w:w="1000" w:type="dxa"/>
            <w:shd w:val="clear" w:color="auto" w:fill="F2F2F2"/>
            <w:vAlign w:val="center"/>
          </w:tcPr>
          <w:p>
            <w:pPr>
              <w:spacing w:before="20" w:after="20"/>
              <w:jc w:val="center"/>
              <w:rPr>
                <w:ins w:id="7972" w:author="Claude" w:date="2026-10-12T09:00:00Z"/>
              </w:rPr>
            </w:pPr>
          </w:p>
        </w:tc>
        <w:tc>
          <w:tcPr>
            <w:tcW w:w="1000" w:type="dxa"/>
            <w:shd w:val="clear" w:color="auto" w:fill="F2F2F2"/>
            <w:vAlign w:val="center"/>
          </w:tcPr>
          <w:p>
            <w:pPr>
              <w:spacing w:before="20" w:after="20"/>
              <w:jc w:val="center"/>
              <w:rPr>
                <w:ins w:id="7973" w:author="Claude" w:date="2026-10-12T09:00:00Z"/>
              </w:rPr>
            </w:pPr>
          </w:p>
        </w:tc>
        <w:tc>
          <w:tcPr>
            <w:tcW w:w="1000" w:type="dxa"/>
            <w:shd w:val="clear" w:color="auto" w:fill="F2F2F2"/>
            <w:vAlign w:val="center"/>
          </w:tcPr>
          <w:p>
            <w:pPr>
              <w:spacing w:before="20" w:after="20"/>
              <w:jc w:val="center"/>
              <w:rPr>
                <w:ins w:id="7974" w:author="Claude" w:date="2026-10-12T09:00:00Z"/>
              </w:rPr>
            </w:pPr>
          </w:p>
        </w:tc>
      </w:tr>
      <w:tr>
        <w:trPr>
          <w:cantSplit/>
          <w:ins w:id="7975" w:author="Claude" w:date="2026-10-12T09:00:00Z"/>
        </w:trPr>
        <w:tc>
          <w:tcPr>
            <w:tcW w:w="850" w:type="dxa"/>
            <w:vAlign w:val="center"/>
          </w:tcPr>
          <w:p>
            <w:pPr>
              <w:spacing w:before="20" w:after="20"/>
              <w:jc w:val="center"/>
              <w:rPr>
                <w:ins w:id="7976" w:author="Claude" w:date="2026-10-12T09:00:00Z"/>
              </w:rPr>
            </w:pPr>
            <w:ins w:id="7977" w:author="Claude" w:date="2026-10-12T09:00:00Z">
              <w:r>
                <w:rPr>
                  <w:rFonts w:ascii="Times New Roman" w:hAnsi="Times New Roman" w:cs="Times New Roman"/>
                  <w:sz w:val="22"/>
                  <w:szCs w:val="22"/>
                </w:rPr>
                <w:t xml:space="preserve">3.7.1</w:t>
              </w:r>
            </w:ins>
          </w:p>
        </w:tc>
        <w:tc>
          <w:tcPr>
            <w:tcW w:w="5222" w:type="dxa"/>
            <w:vAlign w:val="center"/>
          </w:tcPr>
          <w:p>
            <w:pPr>
              <w:spacing w:before="20" w:after="20"/>
              <w:rPr>
                <w:ins w:id="7978" w:author="Claude" w:date="2026-10-12T09:00:00Z"/>
              </w:rPr>
            </w:pPr>
            <w:ins w:id="7979" w:author="Claude" w:date="2026-10-12T09:00:00Z">
              <w:r>
                <w:rPr>
                  <w:rFonts w:ascii="Times New Roman" w:hAnsi="Times New Roman" w:cs="Times New Roman"/>
                  <w:sz w:val="22"/>
                  <w:szCs w:val="22"/>
                </w:rPr>
                <w:t xml:space="preserve">Lập đề cương, thực hiện, báo cáo công tác quan trắc chuyển vị đỉnh cừ</w:t>
              </w:r>
            </w:ins>
          </w:p>
        </w:tc>
        <w:tc>
          <w:tcPr>
            <w:tcW w:w="1000" w:type="dxa"/>
            <w:vAlign w:val="center"/>
          </w:tcPr>
          <w:p>
            <w:pPr>
              <w:spacing w:before="20" w:after="20"/>
              <w:jc w:val="center"/>
              <w:rPr>
                <w:ins w:id="7980" w:author="Claude" w:date="2026-10-12T09:00:00Z"/>
              </w:rPr>
            </w:pPr>
            <w:ins w:id="7981"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982" w:author="Claude" w:date="2026-10-12T09:00:00Z"/>
              </w:rPr>
            </w:pPr>
          </w:p>
        </w:tc>
        <w:tc>
          <w:tcPr>
            <w:tcW w:w="1000" w:type="dxa"/>
            <w:vAlign w:val="center"/>
          </w:tcPr>
          <w:p>
            <w:pPr>
              <w:spacing w:before="20" w:after="20"/>
              <w:jc w:val="center"/>
              <w:rPr>
                <w:ins w:id="7983" w:author="Claude" w:date="2026-10-12T09:00:00Z"/>
              </w:rPr>
            </w:pPr>
          </w:p>
        </w:tc>
      </w:tr>
      <w:tr>
        <w:trPr>
          <w:cantSplit/>
          <w:ins w:id="7984" w:author="Claude" w:date="2026-10-12T09:00:00Z"/>
        </w:trPr>
        <w:tc>
          <w:tcPr>
            <w:tcW w:w="850" w:type="dxa"/>
            <w:vAlign w:val="center"/>
          </w:tcPr>
          <w:p>
            <w:pPr>
              <w:spacing w:before="20" w:after="20"/>
              <w:jc w:val="center"/>
              <w:rPr>
                <w:ins w:id="7985" w:author="Claude" w:date="2026-10-12T09:00:00Z"/>
              </w:rPr>
            </w:pPr>
            <w:ins w:id="7986" w:author="Claude" w:date="2026-10-12T09:00:00Z">
              <w:r>
                <w:rPr>
                  <w:rFonts w:ascii="Times New Roman" w:hAnsi="Times New Roman" w:cs="Times New Roman"/>
                  <w:sz w:val="22"/>
                  <w:szCs w:val="22"/>
                </w:rPr>
                <w:t xml:space="preserve">3.7.2</w:t>
              </w:r>
            </w:ins>
          </w:p>
        </w:tc>
        <w:tc>
          <w:tcPr>
            <w:tcW w:w="5222" w:type="dxa"/>
            <w:vAlign w:val="center"/>
          </w:tcPr>
          <w:p>
            <w:pPr>
              <w:spacing w:before="20" w:after="20"/>
              <w:rPr>
                <w:ins w:id="7987" w:author="Claude" w:date="2026-10-12T09:00:00Z"/>
              </w:rPr>
            </w:pPr>
            <w:ins w:id="7988" w:author="Claude" w:date="2026-10-12T09:00:00Z">
              <w:r>
                <w:rPr>
                  <w:rFonts w:ascii="Times New Roman" w:hAnsi="Times New Roman" w:cs="Times New Roman"/>
                  <w:sz w:val="22"/>
                  <w:szCs w:val="22"/>
                </w:rPr>
                <w:t xml:space="preserve">Bố trí thiết bị, nhân lực quan trắc chuyển vị của hệ cừ, văng chống, hố đào</w:t>
              </w:r>
            </w:ins>
          </w:p>
        </w:tc>
        <w:tc>
          <w:tcPr>
            <w:tcW w:w="1000" w:type="dxa"/>
            <w:vAlign w:val="center"/>
          </w:tcPr>
          <w:p>
            <w:pPr>
              <w:spacing w:before="20" w:after="20"/>
              <w:jc w:val="center"/>
              <w:rPr>
                <w:ins w:id="7989" w:author="Claude" w:date="2026-10-12T09:00:00Z"/>
              </w:rPr>
            </w:pPr>
            <w:ins w:id="7990"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7991" w:author="Claude" w:date="2026-10-12T09:00:00Z"/>
              </w:rPr>
            </w:pPr>
          </w:p>
        </w:tc>
        <w:tc>
          <w:tcPr>
            <w:tcW w:w="1000" w:type="dxa"/>
            <w:vAlign w:val="center"/>
          </w:tcPr>
          <w:p>
            <w:pPr>
              <w:spacing w:before="20" w:after="20"/>
              <w:jc w:val="center"/>
              <w:rPr>
                <w:ins w:id="7992" w:author="Claude" w:date="2026-10-12T09:00:00Z"/>
              </w:rPr>
            </w:pPr>
          </w:p>
        </w:tc>
      </w:tr>
      <w:tr>
        <w:trPr>
          <w:cantSplit/>
          <w:ins w:id="7993" w:author="Claude" w:date="2026-10-12T09:00:00Z"/>
        </w:trPr>
        <w:tc>
          <w:tcPr>
            <w:tcW w:w="850" w:type="dxa"/>
            <w:vAlign w:val="center"/>
          </w:tcPr>
          <w:p>
            <w:pPr>
              <w:spacing w:before="20" w:after="20"/>
              <w:jc w:val="center"/>
              <w:rPr>
                <w:ins w:id="7994" w:author="Claude" w:date="2026-10-12T09:00:00Z"/>
              </w:rPr>
            </w:pPr>
            <w:ins w:id="7995" w:author="Claude" w:date="2026-10-12T09:00:00Z">
              <w:r>
                <w:rPr>
                  <w:rFonts w:ascii="Times New Roman" w:hAnsi="Times New Roman" w:cs="Times New Roman"/>
                  <w:sz w:val="22"/>
                  <w:szCs w:val="22"/>
                </w:rPr>
                <w:t xml:space="preserve">3.7.3</w:t>
              </w:r>
            </w:ins>
          </w:p>
        </w:tc>
        <w:tc>
          <w:tcPr>
            <w:tcW w:w="5222" w:type="dxa"/>
            <w:vAlign w:val="center"/>
          </w:tcPr>
          <w:p>
            <w:pPr>
              <w:spacing w:before="20" w:after="20"/>
              <w:rPr>
                <w:ins w:id="7996" w:author="Claude" w:date="2026-10-12T09:00:00Z"/>
              </w:rPr>
            </w:pPr>
            <w:ins w:id="7997" w:author="Claude" w:date="2026-10-12T09:00:00Z">
              <w:r>
                <w:rPr>
                  <w:rFonts w:ascii="Times New Roman" w:hAnsi="Times New Roman" w:cs="Times New Roman"/>
                  <w:sz w:val="22"/>
                  <w:szCs w:val="22"/>
                </w:rPr>
                <w:t xml:space="preserve">Báo cáo kết quả quan trắc định kỳ</w:t>
              </w:r>
            </w:ins>
          </w:p>
        </w:tc>
        <w:tc>
          <w:tcPr>
            <w:tcW w:w="1000" w:type="dxa"/>
            <w:vAlign w:val="center"/>
          </w:tcPr>
          <w:p>
            <w:pPr>
              <w:spacing w:before="20" w:after="20"/>
              <w:jc w:val="center"/>
              <w:rPr>
                <w:ins w:id="7998" w:author="Claude" w:date="2026-10-12T09:00:00Z"/>
              </w:rPr>
            </w:pPr>
            <w:ins w:id="7999"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8000" w:author="Claude" w:date="2026-10-12T09:00:00Z"/>
              </w:rPr>
            </w:pPr>
            <w:ins w:id="8001" w:author="Claude" w:date="2026-10-12T09:00:00Z">
              <w:r>
                <w:rPr>
                  <w:rFonts w:ascii="Times New Roman" w:hAnsi="Times New Roman" w:cs="Times New Roman"/>
                  <w:b/>
                  <w:bCs/>
                  <w:sz w:val="22"/>
                  <w:szCs w:val="22"/>
                </w:rPr>
                <w:t xml:space="preserve">C</w:t>
              </w:r>
            </w:ins>
          </w:p>
        </w:tc>
        <w:tc>
          <w:tcPr>
            <w:tcW w:w="1000" w:type="dxa"/>
            <w:vAlign w:val="center"/>
          </w:tcPr>
          <w:p>
            <w:pPr>
              <w:spacing w:before="20" w:after="20"/>
              <w:jc w:val="center"/>
              <w:rPr>
                <w:ins w:id="8002" w:author="Claude" w:date="2026-10-12T09:00:00Z"/>
              </w:rPr>
            </w:pPr>
          </w:p>
        </w:tc>
      </w:tr>
      <w:tr>
        <w:trPr>
          <w:cantSplit/>
          <w:ins w:id="8003" w:author="Claude" w:date="2026-10-12T09:00:00Z"/>
        </w:trPr>
        <w:tc>
          <w:tcPr>
            <w:tcW w:w="850" w:type="dxa"/>
            <w:vAlign w:val="center"/>
          </w:tcPr>
          <w:p>
            <w:pPr>
              <w:spacing w:before="20" w:after="20"/>
              <w:jc w:val="center"/>
              <w:rPr>
                <w:ins w:id="8004" w:author="Claude" w:date="2026-10-12T09:00:00Z"/>
              </w:rPr>
            </w:pPr>
            <w:ins w:id="8005" w:author="Claude" w:date="2026-10-12T09:00:00Z">
              <w:r>
                <w:rPr>
                  <w:rFonts w:ascii="Times New Roman" w:hAnsi="Times New Roman" w:cs="Times New Roman"/>
                  <w:sz w:val="22"/>
                  <w:szCs w:val="22"/>
                </w:rPr>
                <w:t xml:space="preserve">3.7.4</w:t>
              </w:r>
            </w:ins>
          </w:p>
        </w:tc>
        <w:tc>
          <w:tcPr>
            <w:tcW w:w="5222" w:type="dxa"/>
            <w:vAlign w:val="center"/>
          </w:tcPr>
          <w:p>
            <w:pPr>
              <w:spacing w:before="20" w:after="20"/>
              <w:rPr>
                <w:ins w:id="8006" w:author="Claude" w:date="2026-10-12T09:00:00Z"/>
              </w:rPr>
            </w:pPr>
            <w:ins w:id="8007" w:author="Claude" w:date="2026-10-12T09:00:00Z">
              <w:r>
                <w:rPr>
                  <w:rFonts w:ascii="Times New Roman" w:hAnsi="Times New Roman" w:cs="Times New Roman"/>
                  <w:sz w:val="22"/>
                  <w:szCs w:val="22"/>
                </w:rPr>
                <w:t xml:space="preserve">Sửa chữa, gia cường, duy trì hệ chống đỡ tạm (cừ, văng chống, giàn giáo, …) đảm bảo yêu cầu kỹ thuật trong suốt quá trình thi công</w:t>
              </w:r>
            </w:ins>
          </w:p>
        </w:tc>
        <w:tc>
          <w:tcPr>
            <w:tcW w:w="1000" w:type="dxa"/>
            <w:vAlign w:val="center"/>
          </w:tcPr>
          <w:p>
            <w:pPr>
              <w:spacing w:before="20" w:after="20"/>
              <w:jc w:val="center"/>
              <w:rPr>
                <w:ins w:id="8008" w:author="Claude" w:date="2026-10-12T09:00:00Z"/>
              </w:rPr>
            </w:pPr>
            <w:ins w:id="8009"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8010" w:author="Claude" w:date="2026-10-12T09:00:00Z"/>
              </w:rPr>
            </w:pPr>
          </w:p>
        </w:tc>
        <w:tc>
          <w:tcPr>
            <w:tcW w:w="1000" w:type="dxa"/>
            <w:vAlign w:val="center"/>
          </w:tcPr>
          <w:p>
            <w:pPr>
              <w:spacing w:before="20" w:after="20"/>
              <w:jc w:val="center"/>
              <w:rPr>
                <w:ins w:id="8011" w:author="Claude" w:date="2026-10-12T09:00:00Z"/>
              </w:rPr>
            </w:pPr>
          </w:p>
        </w:tc>
      </w:tr>
      <w:tr>
        <w:trPr>
          <w:cantSplit/>
          <w:ins w:id="8012" w:author="Claude" w:date="2026-10-12T09:00:00Z"/>
        </w:trPr>
        <w:tc>
          <w:tcPr>
            <w:tcW w:w="850" w:type="dxa"/>
            <w:shd w:val="clear" w:color="auto" w:fill="F2F2F2"/>
            <w:vAlign w:val="center"/>
          </w:tcPr>
          <w:p>
            <w:pPr>
              <w:spacing w:before="20" w:after="20"/>
              <w:jc w:val="center"/>
              <w:rPr>
                <w:ins w:id="8013" w:author="Claude" w:date="2026-10-12T09:00:00Z"/>
              </w:rPr>
            </w:pPr>
            <w:ins w:id="8014" w:author="Claude" w:date="2026-10-12T09:00:00Z">
              <w:r>
                <w:rPr>
                  <w:rFonts w:ascii="Times New Roman" w:hAnsi="Times New Roman" w:cs="Times New Roman"/>
                  <w:b/>
                  <w:bCs/>
                  <w:sz w:val="22"/>
                  <w:szCs w:val="22"/>
                </w:rPr>
                <w:t xml:space="preserve">3.8</w:t>
              </w:r>
            </w:ins>
          </w:p>
        </w:tc>
        <w:tc>
          <w:tcPr>
            <w:tcW w:w="5222" w:type="dxa"/>
            <w:shd w:val="clear" w:color="auto" w:fill="F2F2F2"/>
            <w:vAlign w:val="center"/>
          </w:tcPr>
          <w:p>
            <w:pPr>
              <w:spacing w:before="20" w:after="20"/>
              <w:rPr>
                <w:ins w:id="8015" w:author="Claude" w:date="2026-10-12T09:00:00Z"/>
              </w:rPr>
            </w:pPr>
            <w:ins w:id="8016" w:author="Claude" w:date="2026-10-12T09:00:00Z">
              <w:r>
                <w:rPr>
                  <w:rFonts w:ascii="Times New Roman" w:hAnsi="Times New Roman" w:cs="Times New Roman"/>
                  <w:b/>
                  <w:bCs/>
                  <w:sz w:val="22"/>
                  <w:szCs w:val="22"/>
                </w:rPr>
                <w:t xml:space="preserve">Phối hợp thi công và các công việc khác</w:t>
              </w:r>
            </w:ins>
          </w:p>
        </w:tc>
        <w:tc>
          <w:tcPr>
            <w:tcW w:w="1000" w:type="dxa"/>
            <w:shd w:val="clear" w:color="auto" w:fill="F2F2F2"/>
            <w:vAlign w:val="center"/>
          </w:tcPr>
          <w:p>
            <w:pPr>
              <w:spacing w:before="20" w:after="20"/>
              <w:jc w:val="center"/>
              <w:rPr>
                <w:ins w:id="8017" w:author="Claude" w:date="2026-10-12T09:00:00Z"/>
              </w:rPr>
            </w:pPr>
          </w:p>
        </w:tc>
        <w:tc>
          <w:tcPr>
            <w:tcW w:w="1000" w:type="dxa"/>
            <w:shd w:val="clear" w:color="auto" w:fill="F2F2F2"/>
            <w:vAlign w:val="center"/>
          </w:tcPr>
          <w:p>
            <w:pPr>
              <w:spacing w:before="20" w:after="20"/>
              <w:jc w:val="center"/>
              <w:rPr>
                <w:ins w:id="8018" w:author="Claude" w:date="2026-10-12T09:00:00Z"/>
              </w:rPr>
            </w:pPr>
          </w:p>
        </w:tc>
        <w:tc>
          <w:tcPr>
            <w:tcW w:w="1000" w:type="dxa"/>
            <w:shd w:val="clear" w:color="auto" w:fill="F2F2F2"/>
            <w:vAlign w:val="center"/>
          </w:tcPr>
          <w:p>
            <w:pPr>
              <w:spacing w:before="20" w:after="20"/>
              <w:jc w:val="center"/>
              <w:rPr>
                <w:ins w:id="8019" w:author="Claude" w:date="2026-10-12T09:00:00Z"/>
              </w:rPr>
            </w:pPr>
          </w:p>
        </w:tc>
      </w:tr>
      <w:tr>
        <w:trPr>
          <w:cantSplit/>
          <w:ins w:id="8020" w:author="Claude" w:date="2026-10-12T09:00:00Z"/>
        </w:trPr>
        <w:tc>
          <w:tcPr>
            <w:tcW w:w="850" w:type="dxa"/>
            <w:vAlign w:val="center"/>
          </w:tcPr>
          <w:p>
            <w:pPr>
              <w:spacing w:before="20" w:after="20"/>
              <w:jc w:val="center"/>
              <w:rPr>
                <w:ins w:id="8021" w:author="Claude" w:date="2026-10-12T09:00:00Z"/>
              </w:rPr>
            </w:pPr>
            <w:ins w:id="8022" w:author="Claude" w:date="2026-10-12T09:00:00Z">
              <w:r>
                <w:rPr>
                  <w:rFonts w:ascii="Times New Roman" w:hAnsi="Times New Roman" w:cs="Times New Roman"/>
                  <w:sz w:val="22"/>
                  <w:szCs w:val="22"/>
                </w:rPr>
                <w:t xml:space="preserve">3.8.1</w:t>
              </w:r>
            </w:ins>
          </w:p>
        </w:tc>
        <w:tc>
          <w:tcPr>
            <w:tcW w:w="5222" w:type="dxa"/>
            <w:vAlign w:val="center"/>
          </w:tcPr>
          <w:p>
            <w:pPr>
              <w:spacing w:before="20" w:after="20"/>
              <w:rPr>
                <w:ins w:id="8023" w:author="Claude" w:date="2026-10-12T09:00:00Z"/>
              </w:rPr>
            </w:pPr>
            <w:ins w:id="8024" w:author="Claude" w:date="2026-10-12T09:00:00Z">
              <w:r>
                <w:rPr>
                  <w:rFonts w:ascii="Times New Roman" w:hAnsi="Times New Roman" w:cs="Times New Roman"/>
                  <w:sz w:val="22"/>
                  <w:szCs w:val="22"/>
                </w:rPr>
                <w:t xml:space="preserve">Phối hợp, nhận và bàn giao mặt bằng thi công với Bên A và Nhà thầu khác</w:t>
              </w:r>
            </w:ins>
          </w:p>
        </w:tc>
        <w:tc>
          <w:tcPr>
            <w:tcW w:w="1000" w:type="dxa"/>
            <w:vAlign w:val="center"/>
          </w:tcPr>
          <w:p>
            <w:pPr>
              <w:spacing w:before="20" w:after="20"/>
              <w:jc w:val="center"/>
              <w:rPr>
                <w:ins w:id="8025" w:author="Claude" w:date="2026-10-12T09:00:00Z"/>
              </w:rPr>
            </w:pPr>
            <w:ins w:id="8026"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8027" w:author="Claude" w:date="2026-10-12T09:00:00Z"/>
              </w:rPr>
            </w:pPr>
          </w:p>
        </w:tc>
        <w:tc>
          <w:tcPr>
            <w:tcW w:w="1000" w:type="dxa"/>
            <w:vAlign w:val="center"/>
          </w:tcPr>
          <w:p>
            <w:pPr>
              <w:spacing w:before="20" w:after="20"/>
              <w:jc w:val="center"/>
              <w:rPr>
                <w:ins w:id="8028" w:author="Claude" w:date="2026-10-12T09:00:00Z"/>
              </w:rPr>
            </w:pPr>
          </w:p>
        </w:tc>
      </w:tr>
      <w:tr>
        <w:trPr>
          <w:cantSplit/>
          <w:ins w:id="8029" w:author="Claude" w:date="2026-10-12T09:00:00Z"/>
        </w:trPr>
        <w:tc>
          <w:tcPr>
            <w:tcW w:w="850" w:type="dxa"/>
            <w:vAlign w:val="center"/>
          </w:tcPr>
          <w:p>
            <w:pPr>
              <w:spacing w:before="20" w:after="20"/>
              <w:jc w:val="center"/>
              <w:rPr>
                <w:ins w:id="8030" w:author="Claude" w:date="2026-10-12T09:00:00Z"/>
              </w:rPr>
            </w:pPr>
            <w:ins w:id="8031" w:author="Claude" w:date="2026-10-12T09:00:00Z">
              <w:r>
                <w:rPr>
                  <w:rFonts w:ascii="Times New Roman" w:hAnsi="Times New Roman" w:cs="Times New Roman"/>
                  <w:sz w:val="22"/>
                  <w:szCs w:val="22"/>
                </w:rPr>
                <w:t xml:space="preserve">3.8.2</w:t>
              </w:r>
            </w:ins>
          </w:p>
        </w:tc>
        <w:tc>
          <w:tcPr>
            <w:tcW w:w="5222" w:type="dxa"/>
            <w:vAlign w:val="center"/>
          </w:tcPr>
          <w:p>
            <w:pPr>
              <w:spacing w:before="20" w:after="20"/>
              <w:rPr>
                <w:ins w:id="8032" w:author="Claude" w:date="2026-10-12T09:00:00Z"/>
              </w:rPr>
            </w:pPr>
            <w:ins w:id="8033" w:author="Claude" w:date="2026-10-12T09:00:00Z">
              <w:r>
                <w:rPr>
                  <w:rFonts w:ascii="Times New Roman" w:hAnsi="Times New Roman" w:cs="Times New Roman"/>
                  <w:sz w:val="22"/>
                  <w:szCs w:val="22"/>
                </w:rPr>
                <w:t xml:space="preserve">Thi công các công việc khác trong Biểu 01 [Chi tiết giá hợp đồng]</w:t>
              </w:r>
            </w:ins>
          </w:p>
        </w:tc>
        <w:tc>
          <w:tcPr>
            <w:tcW w:w="1000" w:type="dxa"/>
            <w:vAlign w:val="center"/>
          </w:tcPr>
          <w:p>
            <w:pPr>
              <w:spacing w:before="20" w:after="20"/>
              <w:jc w:val="center"/>
              <w:rPr>
                <w:ins w:id="8034" w:author="Claude" w:date="2026-10-12T09:00:00Z"/>
              </w:rPr>
            </w:pPr>
            <w:ins w:id="8035"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8036" w:author="Claude" w:date="2026-10-12T09:00:00Z"/>
              </w:rPr>
            </w:pPr>
          </w:p>
        </w:tc>
        <w:tc>
          <w:tcPr>
            <w:tcW w:w="1000" w:type="dxa"/>
            <w:vAlign w:val="center"/>
          </w:tcPr>
          <w:p>
            <w:pPr>
              <w:spacing w:before="20" w:after="20"/>
              <w:jc w:val="center"/>
              <w:rPr>
                <w:ins w:id="8037" w:author="Claude" w:date="2026-10-12T09:00:00Z"/>
              </w:rPr>
            </w:pPr>
          </w:p>
        </w:tc>
      </w:tr>
      <w:tr>
        <w:trPr>
          <w:cantSplit/>
          <w:ins w:id="8038" w:author="Claude" w:date="2026-10-12T09:00:00Z"/>
        </w:trPr>
        <w:tc>
          <w:tcPr>
            <w:tcW w:w="850" w:type="dxa"/>
            <w:vAlign w:val="center"/>
          </w:tcPr>
          <w:p>
            <w:pPr>
              <w:spacing w:before="20" w:after="20"/>
              <w:jc w:val="center"/>
              <w:rPr>
                <w:ins w:id="8039" w:author="Claude" w:date="2026-10-12T09:00:00Z"/>
              </w:rPr>
            </w:pPr>
            <w:ins w:id="8040" w:author="Claude" w:date="2026-10-12T09:00:00Z">
              <w:r>
                <w:rPr>
                  <w:rFonts w:ascii="Times New Roman" w:hAnsi="Times New Roman" w:cs="Times New Roman"/>
                  <w:sz w:val="22"/>
                  <w:szCs w:val="22"/>
                </w:rPr>
                <w:t xml:space="preserve">3.8.3</w:t>
              </w:r>
            </w:ins>
          </w:p>
        </w:tc>
        <w:tc>
          <w:tcPr>
            <w:tcW w:w="5222" w:type="dxa"/>
            <w:vAlign w:val="center"/>
          </w:tcPr>
          <w:p>
            <w:pPr>
              <w:spacing w:before="20" w:after="20"/>
              <w:rPr>
                <w:ins w:id="8041" w:author="Claude" w:date="2026-10-12T09:00:00Z"/>
              </w:rPr>
            </w:pPr>
            <w:ins w:id="8042" w:author="Claude" w:date="2026-10-12T09:00:00Z">
              <w:r>
                <w:rPr>
                  <w:rFonts w:ascii="Times New Roman" w:hAnsi="Times New Roman" w:cs="Times New Roman"/>
                  <w:sz w:val="22"/>
                  <w:szCs w:val="22"/>
                </w:rPr>
                <w:t xml:space="preserve">Bàn giao mặt bằng, tạo điều kiện cho Nhà thầu khác thi công chống mối nền trước khi thi công bê tông lót; bảo vệ, không làm hư hỏng lớp chống mối và các công việc đã hoàn thành của Nhà thầu khác</w:t>
              </w:r>
            </w:ins>
          </w:p>
        </w:tc>
        <w:tc>
          <w:tcPr>
            <w:tcW w:w="1000" w:type="dxa"/>
            <w:vAlign w:val="center"/>
          </w:tcPr>
          <w:p>
            <w:pPr>
              <w:spacing w:before="20" w:after="20"/>
              <w:jc w:val="center"/>
              <w:rPr>
                <w:ins w:id="8043" w:author="Claude" w:date="2026-10-12T09:00:00Z"/>
              </w:rPr>
            </w:pPr>
            <w:ins w:id="8044"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8045" w:author="Claude" w:date="2026-10-12T09:00:00Z"/>
              </w:rPr>
            </w:pPr>
            <w:ins w:id="8046" w:author="Claude" w:date="2026-10-12T09:00:00Z">
              <w:r>
                <w:rPr>
                  <w:rFonts w:ascii="Times New Roman" w:hAnsi="Times New Roman" w:cs="Times New Roman"/>
                  <w:b/>
                  <w:bCs/>
                  <w:sz w:val="22"/>
                  <w:szCs w:val="22"/>
                </w:rPr>
                <w:t xml:space="preserve">C</w:t>
              </w:r>
            </w:ins>
          </w:p>
        </w:tc>
        <w:tc>
          <w:tcPr>
            <w:tcW w:w="1000" w:type="dxa"/>
            <w:vAlign w:val="center"/>
          </w:tcPr>
          <w:p>
            <w:pPr>
              <w:spacing w:before="20" w:after="20"/>
              <w:jc w:val="center"/>
              <w:rPr>
                <w:ins w:id="8047" w:author="Claude" w:date="2026-10-12T09:00:00Z"/>
              </w:rPr>
            </w:pPr>
            <w:ins w:id="8048" w:author="Claude" w:date="2026-10-12T09:00:00Z">
              <w:r>
                <w:rPr>
                  <w:rFonts w:ascii="Times New Roman" w:hAnsi="Times New Roman" w:cs="Times New Roman"/>
                  <w:b/>
                  <w:bCs/>
                  <w:sz w:val="22"/>
                  <w:szCs w:val="22"/>
                </w:rPr>
                <w:t xml:space="preserve">P (chống mối)</w:t>
              </w:r>
            </w:ins>
          </w:p>
        </w:tc>
      </w:tr>
      <w:tr>
        <w:trPr>
          <w:cantSplit/>
          <w:ins w:id="8049" w:author="Claude" w:date="2026-10-12T09:00:00Z"/>
        </w:trPr>
        <w:tc>
          <w:tcPr>
            <w:tcW w:w="850" w:type="dxa"/>
            <w:vAlign w:val="center"/>
          </w:tcPr>
          <w:p>
            <w:pPr>
              <w:spacing w:before="20" w:after="20"/>
              <w:jc w:val="center"/>
              <w:rPr>
                <w:ins w:id="8050" w:author="Claude" w:date="2026-10-12T09:00:00Z"/>
              </w:rPr>
            </w:pPr>
            <w:ins w:id="8051" w:author="Claude" w:date="2026-10-12T09:00:00Z">
              <w:r>
                <w:rPr>
                  <w:rFonts w:ascii="Times New Roman" w:hAnsi="Times New Roman" w:cs="Times New Roman"/>
                  <w:sz w:val="22"/>
                  <w:szCs w:val="22"/>
                </w:rPr>
                <w:t xml:space="preserve">3.8.4</w:t>
              </w:r>
            </w:ins>
          </w:p>
        </w:tc>
        <w:tc>
          <w:tcPr>
            <w:tcW w:w="5222" w:type="dxa"/>
            <w:vAlign w:val="center"/>
          </w:tcPr>
          <w:p>
            <w:pPr>
              <w:spacing w:before="20" w:after="20"/>
              <w:rPr>
                <w:ins w:id="8052" w:author="Claude" w:date="2026-10-12T09:00:00Z"/>
              </w:rPr>
            </w:pPr>
            <w:ins w:id="8053" w:author="Claude" w:date="2026-10-12T09:00:00Z">
              <w:r>
                <w:rPr>
                  <w:rFonts w:ascii="Times New Roman" w:hAnsi="Times New Roman" w:cs="Times New Roman"/>
                  <w:sz w:val="22"/>
                  <w:szCs w:val="22"/>
                </w:rPr>
                <w:t xml:space="preserve">Công tác hoàn thiện ướt (xây, trát, ốp, lát, sơn, bả) phần ngầm</w:t>
              </w:r>
            </w:ins>
          </w:p>
        </w:tc>
        <w:tc>
          <w:tcPr>
            <w:tcW w:w="1000" w:type="dxa"/>
            <w:vAlign w:val="center"/>
          </w:tcPr>
          <w:p>
            <w:pPr>
              <w:spacing w:before="20" w:after="20"/>
              <w:jc w:val="center"/>
              <w:rPr>
                <w:ins w:id="8054" w:author="Claude" w:date="2026-10-12T09:00:00Z"/>
              </w:rPr>
            </w:pPr>
            <w:ins w:id="8055" w:author="Claude" w:date="2026-10-12T09:00:00Z">
              <w:r>
                <w:rPr>
                  <w:rFonts w:ascii="Times New Roman" w:hAnsi="Times New Roman" w:cs="Times New Roman"/>
                  <w:b/>
                  <w:bCs/>
                  <w:sz w:val="22"/>
                  <w:szCs w:val="22"/>
                </w:rPr>
                <w:t xml:space="preserve">-</w:t>
              </w:r>
            </w:ins>
          </w:p>
        </w:tc>
        <w:tc>
          <w:tcPr>
            <w:tcW w:w="1000" w:type="dxa"/>
            <w:vAlign w:val="center"/>
          </w:tcPr>
          <w:p>
            <w:pPr>
              <w:spacing w:before="20" w:after="20"/>
              <w:jc w:val="center"/>
              <w:rPr>
                <w:ins w:id="8056" w:author="Claude" w:date="2026-10-12T09:00:00Z"/>
              </w:rPr>
            </w:pPr>
            <w:ins w:id="8057" w:author="Claude" w:date="2026-10-12T09:00:00Z">
              <w:r>
                <w:rPr>
                  <w:rFonts w:ascii="Times New Roman" w:hAnsi="Times New Roman" w:cs="Times New Roman"/>
                  <w:b/>
                  <w:bCs/>
                  <w:sz w:val="22"/>
                  <w:szCs w:val="22"/>
                </w:rPr>
                <w:t xml:space="preserve">C</w:t>
              </w:r>
            </w:ins>
          </w:p>
        </w:tc>
        <w:tc>
          <w:tcPr>
            <w:tcW w:w="1000" w:type="dxa"/>
            <w:vAlign w:val="center"/>
          </w:tcPr>
          <w:p>
            <w:pPr>
              <w:spacing w:before="20" w:after="20"/>
              <w:jc w:val="center"/>
              <w:rPr>
                <w:ins w:id="8058" w:author="Claude" w:date="2026-10-12T09:00:00Z"/>
              </w:rPr>
            </w:pPr>
            <w:ins w:id="8059" w:author="Claude" w:date="2026-10-12T09:00:00Z">
              <w:r>
                <w:rPr>
                  <w:rFonts w:ascii="Times New Roman" w:hAnsi="Times New Roman" w:cs="Times New Roman"/>
                  <w:b/>
                  <w:bCs/>
                  <w:sz w:val="22"/>
                  <w:szCs w:val="22"/>
                </w:rPr>
                <w:t xml:space="preserve">P</w:t>
              </w:r>
            </w:ins>
          </w:p>
        </w:tc>
      </w:tr>
      <w:tr>
        <w:trPr>
          <w:cantSplit/>
          <w:ins w:id="8060" w:author="Claude" w:date="2026-10-12T09:00:00Z"/>
        </w:trPr>
        <w:tc>
          <w:tcPr>
            <w:tcW w:w="850" w:type="dxa"/>
            <w:shd w:val="clear" w:color="auto" w:fill="D9D9D9"/>
            <w:vAlign w:val="center"/>
          </w:tcPr>
          <w:p>
            <w:pPr>
              <w:spacing w:before="20" w:after="20"/>
              <w:jc w:val="center"/>
              <w:rPr>
                <w:ins w:id="8061" w:author="Claude" w:date="2026-10-12T09:00:00Z"/>
              </w:rPr>
            </w:pPr>
            <w:ins w:id="8062" w:author="Claude" w:date="2026-10-12T09:00:00Z">
              <w:r>
                <w:rPr>
                  <w:rFonts w:ascii="Times New Roman" w:hAnsi="Times New Roman" w:cs="Times New Roman"/>
                  <w:b/>
                  <w:bCs/>
                  <w:sz w:val="22"/>
                  <w:szCs w:val="22"/>
                </w:rPr>
                <w:t xml:space="preserve">4</w:t>
              </w:r>
            </w:ins>
          </w:p>
        </w:tc>
        <w:tc>
          <w:tcPr>
            <w:tcW w:w="5222" w:type="dxa"/>
            <w:shd w:val="clear" w:color="auto" w:fill="D9D9D9"/>
            <w:vAlign w:val="center"/>
          </w:tcPr>
          <w:p>
            <w:pPr>
              <w:spacing w:before="20" w:after="20"/>
              <w:rPr>
                <w:ins w:id="8063" w:author="Claude" w:date="2026-10-12T09:00:00Z"/>
              </w:rPr>
            </w:pPr>
            <w:ins w:id="8064" w:author="Claude" w:date="2026-10-12T09:00:00Z">
              <w:r>
                <w:rPr>
                  <w:rFonts w:ascii="Times New Roman" w:hAnsi="Times New Roman" w:cs="Times New Roman"/>
                  <w:b/>
                  <w:bCs/>
                  <w:sz w:val="22"/>
                  <w:szCs w:val="22"/>
                </w:rPr>
                <w:t xml:space="preserve">Các công tác phụ trợ</w:t>
              </w:r>
            </w:ins>
          </w:p>
        </w:tc>
        <w:tc>
          <w:tcPr>
            <w:tcW w:w="1000" w:type="dxa"/>
            <w:shd w:val="clear" w:color="auto" w:fill="D9D9D9"/>
            <w:vAlign w:val="center"/>
          </w:tcPr>
          <w:p>
            <w:pPr>
              <w:spacing w:before="20" w:after="20"/>
              <w:jc w:val="center"/>
              <w:rPr>
                <w:ins w:id="8065" w:author="Claude" w:date="2026-10-12T09:00:00Z"/>
              </w:rPr>
            </w:pPr>
          </w:p>
        </w:tc>
        <w:tc>
          <w:tcPr>
            <w:tcW w:w="1000" w:type="dxa"/>
            <w:shd w:val="clear" w:color="auto" w:fill="D9D9D9"/>
            <w:vAlign w:val="center"/>
          </w:tcPr>
          <w:p>
            <w:pPr>
              <w:spacing w:before="20" w:after="20"/>
              <w:jc w:val="center"/>
              <w:rPr>
                <w:ins w:id="8066" w:author="Claude" w:date="2026-10-12T09:00:00Z"/>
              </w:rPr>
            </w:pPr>
          </w:p>
        </w:tc>
        <w:tc>
          <w:tcPr>
            <w:tcW w:w="1000" w:type="dxa"/>
            <w:shd w:val="clear" w:color="auto" w:fill="D9D9D9"/>
            <w:vAlign w:val="center"/>
          </w:tcPr>
          <w:p>
            <w:pPr>
              <w:spacing w:before="20" w:after="20"/>
              <w:jc w:val="center"/>
              <w:rPr>
                <w:ins w:id="8067" w:author="Claude" w:date="2026-10-12T09:00:00Z"/>
              </w:rPr>
            </w:pPr>
          </w:p>
        </w:tc>
      </w:tr>
      <w:tr>
        <w:trPr>
          <w:cantSplit/>
          <w:ins w:id="8068" w:author="Claude" w:date="2026-10-12T09:00:00Z"/>
        </w:trPr>
        <w:tc>
          <w:tcPr>
            <w:tcW w:w="850" w:type="dxa"/>
            <w:vAlign w:val="center"/>
          </w:tcPr>
          <w:p>
            <w:pPr>
              <w:spacing w:before="20" w:after="20"/>
              <w:jc w:val="center"/>
              <w:rPr>
                <w:ins w:id="8069" w:author="Claude" w:date="2026-10-12T09:00:00Z"/>
              </w:rPr>
            </w:pPr>
            <w:ins w:id="8070" w:author="Claude" w:date="2026-10-12T09:00:00Z">
              <w:r>
                <w:rPr>
                  <w:rFonts w:ascii="Times New Roman" w:hAnsi="Times New Roman" w:cs="Times New Roman"/>
                  <w:sz w:val="22"/>
                  <w:szCs w:val="22"/>
                </w:rPr>
                <w:t xml:space="preserve">4.1</w:t>
              </w:r>
            </w:ins>
          </w:p>
        </w:tc>
        <w:tc>
          <w:tcPr>
            <w:tcW w:w="5222" w:type="dxa"/>
            <w:vAlign w:val="center"/>
          </w:tcPr>
          <w:p>
            <w:pPr>
              <w:spacing w:before="20" w:after="20"/>
              <w:rPr>
                <w:ins w:id="8071" w:author="Claude" w:date="2026-10-12T09:00:00Z"/>
              </w:rPr>
            </w:pPr>
            <w:ins w:id="8072" w:author="Claude" w:date="2026-10-12T09:00:00Z">
              <w:r>
                <w:rPr>
                  <w:rFonts w:ascii="Times New Roman" w:hAnsi="Times New Roman" w:cs="Times New Roman"/>
                  <w:sz w:val="22"/>
                  <w:szCs w:val="22"/>
                </w:rPr>
                <w:t xml:space="preserve">Dọn dẹp mặt bằng, phá dỡ hạng mục hiện hữu (mương hở, kết cấu cũ... nếu có) trong phạm vi thi công của Bên B</w:t>
              </w:r>
            </w:ins>
          </w:p>
        </w:tc>
        <w:tc>
          <w:tcPr>
            <w:tcW w:w="1000" w:type="dxa"/>
            <w:vAlign w:val="center"/>
          </w:tcPr>
          <w:p>
            <w:pPr>
              <w:spacing w:before="20" w:after="20"/>
              <w:jc w:val="center"/>
              <w:rPr>
                <w:ins w:id="8073" w:author="Claude" w:date="2026-10-12T09:00:00Z"/>
              </w:rPr>
            </w:pPr>
            <w:ins w:id="8074"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8075" w:author="Claude" w:date="2026-10-12T09:00:00Z"/>
              </w:rPr>
            </w:pPr>
          </w:p>
        </w:tc>
        <w:tc>
          <w:tcPr>
            <w:tcW w:w="1000" w:type="dxa"/>
            <w:vAlign w:val="center"/>
          </w:tcPr>
          <w:p>
            <w:pPr>
              <w:spacing w:before="20" w:after="20"/>
              <w:jc w:val="center"/>
              <w:rPr>
                <w:ins w:id="8076" w:author="Claude" w:date="2026-10-12T09:00:00Z"/>
              </w:rPr>
            </w:pPr>
          </w:p>
        </w:tc>
      </w:tr>
      <w:tr>
        <w:trPr>
          <w:cantSplit/>
          <w:ins w:id="8077" w:author="Claude" w:date="2026-10-12T09:00:00Z"/>
        </w:trPr>
        <w:tc>
          <w:tcPr>
            <w:tcW w:w="850" w:type="dxa"/>
            <w:vAlign w:val="center"/>
          </w:tcPr>
          <w:p>
            <w:pPr>
              <w:spacing w:before="20" w:after="20"/>
              <w:jc w:val="center"/>
              <w:rPr>
                <w:ins w:id="8078" w:author="Claude" w:date="2026-10-12T09:00:00Z"/>
              </w:rPr>
            </w:pPr>
            <w:ins w:id="8079" w:author="Claude" w:date="2026-10-12T09:00:00Z">
              <w:r>
                <w:rPr>
                  <w:rFonts w:ascii="Times New Roman" w:hAnsi="Times New Roman" w:cs="Times New Roman"/>
                  <w:sz w:val="22"/>
                  <w:szCs w:val="22"/>
                </w:rPr>
                <w:t xml:space="preserve">4.2</w:t>
              </w:r>
            </w:ins>
          </w:p>
        </w:tc>
        <w:tc>
          <w:tcPr>
            <w:tcW w:w="5222" w:type="dxa"/>
            <w:vAlign w:val="center"/>
          </w:tcPr>
          <w:p>
            <w:pPr>
              <w:spacing w:before="20" w:after="20"/>
              <w:rPr>
                <w:ins w:id="8080" w:author="Claude" w:date="2026-10-12T09:00:00Z"/>
              </w:rPr>
            </w:pPr>
            <w:ins w:id="8081" w:author="Claude" w:date="2026-10-12T09:00:00Z">
              <w:r>
                <w:rPr>
                  <w:rFonts w:ascii="Times New Roman" w:hAnsi="Times New Roman" w:cs="Times New Roman"/>
                  <w:sz w:val="22"/>
                  <w:szCs w:val="22"/>
                </w:rPr>
                <w:t xml:space="preserve">Văn phòng công trường, trang thiết bị và chi phí vận hành</w:t>
              </w:r>
            </w:ins>
          </w:p>
        </w:tc>
        <w:tc>
          <w:tcPr>
            <w:tcW w:w="1000" w:type="dxa"/>
            <w:vAlign w:val="center"/>
          </w:tcPr>
          <w:p>
            <w:pPr>
              <w:spacing w:before="20" w:after="20"/>
              <w:jc w:val="center"/>
              <w:rPr>
                <w:ins w:id="8082" w:author="Claude" w:date="2026-10-12T09:00:00Z"/>
              </w:rPr>
            </w:pPr>
            <w:ins w:id="8083"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8084" w:author="Claude" w:date="2026-10-12T09:00:00Z"/>
              </w:rPr>
            </w:pPr>
          </w:p>
        </w:tc>
        <w:tc>
          <w:tcPr>
            <w:tcW w:w="1000" w:type="dxa"/>
            <w:vAlign w:val="center"/>
          </w:tcPr>
          <w:p>
            <w:pPr>
              <w:spacing w:before="20" w:after="20"/>
              <w:jc w:val="center"/>
              <w:rPr>
                <w:ins w:id="8085" w:author="Claude" w:date="2026-10-12T09:00:00Z"/>
              </w:rPr>
            </w:pPr>
          </w:p>
        </w:tc>
      </w:tr>
      <w:tr>
        <w:trPr>
          <w:cantSplit/>
          <w:ins w:id="8086" w:author="Claude" w:date="2026-10-12T09:00:00Z"/>
        </w:trPr>
        <w:tc>
          <w:tcPr>
            <w:tcW w:w="850" w:type="dxa"/>
            <w:vAlign w:val="center"/>
          </w:tcPr>
          <w:p>
            <w:pPr>
              <w:spacing w:before="20" w:after="20"/>
              <w:jc w:val="center"/>
              <w:rPr>
                <w:ins w:id="8087" w:author="Claude" w:date="2026-10-12T09:00:00Z"/>
              </w:rPr>
            </w:pPr>
            <w:ins w:id="8088" w:author="Claude" w:date="2026-10-12T09:00:00Z">
              <w:r>
                <w:rPr>
                  <w:rFonts w:ascii="Times New Roman" w:hAnsi="Times New Roman" w:cs="Times New Roman"/>
                  <w:sz w:val="22"/>
                  <w:szCs w:val="22"/>
                </w:rPr>
                <w:t xml:space="preserve">4.3</w:t>
              </w:r>
            </w:ins>
          </w:p>
        </w:tc>
        <w:tc>
          <w:tcPr>
            <w:tcW w:w="5222" w:type="dxa"/>
            <w:vAlign w:val="center"/>
          </w:tcPr>
          <w:p>
            <w:pPr>
              <w:spacing w:before="20" w:after="20"/>
              <w:rPr>
                <w:ins w:id="8089" w:author="Claude" w:date="2026-10-12T09:00:00Z"/>
              </w:rPr>
            </w:pPr>
            <w:ins w:id="8090" w:author="Claude" w:date="2026-10-12T09:00:00Z">
              <w:r>
                <w:rPr>
                  <w:rFonts w:ascii="Times New Roman" w:hAnsi="Times New Roman" w:cs="Times New Roman"/>
                  <w:sz w:val="22"/>
                  <w:szCs w:val="22"/>
                </w:rPr>
                <w:t xml:space="preserve">Nhà ở, ăn uống, đi lại cho công nhân (kể cả nhà ở ngoài hiện trường), chi phí vận hành (Lán trại CN ngoài phạm vi công trường)</w:t>
              </w:r>
            </w:ins>
          </w:p>
        </w:tc>
        <w:tc>
          <w:tcPr>
            <w:tcW w:w="1000" w:type="dxa"/>
            <w:vAlign w:val="center"/>
          </w:tcPr>
          <w:p>
            <w:pPr>
              <w:spacing w:before="20" w:after="20"/>
              <w:jc w:val="center"/>
              <w:rPr>
                <w:ins w:id="8091" w:author="Claude" w:date="2026-10-12T09:00:00Z"/>
              </w:rPr>
            </w:pPr>
            <w:ins w:id="8092"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8093" w:author="Claude" w:date="2026-10-12T09:00:00Z"/>
              </w:rPr>
            </w:pPr>
          </w:p>
        </w:tc>
        <w:tc>
          <w:tcPr>
            <w:tcW w:w="1000" w:type="dxa"/>
            <w:vAlign w:val="center"/>
          </w:tcPr>
          <w:p>
            <w:pPr>
              <w:spacing w:before="20" w:after="20"/>
              <w:jc w:val="center"/>
              <w:rPr>
                <w:ins w:id="8094" w:author="Claude" w:date="2026-10-12T09:00:00Z"/>
              </w:rPr>
            </w:pPr>
          </w:p>
        </w:tc>
      </w:tr>
      <w:tr>
        <w:trPr>
          <w:cantSplit/>
          <w:ins w:id="8095" w:author="Claude" w:date="2026-10-12T09:00:00Z"/>
        </w:trPr>
        <w:tc>
          <w:tcPr>
            <w:tcW w:w="850" w:type="dxa"/>
            <w:vAlign w:val="center"/>
          </w:tcPr>
          <w:p>
            <w:pPr>
              <w:spacing w:before="20" w:after="20"/>
              <w:jc w:val="center"/>
              <w:rPr>
                <w:ins w:id="8096" w:author="Claude" w:date="2026-10-12T09:00:00Z"/>
              </w:rPr>
            </w:pPr>
            <w:ins w:id="8097" w:author="Claude" w:date="2026-10-12T09:00:00Z">
              <w:r>
                <w:rPr>
                  <w:rFonts w:ascii="Times New Roman" w:hAnsi="Times New Roman" w:cs="Times New Roman"/>
                  <w:sz w:val="22"/>
                  <w:szCs w:val="22"/>
                </w:rPr>
                <w:t xml:space="preserve">4.4</w:t>
              </w:r>
            </w:ins>
          </w:p>
        </w:tc>
        <w:tc>
          <w:tcPr>
            <w:tcW w:w="5222" w:type="dxa"/>
            <w:vAlign w:val="center"/>
          </w:tcPr>
          <w:p>
            <w:pPr>
              <w:spacing w:before="20" w:after="20"/>
              <w:rPr>
                <w:ins w:id="8098" w:author="Claude" w:date="2026-10-12T09:00:00Z"/>
              </w:rPr>
            </w:pPr>
            <w:ins w:id="8099" w:author="Claude" w:date="2026-10-12T09:00:00Z">
              <w:r>
                <w:rPr>
                  <w:rFonts w:ascii="Times New Roman" w:hAnsi="Times New Roman" w:cs="Times New Roman"/>
                  <w:sz w:val="22"/>
                  <w:szCs w:val="22"/>
                </w:rPr>
                <w:t xml:space="preserve">Nhà nghỉ cho công nhân, bãi gửi xe…vv</w:t>
              </w:r>
            </w:ins>
          </w:p>
        </w:tc>
        <w:tc>
          <w:tcPr>
            <w:tcW w:w="1000" w:type="dxa"/>
            <w:vAlign w:val="center"/>
          </w:tcPr>
          <w:p>
            <w:pPr>
              <w:spacing w:before="20" w:after="20"/>
              <w:jc w:val="center"/>
              <w:rPr>
                <w:ins w:id="8100" w:author="Claude" w:date="2026-10-12T09:00:00Z"/>
              </w:rPr>
            </w:pPr>
            <w:ins w:id="8101"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8102" w:author="Claude" w:date="2026-10-12T09:00:00Z"/>
              </w:rPr>
            </w:pPr>
          </w:p>
        </w:tc>
        <w:tc>
          <w:tcPr>
            <w:tcW w:w="1000" w:type="dxa"/>
            <w:vAlign w:val="center"/>
          </w:tcPr>
          <w:p>
            <w:pPr>
              <w:spacing w:before="20" w:after="20"/>
              <w:jc w:val="center"/>
              <w:rPr>
                <w:ins w:id="8103" w:author="Claude" w:date="2026-10-12T09:00:00Z"/>
              </w:rPr>
            </w:pPr>
          </w:p>
        </w:tc>
      </w:tr>
      <w:tr>
        <w:trPr>
          <w:cantSplit/>
          <w:ins w:id="8104" w:author="Claude" w:date="2026-10-12T09:00:00Z"/>
        </w:trPr>
        <w:tc>
          <w:tcPr>
            <w:tcW w:w="850" w:type="dxa"/>
            <w:vAlign w:val="center"/>
          </w:tcPr>
          <w:p>
            <w:pPr>
              <w:spacing w:before="20" w:after="20"/>
              <w:jc w:val="center"/>
              <w:rPr>
                <w:ins w:id="8105" w:author="Claude" w:date="2026-10-12T09:00:00Z"/>
              </w:rPr>
            </w:pPr>
            <w:ins w:id="8106" w:author="Claude" w:date="2026-10-12T09:00:00Z">
              <w:r>
                <w:rPr>
                  <w:rFonts w:ascii="Times New Roman" w:hAnsi="Times New Roman" w:cs="Times New Roman"/>
                  <w:sz w:val="22"/>
                  <w:szCs w:val="22"/>
                </w:rPr>
                <w:t xml:space="preserve">4.5</w:t>
              </w:r>
            </w:ins>
          </w:p>
        </w:tc>
        <w:tc>
          <w:tcPr>
            <w:tcW w:w="5222" w:type="dxa"/>
            <w:vAlign w:val="center"/>
          </w:tcPr>
          <w:p>
            <w:pPr>
              <w:spacing w:before="20" w:after="20"/>
              <w:rPr>
                <w:ins w:id="8107" w:author="Claude" w:date="2026-10-12T09:00:00Z"/>
              </w:rPr>
            </w:pPr>
            <w:ins w:id="8108" w:author="Claude" w:date="2026-10-12T09:00:00Z">
              <w:r>
                <w:rPr>
                  <w:rFonts w:ascii="Times New Roman" w:hAnsi="Times New Roman" w:cs="Times New Roman"/>
                  <w:sz w:val="22"/>
                  <w:szCs w:val="22"/>
                </w:rPr>
                <w:t xml:space="preserve">Nguồn điện: cung cấp 250A đến ngày 27/10/2026, sau đó nâng lên 500A (dự kiến) tại điểm đấu nối</w:t>
              </w:r>
            </w:ins>
          </w:p>
        </w:tc>
        <w:tc>
          <w:tcPr>
            <w:tcW w:w="1000" w:type="dxa"/>
            <w:vAlign w:val="center"/>
          </w:tcPr>
          <w:p>
            <w:pPr>
              <w:spacing w:before="20" w:after="20"/>
              <w:jc w:val="center"/>
              <w:rPr>
                <w:ins w:id="8109" w:author="Claude" w:date="2026-10-12T09:00:00Z"/>
              </w:rPr>
            </w:pPr>
          </w:p>
        </w:tc>
        <w:tc>
          <w:tcPr>
            <w:tcW w:w="1000" w:type="dxa"/>
            <w:vAlign w:val="center"/>
          </w:tcPr>
          <w:p>
            <w:pPr>
              <w:spacing w:before="20" w:after="20"/>
              <w:jc w:val="center"/>
              <w:rPr>
                <w:ins w:id="8110" w:author="Claude" w:date="2026-10-12T09:00:00Z"/>
              </w:rPr>
            </w:pPr>
            <w:ins w:id="8111"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8112" w:author="Claude" w:date="2026-10-12T09:00:00Z"/>
              </w:rPr>
            </w:pPr>
          </w:p>
        </w:tc>
      </w:tr>
      <w:tr>
        <w:trPr>
          <w:cantSplit/>
          <w:ins w:id="8113" w:author="Claude" w:date="2026-10-12T09:00:00Z"/>
        </w:trPr>
        <w:tc>
          <w:tcPr>
            <w:tcW w:w="850" w:type="dxa"/>
            <w:vAlign w:val="center"/>
          </w:tcPr>
          <w:p>
            <w:pPr>
              <w:spacing w:before="20" w:after="20"/>
              <w:jc w:val="center"/>
              <w:rPr>
                <w:ins w:id="8114" w:author="Claude" w:date="2026-10-12T09:00:00Z"/>
              </w:rPr>
            </w:pPr>
            <w:ins w:id="8115" w:author="Claude" w:date="2026-10-12T09:00:00Z">
              <w:r>
                <w:rPr>
                  <w:rFonts w:ascii="Times New Roman" w:hAnsi="Times New Roman" w:cs="Times New Roman"/>
                  <w:sz w:val="22"/>
                  <w:szCs w:val="22"/>
                </w:rPr>
                <w:t xml:space="preserve">4.6</w:t>
              </w:r>
            </w:ins>
          </w:p>
        </w:tc>
        <w:tc>
          <w:tcPr>
            <w:tcW w:w="5222" w:type="dxa"/>
            <w:vAlign w:val="center"/>
          </w:tcPr>
          <w:p>
            <w:pPr>
              <w:spacing w:before="20" w:after="20"/>
              <w:rPr>
                <w:ins w:id="8116" w:author="Claude" w:date="2026-10-12T09:00:00Z"/>
              </w:rPr>
            </w:pPr>
            <w:ins w:id="8117" w:author="Claude" w:date="2026-10-12T09:00:00Z">
              <w:r>
                <w:rPr>
                  <w:rFonts w:ascii="Times New Roman" w:hAnsi="Times New Roman" w:cs="Times New Roman"/>
                  <w:sz w:val="22"/>
                  <w:szCs w:val="22"/>
                </w:rPr>
                <w:t xml:space="preserve">Nguồn nước: Điểm đấu nối  nước tạm từ bên ngoài đến phạm vi hàng rào Dự án.</w:t>
              </w:r>
            </w:ins>
          </w:p>
        </w:tc>
        <w:tc>
          <w:tcPr>
            <w:tcW w:w="1000" w:type="dxa"/>
            <w:vAlign w:val="center"/>
          </w:tcPr>
          <w:p>
            <w:pPr>
              <w:spacing w:before="20" w:after="20"/>
              <w:jc w:val="center"/>
              <w:rPr>
                <w:ins w:id="8118" w:author="Claude" w:date="2026-10-12T09:00:00Z"/>
              </w:rPr>
            </w:pPr>
          </w:p>
        </w:tc>
        <w:tc>
          <w:tcPr>
            <w:tcW w:w="1000" w:type="dxa"/>
            <w:vAlign w:val="center"/>
          </w:tcPr>
          <w:p>
            <w:pPr>
              <w:spacing w:before="20" w:after="20"/>
              <w:jc w:val="center"/>
              <w:rPr>
                <w:ins w:id="8119" w:author="Claude" w:date="2026-10-12T09:00:00Z"/>
              </w:rPr>
            </w:pPr>
            <w:ins w:id="8120"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8121" w:author="Claude" w:date="2026-10-12T09:00:00Z"/>
              </w:rPr>
            </w:pPr>
          </w:p>
        </w:tc>
      </w:tr>
      <w:tr>
        <w:trPr>
          <w:cantSplit/>
          <w:ins w:id="8122" w:author="Claude" w:date="2026-10-12T09:00:00Z"/>
        </w:trPr>
        <w:tc>
          <w:tcPr>
            <w:tcW w:w="850" w:type="dxa"/>
            <w:vAlign w:val="center"/>
          </w:tcPr>
          <w:p>
            <w:pPr>
              <w:spacing w:before="20" w:after="20"/>
              <w:jc w:val="center"/>
              <w:rPr>
                <w:ins w:id="8123" w:author="Claude" w:date="2026-10-12T09:00:00Z"/>
              </w:rPr>
            </w:pPr>
            <w:ins w:id="8124" w:author="Claude" w:date="2026-10-12T09:00:00Z">
              <w:r>
                <w:rPr>
                  <w:rFonts w:ascii="Times New Roman" w:hAnsi="Times New Roman" w:cs="Times New Roman"/>
                  <w:sz w:val="22"/>
                  <w:szCs w:val="22"/>
                </w:rPr>
                <w:t xml:space="preserve">4.7</w:t>
              </w:r>
            </w:ins>
          </w:p>
        </w:tc>
        <w:tc>
          <w:tcPr>
            <w:tcW w:w="5222" w:type="dxa"/>
            <w:vAlign w:val="center"/>
          </w:tcPr>
          <w:p>
            <w:pPr>
              <w:spacing w:before="20" w:after="20"/>
              <w:rPr>
                <w:ins w:id="8125" w:author="Claude" w:date="2026-10-12T09:00:00Z"/>
              </w:rPr>
            </w:pPr>
            <w:ins w:id="8126" w:author="Claude" w:date="2026-10-12T09:00:00Z">
              <w:r>
                <w:rPr>
                  <w:rFonts w:ascii="Times New Roman" w:hAnsi="Times New Roman" w:cs="Times New Roman"/>
                  <w:sz w:val="22"/>
                  <w:szCs w:val="22"/>
                </w:rPr>
                <w:t xml:space="preserve">Hệ thống điện tạm, điện chiếu sáng, thi công (vật liệu, nhân công, dụng cụ) trong khu vực thi công của Bên B, và chiếu sáng đèn pha tại hàng rào (chiếu sáng ngoài)</w:t>
              </w:r>
            </w:ins>
          </w:p>
        </w:tc>
        <w:tc>
          <w:tcPr>
            <w:tcW w:w="1000" w:type="dxa"/>
            <w:vAlign w:val="center"/>
          </w:tcPr>
          <w:p>
            <w:pPr>
              <w:spacing w:before="20" w:after="20"/>
              <w:jc w:val="center"/>
              <w:rPr>
                <w:ins w:id="8127" w:author="Claude" w:date="2026-10-12T09:00:00Z"/>
              </w:rPr>
            </w:pPr>
            <w:ins w:id="8128"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8129" w:author="Claude" w:date="2026-10-12T09:00:00Z"/>
              </w:rPr>
            </w:pPr>
          </w:p>
        </w:tc>
        <w:tc>
          <w:tcPr>
            <w:tcW w:w="1000" w:type="dxa"/>
            <w:vAlign w:val="center"/>
          </w:tcPr>
          <w:p>
            <w:pPr>
              <w:spacing w:before="20" w:after="20"/>
              <w:jc w:val="center"/>
              <w:rPr>
                <w:ins w:id="8130" w:author="Claude" w:date="2026-10-12T09:00:00Z"/>
              </w:rPr>
            </w:pPr>
          </w:p>
        </w:tc>
      </w:tr>
      <w:tr>
        <w:trPr>
          <w:cantSplit/>
          <w:ins w:id="8131" w:author="Claude" w:date="2026-10-12T09:00:00Z"/>
        </w:trPr>
        <w:tc>
          <w:tcPr>
            <w:tcW w:w="850" w:type="dxa"/>
            <w:vAlign w:val="center"/>
          </w:tcPr>
          <w:p>
            <w:pPr>
              <w:spacing w:before="20" w:after="20"/>
              <w:jc w:val="center"/>
              <w:rPr>
                <w:ins w:id="8132" w:author="Claude" w:date="2026-10-12T09:00:00Z"/>
              </w:rPr>
            </w:pPr>
            <w:ins w:id="8133" w:author="Claude" w:date="2026-10-12T09:00:00Z">
              <w:r>
                <w:rPr>
                  <w:rFonts w:ascii="Times New Roman" w:hAnsi="Times New Roman" w:cs="Times New Roman"/>
                  <w:sz w:val="22"/>
                  <w:szCs w:val="22"/>
                </w:rPr>
                <w:t xml:space="preserve">4.8</w:t>
              </w:r>
            </w:ins>
          </w:p>
        </w:tc>
        <w:tc>
          <w:tcPr>
            <w:tcW w:w="5222" w:type="dxa"/>
            <w:vAlign w:val="center"/>
          </w:tcPr>
          <w:p>
            <w:pPr>
              <w:spacing w:before="20" w:after="20"/>
              <w:rPr>
                <w:ins w:id="8134" w:author="Claude" w:date="2026-10-12T09:00:00Z"/>
              </w:rPr>
            </w:pPr>
            <w:ins w:id="8135" w:author="Claude" w:date="2026-10-12T09:00:00Z">
              <w:r>
                <w:rPr>
                  <w:rFonts w:ascii="Times New Roman" w:hAnsi="Times New Roman" w:cs="Times New Roman"/>
                  <w:sz w:val="22"/>
                  <w:szCs w:val="22"/>
                </w:rPr>
                <w:t xml:space="preserve">Máy phát điện và chi phí vận hành (bao gồm nguồn dự phòng cho hệ thống hạ mực nước ngầm)</w:t>
              </w:r>
            </w:ins>
          </w:p>
        </w:tc>
        <w:tc>
          <w:tcPr>
            <w:tcW w:w="1000" w:type="dxa"/>
            <w:vAlign w:val="center"/>
          </w:tcPr>
          <w:p>
            <w:pPr>
              <w:spacing w:before="20" w:after="20"/>
              <w:jc w:val="center"/>
              <w:rPr>
                <w:ins w:id="8136" w:author="Claude" w:date="2026-10-12T09:00:00Z"/>
              </w:rPr>
            </w:pPr>
            <w:ins w:id="8137"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8138" w:author="Claude" w:date="2026-10-12T09:00:00Z"/>
              </w:rPr>
            </w:pPr>
          </w:p>
        </w:tc>
        <w:tc>
          <w:tcPr>
            <w:tcW w:w="1000" w:type="dxa"/>
            <w:vAlign w:val="center"/>
          </w:tcPr>
          <w:p>
            <w:pPr>
              <w:spacing w:before="20" w:after="20"/>
              <w:jc w:val="center"/>
              <w:rPr>
                <w:ins w:id="8139" w:author="Claude" w:date="2026-10-12T09:00:00Z"/>
              </w:rPr>
            </w:pPr>
          </w:p>
        </w:tc>
      </w:tr>
      <w:tr>
        <w:trPr>
          <w:cantSplit/>
          <w:ins w:id="8140" w:author="Claude" w:date="2026-10-12T09:00:00Z"/>
        </w:trPr>
        <w:tc>
          <w:tcPr>
            <w:tcW w:w="850" w:type="dxa"/>
            <w:vAlign w:val="center"/>
          </w:tcPr>
          <w:p>
            <w:pPr>
              <w:spacing w:before="20" w:after="20"/>
              <w:jc w:val="center"/>
              <w:rPr>
                <w:ins w:id="8141" w:author="Claude" w:date="2026-10-12T09:00:00Z"/>
              </w:rPr>
            </w:pPr>
            <w:ins w:id="8142" w:author="Claude" w:date="2026-10-12T09:00:00Z">
              <w:r>
                <w:rPr>
                  <w:rFonts w:ascii="Times New Roman" w:hAnsi="Times New Roman" w:cs="Times New Roman"/>
                  <w:sz w:val="22"/>
                  <w:szCs w:val="22"/>
                </w:rPr>
                <w:t xml:space="preserve">4.9</w:t>
              </w:r>
            </w:ins>
          </w:p>
        </w:tc>
        <w:tc>
          <w:tcPr>
            <w:tcW w:w="5222" w:type="dxa"/>
            <w:vAlign w:val="center"/>
          </w:tcPr>
          <w:p>
            <w:pPr>
              <w:spacing w:before="20" w:after="20"/>
              <w:rPr>
                <w:ins w:id="8143" w:author="Claude" w:date="2026-10-12T09:00:00Z"/>
              </w:rPr>
            </w:pPr>
            <w:ins w:id="8144" w:author="Claude" w:date="2026-10-12T09:00:00Z">
              <w:r>
                <w:rPr>
                  <w:rFonts w:ascii="Times New Roman" w:hAnsi="Times New Roman" w:cs="Times New Roman"/>
                  <w:sz w:val="22"/>
                  <w:szCs w:val="22"/>
                </w:rPr>
                <w:t xml:space="preserve">Hệ thống nước tạm phục vụ thi công (vật liệu, nhân công, dụng cụ) trong phạm vi thi công của Bên B</w:t>
              </w:r>
            </w:ins>
          </w:p>
        </w:tc>
        <w:tc>
          <w:tcPr>
            <w:tcW w:w="1000" w:type="dxa"/>
            <w:vAlign w:val="center"/>
          </w:tcPr>
          <w:p>
            <w:pPr>
              <w:spacing w:before="20" w:after="20"/>
              <w:jc w:val="center"/>
              <w:rPr>
                <w:ins w:id="8145" w:author="Claude" w:date="2026-10-12T09:00:00Z"/>
              </w:rPr>
            </w:pPr>
            <w:ins w:id="8146"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8147" w:author="Claude" w:date="2026-10-12T09:00:00Z"/>
              </w:rPr>
            </w:pPr>
          </w:p>
        </w:tc>
        <w:tc>
          <w:tcPr>
            <w:tcW w:w="1000" w:type="dxa"/>
            <w:vAlign w:val="center"/>
          </w:tcPr>
          <w:p>
            <w:pPr>
              <w:spacing w:before="20" w:after="20"/>
              <w:jc w:val="center"/>
              <w:rPr>
                <w:ins w:id="8148" w:author="Claude" w:date="2026-10-12T09:00:00Z"/>
              </w:rPr>
            </w:pPr>
          </w:p>
        </w:tc>
      </w:tr>
      <w:tr>
        <w:trPr>
          <w:cantSplit/>
          <w:ins w:id="8149" w:author="Claude" w:date="2026-10-12T09:00:00Z"/>
        </w:trPr>
        <w:tc>
          <w:tcPr>
            <w:tcW w:w="850" w:type="dxa"/>
            <w:vAlign w:val="center"/>
          </w:tcPr>
          <w:p>
            <w:pPr>
              <w:spacing w:before="20" w:after="20"/>
              <w:jc w:val="center"/>
              <w:rPr>
                <w:ins w:id="8150" w:author="Claude" w:date="2026-10-12T09:00:00Z"/>
              </w:rPr>
            </w:pPr>
            <w:ins w:id="8151" w:author="Claude" w:date="2026-10-12T09:00:00Z">
              <w:r>
                <w:rPr>
                  <w:rFonts w:ascii="Times New Roman" w:hAnsi="Times New Roman" w:cs="Times New Roman"/>
                  <w:sz w:val="22"/>
                  <w:szCs w:val="22"/>
                </w:rPr>
                <w:t xml:space="preserve">4.10</w:t>
              </w:r>
            </w:ins>
          </w:p>
        </w:tc>
        <w:tc>
          <w:tcPr>
            <w:tcW w:w="5222" w:type="dxa"/>
            <w:vAlign w:val="center"/>
          </w:tcPr>
          <w:p>
            <w:pPr>
              <w:spacing w:before="20" w:after="20"/>
              <w:rPr>
                <w:ins w:id="8152" w:author="Claude" w:date="2026-10-12T09:00:00Z"/>
              </w:rPr>
            </w:pPr>
            <w:ins w:id="8153" w:author="Claude" w:date="2026-10-12T09:00:00Z">
              <w:r>
                <w:rPr>
                  <w:rFonts w:ascii="Times New Roman" w:hAnsi="Times New Roman" w:cs="Times New Roman"/>
                  <w:sz w:val="22"/>
                  <w:szCs w:val="22"/>
                </w:rPr>
                <w:t xml:space="preserve">Biện pháp phụ trợ (thoát nước hố móng, che chắn, đường tạm cho xe trộn, xe bơm, xe tải...)</w:t>
              </w:r>
            </w:ins>
          </w:p>
        </w:tc>
        <w:tc>
          <w:tcPr>
            <w:tcW w:w="1000" w:type="dxa"/>
            <w:vAlign w:val="center"/>
          </w:tcPr>
          <w:p>
            <w:pPr>
              <w:spacing w:before="20" w:after="20"/>
              <w:jc w:val="center"/>
              <w:rPr>
                <w:ins w:id="8154" w:author="Claude" w:date="2026-10-12T09:00:00Z"/>
              </w:rPr>
            </w:pPr>
            <w:ins w:id="8155"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8156" w:author="Claude" w:date="2026-10-12T09:00:00Z"/>
              </w:rPr>
            </w:pPr>
          </w:p>
        </w:tc>
        <w:tc>
          <w:tcPr>
            <w:tcW w:w="1000" w:type="dxa"/>
            <w:vAlign w:val="center"/>
          </w:tcPr>
          <w:p>
            <w:pPr>
              <w:spacing w:before="20" w:after="20"/>
              <w:jc w:val="center"/>
              <w:rPr>
                <w:ins w:id="8157" w:author="Claude" w:date="2026-10-12T09:00:00Z"/>
              </w:rPr>
            </w:pPr>
          </w:p>
        </w:tc>
      </w:tr>
      <w:tr>
        <w:trPr>
          <w:cantSplit/>
          <w:ins w:id="8158" w:author="Claude" w:date="2026-10-12T09:00:00Z"/>
        </w:trPr>
        <w:tc>
          <w:tcPr>
            <w:tcW w:w="850" w:type="dxa"/>
            <w:vAlign w:val="center"/>
          </w:tcPr>
          <w:p>
            <w:pPr>
              <w:spacing w:before="20" w:after="20"/>
              <w:jc w:val="center"/>
              <w:rPr>
                <w:ins w:id="8159" w:author="Claude" w:date="2026-10-12T09:00:00Z"/>
              </w:rPr>
            </w:pPr>
            <w:ins w:id="8160" w:author="Claude" w:date="2026-10-12T09:00:00Z">
              <w:r>
                <w:rPr>
                  <w:rFonts w:ascii="Times New Roman" w:hAnsi="Times New Roman" w:cs="Times New Roman"/>
                  <w:sz w:val="22"/>
                  <w:szCs w:val="22"/>
                </w:rPr>
                <w:t xml:space="preserve">4.11</w:t>
              </w:r>
            </w:ins>
          </w:p>
        </w:tc>
        <w:tc>
          <w:tcPr>
            <w:tcW w:w="5222" w:type="dxa"/>
            <w:vAlign w:val="center"/>
          </w:tcPr>
          <w:p>
            <w:pPr>
              <w:spacing w:before="20" w:after="20"/>
              <w:rPr>
                <w:ins w:id="8161" w:author="Claude" w:date="2026-10-12T09:00:00Z"/>
              </w:rPr>
            </w:pPr>
            <w:ins w:id="8162" w:author="Claude" w:date="2026-10-12T09:00:00Z">
              <w:r>
                <w:rPr>
                  <w:rFonts w:ascii="Times New Roman" w:hAnsi="Times New Roman" w:cs="Times New Roman"/>
                  <w:sz w:val="22"/>
                  <w:szCs w:val="22"/>
                </w:rPr>
                <w:t xml:space="preserve">Cầu rửa xe và các thiết bị cần thiết để đảm bảo công tác này</w:t>
              </w:r>
            </w:ins>
          </w:p>
        </w:tc>
        <w:tc>
          <w:tcPr>
            <w:tcW w:w="1000" w:type="dxa"/>
            <w:vAlign w:val="center"/>
          </w:tcPr>
          <w:p>
            <w:pPr>
              <w:spacing w:before="20" w:after="20"/>
              <w:jc w:val="center"/>
              <w:rPr>
                <w:ins w:id="8163" w:author="Claude" w:date="2026-10-12T09:00:00Z"/>
              </w:rPr>
            </w:pPr>
            <w:ins w:id="8164"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8165" w:author="Claude" w:date="2026-10-12T09:00:00Z"/>
              </w:rPr>
            </w:pPr>
          </w:p>
        </w:tc>
        <w:tc>
          <w:tcPr>
            <w:tcW w:w="1000" w:type="dxa"/>
            <w:vAlign w:val="center"/>
          </w:tcPr>
          <w:p>
            <w:pPr>
              <w:spacing w:before="20" w:after="20"/>
              <w:jc w:val="center"/>
              <w:rPr>
                <w:ins w:id="8166" w:author="Claude" w:date="2026-10-12T09:00:00Z"/>
              </w:rPr>
            </w:pPr>
          </w:p>
        </w:tc>
      </w:tr>
      <w:tr>
        <w:trPr>
          <w:cantSplit/>
          <w:ins w:id="8167" w:author="Claude" w:date="2026-10-12T09:00:00Z"/>
        </w:trPr>
        <w:tc>
          <w:tcPr>
            <w:tcW w:w="850" w:type="dxa"/>
            <w:vAlign w:val="center"/>
          </w:tcPr>
          <w:p>
            <w:pPr>
              <w:spacing w:before="20" w:after="20"/>
              <w:jc w:val="center"/>
              <w:rPr>
                <w:ins w:id="8168" w:author="Claude" w:date="2026-10-12T09:00:00Z"/>
              </w:rPr>
            </w:pPr>
            <w:ins w:id="8169" w:author="Claude" w:date="2026-10-12T09:00:00Z">
              <w:r>
                <w:rPr>
                  <w:rFonts w:ascii="Times New Roman" w:hAnsi="Times New Roman" w:cs="Times New Roman"/>
                  <w:sz w:val="22"/>
                  <w:szCs w:val="22"/>
                </w:rPr>
                <w:t xml:space="preserve">4.12</w:t>
              </w:r>
            </w:ins>
          </w:p>
        </w:tc>
        <w:tc>
          <w:tcPr>
            <w:tcW w:w="5222" w:type="dxa"/>
            <w:vAlign w:val="center"/>
          </w:tcPr>
          <w:p>
            <w:pPr>
              <w:spacing w:before="20" w:after="20"/>
              <w:rPr>
                <w:ins w:id="8170" w:author="Claude" w:date="2026-10-12T09:00:00Z"/>
              </w:rPr>
            </w:pPr>
            <w:ins w:id="8171" w:author="Claude" w:date="2026-10-12T09:00:00Z">
              <w:r>
                <w:rPr>
                  <w:rFonts w:ascii="Times New Roman" w:hAnsi="Times New Roman" w:cs="Times New Roman"/>
                  <w:sz w:val="22"/>
                  <w:szCs w:val="22"/>
                </w:rPr>
                <w:t xml:space="preserve">Hàng rào bao quanh Công trường: Bên A bàn giao cho Bên B sử dụng, bảo quản, di chuyển theo từng giai đoạn thi công; Bên B có trách nhiệm duy trì, sửa chữa, thay thế phần hư hỏng trong suốt thời gian thi công; tháo dỡ, bàn giao lại cho Bên A khi hoàn thành</w:t>
              </w:r>
            </w:ins>
          </w:p>
        </w:tc>
        <w:tc>
          <w:tcPr>
            <w:tcW w:w="1000" w:type="dxa"/>
            <w:vAlign w:val="center"/>
          </w:tcPr>
          <w:p>
            <w:pPr>
              <w:spacing w:before="20" w:after="20"/>
              <w:jc w:val="center"/>
              <w:rPr>
                <w:ins w:id="8172" w:author="Claude" w:date="2026-10-12T09:00:00Z"/>
              </w:rPr>
            </w:pPr>
            <w:ins w:id="8173"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8174" w:author="Claude" w:date="2026-10-12T09:00:00Z"/>
              </w:rPr>
            </w:pPr>
            <w:ins w:id="8175" w:author="Claude" w:date="2026-10-12T09:00:00Z">
              <w:r>
                <w:rPr>
                  <w:rFonts w:ascii="Times New Roman" w:hAnsi="Times New Roman" w:cs="Times New Roman"/>
                  <w:b/>
                  <w:bCs/>
                  <w:sz w:val="22"/>
                  <w:szCs w:val="22"/>
                </w:rPr>
                <w:t xml:space="preserve">Bàn giao</w:t>
              </w:r>
            </w:ins>
          </w:p>
        </w:tc>
        <w:tc>
          <w:tcPr>
            <w:tcW w:w="1000" w:type="dxa"/>
            <w:vAlign w:val="center"/>
          </w:tcPr>
          <w:p>
            <w:pPr>
              <w:spacing w:before="20" w:after="20"/>
              <w:jc w:val="center"/>
              <w:rPr>
                <w:ins w:id="8176" w:author="Claude" w:date="2026-10-12T09:00:00Z"/>
              </w:rPr>
            </w:pPr>
          </w:p>
        </w:tc>
      </w:tr>
      <w:tr>
        <w:trPr>
          <w:cantSplit/>
          <w:ins w:id="8177" w:author="Claude" w:date="2026-10-12T09:00:00Z"/>
        </w:trPr>
        <w:tc>
          <w:tcPr>
            <w:tcW w:w="850" w:type="dxa"/>
            <w:vAlign w:val="center"/>
          </w:tcPr>
          <w:p>
            <w:pPr>
              <w:spacing w:before="20" w:after="20"/>
              <w:jc w:val="center"/>
              <w:rPr>
                <w:ins w:id="8178" w:author="Claude" w:date="2026-10-12T09:00:00Z"/>
              </w:rPr>
            </w:pPr>
            <w:ins w:id="8179" w:author="Claude" w:date="2026-10-12T09:00:00Z">
              <w:r>
                <w:rPr>
                  <w:rFonts w:ascii="Times New Roman" w:hAnsi="Times New Roman" w:cs="Times New Roman"/>
                  <w:sz w:val="22"/>
                  <w:szCs w:val="22"/>
                </w:rPr>
                <w:t xml:space="preserve">4.13</w:t>
              </w:r>
            </w:ins>
          </w:p>
        </w:tc>
        <w:tc>
          <w:tcPr>
            <w:tcW w:w="5222" w:type="dxa"/>
            <w:vAlign w:val="center"/>
          </w:tcPr>
          <w:p>
            <w:pPr>
              <w:spacing w:before="20" w:after="20"/>
              <w:rPr>
                <w:ins w:id="8180" w:author="Claude" w:date="2026-10-12T09:00:00Z"/>
              </w:rPr>
            </w:pPr>
            <w:ins w:id="8181" w:author="Claude" w:date="2026-10-12T09:00:00Z">
              <w:r>
                <w:rPr>
                  <w:rFonts w:ascii="Times New Roman" w:hAnsi="Times New Roman" w:cs="Times New Roman"/>
                  <w:sz w:val="22"/>
                  <w:szCs w:val="22"/>
                </w:rPr>
                <w:t xml:space="preserve">Các công trình/thiết bị tạm khác phục vụ thi công (mương rãnh, toilet phục vụ công nhân và cán bộ nhà thầu)</w:t>
              </w:r>
            </w:ins>
          </w:p>
        </w:tc>
        <w:tc>
          <w:tcPr>
            <w:tcW w:w="1000" w:type="dxa"/>
            <w:vAlign w:val="center"/>
          </w:tcPr>
          <w:p>
            <w:pPr>
              <w:spacing w:before="20" w:after="20"/>
              <w:jc w:val="center"/>
              <w:rPr>
                <w:ins w:id="8182" w:author="Claude" w:date="2026-10-12T09:00:00Z"/>
              </w:rPr>
            </w:pPr>
            <w:ins w:id="8183"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8184" w:author="Claude" w:date="2026-10-12T09:00:00Z"/>
              </w:rPr>
            </w:pPr>
          </w:p>
        </w:tc>
        <w:tc>
          <w:tcPr>
            <w:tcW w:w="1000" w:type="dxa"/>
            <w:vAlign w:val="center"/>
          </w:tcPr>
          <w:p>
            <w:pPr>
              <w:spacing w:before="20" w:after="20"/>
              <w:jc w:val="center"/>
              <w:rPr>
                <w:ins w:id="8185" w:author="Claude" w:date="2026-10-12T09:00:00Z"/>
              </w:rPr>
            </w:pPr>
          </w:p>
        </w:tc>
      </w:tr>
      <w:tr>
        <w:trPr>
          <w:cantSplit/>
          <w:ins w:id="8186" w:author="Claude" w:date="2026-10-12T09:00:00Z"/>
        </w:trPr>
        <w:tc>
          <w:tcPr>
            <w:tcW w:w="850" w:type="dxa"/>
            <w:vAlign w:val="center"/>
          </w:tcPr>
          <w:p>
            <w:pPr>
              <w:spacing w:before="20" w:after="20"/>
              <w:jc w:val="center"/>
              <w:rPr>
                <w:ins w:id="8187" w:author="Claude" w:date="2026-10-12T09:00:00Z"/>
              </w:rPr>
            </w:pPr>
            <w:ins w:id="8188" w:author="Claude" w:date="2026-10-12T09:00:00Z">
              <w:r>
                <w:rPr>
                  <w:rFonts w:ascii="Times New Roman" w:hAnsi="Times New Roman" w:cs="Times New Roman"/>
                  <w:sz w:val="22"/>
                  <w:szCs w:val="22"/>
                </w:rPr>
                <w:t xml:space="preserve">4.14</w:t>
              </w:r>
            </w:ins>
          </w:p>
        </w:tc>
        <w:tc>
          <w:tcPr>
            <w:tcW w:w="5222" w:type="dxa"/>
            <w:vAlign w:val="center"/>
          </w:tcPr>
          <w:p>
            <w:pPr>
              <w:spacing w:before="20" w:after="20"/>
              <w:rPr>
                <w:ins w:id="8189" w:author="Claude" w:date="2026-10-12T09:00:00Z"/>
              </w:rPr>
            </w:pPr>
            <w:ins w:id="8190" w:author="Claude" w:date="2026-10-12T09:00:00Z">
              <w:r>
                <w:rPr>
                  <w:rFonts w:ascii="Times New Roman" w:hAnsi="Times New Roman" w:cs="Times New Roman"/>
                  <w:sz w:val="22"/>
                  <w:szCs w:val="22"/>
                </w:rPr>
                <w:t xml:space="preserve">Rửa đường, an toàn và vệ sinh môi trường trong/ngoài công trường</w:t>
              </w:r>
            </w:ins>
          </w:p>
        </w:tc>
        <w:tc>
          <w:tcPr>
            <w:tcW w:w="1000" w:type="dxa"/>
            <w:vAlign w:val="center"/>
          </w:tcPr>
          <w:p>
            <w:pPr>
              <w:spacing w:before="20" w:after="20"/>
              <w:jc w:val="center"/>
              <w:rPr>
                <w:ins w:id="8191" w:author="Claude" w:date="2026-10-12T09:00:00Z"/>
              </w:rPr>
            </w:pPr>
            <w:ins w:id="8192"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8193" w:author="Claude" w:date="2026-10-12T09:00:00Z"/>
              </w:rPr>
            </w:pPr>
          </w:p>
        </w:tc>
        <w:tc>
          <w:tcPr>
            <w:tcW w:w="1000" w:type="dxa"/>
            <w:vAlign w:val="center"/>
          </w:tcPr>
          <w:p>
            <w:pPr>
              <w:spacing w:before="20" w:after="20"/>
              <w:jc w:val="center"/>
              <w:rPr>
                <w:ins w:id="8194" w:author="Claude" w:date="2026-10-12T09:00:00Z"/>
              </w:rPr>
            </w:pPr>
          </w:p>
        </w:tc>
      </w:tr>
      <w:tr>
        <w:trPr>
          <w:cantSplit/>
          <w:ins w:id="8195" w:author="Claude" w:date="2026-10-12T09:00:00Z"/>
        </w:trPr>
        <w:tc>
          <w:tcPr>
            <w:tcW w:w="850" w:type="dxa"/>
            <w:vAlign w:val="center"/>
          </w:tcPr>
          <w:p>
            <w:pPr>
              <w:spacing w:before="20" w:after="20"/>
              <w:jc w:val="center"/>
              <w:rPr>
                <w:ins w:id="8196" w:author="Claude" w:date="2026-10-12T09:00:00Z"/>
              </w:rPr>
            </w:pPr>
            <w:ins w:id="8197" w:author="Claude" w:date="2026-10-12T09:00:00Z">
              <w:r>
                <w:rPr>
                  <w:rFonts w:ascii="Times New Roman" w:hAnsi="Times New Roman" w:cs="Times New Roman"/>
                  <w:sz w:val="22"/>
                  <w:szCs w:val="22"/>
                </w:rPr>
                <w:t xml:space="preserve">4.15</w:t>
              </w:r>
            </w:ins>
          </w:p>
        </w:tc>
        <w:tc>
          <w:tcPr>
            <w:tcW w:w="5222" w:type="dxa"/>
            <w:vAlign w:val="center"/>
          </w:tcPr>
          <w:p>
            <w:pPr>
              <w:spacing w:before="20" w:after="20"/>
              <w:rPr>
                <w:ins w:id="8198" w:author="Claude" w:date="2026-10-12T09:00:00Z"/>
              </w:rPr>
            </w:pPr>
            <w:ins w:id="8199" w:author="Claude" w:date="2026-10-12T09:00:00Z">
              <w:r>
                <w:rPr>
                  <w:rFonts w:ascii="Times New Roman" w:hAnsi="Times New Roman" w:cs="Times New Roman"/>
                  <w:sz w:val="22"/>
                  <w:szCs w:val="22"/>
                </w:rPr>
                <w:t xml:space="preserve">Chi phí điện nước thi công</w:t>
              </w:r>
            </w:ins>
          </w:p>
        </w:tc>
        <w:tc>
          <w:tcPr>
            <w:tcW w:w="1000" w:type="dxa"/>
            <w:vAlign w:val="center"/>
          </w:tcPr>
          <w:p>
            <w:pPr>
              <w:spacing w:before="20" w:after="20"/>
              <w:jc w:val="center"/>
              <w:rPr>
                <w:ins w:id="8200" w:author="Claude" w:date="2026-10-12T09:00:00Z"/>
              </w:rPr>
            </w:pPr>
            <w:ins w:id="8201"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8202" w:author="Claude" w:date="2026-10-12T09:00:00Z"/>
              </w:rPr>
            </w:pPr>
          </w:p>
        </w:tc>
        <w:tc>
          <w:tcPr>
            <w:tcW w:w="1000" w:type="dxa"/>
            <w:vAlign w:val="center"/>
          </w:tcPr>
          <w:p>
            <w:pPr>
              <w:spacing w:before="20" w:after="20"/>
              <w:jc w:val="center"/>
              <w:rPr>
                <w:ins w:id="8203" w:author="Claude" w:date="2026-10-12T09:00:00Z"/>
              </w:rPr>
            </w:pPr>
          </w:p>
        </w:tc>
      </w:tr>
      <w:tr>
        <w:trPr>
          <w:cantSplit/>
          <w:ins w:id="8204" w:author="Claude" w:date="2026-10-12T09:00:00Z"/>
        </w:trPr>
        <w:tc>
          <w:tcPr>
            <w:tcW w:w="850" w:type="dxa"/>
            <w:vAlign w:val="center"/>
          </w:tcPr>
          <w:p>
            <w:pPr>
              <w:spacing w:before="20" w:after="20"/>
              <w:jc w:val="center"/>
              <w:rPr>
                <w:ins w:id="8205" w:author="Claude" w:date="2026-10-12T09:00:00Z"/>
              </w:rPr>
            </w:pPr>
            <w:ins w:id="8206" w:author="Claude" w:date="2026-10-12T09:00:00Z">
              <w:r>
                <w:rPr>
                  <w:rFonts w:ascii="Times New Roman" w:hAnsi="Times New Roman" w:cs="Times New Roman"/>
                  <w:sz w:val="22"/>
                  <w:szCs w:val="22"/>
                </w:rPr>
                <w:t xml:space="preserve">4.16</w:t>
              </w:r>
            </w:ins>
          </w:p>
        </w:tc>
        <w:tc>
          <w:tcPr>
            <w:tcW w:w="5222" w:type="dxa"/>
            <w:vAlign w:val="center"/>
          </w:tcPr>
          <w:p>
            <w:pPr>
              <w:spacing w:before="20" w:after="20"/>
              <w:rPr>
                <w:ins w:id="8207" w:author="Claude" w:date="2026-10-12T09:00:00Z"/>
              </w:rPr>
            </w:pPr>
            <w:ins w:id="8208" w:author="Claude" w:date="2026-10-12T09:00:00Z">
              <w:r>
                <w:rPr>
                  <w:rFonts w:ascii="Times New Roman" w:hAnsi="Times New Roman" w:cs="Times New Roman"/>
                  <w:sz w:val="22"/>
                  <w:szCs w:val="22"/>
                </w:rPr>
                <w:t xml:space="preserve">Loại bỏ rác thải bên ngoài hiện trường</w:t>
              </w:r>
            </w:ins>
          </w:p>
        </w:tc>
        <w:tc>
          <w:tcPr>
            <w:tcW w:w="1000" w:type="dxa"/>
            <w:vAlign w:val="center"/>
          </w:tcPr>
          <w:p>
            <w:pPr>
              <w:spacing w:before="20" w:after="20"/>
              <w:jc w:val="center"/>
              <w:rPr>
                <w:ins w:id="8209" w:author="Claude" w:date="2026-10-12T09:00:00Z"/>
              </w:rPr>
            </w:pPr>
            <w:ins w:id="8210"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8211" w:author="Claude" w:date="2026-10-12T09:00:00Z"/>
              </w:rPr>
            </w:pPr>
          </w:p>
        </w:tc>
        <w:tc>
          <w:tcPr>
            <w:tcW w:w="1000" w:type="dxa"/>
            <w:vAlign w:val="center"/>
          </w:tcPr>
          <w:p>
            <w:pPr>
              <w:spacing w:before="20" w:after="20"/>
              <w:jc w:val="center"/>
              <w:rPr>
                <w:ins w:id="8212" w:author="Claude" w:date="2026-10-12T09:00:00Z"/>
              </w:rPr>
            </w:pPr>
          </w:p>
        </w:tc>
      </w:tr>
      <w:tr>
        <w:trPr>
          <w:cantSplit/>
          <w:ins w:id="8213" w:author="Claude" w:date="2026-10-12T09:00:00Z"/>
        </w:trPr>
        <w:tc>
          <w:tcPr>
            <w:tcW w:w="850" w:type="dxa"/>
            <w:vAlign w:val="center"/>
          </w:tcPr>
          <w:p>
            <w:pPr>
              <w:spacing w:before="20" w:after="20"/>
              <w:jc w:val="center"/>
              <w:rPr>
                <w:ins w:id="8214" w:author="Claude" w:date="2026-10-12T09:00:00Z"/>
              </w:rPr>
            </w:pPr>
            <w:ins w:id="8215" w:author="Claude" w:date="2026-10-12T09:00:00Z">
              <w:r>
                <w:rPr>
                  <w:rFonts w:ascii="Times New Roman" w:hAnsi="Times New Roman" w:cs="Times New Roman"/>
                  <w:sz w:val="22"/>
                  <w:szCs w:val="22"/>
                </w:rPr>
                <w:t xml:space="preserve">4.17</w:t>
              </w:r>
            </w:ins>
          </w:p>
        </w:tc>
        <w:tc>
          <w:tcPr>
            <w:tcW w:w="5222" w:type="dxa"/>
            <w:vAlign w:val="center"/>
          </w:tcPr>
          <w:p>
            <w:pPr>
              <w:spacing w:before="20" w:after="20"/>
              <w:rPr>
                <w:ins w:id="8216" w:author="Claude" w:date="2026-10-12T09:00:00Z"/>
              </w:rPr>
            </w:pPr>
            <w:ins w:id="8217" w:author="Claude" w:date="2026-10-12T09:00:00Z">
              <w:r>
                <w:rPr>
                  <w:rFonts w:ascii="Times New Roman" w:hAnsi="Times New Roman" w:cs="Times New Roman"/>
                  <w:sz w:val="22"/>
                  <w:szCs w:val="22"/>
                </w:rPr>
                <w:t xml:space="preserve">Dọn sạch công trường trước khi bàn giao</w:t>
              </w:r>
            </w:ins>
          </w:p>
        </w:tc>
        <w:tc>
          <w:tcPr>
            <w:tcW w:w="1000" w:type="dxa"/>
            <w:vAlign w:val="center"/>
          </w:tcPr>
          <w:p>
            <w:pPr>
              <w:spacing w:before="20" w:after="20"/>
              <w:jc w:val="center"/>
              <w:rPr>
                <w:ins w:id="8218" w:author="Claude" w:date="2026-10-12T09:00:00Z"/>
              </w:rPr>
            </w:pPr>
            <w:ins w:id="8219"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8220" w:author="Claude" w:date="2026-10-12T09:00:00Z"/>
              </w:rPr>
            </w:pPr>
          </w:p>
        </w:tc>
        <w:tc>
          <w:tcPr>
            <w:tcW w:w="1000" w:type="dxa"/>
            <w:vAlign w:val="center"/>
          </w:tcPr>
          <w:p>
            <w:pPr>
              <w:spacing w:before="20" w:after="20"/>
              <w:jc w:val="center"/>
              <w:rPr>
                <w:ins w:id="8221" w:author="Claude" w:date="2026-10-12T09:00:00Z"/>
              </w:rPr>
            </w:pPr>
          </w:p>
        </w:tc>
      </w:tr>
      <w:tr>
        <w:trPr>
          <w:cantSplit/>
          <w:ins w:id="8222" w:author="Claude" w:date="2026-10-12T09:00:00Z"/>
        </w:trPr>
        <w:tc>
          <w:tcPr>
            <w:tcW w:w="850" w:type="dxa"/>
            <w:vAlign w:val="center"/>
          </w:tcPr>
          <w:p>
            <w:pPr>
              <w:spacing w:before="20" w:after="20"/>
              <w:jc w:val="center"/>
              <w:rPr>
                <w:ins w:id="8223" w:author="Claude" w:date="2026-10-12T09:00:00Z"/>
              </w:rPr>
            </w:pPr>
            <w:ins w:id="8224" w:author="Claude" w:date="2026-10-12T09:00:00Z">
              <w:r>
                <w:rPr>
                  <w:rFonts w:ascii="Times New Roman" w:hAnsi="Times New Roman" w:cs="Times New Roman"/>
                  <w:sz w:val="22"/>
                  <w:szCs w:val="22"/>
                </w:rPr>
                <w:t xml:space="preserve">4.18</w:t>
              </w:r>
            </w:ins>
          </w:p>
        </w:tc>
        <w:tc>
          <w:tcPr>
            <w:tcW w:w="5222" w:type="dxa"/>
            <w:vAlign w:val="center"/>
          </w:tcPr>
          <w:p>
            <w:pPr>
              <w:spacing w:before="20" w:after="20"/>
              <w:rPr>
                <w:ins w:id="8225" w:author="Claude" w:date="2026-10-12T09:00:00Z"/>
              </w:rPr>
            </w:pPr>
            <w:ins w:id="8226" w:author="Claude" w:date="2026-10-12T09:00:00Z">
              <w:r>
                <w:rPr>
                  <w:rFonts w:ascii="Times New Roman" w:hAnsi="Times New Roman" w:cs="Times New Roman"/>
                  <w:sz w:val="22"/>
                  <w:szCs w:val="22"/>
                </w:rPr>
                <w:t xml:space="preserve">Xin phép đấu nối giao thông trong giai đoạn thi công</w:t>
              </w:r>
            </w:ins>
          </w:p>
        </w:tc>
        <w:tc>
          <w:tcPr>
            <w:tcW w:w="1000" w:type="dxa"/>
            <w:vAlign w:val="center"/>
          </w:tcPr>
          <w:p>
            <w:pPr>
              <w:spacing w:before="20" w:after="20"/>
              <w:jc w:val="center"/>
              <w:rPr>
                <w:ins w:id="8227" w:author="Claude" w:date="2026-10-12T09:00:00Z"/>
              </w:rPr>
            </w:pPr>
            <w:ins w:id="8228"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8229" w:author="Claude" w:date="2026-10-12T09:00:00Z"/>
              </w:rPr>
            </w:pPr>
          </w:p>
        </w:tc>
        <w:tc>
          <w:tcPr>
            <w:tcW w:w="1000" w:type="dxa"/>
            <w:vAlign w:val="center"/>
          </w:tcPr>
          <w:p>
            <w:pPr>
              <w:spacing w:before="20" w:after="20"/>
              <w:jc w:val="center"/>
              <w:rPr>
                <w:ins w:id="8230" w:author="Claude" w:date="2026-10-12T09:00:00Z"/>
              </w:rPr>
            </w:pPr>
          </w:p>
        </w:tc>
      </w:tr>
      <w:tr>
        <w:trPr>
          <w:cantSplit/>
          <w:ins w:id="8231" w:author="Claude" w:date="2026-10-12T09:00:00Z"/>
        </w:trPr>
        <w:tc>
          <w:tcPr>
            <w:tcW w:w="850" w:type="dxa"/>
            <w:vAlign w:val="center"/>
          </w:tcPr>
          <w:p>
            <w:pPr>
              <w:spacing w:before="20" w:after="20"/>
              <w:jc w:val="center"/>
              <w:rPr>
                <w:ins w:id="8232" w:author="Claude" w:date="2026-10-12T09:00:00Z"/>
              </w:rPr>
            </w:pPr>
            <w:ins w:id="8233" w:author="Claude" w:date="2026-10-12T09:00:00Z">
              <w:r>
                <w:rPr>
                  <w:rFonts w:ascii="Times New Roman" w:hAnsi="Times New Roman" w:cs="Times New Roman"/>
                  <w:sz w:val="22"/>
                  <w:szCs w:val="22"/>
                </w:rPr>
                <w:t xml:space="preserve">4.19</w:t>
              </w:r>
            </w:ins>
          </w:p>
        </w:tc>
        <w:tc>
          <w:tcPr>
            <w:tcW w:w="5222" w:type="dxa"/>
            <w:vAlign w:val="center"/>
          </w:tcPr>
          <w:p>
            <w:pPr>
              <w:spacing w:before="20" w:after="20"/>
              <w:rPr>
                <w:ins w:id="8234" w:author="Claude" w:date="2026-10-12T09:00:00Z"/>
              </w:rPr>
            </w:pPr>
            <w:ins w:id="8235" w:author="Claude" w:date="2026-10-12T09:00:00Z">
              <w:r>
                <w:rPr>
                  <w:rFonts w:ascii="Times New Roman" w:hAnsi="Times New Roman" w:cs="Times New Roman"/>
                  <w:sz w:val="22"/>
                  <w:szCs w:val="22"/>
                </w:rPr>
                <w:t xml:space="preserve">Đấu nối nước thải thi công, sinh hoạt trong giai đoạn thi công</w:t>
              </w:r>
            </w:ins>
          </w:p>
        </w:tc>
        <w:tc>
          <w:tcPr>
            <w:tcW w:w="1000" w:type="dxa"/>
            <w:vAlign w:val="center"/>
          </w:tcPr>
          <w:p>
            <w:pPr>
              <w:spacing w:before="20" w:after="20"/>
              <w:jc w:val="center"/>
              <w:rPr>
                <w:ins w:id="8236" w:author="Claude" w:date="2026-10-12T09:00:00Z"/>
              </w:rPr>
            </w:pPr>
            <w:ins w:id="8237"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8238" w:author="Claude" w:date="2026-10-12T09:00:00Z"/>
              </w:rPr>
            </w:pPr>
          </w:p>
        </w:tc>
        <w:tc>
          <w:tcPr>
            <w:tcW w:w="1000" w:type="dxa"/>
            <w:vAlign w:val="center"/>
          </w:tcPr>
          <w:p>
            <w:pPr>
              <w:spacing w:before="20" w:after="20"/>
              <w:jc w:val="center"/>
              <w:rPr>
                <w:ins w:id="8239" w:author="Claude" w:date="2026-10-12T09:00:00Z"/>
              </w:rPr>
            </w:pPr>
          </w:p>
        </w:tc>
      </w:tr>
      <w:tr>
        <w:trPr>
          <w:cantSplit/>
          <w:ins w:id="8240" w:author="Claude" w:date="2026-10-12T09:00:00Z"/>
        </w:trPr>
        <w:tc>
          <w:tcPr>
            <w:tcW w:w="850" w:type="dxa"/>
            <w:vAlign w:val="center"/>
          </w:tcPr>
          <w:p>
            <w:pPr>
              <w:spacing w:before="20" w:after="20"/>
              <w:jc w:val="center"/>
              <w:rPr>
                <w:ins w:id="8241" w:author="Claude" w:date="2026-10-12T09:00:00Z"/>
              </w:rPr>
            </w:pPr>
            <w:ins w:id="8242" w:author="Claude" w:date="2026-10-12T09:00:00Z">
              <w:r>
                <w:rPr>
                  <w:rFonts w:ascii="Times New Roman" w:hAnsi="Times New Roman" w:cs="Times New Roman"/>
                  <w:sz w:val="22"/>
                  <w:szCs w:val="22"/>
                </w:rPr>
                <w:t xml:space="preserve">4.20</w:t>
              </w:r>
            </w:ins>
          </w:p>
        </w:tc>
        <w:tc>
          <w:tcPr>
            <w:tcW w:w="5222" w:type="dxa"/>
            <w:vAlign w:val="center"/>
          </w:tcPr>
          <w:p>
            <w:pPr>
              <w:spacing w:before="20" w:after="20"/>
              <w:rPr>
                <w:ins w:id="8243" w:author="Claude" w:date="2026-10-12T09:00:00Z"/>
              </w:rPr>
            </w:pPr>
            <w:ins w:id="8244" w:author="Claude" w:date="2026-10-12T09:00:00Z">
              <w:r>
                <w:rPr>
                  <w:rFonts w:ascii="Times New Roman" w:hAnsi="Times New Roman" w:cs="Times New Roman"/>
                  <w:sz w:val="22"/>
                  <w:szCs w:val="22"/>
                </w:rPr>
                <w:t xml:space="preserve">Quan trắc môi trường trong quá trình thi công Phần ngầm</w:t>
              </w:r>
            </w:ins>
          </w:p>
        </w:tc>
        <w:tc>
          <w:tcPr>
            <w:tcW w:w="1000" w:type="dxa"/>
            <w:vAlign w:val="center"/>
          </w:tcPr>
          <w:p>
            <w:pPr>
              <w:spacing w:before="20" w:after="20"/>
              <w:jc w:val="center"/>
              <w:rPr>
                <w:ins w:id="8245" w:author="Claude" w:date="2026-10-12T09:00:00Z"/>
              </w:rPr>
            </w:pPr>
            <w:ins w:id="8246"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8247" w:author="Claude" w:date="2026-10-12T09:00:00Z"/>
              </w:rPr>
            </w:pPr>
          </w:p>
        </w:tc>
        <w:tc>
          <w:tcPr>
            <w:tcW w:w="1000" w:type="dxa"/>
            <w:vAlign w:val="center"/>
          </w:tcPr>
          <w:p>
            <w:pPr>
              <w:spacing w:before="20" w:after="20"/>
              <w:jc w:val="center"/>
              <w:rPr>
                <w:ins w:id="8248" w:author="Claude" w:date="2026-10-12T09:00:00Z"/>
              </w:rPr>
            </w:pPr>
          </w:p>
        </w:tc>
      </w:tr>
      <w:tr>
        <w:trPr>
          <w:cantSplit/>
          <w:ins w:id="8249" w:author="Claude" w:date="2026-10-12T09:00:00Z"/>
        </w:trPr>
        <w:tc>
          <w:tcPr>
            <w:tcW w:w="850" w:type="dxa"/>
            <w:shd w:val="clear" w:color="auto" w:fill="D9D9D9"/>
            <w:vAlign w:val="center"/>
          </w:tcPr>
          <w:p>
            <w:pPr>
              <w:spacing w:before="20" w:after="20"/>
              <w:jc w:val="center"/>
              <w:rPr>
                <w:ins w:id="8250" w:author="Claude" w:date="2026-10-12T09:00:00Z"/>
              </w:rPr>
            </w:pPr>
            <w:ins w:id="8251" w:author="Claude" w:date="2026-10-12T09:00:00Z">
              <w:r>
                <w:rPr>
                  <w:rFonts w:ascii="Times New Roman" w:hAnsi="Times New Roman" w:cs="Times New Roman"/>
                  <w:b/>
                  <w:bCs/>
                  <w:sz w:val="22"/>
                  <w:szCs w:val="22"/>
                </w:rPr>
                <w:t xml:space="preserve">5</w:t>
              </w:r>
            </w:ins>
          </w:p>
        </w:tc>
        <w:tc>
          <w:tcPr>
            <w:tcW w:w="5222" w:type="dxa"/>
            <w:shd w:val="clear" w:color="auto" w:fill="D9D9D9"/>
            <w:vAlign w:val="center"/>
          </w:tcPr>
          <w:p>
            <w:pPr>
              <w:spacing w:before="20" w:after="20"/>
              <w:rPr>
                <w:ins w:id="8252" w:author="Claude" w:date="2026-10-12T09:00:00Z"/>
              </w:rPr>
            </w:pPr>
            <w:ins w:id="8253" w:author="Claude" w:date="2026-10-12T09:00:00Z">
              <w:r>
                <w:rPr>
                  <w:rFonts w:ascii="Times New Roman" w:hAnsi="Times New Roman" w:cs="Times New Roman"/>
                  <w:b/>
                  <w:bCs/>
                  <w:sz w:val="22"/>
                  <w:szCs w:val="22"/>
                </w:rPr>
                <w:t xml:space="preserve">Công tác trắc đạc, khảo sát và giám sát nội bộ</w:t>
              </w:r>
            </w:ins>
          </w:p>
        </w:tc>
        <w:tc>
          <w:tcPr>
            <w:tcW w:w="1000" w:type="dxa"/>
            <w:shd w:val="clear" w:color="auto" w:fill="D9D9D9"/>
            <w:vAlign w:val="center"/>
          </w:tcPr>
          <w:p>
            <w:pPr>
              <w:spacing w:before="20" w:after="20"/>
              <w:jc w:val="center"/>
              <w:rPr>
                <w:ins w:id="8254" w:author="Claude" w:date="2026-10-12T09:00:00Z"/>
              </w:rPr>
            </w:pPr>
          </w:p>
        </w:tc>
        <w:tc>
          <w:tcPr>
            <w:tcW w:w="1000" w:type="dxa"/>
            <w:shd w:val="clear" w:color="auto" w:fill="D9D9D9"/>
            <w:vAlign w:val="center"/>
          </w:tcPr>
          <w:p>
            <w:pPr>
              <w:spacing w:before="20" w:after="20"/>
              <w:jc w:val="center"/>
              <w:rPr>
                <w:ins w:id="8255" w:author="Claude" w:date="2026-10-12T09:00:00Z"/>
              </w:rPr>
            </w:pPr>
          </w:p>
        </w:tc>
        <w:tc>
          <w:tcPr>
            <w:tcW w:w="1000" w:type="dxa"/>
            <w:shd w:val="clear" w:color="auto" w:fill="D9D9D9"/>
            <w:vAlign w:val="center"/>
          </w:tcPr>
          <w:p>
            <w:pPr>
              <w:spacing w:before="20" w:after="20"/>
              <w:jc w:val="center"/>
              <w:rPr>
                <w:ins w:id="8256" w:author="Claude" w:date="2026-10-12T09:00:00Z"/>
              </w:rPr>
            </w:pPr>
          </w:p>
        </w:tc>
      </w:tr>
      <w:tr>
        <w:trPr>
          <w:cantSplit/>
          <w:ins w:id="8257" w:author="Claude" w:date="2026-10-12T09:00:00Z"/>
        </w:trPr>
        <w:tc>
          <w:tcPr>
            <w:tcW w:w="850" w:type="dxa"/>
            <w:vAlign w:val="center"/>
          </w:tcPr>
          <w:p>
            <w:pPr>
              <w:spacing w:before="20" w:after="20"/>
              <w:jc w:val="center"/>
              <w:rPr>
                <w:ins w:id="8258" w:author="Claude" w:date="2026-10-12T09:00:00Z"/>
              </w:rPr>
            </w:pPr>
            <w:ins w:id="8259" w:author="Claude" w:date="2026-10-12T09:00:00Z">
              <w:r>
                <w:rPr>
                  <w:rFonts w:ascii="Times New Roman" w:hAnsi="Times New Roman" w:cs="Times New Roman"/>
                  <w:sz w:val="22"/>
                  <w:szCs w:val="22"/>
                </w:rPr>
                <w:t xml:space="preserve">5.1</w:t>
              </w:r>
            </w:ins>
          </w:p>
        </w:tc>
        <w:tc>
          <w:tcPr>
            <w:tcW w:w="5222" w:type="dxa"/>
            <w:vAlign w:val="center"/>
          </w:tcPr>
          <w:p>
            <w:pPr>
              <w:spacing w:before="20" w:after="20"/>
              <w:rPr>
                <w:ins w:id="8260" w:author="Claude" w:date="2026-10-12T09:00:00Z"/>
              </w:rPr>
            </w:pPr>
            <w:ins w:id="8261" w:author="Claude" w:date="2026-10-12T09:00:00Z">
              <w:r>
                <w:rPr>
                  <w:rFonts w:ascii="Times New Roman" w:hAnsi="Times New Roman" w:cs="Times New Roman"/>
                  <w:sz w:val="22"/>
                  <w:szCs w:val="22"/>
                </w:rPr>
                <w:t xml:space="preserve">Mốc GPS Dự án</w:t>
              </w:r>
            </w:ins>
          </w:p>
        </w:tc>
        <w:tc>
          <w:tcPr>
            <w:tcW w:w="1000" w:type="dxa"/>
            <w:vAlign w:val="center"/>
          </w:tcPr>
          <w:p>
            <w:pPr>
              <w:spacing w:before="20" w:after="20"/>
              <w:jc w:val="center"/>
              <w:rPr>
                <w:ins w:id="8262" w:author="Claude" w:date="2026-10-12T09:00:00Z"/>
              </w:rPr>
            </w:pPr>
          </w:p>
        </w:tc>
        <w:tc>
          <w:tcPr>
            <w:tcW w:w="1000" w:type="dxa"/>
            <w:vAlign w:val="center"/>
          </w:tcPr>
          <w:p>
            <w:pPr>
              <w:spacing w:before="20" w:after="20"/>
              <w:jc w:val="center"/>
              <w:rPr>
                <w:ins w:id="8263" w:author="Claude" w:date="2026-10-12T09:00:00Z"/>
              </w:rPr>
            </w:pPr>
            <w:ins w:id="8264"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8265" w:author="Claude" w:date="2026-10-12T09:00:00Z"/>
              </w:rPr>
            </w:pPr>
            <w:ins w:id="8266" w:author="Claude" w:date="2026-10-12T09:00:00Z">
              <w:r>
                <w:rPr>
                  <w:rFonts w:ascii="Times New Roman" w:hAnsi="Times New Roman" w:cs="Times New Roman"/>
                  <w:b/>
                  <w:bCs/>
                  <w:sz w:val="22"/>
                  <w:szCs w:val="22"/>
                </w:rPr>
                <w:t xml:space="preserve">P</w:t>
              </w:r>
            </w:ins>
          </w:p>
        </w:tc>
      </w:tr>
      <w:tr>
        <w:trPr>
          <w:cantSplit/>
          <w:ins w:id="8267" w:author="Claude" w:date="2026-10-12T09:00:00Z"/>
        </w:trPr>
        <w:tc>
          <w:tcPr>
            <w:tcW w:w="850" w:type="dxa"/>
            <w:vAlign w:val="center"/>
          </w:tcPr>
          <w:p>
            <w:pPr>
              <w:spacing w:before="20" w:after="20"/>
              <w:jc w:val="center"/>
              <w:rPr>
                <w:ins w:id="8268" w:author="Claude" w:date="2026-10-12T09:00:00Z"/>
              </w:rPr>
            </w:pPr>
            <w:ins w:id="8269" w:author="Claude" w:date="2026-10-12T09:00:00Z">
              <w:r>
                <w:rPr>
                  <w:rFonts w:ascii="Times New Roman" w:hAnsi="Times New Roman" w:cs="Times New Roman"/>
                  <w:sz w:val="22"/>
                  <w:szCs w:val="22"/>
                </w:rPr>
                <w:t xml:space="preserve">5.2</w:t>
              </w:r>
            </w:ins>
          </w:p>
        </w:tc>
        <w:tc>
          <w:tcPr>
            <w:tcW w:w="5222" w:type="dxa"/>
            <w:vAlign w:val="center"/>
          </w:tcPr>
          <w:p>
            <w:pPr>
              <w:spacing w:before="20" w:after="20"/>
              <w:rPr>
                <w:ins w:id="8270" w:author="Claude" w:date="2026-10-12T09:00:00Z"/>
              </w:rPr>
            </w:pPr>
            <w:ins w:id="8271" w:author="Claude" w:date="2026-10-12T09:00:00Z">
              <w:r>
                <w:rPr>
                  <w:rFonts w:ascii="Times New Roman" w:hAnsi="Times New Roman" w:cs="Times New Roman"/>
                  <w:sz w:val="22"/>
                  <w:szCs w:val="22"/>
                </w:rPr>
                <w:t xml:space="preserve">Thiết lập, dẫn mốc thi công</w:t>
              </w:r>
            </w:ins>
          </w:p>
        </w:tc>
        <w:tc>
          <w:tcPr>
            <w:tcW w:w="1000" w:type="dxa"/>
            <w:vAlign w:val="center"/>
          </w:tcPr>
          <w:p>
            <w:pPr>
              <w:spacing w:before="20" w:after="20"/>
              <w:jc w:val="center"/>
              <w:rPr>
                <w:ins w:id="8272" w:author="Claude" w:date="2026-10-12T09:00:00Z"/>
              </w:rPr>
            </w:pPr>
            <w:ins w:id="8273"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8274" w:author="Claude" w:date="2026-10-12T09:00:00Z"/>
              </w:rPr>
            </w:pPr>
          </w:p>
        </w:tc>
        <w:tc>
          <w:tcPr>
            <w:tcW w:w="1000" w:type="dxa"/>
            <w:vAlign w:val="center"/>
          </w:tcPr>
          <w:p>
            <w:pPr>
              <w:spacing w:before="20" w:after="20"/>
              <w:jc w:val="center"/>
              <w:rPr>
                <w:ins w:id="8275" w:author="Claude" w:date="2026-10-12T09:00:00Z"/>
              </w:rPr>
            </w:pPr>
          </w:p>
        </w:tc>
      </w:tr>
      <w:tr>
        <w:trPr>
          <w:cantSplit/>
          <w:ins w:id="8276" w:author="Claude" w:date="2026-10-12T09:00:00Z"/>
        </w:trPr>
        <w:tc>
          <w:tcPr>
            <w:tcW w:w="850" w:type="dxa"/>
            <w:vAlign w:val="center"/>
          </w:tcPr>
          <w:p>
            <w:pPr>
              <w:spacing w:before="20" w:after="20"/>
              <w:jc w:val="center"/>
              <w:rPr>
                <w:ins w:id="8277" w:author="Claude" w:date="2026-10-12T09:00:00Z"/>
              </w:rPr>
            </w:pPr>
            <w:ins w:id="8278" w:author="Claude" w:date="2026-10-12T09:00:00Z">
              <w:r>
                <w:rPr>
                  <w:rFonts w:ascii="Times New Roman" w:hAnsi="Times New Roman" w:cs="Times New Roman"/>
                  <w:sz w:val="22"/>
                  <w:szCs w:val="22"/>
                </w:rPr>
                <w:t xml:space="preserve">5.3</w:t>
              </w:r>
            </w:ins>
          </w:p>
        </w:tc>
        <w:tc>
          <w:tcPr>
            <w:tcW w:w="5222" w:type="dxa"/>
            <w:vAlign w:val="center"/>
          </w:tcPr>
          <w:p>
            <w:pPr>
              <w:spacing w:before="20" w:after="20"/>
              <w:rPr>
                <w:ins w:id="8279" w:author="Claude" w:date="2026-10-12T09:00:00Z"/>
              </w:rPr>
            </w:pPr>
            <w:ins w:id="8280" w:author="Claude" w:date="2026-10-12T09:00:00Z">
              <w:r>
                <w:rPr>
                  <w:rFonts w:ascii="Times New Roman" w:hAnsi="Times New Roman" w:cs="Times New Roman"/>
                  <w:sz w:val="22"/>
                  <w:szCs w:val="22"/>
                </w:rPr>
                <w:t xml:space="preserve">Trắc đạc, dẫn mốc về công trình</w:t>
              </w:r>
            </w:ins>
          </w:p>
        </w:tc>
        <w:tc>
          <w:tcPr>
            <w:tcW w:w="1000" w:type="dxa"/>
            <w:vAlign w:val="center"/>
          </w:tcPr>
          <w:p>
            <w:pPr>
              <w:spacing w:before="20" w:after="20"/>
              <w:jc w:val="center"/>
              <w:rPr>
                <w:ins w:id="8281" w:author="Claude" w:date="2026-10-12T09:00:00Z"/>
              </w:rPr>
            </w:pPr>
            <w:ins w:id="8282"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8283" w:author="Claude" w:date="2026-10-12T09:00:00Z"/>
              </w:rPr>
            </w:pPr>
          </w:p>
        </w:tc>
        <w:tc>
          <w:tcPr>
            <w:tcW w:w="1000" w:type="dxa"/>
            <w:vAlign w:val="center"/>
          </w:tcPr>
          <w:p>
            <w:pPr>
              <w:spacing w:before="20" w:after="20"/>
              <w:jc w:val="center"/>
              <w:rPr>
                <w:ins w:id="8284" w:author="Claude" w:date="2026-10-12T09:00:00Z"/>
              </w:rPr>
            </w:pPr>
          </w:p>
        </w:tc>
      </w:tr>
      <w:tr>
        <w:trPr>
          <w:cantSplit/>
          <w:ins w:id="8285" w:author="Claude" w:date="2026-10-12T09:00:00Z"/>
        </w:trPr>
        <w:tc>
          <w:tcPr>
            <w:tcW w:w="850" w:type="dxa"/>
            <w:vAlign w:val="center"/>
          </w:tcPr>
          <w:p>
            <w:pPr>
              <w:spacing w:before="20" w:after="20"/>
              <w:jc w:val="center"/>
              <w:rPr>
                <w:ins w:id="8286" w:author="Claude" w:date="2026-10-12T09:00:00Z"/>
              </w:rPr>
            </w:pPr>
            <w:ins w:id="8287" w:author="Claude" w:date="2026-10-12T09:00:00Z">
              <w:r>
                <w:rPr>
                  <w:rFonts w:ascii="Times New Roman" w:hAnsi="Times New Roman" w:cs="Times New Roman"/>
                  <w:sz w:val="22"/>
                  <w:szCs w:val="22"/>
                </w:rPr>
                <w:t xml:space="preserve">5.4</w:t>
              </w:r>
            </w:ins>
          </w:p>
        </w:tc>
        <w:tc>
          <w:tcPr>
            <w:tcW w:w="5222" w:type="dxa"/>
            <w:vAlign w:val="center"/>
          </w:tcPr>
          <w:p>
            <w:pPr>
              <w:spacing w:before="20" w:after="20"/>
              <w:rPr>
                <w:ins w:id="8288" w:author="Claude" w:date="2026-10-12T09:00:00Z"/>
              </w:rPr>
            </w:pPr>
            <w:ins w:id="8289" w:author="Claude" w:date="2026-10-12T09:00:00Z">
              <w:r>
                <w:rPr>
                  <w:rFonts w:ascii="Times New Roman" w:hAnsi="Times New Roman" w:cs="Times New Roman"/>
                  <w:sz w:val="22"/>
                  <w:szCs w:val="22"/>
                </w:rPr>
                <w:t xml:space="preserve">Công tác khảo sát liên quan phạm vi công việc, bao gồm thiết bị khảo sát</w:t>
              </w:r>
            </w:ins>
          </w:p>
        </w:tc>
        <w:tc>
          <w:tcPr>
            <w:tcW w:w="1000" w:type="dxa"/>
            <w:vAlign w:val="center"/>
          </w:tcPr>
          <w:p>
            <w:pPr>
              <w:spacing w:before="20" w:after="20"/>
              <w:jc w:val="center"/>
              <w:rPr>
                <w:ins w:id="8290" w:author="Claude" w:date="2026-10-12T09:00:00Z"/>
              </w:rPr>
            </w:pPr>
            <w:ins w:id="8291"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8292" w:author="Claude" w:date="2026-10-12T09:00:00Z"/>
              </w:rPr>
            </w:pPr>
          </w:p>
        </w:tc>
        <w:tc>
          <w:tcPr>
            <w:tcW w:w="1000" w:type="dxa"/>
            <w:vAlign w:val="center"/>
          </w:tcPr>
          <w:p>
            <w:pPr>
              <w:spacing w:before="20" w:after="20"/>
              <w:jc w:val="center"/>
              <w:rPr>
                <w:ins w:id="8293" w:author="Claude" w:date="2026-10-12T09:00:00Z"/>
              </w:rPr>
            </w:pPr>
          </w:p>
        </w:tc>
      </w:tr>
      <w:tr>
        <w:trPr>
          <w:cantSplit/>
          <w:ins w:id="8294" w:author="Claude" w:date="2026-10-12T09:00:00Z"/>
        </w:trPr>
        <w:tc>
          <w:tcPr>
            <w:tcW w:w="850" w:type="dxa"/>
            <w:vAlign w:val="center"/>
          </w:tcPr>
          <w:p>
            <w:pPr>
              <w:spacing w:before="20" w:after="20"/>
              <w:jc w:val="center"/>
              <w:rPr>
                <w:ins w:id="8295" w:author="Claude" w:date="2026-10-12T09:00:00Z"/>
              </w:rPr>
            </w:pPr>
            <w:ins w:id="8296" w:author="Claude" w:date="2026-10-12T09:00:00Z">
              <w:r>
                <w:rPr>
                  <w:rFonts w:ascii="Times New Roman" w:hAnsi="Times New Roman" w:cs="Times New Roman"/>
                  <w:sz w:val="22"/>
                  <w:szCs w:val="22"/>
                </w:rPr>
                <w:t xml:space="preserve">5.5</w:t>
              </w:r>
            </w:ins>
          </w:p>
        </w:tc>
        <w:tc>
          <w:tcPr>
            <w:tcW w:w="5222" w:type="dxa"/>
            <w:vAlign w:val="center"/>
          </w:tcPr>
          <w:p>
            <w:pPr>
              <w:spacing w:before="20" w:after="20"/>
              <w:rPr>
                <w:ins w:id="8297" w:author="Claude" w:date="2026-10-12T09:00:00Z"/>
              </w:rPr>
            </w:pPr>
            <w:ins w:id="8298" w:author="Claude" w:date="2026-10-12T09:00:00Z">
              <w:r>
                <w:rPr>
                  <w:rFonts w:ascii="Times New Roman" w:hAnsi="Times New Roman" w:cs="Times New Roman"/>
                  <w:sz w:val="22"/>
                  <w:szCs w:val="22"/>
                </w:rPr>
                <w:t xml:space="preserve">Giám sát nội bộ trong quá trình thi công (QA/QC của Bên B)</w:t>
              </w:r>
            </w:ins>
          </w:p>
        </w:tc>
        <w:tc>
          <w:tcPr>
            <w:tcW w:w="1000" w:type="dxa"/>
            <w:vAlign w:val="center"/>
          </w:tcPr>
          <w:p>
            <w:pPr>
              <w:spacing w:before="20" w:after="20"/>
              <w:jc w:val="center"/>
              <w:rPr>
                <w:ins w:id="8299" w:author="Claude" w:date="2026-10-12T09:00:00Z"/>
              </w:rPr>
            </w:pPr>
            <w:ins w:id="8300"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8301" w:author="Claude" w:date="2026-10-12T09:00:00Z"/>
              </w:rPr>
            </w:pPr>
            <w:ins w:id="8302" w:author="Claude" w:date="2026-10-12T09:00:00Z">
              <w:r>
                <w:rPr>
                  <w:rFonts w:ascii="Times New Roman" w:hAnsi="Times New Roman" w:cs="Times New Roman"/>
                  <w:b/>
                  <w:bCs/>
                  <w:sz w:val="22"/>
                  <w:szCs w:val="22"/>
                </w:rPr>
                <w:t xml:space="preserve">C</w:t>
              </w:r>
            </w:ins>
          </w:p>
        </w:tc>
        <w:tc>
          <w:tcPr>
            <w:tcW w:w="1000" w:type="dxa"/>
            <w:vAlign w:val="center"/>
          </w:tcPr>
          <w:p>
            <w:pPr>
              <w:spacing w:before="20" w:after="20"/>
              <w:jc w:val="center"/>
              <w:rPr>
                <w:ins w:id="8303" w:author="Claude" w:date="2026-10-12T09:00:00Z"/>
              </w:rPr>
            </w:pPr>
          </w:p>
        </w:tc>
      </w:tr>
      <w:tr>
        <w:trPr>
          <w:cantSplit/>
          <w:ins w:id="8304" w:author="Claude" w:date="2026-10-12T09:00:00Z"/>
        </w:trPr>
        <w:tc>
          <w:tcPr>
            <w:tcW w:w="850" w:type="dxa"/>
            <w:shd w:val="clear" w:color="auto" w:fill="D9D9D9"/>
            <w:vAlign w:val="center"/>
          </w:tcPr>
          <w:p>
            <w:pPr>
              <w:spacing w:before="20" w:after="20"/>
              <w:jc w:val="center"/>
              <w:rPr>
                <w:ins w:id="8305" w:author="Claude" w:date="2026-10-12T09:00:00Z"/>
              </w:rPr>
            </w:pPr>
            <w:ins w:id="8306" w:author="Claude" w:date="2026-10-12T09:00:00Z">
              <w:r>
                <w:rPr>
                  <w:rFonts w:ascii="Times New Roman" w:hAnsi="Times New Roman" w:cs="Times New Roman"/>
                  <w:b/>
                  <w:bCs/>
                  <w:sz w:val="22"/>
                  <w:szCs w:val="22"/>
                </w:rPr>
                <w:t xml:space="preserve">6</w:t>
              </w:r>
            </w:ins>
          </w:p>
        </w:tc>
        <w:tc>
          <w:tcPr>
            <w:tcW w:w="5222" w:type="dxa"/>
            <w:shd w:val="clear" w:color="auto" w:fill="D9D9D9"/>
            <w:vAlign w:val="center"/>
          </w:tcPr>
          <w:p>
            <w:pPr>
              <w:spacing w:before="20" w:after="20"/>
              <w:rPr>
                <w:ins w:id="8307" w:author="Claude" w:date="2026-10-12T09:00:00Z"/>
              </w:rPr>
            </w:pPr>
            <w:ins w:id="8308" w:author="Claude" w:date="2026-10-12T09:00:00Z">
              <w:r>
                <w:rPr>
                  <w:rFonts w:ascii="Times New Roman" w:hAnsi="Times New Roman" w:cs="Times New Roman"/>
                  <w:b/>
                  <w:bCs/>
                  <w:sz w:val="22"/>
                  <w:szCs w:val="22"/>
                </w:rPr>
                <w:t xml:space="preserve">Bảo đảm an toàn, vệ sinh môi trường</w:t>
              </w:r>
            </w:ins>
          </w:p>
        </w:tc>
        <w:tc>
          <w:tcPr>
            <w:tcW w:w="1000" w:type="dxa"/>
            <w:shd w:val="clear" w:color="auto" w:fill="D9D9D9"/>
            <w:vAlign w:val="center"/>
          </w:tcPr>
          <w:p>
            <w:pPr>
              <w:spacing w:before="20" w:after="20"/>
              <w:jc w:val="center"/>
              <w:rPr>
                <w:ins w:id="8309" w:author="Claude" w:date="2026-10-12T09:00:00Z"/>
              </w:rPr>
            </w:pPr>
          </w:p>
        </w:tc>
        <w:tc>
          <w:tcPr>
            <w:tcW w:w="1000" w:type="dxa"/>
            <w:shd w:val="clear" w:color="auto" w:fill="D9D9D9"/>
            <w:vAlign w:val="center"/>
          </w:tcPr>
          <w:p>
            <w:pPr>
              <w:spacing w:before="20" w:after="20"/>
              <w:jc w:val="center"/>
              <w:rPr>
                <w:ins w:id="8310" w:author="Claude" w:date="2026-10-12T09:00:00Z"/>
              </w:rPr>
            </w:pPr>
          </w:p>
        </w:tc>
        <w:tc>
          <w:tcPr>
            <w:tcW w:w="1000" w:type="dxa"/>
            <w:shd w:val="clear" w:color="auto" w:fill="D9D9D9"/>
            <w:vAlign w:val="center"/>
          </w:tcPr>
          <w:p>
            <w:pPr>
              <w:spacing w:before="20" w:after="20"/>
              <w:jc w:val="center"/>
              <w:rPr>
                <w:ins w:id="8311" w:author="Claude" w:date="2026-10-12T09:00:00Z"/>
              </w:rPr>
            </w:pPr>
          </w:p>
        </w:tc>
      </w:tr>
      <w:tr>
        <w:trPr>
          <w:cantSplit/>
          <w:ins w:id="8312" w:author="Claude" w:date="2026-10-12T09:00:00Z"/>
        </w:trPr>
        <w:tc>
          <w:tcPr>
            <w:tcW w:w="850" w:type="dxa"/>
            <w:vAlign w:val="center"/>
          </w:tcPr>
          <w:p>
            <w:pPr>
              <w:spacing w:before="20" w:after="20"/>
              <w:jc w:val="center"/>
              <w:rPr>
                <w:ins w:id="8313" w:author="Claude" w:date="2026-10-12T09:00:00Z"/>
              </w:rPr>
            </w:pPr>
            <w:ins w:id="8314" w:author="Claude" w:date="2026-10-12T09:00:00Z">
              <w:r>
                <w:rPr>
                  <w:rFonts w:ascii="Times New Roman" w:hAnsi="Times New Roman" w:cs="Times New Roman"/>
                  <w:sz w:val="22"/>
                  <w:szCs w:val="22"/>
                </w:rPr>
                <w:t xml:space="preserve">6.1</w:t>
              </w:r>
            </w:ins>
          </w:p>
        </w:tc>
        <w:tc>
          <w:tcPr>
            <w:tcW w:w="5222" w:type="dxa"/>
            <w:vAlign w:val="center"/>
          </w:tcPr>
          <w:p>
            <w:pPr>
              <w:spacing w:before="20" w:after="20"/>
              <w:rPr>
                <w:ins w:id="8315" w:author="Claude" w:date="2026-10-12T09:00:00Z"/>
              </w:rPr>
            </w:pPr>
            <w:ins w:id="8316" w:author="Claude" w:date="2026-10-12T09:00:00Z">
              <w:r>
                <w:rPr>
                  <w:rFonts w:ascii="Times New Roman" w:hAnsi="Times New Roman" w:cs="Times New Roman"/>
                  <w:sz w:val="22"/>
                  <w:szCs w:val="22"/>
                </w:rPr>
                <w:t xml:space="preserve">Thiết bị bảo vệ cá nhân, đồ dùng an toàn cho công nhân viên</w:t>
              </w:r>
            </w:ins>
          </w:p>
        </w:tc>
        <w:tc>
          <w:tcPr>
            <w:tcW w:w="1000" w:type="dxa"/>
            <w:vAlign w:val="center"/>
          </w:tcPr>
          <w:p>
            <w:pPr>
              <w:spacing w:before="20" w:after="20"/>
              <w:jc w:val="center"/>
              <w:rPr>
                <w:ins w:id="8317" w:author="Claude" w:date="2026-10-12T09:00:00Z"/>
              </w:rPr>
            </w:pPr>
            <w:ins w:id="8318"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8319" w:author="Claude" w:date="2026-10-12T09:00:00Z"/>
              </w:rPr>
            </w:pPr>
          </w:p>
        </w:tc>
        <w:tc>
          <w:tcPr>
            <w:tcW w:w="1000" w:type="dxa"/>
            <w:vAlign w:val="center"/>
          </w:tcPr>
          <w:p>
            <w:pPr>
              <w:spacing w:before="20" w:after="20"/>
              <w:jc w:val="center"/>
              <w:rPr>
                <w:ins w:id="8320" w:author="Claude" w:date="2026-10-12T09:00:00Z"/>
              </w:rPr>
            </w:pPr>
          </w:p>
        </w:tc>
      </w:tr>
      <w:tr>
        <w:trPr>
          <w:cantSplit/>
          <w:ins w:id="8321" w:author="Claude" w:date="2026-10-12T09:00:00Z"/>
        </w:trPr>
        <w:tc>
          <w:tcPr>
            <w:tcW w:w="850" w:type="dxa"/>
            <w:vAlign w:val="center"/>
          </w:tcPr>
          <w:p>
            <w:pPr>
              <w:spacing w:before="20" w:after="20"/>
              <w:jc w:val="center"/>
              <w:rPr>
                <w:ins w:id="8322" w:author="Claude" w:date="2026-10-12T09:00:00Z"/>
              </w:rPr>
            </w:pPr>
            <w:ins w:id="8323" w:author="Claude" w:date="2026-10-12T09:00:00Z">
              <w:r>
                <w:rPr>
                  <w:rFonts w:ascii="Times New Roman" w:hAnsi="Times New Roman" w:cs="Times New Roman"/>
                  <w:sz w:val="22"/>
                  <w:szCs w:val="22"/>
                </w:rPr>
                <w:t xml:space="preserve">6.2</w:t>
              </w:r>
            </w:ins>
          </w:p>
        </w:tc>
        <w:tc>
          <w:tcPr>
            <w:tcW w:w="5222" w:type="dxa"/>
            <w:vAlign w:val="center"/>
          </w:tcPr>
          <w:p>
            <w:pPr>
              <w:spacing w:before="20" w:after="20"/>
              <w:rPr>
                <w:ins w:id="8324" w:author="Claude" w:date="2026-10-12T09:00:00Z"/>
              </w:rPr>
            </w:pPr>
            <w:ins w:id="8325" w:author="Claude" w:date="2026-10-12T09:00:00Z">
              <w:r>
                <w:rPr>
                  <w:rFonts w:ascii="Times New Roman" w:hAnsi="Times New Roman" w:cs="Times New Roman"/>
                  <w:sz w:val="22"/>
                  <w:szCs w:val="22"/>
                </w:rPr>
                <w:t xml:space="preserve">Biện pháp an toàn, an ninh, bảo vệ môi trường phục vụ thi công theo yêu cầu dự án</w:t>
              </w:r>
            </w:ins>
          </w:p>
        </w:tc>
        <w:tc>
          <w:tcPr>
            <w:tcW w:w="1000" w:type="dxa"/>
            <w:vAlign w:val="center"/>
          </w:tcPr>
          <w:p>
            <w:pPr>
              <w:spacing w:before="20" w:after="20"/>
              <w:jc w:val="center"/>
              <w:rPr>
                <w:ins w:id="8326" w:author="Claude" w:date="2026-10-12T09:00:00Z"/>
              </w:rPr>
            </w:pPr>
            <w:ins w:id="8327"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8328" w:author="Claude" w:date="2026-10-12T09:00:00Z"/>
              </w:rPr>
            </w:pPr>
          </w:p>
        </w:tc>
        <w:tc>
          <w:tcPr>
            <w:tcW w:w="1000" w:type="dxa"/>
            <w:vAlign w:val="center"/>
          </w:tcPr>
          <w:p>
            <w:pPr>
              <w:spacing w:before="20" w:after="20"/>
              <w:jc w:val="center"/>
              <w:rPr>
                <w:ins w:id="8329" w:author="Claude" w:date="2026-10-12T09:00:00Z"/>
              </w:rPr>
            </w:pPr>
          </w:p>
        </w:tc>
      </w:tr>
      <w:tr>
        <w:trPr>
          <w:cantSplit/>
          <w:ins w:id="8330" w:author="Claude" w:date="2026-10-12T09:00:00Z"/>
        </w:trPr>
        <w:tc>
          <w:tcPr>
            <w:tcW w:w="850" w:type="dxa"/>
            <w:vAlign w:val="center"/>
          </w:tcPr>
          <w:p>
            <w:pPr>
              <w:spacing w:before="20" w:after="20"/>
              <w:jc w:val="center"/>
              <w:rPr>
                <w:ins w:id="8331" w:author="Claude" w:date="2026-10-12T09:00:00Z"/>
              </w:rPr>
            </w:pPr>
            <w:ins w:id="8332" w:author="Claude" w:date="2026-10-12T09:00:00Z">
              <w:r>
                <w:rPr>
                  <w:rFonts w:ascii="Times New Roman" w:hAnsi="Times New Roman" w:cs="Times New Roman"/>
                  <w:sz w:val="22"/>
                  <w:szCs w:val="22"/>
                </w:rPr>
                <w:t xml:space="preserve">6.3</w:t>
              </w:r>
            </w:ins>
          </w:p>
        </w:tc>
        <w:tc>
          <w:tcPr>
            <w:tcW w:w="5222" w:type="dxa"/>
            <w:vAlign w:val="center"/>
          </w:tcPr>
          <w:p>
            <w:pPr>
              <w:spacing w:before="20" w:after="20"/>
              <w:rPr>
                <w:ins w:id="8333" w:author="Claude" w:date="2026-10-12T09:00:00Z"/>
              </w:rPr>
            </w:pPr>
            <w:ins w:id="8334" w:author="Claude" w:date="2026-10-12T09:00:00Z">
              <w:r>
                <w:rPr>
                  <w:rFonts w:ascii="Times New Roman" w:hAnsi="Times New Roman" w:cs="Times New Roman"/>
                  <w:sz w:val="22"/>
                  <w:szCs w:val="22"/>
                </w:rPr>
                <w:t xml:space="preserve">Bảo vệ an ninh khu vực thi công của Bên B; chịu trách nhiệm đối với mất mát, hư hỏng do lỗi của Bên B</w:t>
              </w:r>
            </w:ins>
          </w:p>
        </w:tc>
        <w:tc>
          <w:tcPr>
            <w:tcW w:w="1000" w:type="dxa"/>
            <w:vAlign w:val="center"/>
          </w:tcPr>
          <w:p>
            <w:pPr>
              <w:spacing w:before="20" w:after="20"/>
              <w:jc w:val="center"/>
              <w:rPr>
                <w:ins w:id="8335" w:author="Claude" w:date="2026-10-12T09:00:00Z"/>
              </w:rPr>
            </w:pPr>
            <w:ins w:id="8336"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8337" w:author="Claude" w:date="2026-10-12T09:00:00Z"/>
              </w:rPr>
            </w:pPr>
          </w:p>
        </w:tc>
        <w:tc>
          <w:tcPr>
            <w:tcW w:w="1000" w:type="dxa"/>
            <w:vAlign w:val="center"/>
          </w:tcPr>
          <w:p>
            <w:pPr>
              <w:spacing w:before="20" w:after="20"/>
              <w:jc w:val="center"/>
              <w:rPr>
                <w:ins w:id="8338" w:author="Claude" w:date="2026-10-12T09:00:00Z"/>
              </w:rPr>
            </w:pPr>
          </w:p>
        </w:tc>
      </w:tr>
      <w:tr>
        <w:trPr>
          <w:cantSplit/>
          <w:ins w:id="8339" w:author="Claude" w:date="2026-10-12T09:00:00Z"/>
        </w:trPr>
        <w:tc>
          <w:tcPr>
            <w:tcW w:w="850" w:type="dxa"/>
            <w:vAlign w:val="center"/>
          </w:tcPr>
          <w:p>
            <w:pPr>
              <w:spacing w:before="20" w:after="20"/>
              <w:jc w:val="center"/>
              <w:rPr>
                <w:ins w:id="8340" w:author="Claude" w:date="2026-10-12T09:00:00Z"/>
              </w:rPr>
            </w:pPr>
            <w:ins w:id="8341" w:author="Claude" w:date="2026-10-12T09:00:00Z">
              <w:r>
                <w:rPr>
                  <w:rFonts w:ascii="Times New Roman" w:hAnsi="Times New Roman" w:cs="Times New Roman"/>
                  <w:sz w:val="22"/>
                  <w:szCs w:val="22"/>
                </w:rPr>
                <w:t xml:space="preserve">6.4</w:t>
              </w:r>
            </w:ins>
          </w:p>
        </w:tc>
        <w:tc>
          <w:tcPr>
            <w:tcW w:w="5222" w:type="dxa"/>
            <w:vAlign w:val="center"/>
          </w:tcPr>
          <w:p>
            <w:pPr>
              <w:spacing w:before="20" w:after="20"/>
              <w:rPr>
                <w:ins w:id="8342" w:author="Claude" w:date="2026-10-12T09:00:00Z"/>
              </w:rPr>
            </w:pPr>
            <w:ins w:id="8343" w:author="Claude" w:date="2026-10-12T09:00:00Z">
              <w:r>
                <w:rPr>
                  <w:rFonts w:ascii="Times New Roman" w:hAnsi="Times New Roman" w:cs="Times New Roman"/>
                  <w:sz w:val="22"/>
                  <w:szCs w:val="22"/>
                </w:rPr>
                <w:t xml:space="preserve">Trách nhiệm đối với mất mát/hư hỏng vật liệu, hạng mục (kể cả hạng mục liền kề trước khi bàn giao)</w:t>
              </w:r>
            </w:ins>
          </w:p>
        </w:tc>
        <w:tc>
          <w:tcPr>
            <w:tcW w:w="1000" w:type="dxa"/>
            <w:vAlign w:val="center"/>
          </w:tcPr>
          <w:p>
            <w:pPr>
              <w:spacing w:before="20" w:after="20"/>
              <w:jc w:val="center"/>
              <w:rPr>
                <w:ins w:id="8344" w:author="Claude" w:date="2026-10-12T09:00:00Z"/>
              </w:rPr>
            </w:pPr>
            <w:ins w:id="8345"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8346" w:author="Claude" w:date="2026-10-12T09:00:00Z"/>
              </w:rPr>
            </w:pPr>
          </w:p>
        </w:tc>
        <w:tc>
          <w:tcPr>
            <w:tcW w:w="1000" w:type="dxa"/>
            <w:vAlign w:val="center"/>
          </w:tcPr>
          <w:p>
            <w:pPr>
              <w:spacing w:before="20" w:after="20"/>
              <w:jc w:val="center"/>
              <w:rPr>
                <w:ins w:id="8347" w:author="Claude" w:date="2026-10-12T09:00:00Z"/>
              </w:rPr>
            </w:pPr>
          </w:p>
        </w:tc>
      </w:tr>
      <w:tr>
        <w:trPr>
          <w:cantSplit/>
          <w:ins w:id="8348" w:author="Claude" w:date="2026-10-12T09:00:00Z"/>
        </w:trPr>
        <w:tc>
          <w:tcPr>
            <w:tcW w:w="850" w:type="dxa"/>
            <w:vAlign w:val="center"/>
          </w:tcPr>
          <w:p>
            <w:pPr>
              <w:spacing w:before="20" w:after="20"/>
              <w:jc w:val="center"/>
              <w:rPr>
                <w:ins w:id="8349" w:author="Claude" w:date="2026-10-12T09:00:00Z"/>
              </w:rPr>
            </w:pPr>
            <w:ins w:id="8350" w:author="Claude" w:date="2026-10-12T09:00:00Z">
              <w:r>
                <w:rPr>
                  <w:rFonts w:ascii="Times New Roman" w:hAnsi="Times New Roman" w:cs="Times New Roman"/>
                  <w:sz w:val="22"/>
                  <w:szCs w:val="22"/>
                </w:rPr>
                <w:t xml:space="preserve">6.5</w:t>
              </w:r>
            </w:ins>
          </w:p>
        </w:tc>
        <w:tc>
          <w:tcPr>
            <w:tcW w:w="5222" w:type="dxa"/>
            <w:vAlign w:val="center"/>
          </w:tcPr>
          <w:p>
            <w:pPr>
              <w:spacing w:before="20" w:after="20"/>
              <w:rPr>
                <w:ins w:id="8351" w:author="Claude" w:date="2026-10-12T09:00:00Z"/>
              </w:rPr>
            </w:pPr>
            <w:ins w:id="8352" w:author="Claude" w:date="2026-10-12T09:00:00Z">
              <w:r>
                <w:rPr>
                  <w:rFonts w:ascii="Times New Roman" w:hAnsi="Times New Roman" w:cs="Times New Roman"/>
                  <w:sz w:val="22"/>
                  <w:szCs w:val="22"/>
                </w:rPr>
                <w:t xml:space="preserve">Cung cấp giấy tờ an toàn lao động, chứng chỉ, kiểm định cho nhân lực</w:t>
              </w:r>
            </w:ins>
          </w:p>
        </w:tc>
        <w:tc>
          <w:tcPr>
            <w:tcW w:w="1000" w:type="dxa"/>
            <w:vAlign w:val="center"/>
          </w:tcPr>
          <w:p>
            <w:pPr>
              <w:spacing w:before="20" w:after="20"/>
              <w:jc w:val="center"/>
              <w:rPr>
                <w:ins w:id="8353" w:author="Claude" w:date="2026-10-12T09:00:00Z"/>
              </w:rPr>
            </w:pPr>
            <w:ins w:id="8354"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8355" w:author="Claude" w:date="2026-10-12T09:00:00Z"/>
              </w:rPr>
            </w:pPr>
          </w:p>
        </w:tc>
        <w:tc>
          <w:tcPr>
            <w:tcW w:w="1000" w:type="dxa"/>
            <w:vAlign w:val="center"/>
          </w:tcPr>
          <w:p>
            <w:pPr>
              <w:spacing w:before="20" w:after="20"/>
              <w:jc w:val="center"/>
              <w:rPr>
                <w:ins w:id="8356" w:author="Claude" w:date="2026-10-12T09:00:00Z"/>
              </w:rPr>
            </w:pPr>
          </w:p>
        </w:tc>
      </w:tr>
      <w:tr>
        <w:trPr>
          <w:cantSplit/>
          <w:ins w:id="8357" w:author="Claude" w:date="2026-10-12T09:00:00Z"/>
        </w:trPr>
        <w:tc>
          <w:tcPr>
            <w:tcW w:w="850" w:type="dxa"/>
            <w:vAlign w:val="center"/>
          </w:tcPr>
          <w:p>
            <w:pPr>
              <w:spacing w:before="20" w:after="20"/>
              <w:jc w:val="center"/>
              <w:rPr>
                <w:ins w:id="8358" w:author="Claude" w:date="2026-10-12T09:00:00Z"/>
              </w:rPr>
            </w:pPr>
            <w:ins w:id="8359" w:author="Claude" w:date="2026-10-12T09:00:00Z">
              <w:r>
                <w:rPr>
                  <w:rFonts w:ascii="Times New Roman" w:hAnsi="Times New Roman" w:cs="Times New Roman"/>
                  <w:sz w:val="22"/>
                  <w:szCs w:val="22"/>
                </w:rPr>
                <w:t xml:space="preserve">6.6</w:t>
              </w:r>
            </w:ins>
          </w:p>
        </w:tc>
        <w:tc>
          <w:tcPr>
            <w:tcW w:w="5222" w:type="dxa"/>
            <w:vAlign w:val="center"/>
          </w:tcPr>
          <w:p>
            <w:pPr>
              <w:spacing w:before="20" w:after="20"/>
              <w:rPr>
                <w:ins w:id="8360" w:author="Claude" w:date="2026-10-12T09:00:00Z"/>
              </w:rPr>
            </w:pPr>
            <w:ins w:id="8361" w:author="Claude" w:date="2026-10-12T09:00:00Z">
              <w:r>
                <w:rPr>
                  <w:rFonts w:ascii="Times New Roman" w:hAnsi="Times New Roman" w:cs="Times New Roman"/>
                  <w:sz w:val="22"/>
                  <w:szCs w:val="22"/>
                </w:rPr>
                <w:t xml:space="preserve">Tổ chức tập huấn định kỳ công tác ATLĐ đối với công nhân</w:t>
              </w:r>
            </w:ins>
          </w:p>
        </w:tc>
        <w:tc>
          <w:tcPr>
            <w:tcW w:w="1000" w:type="dxa"/>
            <w:vAlign w:val="center"/>
          </w:tcPr>
          <w:p>
            <w:pPr>
              <w:spacing w:before="20" w:after="20"/>
              <w:jc w:val="center"/>
              <w:rPr>
                <w:ins w:id="8362" w:author="Claude" w:date="2026-10-12T09:00:00Z"/>
              </w:rPr>
            </w:pPr>
            <w:ins w:id="8363"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8364" w:author="Claude" w:date="2026-10-12T09:00:00Z"/>
              </w:rPr>
            </w:pPr>
          </w:p>
        </w:tc>
        <w:tc>
          <w:tcPr>
            <w:tcW w:w="1000" w:type="dxa"/>
            <w:vAlign w:val="center"/>
          </w:tcPr>
          <w:p>
            <w:pPr>
              <w:spacing w:before="20" w:after="20"/>
              <w:jc w:val="center"/>
              <w:rPr>
                <w:ins w:id="8365" w:author="Claude" w:date="2026-10-12T09:00:00Z"/>
              </w:rPr>
            </w:pPr>
          </w:p>
        </w:tc>
      </w:tr>
      <w:tr>
        <w:trPr>
          <w:cantSplit/>
          <w:ins w:id="8366" w:author="Claude" w:date="2026-10-12T09:00:00Z"/>
        </w:trPr>
        <w:tc>
          <w:tcPr>
            <w:tcW w:w="850" w:type="dxa"/>
            <w:shd w:val="clear" w:color="auto" w:fill="D9D9D9"/>
            <w:vAlign w:val="center"/>
          </w:tcPr>
          <w:p>
            <w:pPr>
              <w:spacing w:before="20" w:after="20"/>
              <w:jc w:val="center"/>
              <w:rPr>
                <w:ins w:id="8367" w:author="Claude" w:date="2026-10-12T09:00:00Z"/>
              </w:rPr>
            </w:pPr>
            <w:ins w:id="8368" w:author="Claude" w:date="2026-10-12T09:00:00Z">
              <w:r>
                <w:rPr>
                  <w:rFonts w:ascii="Times New Roman" w:hAnsi="Times New Roman" w:cs="Times New Roman"/>
                  <w:b/>
                  <w:bCs/>
                  <w:sz w:val="22"/>
                  <w:szCs w:val="22"/>
                </w:rPr>
                <w:t xml:space="preserve">7</w:t>
              </w:r>
            </w:ins>
          </w:p>
        </w:tc>
        <w:tc>
          <w:tcPr>
            <w:tcW w:w="5222" w:type="dxa"/>
            <w:shd w:val="clear" w:color="auto" w:fill="D9D9D9"/>
            <w:vAlign w:val="center"/>
          </w:tcPr>
          <w:p>
            <w:pPr>
              <w:spacing w:before="20" w:after="20"/>
              <w:rPr>
                <w:ins w:id="8369" w:author="Claude" w:date="2026-10-12T09:00:00Z"/>
              </w:rPr>
            </w:pPr>
            <w:ins w:id="8370" w:author="Claude" w:date="2026-10-12T09:00:00Z">
              <w:r>
                <w:rPr>
                  <w:rFonts w:ascii="Times New Roman" w:hAnsi="Times New Roman" w:cs="Times New Roman"/>
                  <w:b/>
                  <w:bCs/>
                  <w:sz w:val="22"/>
                  <w:szCs w:val="22"/>
                </w:rPr>
                <w:t xml:space="preserve">Huy động và giải thể thiết bị</w:t>
              </w:r>
            </w:ins>
          </w:p>
        </w:tc>
        <w:tc>
          <w:tcPr>
            <w:tcW w:w="1000" w:type="dxa"/>
            <w:shd w:val="clear" w:color="auto" w:fill="D9D9D9"/>
            <w:vAlign w:val="center"/>
          </w:tcPr>
          <w:p>
            <w:pPr>
              <w:spacing w:before="20" w:after="20"/>
              <w:jc w:val="center"/>
              <w:rPr>
                <w:ins w:id="8371" w:author="Claude" w:date="2026-10-12T09:00:00Z"/>
              </w:rPr>
            </w:pPr>
          </w:p>
        </w:tc>
        <w:tc>
          <w:tcPr>
            <w:tcW w:w="1000" w:type="dxa"/>
            <w:shd w:val="clear" w:color="auto" w:fill="D9D9D9"/>
            <w:vAlign w:val="center"/>
          </w:tcPr>
          <w:p>
            <w:pPr>
              <w:spacing w:before="20" w:after="20"/>
              <w:jc w:val="center"/>
              <w:rPr>
                <w:ins w:id="8372" w:author="Claude" w:date="2026-10-12T09:00:00Z"/>
              </w:rPr>
            </w:pPr>
          </w:p>
        </w:tc>
        <w:tc>
          <w:tcPr>
            <w:tcW w:w="1000" w:type="dxa"/>
            <w:shd w:val="clear" w:color="auto" w:fill="D9D9D9"/>
            <w:vAlign w:val="center"/>
          </w:tcPr>
          <w:p>
            <w:pPr>
              <w:spacing w:before="20" w:after="20"/>
              <w:jc w:val="center"/>
              <w:rPr>
                <w:ins w:id="8373" w:author="Claude" w:date="2026-10-12T09:00:00Z"/>
              </w:rPr>
            </w:pPr>
          </w:p>
        </w:tc>
      </w:tr>
      <w:tr>
        <w:trPr>
          <w:cantSplit/>
          <w:ins w:id="8374" w:author="Claude" w:date="2026-10-12T09:00:00Z"/>
        </w:trPr>
        <w:tc>
          <w:tcPr>
            <w:tcW w:w="850" w:type="dxa"/>
            <w:vAlign w:val="center"/>
          </w:tcPr>
          <w:p>
            <w:pPr>
              <w:spacing w:before="20" w:after="20"/>
              <w:jc w:val="center"/>
              <w:rPr>
                <w:ins w:id="8375" w:author="Claude" w:date="2026-10-12T09:00:00Z"/>
              </w:rPr>
            </w:pPr>
            <w:ins w:id="8376" w:author="Claude" w:date="2026-10-12T09:00:00Z">
              <w:r>
                <w:rPr>
                  <w:rFonts w:ascii="Times New Roman" w:hAnsi="Times New Roman" w:cs="Times New Roman"/>
                  <w:sz w:val="22"/>
                  <w:szCs w:val="22"/>
                </w:rPr>
                <w:t xml:space="preserve">7.1</w:t>
              </w:r>
            </w:ins>
          </w:p>
        </w:tc>
        <w:tc>
          <w:tcPr>
            <w:tcW w:w="5222" w:type="dxa"/>
            <w:vAlign w:val="center"/>
          </w:tcPr>
          <w:p>
            <w:pPr>
              <w:spacing w:before="20" w:after="20"/>
              <w:rPr>
                <w:ins w:id="8377" w:author="Claude" w:date="2026-10-12T09:00:00Z"/>
              </w:rPr>
            </w:pPr>
            <w:ins w:id="8378" w:author="Claude" w:date="2026-10-12T09:00:00Z">
              <w:r>
                <w:rPr>
                  <w:rFonts w:ascii="Times New Roman" w:hAnsi="Times New Roman" w:cs="Times New Roman"/>
                  <w:sz w:val="22"/>
                  <w:szCs w:val="22"/>
                </w:rPr>
                <w:t xml:space="preserve">Huy động máy móc, thiết bị, vật liệu đảm bảo yêu cầu và tiến độ</w:t>
              </w:r>
            </w:ins>
          </w:p>
        </w:tc>
        <w:tc>
          <w:tcPr>
            <w:tcW w:w="1000" w:type="dxa"/>
            <w:vAlign w:val="center"/>
          </w:tcPr>
          <w:p>
            <w:pPr>
              <w:spacing w:before="20" w:after="20"/>
              <w:jc w:val="center"/>
              <w:rPr>
                <w:ins w:id="8379" w:author="Claude" w:date="2026-10-12T09:00:00Z"/>
              </w:rPr>
            </w:pPr>
            <w:ins w:id="8380"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8381" w:author="Claude" w:date="2026-10-12T09:00:00Z"/>
              </w:rPr>
            </w:pPr>
          </w:p>
        </w:tc>
        <w:tc>
          <w:tcPr>
            <w:tcW w:w="1000" w:type="dxa"/>
            <w:vAlign w:val="center"/>
          </w:tcPr>
          <w:p>
            <w:pPr>
              <w:spacing w:before="20" w:after="20"/>
              <w:jc w:val="center"/>
              <w:rPr>
                <w:ins w:id="8382" w:author="Claude" w:date="2026-10-12T09:00:00Z"/>
              </w:rPr>
            </w:pPr>
          </w:p>
        </w:tc>
      </w:tr>
      <w:tr>
        <w:trPr>
          <w:cantSplit/>
          <w:ins w:id="8383" w:author="Claude" w:date="2026-10-12T09:00:00Z"/>
        </w:trPr>
        <w:tc>
          <w:tcPr>
            <w:tcW w:w="850" w:type="dxa"/>
            <w:vAlign w:val="center"/>
          </w:tcPr>
          <w:p>
            <w:pPr>
              <w:spacing w:before="20" w:after="20"/>
              <w:jc w:val="center"/>
              <w:rPr>
                <w:ins w:id="8384" w:author="Claude" w:date="2026-10-12T09:00:00Z"/>
              </w:rPr>
            </w:pPr>
            <w:ins w:id="8385" w:author="Claude" w:date="2026-10-12T09:00:00Z">
              <w:r>
                <w:rPr>
                  <w:rFonts w:ascii="Times New Roman" w:hAnsi="Times New Roman" w:cs="Times New Roman"/>
                  <w:sz w:val="22"/>
                  <w:szCs w:val="22"/>
                </w:rPr>
                <w:t xml:space="preserve">7.2</w:t>
              </w:r>
            </w:ins>
          </w:p>
        </w:tc>
        <w:tc>
          <w:tcPr>
            <w:tcW w:w="5222" w:type="dxa"/>
            <w:vAlign w:val="center"/>
          </w:tcPr>
          <w:p>
            <w:pPr>
              <w:spacing w:before="20" w:after="20"/>
              <w:rPr>
                <w:ins w:id="8386" w:author="Claude" w:date="2026-10-12T09:00:00Z"/>
              </w:rPr>
            </w:pPr>
            <w:ins w:id="8387" w:author="Claude" w:date="2026-10-12T09:00:00Z">
              <w:r>
                <w:rPr>
                  <w:rFonts w:ascii="Times New Roman" w:hAnsi="Times New Roman" w:cs="Times New Roman"/>
                  <w:sz w:val="22"/>
                  <w:szCs w:val="22"/>
                </w:rPr>
                <w:t xml:space="preserve">Huy động cán bộ, công nhân đủ chuyên môn, sức khỏe</w:t>
              </w:r>
            </w:ins>
          </w:p>
        </w:tc>
        <w:tc>
          <w:tcPr>
            <w:tcW w:w="1000" w:type="dxa"/>
            <w:vAlign w:val="center"/>
          </w:tcPr>
          <w:p>
            <w:pPr>
              <w:spacing w:before="20" w:after="20"/>
              <w:jc w:val="center"/>
              <w:rPr>
                <w:ins w:id="8388" w:author="Claude" w:date="2026-10-12T09:00:00Z"/>
              </w:rPr>
            </w:pPr>
            <w:ins w:id="8389"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8390" w:author="Claude" w:date="2026-10-12T09:00:00Z"/>
              </w:rPr>
            </w:pPr>
          </w:p>
        </w:tc>
        <w:tc>
          <w:tcPr>
            <w:tcW w:w="1000" w:type="dxa"/>
            <w:vAlign w:val="center"/>
          </w:tcPr>
          <w:p>
            <w:pPr>
              <w:spacing w:before="20" w:after="20"/>
              <w:jc w:val="center"/>
              <w:rPr>
                <w:ins w:id="8391" w:author="Claude" w:date="2026-10-12T09:00:00Z"/>
              </w:rPr>
            </w:pPr>
          </w:p>
        </w:tc>
      </w:tr>
      <w:tr>
        <w:trPr>
          <w:cantSplit/>
          <w:ins w:id="8392" w:author="Claude" w:date="2026-10-12T09:00:00Z"/>
        </w:trPr>
        <w:tc>
          <w:tcPr>
            <w:tcW w:w="850" w:type="dxa"/>
            <w:vAlign w:val="center"/>
          </w:tcPr>
          <w:p>
            <w:pPr>
              <w:spacing w:before="20" w:after="20"/>
              <w:jc w:val="center"/>
              <w:rPr>
                <w:ins w:id="8393" w:author="Claude" w:date="2026-10-12T09:00:00Z"/>
              </w:rPr>
            </w:pPr>
            <w:ins w:id="8394" w:author="Claude" w:date="2026-10-12T09:00:00Z">
              <w:r>
                <w:rPr>
                  <w:rFonts w:ascii="Times New Roman" w:hAnsi="Times New Roman" w:cs="Times New Roman"/>
                  <w:sz w:val="22"/>
                  <w:szCs w:val="22"/>
                </w:rPr>
                <w:t xml:space="preserve">7.3</w:t>
              </w:r>
            </w:ins>
          </w:p>
        </w:tc>
        <w:tc>
          <w:tcPr>
            <w:tcW w:w="5222" w:type="dxa"/>
            <w:vAlign w:val="center"/>
          </w:tcPr>
          <w:p>
            <w:pPr>
              <w:spacing w:before="20" w:after="20"/>
              <w:rPr>
                <w:ins w:id="8395" w:author="Claude" w:date="2026-10-12T09:00:00Z"/>
              </w:rPr>
            </w:pPr>
            <w:ins w:id="8396" w:author="Claude" w:date="2026-10-12T09:00:00Z">
              <w:r>
                <w:rPr>
                  <w:rFonts w:ascii="Times New Roman" w:hAnsi="Times New Roman" w:cs="Times New Roman"/>
                  <w:sz w:val="22"/>
                  <w:szCs w:val="22"/>
                </w:rPr>
                <w:t xml:space="preserve">Giải thể con người và thiết bị sau khi hoàn thành</w:t>
              </w:r>
            </w:ins>
          </w:p>
        </w:tc>
        <w:tc>
          <w:tcPr>
            <w:tcW w:w="1000" w:type="dxa"/>
            <w:vAlign w:val="center"/>
          </w:tcPr>
          <w:p>
            <w:pPr>
              <w:spacing w:before="20" w:after="20"/>
              <w:jc w:val="center"/>
              <w:rPr>
                <w:ins w:id="8397" w:author="Claude" w:date="2026-10-12T09:00:00Z"/>
              </w:rPr>
            </w:pPr>
            <w:ins w:id="8398"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8399" w:author="Claude" w:date="2026-10-12T09:00:00Z"/>
              </w:rPr>
            </w:pPr>
          </w:p>
        </w:tc>
        <w:tc>
          <w:tcPr>
            <w:tcW w:w="1000" w:type="dxa"/>
            <w:vAlign w:val="center"/>
          </w:tcPr>
          <w:p>
            <w:pPr>
              <w:spacing w:before="20" w:after="20"/>
              <w:jc w:val="center"/>
              <w:rPr>
                <w:ins w:id="8400" w:author="Claude" w:date="2026-10-12T09:00:00Z"/>
              </w:rPr>
            </w:pPr>
          </w:p>
        </w:tc>
      </w:tr>
      <w:tr>
        <w:trPr>
          <w:cantSplit/>
          <w:ins w:id="8401" w:author="Claude" w:date="2026-10-12T09:00:00Z"/>
        </w:trPr>
        <w:tc>
          <w:tcPr>
            <w:tcW w:w="850" w:type="dxa"/>
            <w:shd w:val="clear" w:color="auto" w:fill="D9D9D9"/>
            <w:vAlign w:val="center"/>
          </w:tcPr>
          <w:p>
            <w:pPr>
              <w:spacing w:before="20" w:after="20"/>
              <w:jc w:val="center"/>
              <w:rPr>
                <w:ins w:id="8402" w:author="Claude" w:date="2026-10-12T09:00:00Z"/>
              </w:rPr>
            </w:pPr>
            <w:ins w:id="8403" w:author="Claude" w:date="2026-10-12T09:00:00Z">
              <w:r>
                <w:rPr>
                  <w:rFonts w:ascii="Times New Roman" w:hAnsi="Times New Roman" w:cs="Times New Roman"/>
                  <w:b/>
                  <w:bCs/>
                  <w:sz w:val="22"/>
                  <w:szCs w:val="22"/>
                </w:rPr>
                <w:t xml:space="preserve">8</w:t>
              </w:r>
            </w:ins>
          </w:p>
        </w:tc>
        <w:tc>
          <w:tcPr>
            <w:tcW w:w="5222" w:type="dxa"/>
            <w:shd w:val="clear" w:color="auto" w:fill="D9D9D9"/>
            <w:vAlign w:val="center"/>
          </w:tcPr>
          <w:p>
            <w:pPr>
              <w:spacing w:before="20" w:after="20"/>
              <w:rPr>
                <w:ins w:id="8404" w:author="Claude" w:date="2026-10-12T09:00:00Z"/>
              </w:rPr>
            </w:pPr>
            <w:ins w:id="8405" w:author="Claude" w:date="2026-10-12T09:00:00Z">
              <w:r>
                <w:rPr>
                  <w:rFonts w:ascii="Times New Roman" w:hAnsi="Times New Roman" w:cs="Times New Roman"/>
                  <w:b/>
                  <w:bCs/>
                  <w:sz w:val="22"/>
                  <w:szCs w:val="22"/>
                </w:rPr>
                <w:t xml:space="preserve">Các công tác khác</w:t>
              </w:r>
            </w:ins>
          </w:p>
        </w:tc>
        <w:tc>
          <w:tcPr>
            <w:tcW w:w="1000" w:type="dxa"/>
            <w:shd w:val="clear" w:color="auto" w:fill="D9D9D9"/>
            <w:vAlign w:val="center"/>
          </w:tcPr>
          <w:p>
            <w:pPr>
              <w:spacing w:before="20" w:after="20"/>
              <w:jc w:val="center"/>
              <w:rPr>
                <w:ins w:id="8406" w:author="Claude" w:date="2026-10-12T09:00:00Z"/>
              </w:rPr>
            </w:pPr>
          </w:p>
        </w:tc>
        <w:tc>
          <w:tcPr>
            <w:tcW w:w="1000" w:type="dxa"/>
            <w:shd w:val="clear" w:color="auto" w:fill="D9D9D9"/>
            <w:vAlign w:val="center"/>
          </w:tcPr>
          <w:p>
            <w:pPr>
              <w:spacing w:before="20" w:after="20"/>
              <w:jc w:val="center"/>
              <w:rPr>
                <w:ins w:id="8407" w:author="Claude" w:date="2026-10-12T09:00:00Z"/>
              </w:rPr>
            </w:pPr>
          </w:p>
        </w:tc>
        <w:tc>
          <w:tcPr>
            <w:tcW w:w="1000" w:type="dxa"/>
            <w:shd w:val="clear" w:color="auto" w:fill="D9D9D9"/>
            <w:vAlign w:val="center"/>
          </w:tcPr>
          <w:p>
            <w:pPr>
              <w:spacing w:before="20" w:after="20"/>
              <w:jc w:val="center"/>
              <w:rPr>
                <w:ins w:id="8408" w:author="Claude" w:date="2026-10-12T09:00:00Z"/>
              </w:rPr>
            </w:pPr>
          </w:p>
        </w:tc>
      </w:tr>
      <w:tr>
        <w:trPr>
          <w:cantSplit/>
          <w:ins w:id="8409" w:author="Claude" w:date="2026-10-12T09:00:00Z"/>
        </w:trPr>
        <w:tc>
          <w:tcPr>
            <w:tcW w:w="850" w:type="dxa"/>
            <w:vAlign w:val="center"/>
          </w:tcPr>
          <w:p>
            <w:pPr>
              <w:spacing w:before="20" w:after="20"/>
              <w:jc w:val="center"/>
              <w:rPr>
                <w:ins w:id="8410" w:author="Claude" w:date="2026-10-12T09:00:00Z"/>
              </w:rPr>
            </w:pPr>
            <w:ins w:id="8411" w:author="Claude" w:date="2026-10-12T09:00:00Z">
              <w:r>
                <w:rPr>
                  <w:rFonts w:ascii="Times New Roman" w:hAnsi="Times New Roman" w:cs="Times New Roman"/>
                  <w:sz w:val="22"/>
                  <w:szCs w:val="22"/>
                </w:rPr>
                <w:t xml:space="preserve">8.1</w:t>
              </w:r>
            </w:ins>
          </w:p>
        </w:tc>
        <w:tc>
          <w:tcPr>
            <w:tcW w:w="5222" w:type="dxa"/>
            <w:vAlign w:val="center"/>
          </w:tcPr>
          <w:p>
            <w:pPr>
              <w:spacing w:before="20" w:after="20"/>
              <w:rPr>
                <w:ins w:id="8412" w:author="Claude" w:date="2026-10-12T09:00:00Z"/>
              </w:rPr>
            </w:pPr>
            <w:ins w:id="8413" w:author="Claude" w:date="2026-10-12T09:00:00Z">
              <w:r>
                <w:rPr>
                  <w:rFonts w:ascii="Times New Roman" w:hAnsi="Times New Roman" w:cs="Times New Roman"/>
                  <w:sz w:val="22"/>
                  <w:szCs w:val="22"/>
                </w:rPr>
                <w:t xml:space="preserve">Các công việc khác cần thiết để hoàn thành trọn vẹn Gói thầu P.001: Thi công hệ cừ, văng chống, kết cấu phần ngầm và chống thấm phần ngầm cho khối nhà ở xã hội CT1.2 và CT2 (CT2.1, CT2.2, CT2.3), kể cả công việc không được liệt kê tại Ma trận này nhưng cần thiết theo Hồ sơ thiết kế, Chỉ dẫn kỹ thuật</w:t>
              </w:r>
            </w:ins>
          </w:p>
        </w:tc>
        <w:tc>
          <w:tcPr>
            <w:tcW w:w="1000" w:type="dxa"/>
            <w:vAlign w:val="center"/>
          </w:tcPr>
          <w:p>
            <w:pPr>
              <w:spacing w:before="20" w:after="20"/>
              <w:jc w:val="center"/>
              <w:rPr>
                <w:ins w:id="8414" w:author="Claude" w:date="2026-10-12T09:00:00Z"/>
              </w:rPr>
            </w:pPr>
            <w:ins w:id="8415" w:author="Claude" w:date="2026-10-12T09:00:00Z">
              <w:r>
                <w:rPr>
                  <w:rFonts w:ascii="Times New Roman" w:hAnsi="Times New Roman" w:cs="Times New Roman"/>
                  <w:b/>
                  <w:bCs/>
                  <w:sz w:val="22"/>
                  <w:szCs w:val="22"/>
                </w:rPr>
                <w:t xml:space="preserve">P</w:t>
              </w:r>
            </w:ins>
          </w:p>
        </w:tc>
        <w:tc>
          <w:tcPr>
            <w:tcW w:w="1000" w:type="dxa"/>
            <w:vAlign w:val="center"/>
          </w:tcPr>
          <w:p>
            <w:pPr>
              <w:spacing w:before="20" w:after="20"/>
              <w:jc w:val="center"/>
              <w:rPr>
                <w:ins w:id="8416" w:author="Claude" w:date="2026-10-12T09:00:00Z"/>
              </w:rPr>
            </w:pPr>
          </w:p>
        </w:tc>
        <w:tc>
          <w:tcPr>
            <w:tcW w:w="1000" w:type="dxa"/>
            <w:vAlign w:val="center"/>
          </w:tcPr>
          <w:p>
            <w:pPr>
              <w:spacing w:before="20" w:after="20"/>
              <w:jc w:val="center"/>
              <w:rPr>
                <w:ins w:id="8417" w:author="Claude" w:date="2026-10-12T09:00:00Z"/>
              </w:rPr>
            </w:pPr>
          </w:p>
        </w:tc>
      </w:tr>
    </w:tbl>
    <w:p>
      <w:pPr>
        <w:widowControl w:val="0"/>
        <w:spacing w:after="120" w:line="276" w:lineRule="auto"/>
        <w:jc w:val="both"/>
        <w:rPr>
          <w:ins w:id="8424" w:author="Claude" w:date="2026-10-12T09:00:00Z"/>
          <w:rFonts w:ascii="Times New Roman" w:hAnsi="Times New Roman"/>
          <w:sz w:val="26"/>
          <w:szCs w:val="26"/>
        </w:rPr>
      </w:pPr>
      <w:ins w:id="8425" w:author="Claude" w:date="2026-10-12T09:00:00Z">
        <w:r>
          <w:rPr>
            <w:rFonts w:ascii="Times New Roman" w:hAnsi="Times New Roman"/>
            <w:sz w:val="26"/>
            <w:szCs w:val="26"/>
          </w:rPr>
          <w:t xml:space="preserve">Ghi chú: Công tác đất, công tác chống mối, công tác hoàn thiện ướt (xây, trát, ốp, lát, sơn, bả) và toàn bộ kết cấu, hoàn thiện phần thân không thuộc phạm vi Hợp đồng. Bên B có nghĩa vụ phối hợp với Nhà thầu khác theo Điều 4.1b Hợp đồng. Ký hiệu "-": không thuộc trách nhiệm.</w:t>
        </w:r>
      </w:ins>
    </w:p>
    <w:p w14:paraId="5931ACF8" w14:textId="77777777" w:rsidR="00D52C95" w:rsidRPr="00302315" w:rsidRDefault="00D52C95" w:rsidP="007A44B1">
      <w:pPr>
        <w:spacing w:after="120" w:line="276" w:lineRule="auto"/>
        <w:rPr>
          <w:rFonts w:ascii="Times New Roman" w:hAnsi="Times New Roman"/>
          <w:iCs/>
          <w:sz w:val="26"/>
          <w:szCs w:val="26"/>
          <w:lang w:val="vi-VN"/>
        </w:rPr>
      </w:pPr>
    </w:p>
    <w:p w14:paraId="61C59523" w14:textId="32EE0D3C" w:rsidR="00096978" w:rsidRPr="00302315" w:rsidRDefault="00096978" w:rsidP="007A44B1">
      <w:pPr>
        <w:spacing w:after="120" w:line="276" w:lineRule="auto"/>
        <w:rPr>
          <w:rFonts w:ascii="Times New Roman" w:hAnsi="Times New Roman"/>
          <w:i/>
          <w:iCs/>
          <w:sz w:val="26"/>
          <w:szCs w:val="26"/>
          <w:u w:val="single"/>
        </w:rPr>
      </w:pPr>
    </w:p>
    <w:p w14:paraId="27212DB1" w14:textId="77777777" w:rsidR="0015704E" w:rsidRPr="00302315" w:rsidRDefault="0015704E" w:rsidP="007A44B1">
      <w:pPr>
        <w:spacing w:after="120" w:line="276" w:lineRule="auto"/>
        <w:rPr>
          <w:rFonts w:ascii="Times New Roman" w:hAnsi="Times New Roman"/>
          <w:i/>
          <w:iCs/>
          <w:sz w:val="26"/>
          <w:szCs w:val="26"/>
          <w:u w:val="single"/>
        </w:rPr>
      </w:pPr>
    </w:p>
    <w:p w14:paraId="1A5E5D55" w14:textId="77777777" w:rsidR="0015704E" w:rsidRPr="00302315" w:rsidRDefault="0015704E" w:rsidP="007A44B1">
      <w:pPr>
        <w:spacing w:after="120" w:line="276" w:lineRule="auto"/>
        <w:rPr>
          <w:rFonts w:ascii="Times New Roman" w:hAnsi="Times New Roman"/>
          <w:i/>
          <w:iCs/>
          <w:sz w:val="26"/>
          <w:szCs w:val="26"/>
          <w:u w:val="single"/>
        </w:rPr>
      </w:pPr>
    </w:p>
    <w:p w14:paraId="7E222DEC" w14:textId="77777777" w:rsidR="0015704E" w:rsidRPr="00302315" w:rsidRDefault="0015704E" w:rsidP="007A44B1">
      <w:pPr>
        <w:spacing w:after="120" w:line="276" w:lineRule="auto"/>
        <w:rPr>
          <w:rFonts w:ascii="Times New Roman" w:hAnsi="Times New Roman"/>
          <w:i/>
          <w:iCs/>
          <w:sz w:val="26"/>
          <w:szCs w:val="26"/>
          <w:u w:val="single"/>
        </w:rPr>
      </w:pPr>
    </w:p>
    <w:p w14:paraId="0000CDFA" w14:textId="77777777" w:rsidR="0015704E" w:rsidRPr="00302315" w:rsidRDefault="0015704E" w:rsidP="007A44B1">
      <w:pPr>
        <w:spacing w:after="120" w:line="276" w:lineRule="auto"/>
        <w:rPr>
          <w:rFonts w:ascii="Times New Roman" w:hAnsi="Times New Roman"/>
          <w:i/>
          <w:iCs/>
          <w:sz w:val="26"/>
          <w:szCs w:val="26"/>
          <w:u w:val="single"/>
        </w:rPr>
      </w:pPr>
    </w:p>
    <w:p w14:paraId="78EF2182" w14:textId="77777777" w:rsidR="0015704E" w:rsidRPr="00302315" w:rsidRDefault="0015704E" w:rsidP="007A44B1">
      <w:pPr>
        <w:spacing w:after="120" w:line="276" w:lineRule="auto"/>
        <w:rPr>
          <w:rFonts w:ascii="Times New Roman" w:hAnsi="Times New Roman"/>
          <w:i/>
          <w:iCs/>
          <w:sz w:val="26"/>
          <w:szCs w:val="26"/>
          <w:u w:val="single"/>
        </w:rPr>
      </w:pPr>
    </w:p>
    <w:p w14:paraId="62CECDCC" w14:textId="77777777" w:rsidR="0015704E" w:rsidRPr="00302315" w:rsidRDefault="0015704E" w:rsidP="007A44B1">
      <w:pPr>
        <w:spacing w:after="120" w:line="276" w:lineRule="auto"/>
        <w:rPr>
          <w:rFonts w:ascii="Times New Roman" w:hAnsi="Times New Roman"/>
          <w:i/>
          <w:iCs/>
          <w:sz w:val="26"/>
          <w:szCs w:val="26"/>
          <w:u w:val="single"/>
        </w:rPr>
      </w:pPr>
    </w:p>
    <w:p w14:paraId="2345D0C9" w14:textId="77777777" w:rsidR="0015704E" w:rsidRPr="00302315" w:rsidRDefault="0015704E" w:rsidP="007A44B1">
      <w:pPr>
        <w:spacing w:after="120" w:line="276" w:lineRule="auto"/>
        <w:rPr>
          <w:rFonts w:ascii="Times New Roman" w:hAnsi="Times New Roman"/>
          <w:i/>
          <w:iCs/>
          <w:sz w:val="26"/>
          <w:szCs w:val="26"/>
          <w:u w:val="single"/>
        </w:rPr>
      </w:pPr>
    </w:p>
    <w:p w14:paraId="41CD0D37" w14:textId="77777777" w:rsidR="0015704E" w:rsidRPr="00302315" w:rsidRDefault="0015704E" w:rsidP="007A44B1">
      <w:pPr>
        <w:spacing w:after="120" w:line="276" w:lineRule="auto"/>
        <w:rPr>
          <w:rFonts w:ascii="Times New Roman" w:hAnsi="Times New Roman"/>
          <w:i/>
          <w:iCs/>
          <w:sz w:val="26"/>
          <w:szCs w:val="26"/>
          <w:u w:val="single"/>
        </w:rPr>
      </w:pPr>
    </w:p>
    <w:p w14:paraId="50065A6C" w14:textId="77777777" w:rsidR="0015704E" w:rsidRPr="00302315" w:rsidRDefault="0015704E" w:rsidP="007A44B1">
      <w:pPr>
        <w:spacing w:after="120" w:line="276" w:lineRule="auto"/>
        <w:rPr>
          <w:rFonts w:ascii="Times New Roman" w:hAnsi="Times New Roman"/>
          <w:i/>
          <w:iCs/>
          <w:sz w:val="26"/>
          <w:szCs w:val="26"/>
          <w:u w:val="single"/>
        </w:rPr>
      </w:pPr>
    </w:p>
    <w:p w14:paraId="6F1B9CAD" w14:textId="77777777" w:rsidR="0015704E" w:rsidRPr="00302315" w:rsidRDefault="0015704E" w:rsidP="007A44B1">
      <w:pPr>
        <w:spacing w:after="120" w:line="276" w:lineRule="auto"/>
        <w:rPr>
          <w:rFonts w:ascii="Times New Roman" w:hAnsi="Times New Roman"/>
          <w:i/>
          <w:iCs/>
          <w:sz w:val="26"/>
          <w:szCs w:val="26"/>
          <w:u w:val="single"/>
        </w:rPr>
      </w:pPr>
    </w:p>
    <w:p w14:paraId="3FBC362E" w14:textId="77777777" w:rsidR="0015704E" w:rsidRPr="00302315" w:rsidRDefault="0015704E" w:rsidP="007A44B1">
      <w:pPr>
        <w:spacing w:after="120" w:line="276" w:lineRule="auto"/>
        <w:rPr>
          <w:rFonts w:ascii="Times New Roman" w:hAnsi="Times New Roman"/>
          <w:i/>
          <w:iCs/>
          <w:sz w:val="26"/>
          <w:szCs w:val="26"/>
          <w:u w:val="single"/>
        </w:rPr>
      </w:pPr>
    </w:p>
    <w:p w14:paraId="28403DBB" w14:textId="77777777" w:rsidR="0015704E" w:rsidRPr="00302315" w:rsidRDefault="0015704E" w:rsidP="007A44B1">
      <w:pPr>
        <w:spacing w:after="120" w:line="276" w:lineRule="auto"/>
        <w:rPr>
          <w:rFonts w:ascii="Times New Roman" w:hAnsi="Times New Roman"/>
          <w:i/>
          <w:iCs/>
          <w:sz w:val="26"/>
          <w:szCs w:val="26"/>
          <w:u w:val="single"/>
        </w:rPr>
      </w:pPr>
    </w:p>
    <w:p w14:paraId="14B6042F" w14:textId="77777777" w:rsidR="0015704E" w:rsidRPr="00302315" w:rsidRDefault="0015704E" w:rsidP="007A44B1">
      <w:pPr>
        <w:spacing w:after="120" w:line="276" w:lineRule="auto"/>
        <w:rPr>
          <w:rFonts w:ascii="Times New Roman" w:hAnsi="Times New Roman"/>
          <w:i/>
          <w:iCs/>
          <w:sz w:val="26"/>
          <w:szCs w:val="26"/>
          <w:u w:val="single"/>
        </w:rPr>
      </w:pPr>
    </w:p>
    <w:p w14:paraId="7E4289B2" w14:textId="77777777" w:rsidR="0015704E" w:rsidRPr="00302315" w:rsidRDefault="0015704E" w:rsidP="007A44B1">
      <w:pPr>
        <w:spacing w:after="120" w:line="276" w:lineRule="auto"/>
        <w:rPr>
          <w:rFonts w:ascii="Times New Roman" w:hAnsi="Times New Roman"/>
          <w:i/>
          <w:iCs/>
          <w:sz w:val="26"/>
          <w:szCs w:val="26"/>
          <w:u w:val="single"/>
        </w:rPr>
      </w:pPr>
    </w:p>
    <w:p w14:paraId="52575C6E" w14:textId="77777777" w:rsidR="0015704E" w:rsidRPr="00302315" w:rsidRDefault="0015704E" w:rsidP="007A44B1">
      <w:pPr>
        <w:spacing w:after="120" w:line="276" w:lineRule="auto"/>
        <w:rPr>
          <w:rFonts w:ascii="Times New Roman" w:hAnsi="Times New Roman"/>
          <w:i/>
          <w:iCs/>
          <w:sz w:val="26"/>
          <w:szCs w:val="26"/>
          <w:u w:val="single"/>
        </w:rPr>
      </w:pPr>
    </w:p>
    <w:p w14:paraId="19704196" w14:textId="77777777" w:rsidR="0015704E" w:rsidRPr="00302315" w:rsidRDefault="0015704E" w:rsidP="007A44B1">
      <w:pPr>
        <w:spacing w:after="120" w:line="276" w:lineRule="auto"/>
        <w:rPr>
          <w:rFonts w:ascii="Times New Roman" w:hAnsi="Times New Roman"/>
          <w:i/>
          <w:iCs/>
          <w:sz w:val="26"/>
          <w:szCs w:val="26"/>
          <w:u w:val="single"/>
        </w:rPr>
      </w:pPr>
    </w:p>
    <w:p w14:paraId="09E98533" w14:textId="77777777" w:rsidR="0015704E" w:rsidRPr="00302315" w:rsidRDefault="0015704E" w:rsidP="007A44B1">
      <w:pPr>
        <w:spacing w:after="120" w:line="276" w:lineRule="auto"/>
        <w:rPr>
          <w:rFonts w:ascii="Times New Roman" w:hAnsi="Times New Roman"/>
          <w:i/>
          <w:iCs/>
          <w:sz w:val="26"/>
          <w:szCs w:val="26"/>
          <w:u w:val="single"/>
        </w:rPr>
      </w:pPr>
    </w:p>
    <w:p w14:paraId="5E9E8FF6" w14:textId="77777777" w:rsidR="0015704E" w:rsidRPr="00302315" w:rsidRDefault="0015704E" w:rsidP="007A44B1">
      <w:pPr>
        <w:spacing w:after="120" w:line="276" w:lineRule="auto"/>
        <w:rPr>
          <w:rFonts w:ascii="Times New Roman" w:hAnsi="Times New Roman"/>
          <w:i/>
          <w:iCs/>
          <w:sz w:val="26"/>
          <w:szCs w:val="26"/>
          <w:u w:val="single"/>
        </w:rPr>
      </w:pPr>
    </w:p>
    <w:p w14:paraId="6B92C011" w14:textId="77777777" w:rsidR="0015704E" w:rsidRPr="00302315" w:rsidRDefault="0015704E" w:rsidP="007A44B1">
      <w:pPr>
        <w:spacing w:after="120" w:line="276" w:lineRule="auto"/>
        <w:rPr>
          <w:rFonts w:ascii="Times New Roman" w:hAnsi="Times New Roman"/>
          <w:i/>
          <w:iCs/>
          <w:sz w:val="26"/>
          <w:szCs w:val="26"/>
          <w:u w:val="single"/>
        </w:rPr>
      </w:pPr>
    </w:p>
    <w:p w14:paraId="48E74093" w14:textId="77777777" w:rsidR="0015704E" w:rsidRPr="00302315" w:rsidRDefault="0015704E" w:rsidP="007A44B1">
      <w:pPr>
        <w:spacing w:after="120" w:line="276" w:lineRule="auto"/>
        <w:rPr>
          <w:rFonts w:ascii="Times New Roman" w:hAnsi="Times New Roman"/>
          <w:i/>
          <w:iCs/>
          <w:sz w:val="26"/>
          <w:szCs w:val="26"/>
          <w:u w:val="single"/>
        </w:rPr>
      </w:pPr>
    </w:p>
    <w:p w14:paraId="56551CA6" w14:textId="77777777" w:rsidR="00B00834" w:rsidRPr="00302315" w:rsidRDefault="00B00834" w:rsidP="007A44B1">
      <w:pPr>
        <w:spacing w:after="120" w:line="276" w:lineRule="auto"/>
        <w:rPr>
          <w:rFonts w:ascii="Times New Roman" w:hAnsi="Times New Roman"/>
          <w:b/>
          <w:bCs/>
          <w:sz w:val="26"/>
          <w:szCs w:val="26"/>
        </w:rPr>
      </w:pPr>
    </w:p>
    <w:p w14:paraId="6946B68B" w14:textId="77777777" w:rsidR="00BB3CBC" w:rsidRPr="00302315" w:rsidRDefault="00BB3CBC" w:rsidP="007A44B1">
      <w:pPr>
        <w:spacing w:after="120" w:line="276" w:lineRule="auto"/>
        <w:jc w:val="center"/>
        <w:rPr>
          <w:rFonts w:ascii="Times New Roman" w:hAnsi="Times New Roman"/>
          <w:b/>
          <w:bCs/>
          <w:sz w:val="26"/>
          <w:szCs w:val="26"/>
        </w:rPr>
      </w:pPr>
    </w:p>
    <w:p w14:paraId="1F6B55A1" w14:textId="77777777" w:rsidR="00BB3CBC" w:rsidRPr="00302315" w:rsidRDefault="00BB3CBC" w:rsidP="007A44B1">
      <w:pPr>
        <w:spacing w:after="120" w:line="276" w:lineRule="auto"/>
        <w:jc w:val="center"/>
        <w:rPr>
          <w:rFonts w:ascii="Times New Roman" w:hAnsi="Times New Roman"/>
          <w:b/>
          <w:bCs/>
          <w:sz w:val="26"/>
          <w:szCs w:val="26"/>
        </w:rPr>
      </w:pPr>
    </w:p>
    <w:p w14:paraId="44C58410" w14:textId="77777777" w:rsidR="00BB3CBC" w:rsidRPr="00302315" w:rsidRDefault="00BB3CBC" w:rsidP="007A44B1">
      <w:pPr>
        <w:spacing w:after="120" w:line="276" w:lineRule="auto"/>
        <w:jc w:val="center"/>
        <w:rPr>
          <w:rFonts w:ascii="Times New Roman" w:hAnsi="Times New Roman"/>
          <w:b/>
          <w:bCs/>
          <w:sz w:val="26"/>
          <w:szCs w:val="26"/>
        </w:rPr>
      </w:pPr>
    </w:p>
    <w:p w14:paraId="02194DC1" w14:textId="77777777" w:rsidR="00BB3CBC" w:rsidRPr="00302315" w:rsidRDefault="00BB3CBC" w:rsidP="007A44B1">
      <w:pPr>
        <w:spacing w:after="120" w:line="276" w:lineRule="auto"/>
        <w:jc w:val="center"/>
        <w:rPr>
          <w:rFonts w:ascii="Times New Roman" w:hAnsi="Times New Roman"/>
          <w:b/>
          <w:bCs/>
          <w:sz w:val="26"/>
          <w:szCs w:val="26"/>
        </w:rPr>
      </w:pPr>
    </w:p>
    <w:p w14:paraId="6FC05170" w14:textId="77777777" w:rsidR="00BB3CBC" w:rsidRPr="00302315" w:rsidRDefault="00BB3CBC" w:rsidP="007A44B1">
      <w:pPr>
        <w:spacing w:after="120" w:line="276" w:lineRule="auto"/>
        <w:jc w:val="center"/>
        <w:rPr>
          <w:rFonts w:ascii="Times New Roman" w:hAnsi="Times New Roman"/>
          <w:b/>
          <w:bCs/>
          <w:sz w:val="26"/>
          <w:szCs w:val="26"/>
        </w:rPr>
      </w:pPr>
    </w:p>
    <w:p w14:paraId="1A38FF52" w14:textId="40012C39" w:rsidR="00096978" w:rsidRPr="00302315" w:rsidRDefault="00096978" w:rsidP="007A44B1">
      <w:pPr>
        <w:spacing w:after="120" w:line="276" w:lineRule="auto"/>
        <w:jc w:val="center"/>
        <w:rPr>
          <w:rFonts w:ascii="Times New Roman" w:hAnsi="Times New Roman"/>
          <w:b/>
          <w:bCs/>
          <w:sz w:val="26"/>
          <w:szCs w:val="26"/>
        </w:rPr>
      </w:pPr>
      <w:r>
        <w:rPr>
          <w:rFonts w:ascii="Times New Roman" w:hAnsi="Times New Roman"/>
          <w:b/>
          <w:bCs/>
          <w:sz w:val="26"/>
          <w:szCs w:val="26"/>
        </w:rPr>
        <w:lastRenderedPageBreak/>
        <w:t>BIỂU 04</w:t>
      </w:r>
    </w:p>
    <w:p w14:paraId="17A7BFAA" w14:textId="77777777" w:rsidR="00096978" w:rsidRPr="00302315" w:rsidRDefault="00096978" w:rsidP="007A44B1">
      <w:pPr>
        <w:spacing w:after="120" w:line="276" w:lineRule="auto"/>
        <w:jc w:val="center"/>
        <w:rPr>
          <w:rFonts w:ascii="Times New Roman" w:hAnsi="Times New Roman"/>
          <w:b/>
          <w:bCs/>
          <w:spacing w:val="-4"/>
          <w:sz w:val="26"/>
          <w:szCs w:val="26"/>
        </w:rPr>
      </w:pPr>
      <w:r>
        <w:rPr>
          <w:rFonts w:ascii="Times New Roman" w:hAnsi="Times New Roman"/>
          <w:b/>
          <w:bCs/>
          <w:spacing w:val="-4"/>
          <w:sz w:val="26"/>
          <w:szCs w:val="26"/>
          <w:lang w:val="vi-VN"/>
        </w:rPr>
        <w:t xml:space="preserve"> </w:t>
      </w:r>
      <w:r>
        <w:rPr>
          <w:rFonts w:ascii="Times New Roman" w:hAnsi="Times New Roman"/>
          <w:b/>
          <w:bCs/>
          <w:spacing w:val="-4"/>
          <w:sz w:val="26"/>
          <w:szCs w:val="26"/>
        </w:rPr>
        <w:t>YÊU CẦU VỀ THIẾT BỊ CHÍNH</w:t>
      </w:r>
    </w:p>
    <w:p w14:paraId="19708C31" w14:textId="77777777" w:rsidR="00096978" w:rsidRPr="00302315" w:rsidRDefault="00382CE3" w:rsidP="007A44B1">
      <w:pPr>
        <w:spacing w:after="120" w:line="276" w:lineRule="auto"/>
        <w:jc w:val="center"/>
        <w:rPr>
          <w:rFonts w:ascii="Times New Roman" w:hAnsi="Times New Roman"/>
          <w:bCs/>
          <w:i/>
          <w:sz w:val="26"/>
          <w:szCs w:val="26"/>
        </w:rPr>
      </w:pPr>
      <w:r>
        <w:rPr>
          <w:rFonts w:ascii="Times New Roman" w:hAnsi="Times New Roman"/>
          <w:bCs/>
          <w:i/>
          <w:sz w:val="26"/>
          <w:szCs w:val="26"/>
          <w:lang w:val="nl-NL"/>
          <w:rPrChange w:id="7457" w:author="Claude" w:date="2026-10-12T09:00:00Z">
            <w:rPr>
              <w:rFonts w:ascii="Times New Roman" w:hAnsi="Times New Roman"/>
              <w:bCs/>
              <w:i/>
              <w:sz w:val="26"/>
              <w:szCs w:val="26"/>
              <w:highlight w:val="yellow"/>
              <w:lang w:val="nl-NL"/>
            </w:rPr>
          </w:rPrChange>
        </w:rPr>
        <w:t>(Kèm theo hợp đồng số……..…/2026/HĐ/YS/BXD ngày……tháng……năm 2026)</w:t>
      </w:r>
    </w:p>
    <w:p w14:paraId="5C036210" w14:textId="77777777" w:rsidR="00096978" w:rsidRPr="00302315" w:rsidRDefault="00096978" w:rsidP="007A44B1">
      <w:pPr>
        <w:spacing w:after="120" w:line="276" w:lineRule="auto"/>
        <w:jc w:val="center"/>
        <w:rPr>
          <w:rFonts w:ascii="Times New Roman" w:hAnsi="Times New Roman"/>
          <w:b/>
          <w:bCs/>
          <w:sz w:val="26"/>
          <w:szCs w:val="26"/>
        </w:rPr>
      </w:pPr>
    </w:p>
    <w:p w14:paraId="41E37EBE" w14:textId="77777777" w:rsidR="0015704E" w:rsidRPr="00302315" w:rsidRDefault="0015704E" w:rsidP="00BB3CBC">
      <w:pPr>
        <w:spacing w:after="120" w:line="276" w:lineRule="auto"/>
        <w:rPr>
          <w:rFonts w:ascii="Times New Roman" w:hAnsi="Times New Roman"/>
          <w:b/>
          <w:bCs/>
          <w:sz w:val="26"/>
          <w:szCs w:val="26"/>
        </w:rPr>
      </w:pPr>
    </w:p>
    <w:p w14:paraId="5651D2AD" w14:textId="77777777" w:rsidR="00BB3CBC" w:rsidRPr="00302315" w:rsidRDefault="00BB3CBC" w:rsidP="007A44B1">
      <w:pPr>
        <w:spacing w:after="120" w:line="276" w:lineRule="auto"/>
        <w:jc w:val="center"/>
        <w:rPr>
          <w:rFonts w:ascii="Times New Roman" w:hAnsi="Times New Roman"/>
          <w:b/>
          <w:bCs/>
          <w:sz w:val="26"/>
          <w:szCs w:val="26"/>
        </w:rPr>
      </w:pPr>
    </w:p>
    <w:p w14:paraId="18C040E5" w14:textId="77777777" w:rsidR="00BB3CBC" w:rsidRPr="00302315" w:rsidRDefault="00BB3CBC" w:rsidP="007A44B1">
      <w:pPr>
        <w:spacing w:after="120" w:line="276" w:lineRule="auto"/>
        <w:jc w:val="center"/>
        <w:rPr>
          <w:rFonts w:ascii="Times New Roman" w:hAnsi="Times New Roman"/>
          <w:b/>
          <w:bCs/>
          <w:sz w:val="26"/>
          <w:szCs w:val="26"/>
        </w:rPr>
      </w:pPr>
    </w:p>
    <w:p w14:paraId="12EE5257" w14:textId="77777777" w:rsidR="00BB3CBC" w:rsidRPr="00302315" w:rsidRDefault="00BB3CBC" w:rsidP="007A44B1">
      <w:pPr>
        <w:spacing w:after="120" w:line="276" w:lineRule="auto"/>
        <w:jc w:val="center"/>
        <w:rPr>
          <w:rFonts w:ascii="Times New Roman" w:hAnsi="Times New Roman"/>
          <w:b/>
          <w:bCs/>
          <w:sz w:val="26"/>
          <w:szCs w:val="26"/>
        </w:rPr>
      </w:pPr>
    </w:p>
    <w:p w14:paraId="4578C746" w14:textId="77777777" w:rsidR="00BB3CBC" w:rsidRPr="00302315" w:rsidRDefault="00BB3CBC" w:rsidP="007A44B1">
      <w:pPr>
        <w:spacing w:after="120" w:line="276" w:lineRule="auto"/>
        <w:jc w:val="center"/>
        <w:rPr>
          <w:rFonts w:ascii="Times New Roman" w:hAnsi="Times New Roman"/>
          <w:b/>
          <w:bCs/>
          <w:sz w:val="26"/>
          <w:szCs w:val="26"/>
        </w:rPr>
      </w:pPr>
    </w:p>
    <w:p w14:paraId="1691C164" w14:textId="77777777" w:rsidR="00BB3CBC" w:rsidRPr="00302315" w:rsidRDefault="00BB3CBC" w:rsidP="007A44B1">
      <w:pPr>
        <w:spacing w:after="120" w:line="276" w:lineRule="auto"/>
        <w:jc w:val="center"/>
        <w:rPr>
          <w:rFonts w:ascii="Times New Roman" w:hAnsi="Times New Roman"/>
          <w:b/>
          <w:bCs/>
          <w:sz w:val="26"/>
          <w:szCs w:val="26"/>
        </w:rPr>
      </w:pPr>
    </w:p>
    <w:p w14:paraId="65B40EE4" w14:textId="77777777" w:rsidR="00BB3CBC" w:rsidRPr="00302315" w:rsidRDefault="00BB3CBC" w:rsidP="007A44B1">
      <w:pPr>
        <w:spacing w:after="120" w:line="276" w:lineRule="auto"/>
        <w:jc w:val="center"/>
        <w:rPr>
          <w:rFonts w:ascii="Times New Roman" w:hAnsi="Times New Roman"/>
          <w:b/>
          <w:bCs/>
          <w:sz w:val="26"/>
          <w:szCs w:val="26"/>
        </w:rPr>
      </w:pPr>
    </w:p>
    <w:p w14:paraId="32C6C9EE" w14:textId="77777777" w:rsidR="00BB3CBC" w:rsidRPr="00302315" w:rsidRDefault="00BB3CBC" w:rsidP="007A44B1">
      <w:pPr>
        <w:spacing w:after="120" w:line="276" w:lineRule="auto"/>
        <w:jc w:val="center"/>
        <w:rPr>
          <w:rFonts w:ascii="Times New Roman" w:hAnsi="Times New Roman"/>
          <w:b/>
          <w:bCs/>
          <w:sz w:val="26"/>
          <w:szCs w:val="26"/>
        </w:rPr>
      </w:pPr>
    </w:p>
    <w:p w14:paraId="43EF017E" w14:textId="77777777" w:rsidR="00BB3CBC" w:rsidRPr="00302315" w:rsidRDefault="00BB3CBC" w:rsidP="007A44B1">
      <w:pPr>
        <w:spacing w:after="120" w:line="276" w:lineRule="auto"/>
        <w:jc w:val="center"/>
        <w:rPr>
          <w:rFonts w:ascii="Times New Roman" w:hAnsi="Times New Roman"/>
          <w:b/>
          <w:bCs/>
          <w:sz w:val="26"/>
          <w:szCs w:val="26"/>
        </w:rPr>
      </w:pPr>
    </w:p>
    <w:p w14:paraId="36647E9A" w14:textId="77777777" w:rsidR="00BB3CBC" w:rsidRPr="00302315" w:rsidRDefault="00BB3CBC" w:rsidP="007A44B1">
      <w:pPr>
        <w:spacing w:after="120" w:line="276" w:lineRule="auto"/>
        <w:jc w:val="center"/>
        <w:rPr>
          <w:rFonts w:ascii="Times New Roman" w:hAnsi="Times New Roman"/>
          <w:b/>
          <w:bCs/>
          <w:sz w:val="26"/>
          <w:szCs w:val="26"/>
        </w:rPr>
      </w:pPr>
    </w:p>
    <w:p w14:paraId="34083B0E" w14:textId="77777777" w:rsidR="00BB3CBC" w:rsidRPr="00302315" w:rsidRDefault="00BB3CBC" w:rsidP="007A44B1">
      <w:pPr>
        <w:spacing w:after="120" w:line="276" w:lineRule="auto"/>
        <w:jc w:val="center"/>
        <w:rPr>
          <w:rFonts w:ascii="Times New Roman" w:hAnsi="Times New Roman"/>
          <w:b/>
          <w:bCs/>
          <w:sz w:val="26"/>
          <w:szCs w:val="26"/>
        </w:rPr>
      </w:pPr>
    </w:p>
    <w:p w14:paraId="194DA142" w14:textId="77777777" w:rsidR="00BB3CBC" w:rsidRPr="00302315" w:rsidRDefault="00BB3CBC" w:rsidP="007A44B1">
      <w:pPr>
        <w:spacing w:after="120" w:line="276" w:lineRule="auto"/>
        <w:jc w:val="center"/>
        <w:rPr>
          <w:rFonts w:ascii="Times New Roman" w:hAnsi="Times New Roman"/>
          <w:b/>
          <w:bCs/>
          <w:sz w:val="26"/>
          <w:szCs w:val="26"/>
        </w:rPr>
      </w:pPr>
    </w:p>
    <w:p w14:paraId="19AA3686" w14:textId="77777777" w:rsidR="00BB3CBC" w:rsidRPr="00302315" w:rsidRDefault="00BB3CBC" w:rsidP="007A44B1">
      <w:pPr>
        <w:spacing w:after="120" w:line="276" w:lineRule="auto"/>
        <w:jc w:val="center"/>
        <w:rPr>
          <w:rFonts w:ascii="Times New Roman" w:hAnsi="Times New Roman"/>
          <w:b/>
          <w:bCs/>
          <w:sz w:val="26"/>
          <w:szCs w:val="26"/>
        </w:rPr>
      </w:pPr>
    </w:p>
    <w:p w14:paraId="6DAF63E4" w14:textId="77777777" w:rsidR="00BB3CBC" w:rsidRPr="00302315" w:rsidRDefault="00BB3CBC" w:rsidP="007A44B1">
      <w:pPr>
        <w:spacing w:after="120" w:line="276" w:lineRule="auto"/>
        <w:jc w:val="center"/>
        <w:rPr>
          <w:rFonts w:ascii="Times New Roman" w:hAnsi="Times New Roman"/>
          <w:b/>
          <w:bCs/>
          <w:sz w:val="26"/>
          <w:szCs w:val="26"/>
        </w:rPr>
      </w:pPr>
    </w:p>
    <w:p w14:paraId="71BAB188" w14:textId="77777777" w:rsidR="00BB3CBC" w:rsidRPr="00302315" w:rsidRDefault="00BB3CBC" w:rsidP="007A44B1">
      <w:pPr>
        <w:spacing w:after="120" w:line="276" w:lineRule="auto"/>
        <w:jc w:val="center"/>
        <w:rPr>
          <w:rFonts w:ascii="Times New Roman" w:hAnsi="Times New Roman"/>
          <w:b/>
          <w:bCs/>
          <w:sz w:val="26"/>
          <w:szCs w:val="26"/>
        </w:rPr>
      </w:pPr>
    </w:p>
    <w:p w14:paraId="1917B1FE" w14:textId="77777777" w:rsidR="00BB3CBC" w:rsidRPr="00302315" w:rsidRDefault="00BB3CBC" w:rsidP="007A44B1">
      <w:pPr>
        <w:spacing w:after="120" w:line="276" w:lineRule="auto"/>
        <w:jc w:val="center"/>
        <w:rPr>
          <w:rFonts w:ascii="Times New Roman" w:hAnsi="Times New Roman"/>
          <w:b/>
          <w:bCs/>
          <w:sz w:val="26"/>
          <w:szCs w:val="26"/>
        </w:rPr>
      </w:pPr>
    </w:p>
    <w:p w14:paraId="4682BF88" w14:textId="77777777" w:rsidR="00BB3CBC" w:rsidRPr="00302315" w:rsidRDefault="00BB3CBC" w:rsidP="007A44B1">
      <w:pPr>
        <w:spacing w:after="120" w:line="276" w:lineRule="auto"/>
        <w:jc w:val="center"/>
        <w:rPr>
          <w:rFonts w:ascii="Times New Roman" w:hAnsi="Times New Roman"/>
          <w:b/>
          <w:bCs/>
          <w:sz w:val="26"/>
          <w:szCs w:val="26"/>
        </w:rPr>
      </w:pPr>
    </w:p>
    <w:p w14:paraId="4C16ABB8" w14:textId="77777777" w:rsidR="00BB3CBC" w:rsidRPr="00302315" w:rsidRDefault="00BB3CBC" w:rsidP="007A44B1">
      <w:pPr>
        <w:spacing w:after="120" w:line="276" w:lineRule="auto"/>
        <w:jc w:val="center"/>
        <w:rPr>
          <w:rFonts w:ascii="Times New Roman" w:hAnsi="Times New Roman"/>
          <w:b/>
          <w:bCs/>
          <w:sz w:val="26"/>
          <w:szCs w:val="26"/>
        </w:rPr>
      </w:pPr>
    </w:p>
    <w:p w14:paraId="081A680D" w14:textId="77777777" w:rsidR="00BB3CBC" w:rsidRPr="00302315" w:rsidRDefault="00BB3CBC" w:rsidP="007A44B1">
      <w:pPr>
        <w:spacing w:after="120" w:line="276" w:lineRule="auto"/>
        <w:jc w:val="center"/>
        <w:rPr>
          <w:rFonts w:ascii="Times New Roman" w:hAnsi="Times New Roman"/>
          <w:b/>
          <w:bCs/>
          <w:sz w:val="26"/>
          <w:szCs w:val="26"/>
        </w:rPr>
      </w:pPr>
    </w:p>
    <w:p w14:paraId="107D0178" w14:textId="77777777" w:rsidR="00BB3CBC" w:rsidRPr="00302315" w:rsidRDefault="00BB3CBC" w:rsidP="007A44B1">
      <w:pPr>
        <w:spacing w:after="120" w:line="276" w:lineRule="auto"/>
        <w:jc w:val="center"/>
        <w:rPr>
          <w:rFonts w:ascii="Times New Roman" w:hAnsi="Times New Roman"/>
          <w:b/>
          <w:bCs/>
          <w:sz w:val="26"/>
          <w:szCs w:val="26"/>
        </w:rPr>
      </w:pPr>
    </w:p>
    <w:p w14:paraId="7E7F1B4B" w14:textId="77777777" w:rsidR="00BB3CBC" w:rsidRPr="00302315" w:rsidRDefault="00BB3CBC" w:rsidP="007A44B1">
      <w:pPr>
        <w:spacing w:after="120" w:line="276" w:lineRule="auto"/>
        <w:jc w:val="center"/>
        <w:rPr>
          <w:rFonts w:ascii="Times New Roman" w:hAnsi="Times New Roman"/>
          <w:b/>
          <w:bCs/>
          <w:sz w:val="26"/>
          <w:szCs w:val="26"/>
        </w:rPr>
      </w:pPr>
    </w:p>
    <w:p w14:paraId="455275FD" w14:textId="77777777" w:rsidR="00BB3CBC" w:rsidRPr="00302315" w:rsidRDefault="00BB3CBC" w:rsidP="00BB3CBC">
      <w:pPr>
        <w:spacing w:after="120" w:line="276" w:lineRule="auto"/>
        <w:jc w:val="center"/>
        <w:rPr>
          <w:rFonts w:ascii="Times New Roman" w:hAnsi="Times New Roman"/>
          <w:b/>
          <w:bCs/>
          <w:sz w:val="26"/>
          <w:szCs w:val="26"/>
        </w:rPr>
      </w:pPr>
    </w:p>
    <w:p w14:paraId="207CF679" w14:textId="77777777" w:rsidR="00BB3CBC" w:rsidRPr="00302315" w:rsidRDefault="00BB3CBC" w:rsidP="00BB3CBC">
      <w:pPr>
        <w:spacing w:after="120" w:line="276" w:lineRule="auto"/>
        <w:jc w:val="center"/>
        <w:rPr>
          <w:rFonts w:ascii="Times New Roman" w:hAnsi="Times New Roman"/>
          <w:b/>
          <w:bCs/>
          <w:sz w:val="26"/>
          <w:szCs w:val="26"/>
        </w:rPr>
      </w:pPr>
    </w:p>
    <w:p w14:paraId="5A085432" w14:textId="77777777" w:rsidR="00BB3CBC" w:rsidRPr="00302315" w:rsidRDefault="00BB3CBC" w:rsidP="00BB3CBC">
      <w:pPr>
        <w:spacing w:after="120" w:line="276" w:lineRule="auto"/>
        <w:jc w:val="center"/>
        <w:rPr>
          <w:rFonts w:ascii="Times New Roman" w:hAnsi="Times New Roman"/>
          <w:b/>
          <w:bCs/>
          <w:sz w:val="26"/>
          <w:szCs w:val="26"/>
        </w:rPr>
      </w:pPr>
    </w:p>
    <w:p w14:paraId="7D75B156" w14:textId="77777777" w:rsidR="00BB3CBC" w:rsidRPr="00302315" w:rsidRDefault="00BB3CBC" w:rsidP="00BB3CBC">
      <w:pPr>
        <w:spacing w:after="120" w:line="276" w:lineRule="auto"/>
        <w:jc w:val="center"/>
        <w:rPr>
          <w:rFonts w:ascii="Times New Roman" w:hAnsi="Times New Roman"/>
          <w:b/>
          <w:bCs/>
          <w:sz w:val="26"/>
          <w:szCs w:val="26"/>
        </w:rPr>
      </w:pPr>
    </w:p>
    <w:p w14:paraId="3E9A1F2E" w14:textId="77777777" w:rsidR="00BB3CBC" w:rsidRPr="00302315" w:rsidRDefault="00BB3CBC" w:rsidP="00BB3CBC">
      <w:pPr>
        <w:spacing w:after="120" w:line="276" w:lineRule="auto"/>
        <w:jc w:val="center"/>
        <w:rPr>
          <w:rFonts w:ascii="Times New Roman" w:hAnsi="Times New Roman"/>
          <w:b/>
          <w:bCs/>
          <w:sz w:val="26"/>
          <w:szCs w:val="26"/>
        </w:rPr>
      </w:pPr>
    </w:p>
    <w:p w14:paraId="6F6D3B25" w14:textId="77777777" w:rsidR="00BB3CBC" w:rsidRPr="00302315" w:rsidRDefault="00BB3CBC" w:rsidP="00BB3CBC">
      <w:pPr>
        <w:spacing w:after="120" w:line="276" w:lineRule="auto"/>
        <w:jc w:val="center"/>
        <w:rPr>
          <w:rFonts w:ascii="Times New Roman" w:hAnsi="Times New Roman"/>
          <w:b/>
          <w:bCs/>
          <w:sz w:val="26"/>
          <w:szCs w:val="26"/>
        </w:rPr>
      </w:pPr>
    </w:p>
    <w:p w14:paraId="08D5E9B1" w14:textId="39AAFB08" w:rsidR="00096978" w:rsidRPr="00302315" w:rsidRDefault="00096978" w:rsidP="00BB3CBC">
      <w:pPr>
        <w:spacing w:after="120" w:line="276" w:lineRule="auto"/>
        <w:jc w:val="center"/>
        <w:rPr>
          <w:rFonts w:ascii="Times New Roman" w:hAnsi="Times New Roman"/>
          <w:b/>
          <w:bCs/>
          <w:sz w:val="26"/>
          <w:szCs w:val="26"/>
        </w:rPr>
      </w:pPr>
      <w:r>
        <w:rPr>
          <w:rFonts w:ascii="Times New Roman" w:hAnsi="Times New Roman"/>
          <w:b/>
          <w:bCs/>
          <w:sz w:val="26"/>
          <w:szCs w:val="26"/>
        </w:rPr>
        <w:lastRenderedPageBreak/>
        <w:t>BIỂU 05</w:t>
      </w:r>
    </w:p>
    <w:p w14:paraId="1172D1AB" w14:textId="77777777" w:rsidR="00096978" w:rsidRPr="00302315" w:rsidRDefault="00096978" w:rsidP="007A44B1">
      <w:pPr>
        <w:spacing w:after="120" w:line="276" w:lineRule="auto"/>
        <w:jc w:val="center"/>
        <w:rPr>
          <w:rFonts w:ascii="Times New Roman" w:hAnsi="Times New Roman"/>
          <w:b/>
          <w:bCs/>
          <w:spacing w:val="-4"/>
          <w:sz w:val="26"/>
          <w:szCs w:val="26"/>
        </w:rPr>
      </w:pPr>
      <w:r>
        <w:rPr>
          <w:rFonts w:ascii="Times New Roman" w:hAnsi="Times New Roman"/>
          <w:b/>
          <w:bCs/>
          <w:spacing w:val="-4"/>
          <w:sz w:val="26"/>
          <w:szCs w:val="26"/>
          <w:lang w:val="vi-VN"/>
        </w:rPr>
        <w:t xml:space="preserve"> </w:t>
      </w:r>
      <w:r>
        <w:rPr>
          <w:rFonts w:ascii="Times New Roman" w:hAnsi="Times New Roman"/>
          <w:b/>
          <w:bCs/>
          <w:spacing w:val="-4"/>
          <w:sz w:val="26"/>
          <w:szCs w:val="26"/>
        </w:rPr>
        <w:t>MỨC PHẠT DO VI PHẠM AN TOÀN. BẢO VỆ MÔI TRƯỜNG. NỘI QUY CÔNG TRƯỜNG</w:t>
      </w:r>
    </w:p>
    <w:p w14:paraId="7CE24098" w14:textId="77777777" w:rsidR="00096978" w:rsidRPr="00302315" w:rsidRDefault="00657743" w:rsidP="007A44B1">
      <w:pPr>
        <w:spacing w:after="120" w:line="276" w:lineRule="auto"/>
        <w:jc w:val="center"/>
        <w:rPr>
          <w:rFonts w:ascii="Times New Roman" w:hAnsi="Times New Roman"/>
          <w:bCs/>
          <w:i/>
          <w:sz w:val="26"/>
          <w:szCs w:val="26"/>
          <w:lang w:val="vi-VN"/>
        </w:rPr>
      </w:pPr>
      <w:r>
        <w:rPr>
          <w:rFonts w:ascii="Times New Roman" w:hAnsi="Times New Roman"/>
          <w:bCs/>
          <w:i/>
          <w:sz w:val="26"/>
          <w:szCs w:val="26"/>
          <w:lang w:val="nl-NL"/>
          <w:rPrChange w:id="7458" w:author="Claude" w:date="2026-10-12T09:00:00Z">
            <w:rPr>
              <w:rFonts w:ascii="Times New Roman" w:hAnsi="Times New Roman"/>
              <w:bCs/>
              <w:i/>
              <w:sz w:val="26"/>
              <w:szCs w:val="26"/>
              <w:highlight w:val="yellow"/>
              <w:lang w:val="nl-NL"/>
            </w:rPr>
          </w:rPrChange>
        </w:rPr>
        <w:t>(Kèm theo hợp đồng số……..…/2026/HĐ/YS/BXD ngày……tháng……năm 2026)</w:t>
      </w:r>
    </w:p>
    <w:p w14:paraId="0E6A535B" w14:textId="77777777" w:rsidR="00D52C95" w:rsidRPr="00302315" w:rsidRDefault="00D52C95" w:rsidP="007A44B1">
      <w:pPr>
        <w:spacing w:after="120" w:line="276" w:lineRule="auto"/>
        <w:rPr>
          <w:rFonts w:ascii="Times New Roman" w:hAnsi="Times New Roman"/>
          <w:b/>
          <w:bCs/>
          <w:iCs/>
          <w:sz w:val="26"/>
          <w:szCs w:val="26"/>
          <w:lang w:val="vi-VN"/>
        </w:rPr>
      </w:pPr>
    </w:p>
    <w:p w14:paraId="200C7F7C" w14:textId="77777777" w:rsidR="00096978" w:rsidRPr="00302315" w:rsidRDefault="00096978" w:rsidP="007A44B1">
      <w:pPr>
        <w:spacing w:after="120" w:line="276" w:lineRule="auto"/>
        <w:jc w:val="center"/>
        <w:rPr>
          <w:rFonts w:ascii="Times New Roman" w:hAnsi="Times New Roman"/>
          <w:b/>
          <w:bCs/>
          <w:sz w:val="26"/>
          <w:szCs w:val="26"/>
        </w:rPr>
      </w:pPr>
    </w:p>
    <w:p w14:paraId="1A837F15" w14:textId="77777777" w:rsidR="00B67E71" w:rsidRPr="00302315" w:rsidRDefault="00B67E71" w:rsidP="007A44B1">
      <w:pPr>
        <w:spacing w:after="120" w:line="276" w:lineRule="auto"/>
        <w:jc w:val="center"/>
        <w:rPr>
          <w:rFonts w:ascii="Times New Roman" w:hAnsi="Times New Roman"/>
          <w:b/>
          <w:bCs/>
          <w:sz w:val="26"/>
          <w:szCs w:val="26"/>
        </w:rPr>
      </w:pPr>
    </w:p>
    <w:p w14:paraId="41AF0399" w14:textId="77777777" w:rsidR="00096978" w:rsidRPr="00302315" w:rsidRDefault="00D52C95" w:rsidP="007A44B1">
      <w:pPr>
        <w:spacing w:after="120" w:line="276" w:lineRule="auto"/>
        <w:jc w:val="center"/>
        <w:rPr>
          <w:rFonts w:ascii="Times New Roman" w:hAnsi="Times New Roman"/>
          <w:b/>
          <w:bCs/>
          <w:sz w:val="26"/>
          <w:szCs w:val="26"/>
        </w:rPr>
      </w:pPr>
      <w:r>
        <w:rPr>
          <w:rFonts w:ascii="Times New Roman" w:hAnsi="Times New Roman"/>
          <w:b/>
          <w:bCs/>
          <w:sz w:val="26"/>
          <w:szCs w:val="26"/>
        </w:rPr>
        <w:br w:type="column"/>
        <w:lastRenderedPageBreak/>
        <w:t>BIỂU 06</w:t>
      </w:r>
    </w:p>
    <w:p w14:paraId="7229DC8C" w14:textId="77777777" w:rsidR="00096978" w:rsidRPr="00302315" w:rsidRDefault="00096978" w:rsidP="007A44B1">
      <w:pPr>
        <w:spacing w:after="120" w:line="276" w:lineRule="auto"/>
        <w:jc w:val="center"/>
        <w:rPr>
          <w:rFonts w:ascii="Times New Roman" w:hAnsi="Times New Roman"/>
          <w:b/>
          <w:bCs/>
          <w:sz w:val="26"/>
          <w:szCs w:val="26"/>
        </w:rPr>
      </w:pPr>
      <w:r>
        <w:rPr>
          <w:rFonts w:ascii="Times New Roman" w:hAnsi="Times New Roman"/>
          <w:b/>
          <w:bCs/>
          <w:sz w:val="26"/>
          <w:szCs w:val="26"/>
          <w:lang w:val="vi-VN"/>
        </w:rPr>
        <w:t xml:space="preserve"> </w:t>
      </w:r>
      <w:r>
        <w:rPr>
          <w:rFonts w:ascii="Times New Roman" w:hAnsi="Times New Roman"/>
          <w:b/>
          <w:bCs/>
          <w:sz w:val="26"/>
          <w:szCs w:val="26"/>
        </w:rPr>
        <w:t>MẪU BẢO LÃNH THỰC HIỆN HỢP ĐỒNG. BẢO LÃNH TIỀN TẠM ỨNG</w:t>
      </w:r>
    </w:p>
    <w:p w14:paraId="4AFECA24" w14:textId="77777777" w:rsidR="00096978" w:rsidRPr="00302315" w:rsidRDefault="00096978" w:rsidP="007A44B1">
      <w:pPr>
        <w:spacing w:after="120" w:line="276" w:lineRule="auto"/>
        <w:jc w:val="center"/>
        <w:rPr>
          <w:rFonts w:ascii="Times New Roman" w:hAnsi="Times New Roman"/>
          <w:b/>
          <w:bCs/>
          <w:sz w:val="26"/>
          <w:szCs w:val="26"/>
        </w:rPr>
      </w:pPr>
      <w:r>
        <w:rPr>
          <w:rFonts w:ascii="Times New Roman" w:hAnsi="Times New Roman"/>
          <w:b/>
          <w:bCs/>
          <w:sz w:val="26"/>
          <w:szCs w:val="26"/>
        </w:rPr>
        <w:t>BẢO LÃNH BẢO HÀNH. BẢO LÃNH QUYẾT TOÁN HỢP ĐỒNG</w:t>
      </w:r>
    </w:p>
    <w:p w14:paraId="2B9D947B" w14:textId="77777777" w:rsidR="00096978" w:rsidRPr="00302315" w:rsidRDefault="00657743" w:rsidP="007A44B1">
      <w:pPr>
        <w:spacing w:after="120" w:line="276" w:lineRule="auto"/>
        <w:jc w:val="center"/>
        <w:rPr>
          <w:rFonts w:ascii="Times New Roman" w:hAnsi="Times New Roman"/>
          <w:bCs/>
          <w:i/>
          <w:sz w:val="26"/>
          <w:szCs w:val="26"/>
        </w:rPr>
      </w:pPr>
      <w:r>
        <w:rPr>
          <w:rFonts w:ascii="Times New Roman" w:hAnsi="Times New Roman"/>
          <w:bCs/>
          <w:i/>
          <w:sz w:val="26"/>
          <w:szCs w:val="26"/>
          <w:lang w:val="nl-NL"/>
          <w:rPrChange w:id="7459" w:author="Claude" w:date="2026-10-12T09:00:00Z">
            <w:rPr>
              <w:rFonts w:ascii="Times New Roman" w:hAnsi="Times New Roman"/>
              <w:bCs/>
              <w:i/>
              <w:sz w:val="26"/>
              <w:szCs w:val="26"/>
              <w:highlight w:val="yellow"/>
              <w:lang w:val="nl-NL"/>
            </w:rPr>
          </w:rPrChange>
        </w:rPr>
        <w:t>(Kèm theo hợp đồng số……..…/2026/HĐ/YS/BXD ngày……tháng……năm 2026)</w:t>
      </w:r>
    </w:p>
    <w:p w14:paraId="5755FE83" w14:textId="77777777" w:rsidR="00096978" w:rsidRPr="00302315" w:rsidRDefault="00096978" w:rsidP="007A44B1">
      <w:pPr>
        <w:spacing w:after="120" w:line="276" w:lineRule="auto"/>
        <w:jc w:val="center"/>
        <w:rPr>
          <w:rFonts w:ascii="Times New Roman" w:hAnsi="Times New Roman"/>
          <w:i/>
          <w:sz w:val="26"/>
          <w:szCs w:val="26"/>
        </w:rPr>
      </w:pPr>
    </w:p>
    <w:p w14:paraId="582DF688" w14:textId="77777777" w:rsidR="00096978" w:rsidRPr="00302315" w:rsidRDefault="00096978" w:rsidP="007A44B1">
      <w:pPr>
        <w:spacing w:after="120" w:line="276" w:lineRule="auto"/>
        <w:jc w:val="center"/>
        <w:rPr>
          <w:rFonts w:ascii="Times New Roman" w:hAnsi="Times New Roman"/>
          <w:b/>
          <w:i/>
          <w:spacing w:val="-10"/>
          <w:w w:val="125"/>
          <w:sz w:val="26"/>
          <w:szCs w:val="26"/>
        </w:rPr>
      </w:pPr>
    </w:p>
    <w:p w14:paraId="55F5C87B" w14:textId="77777777" w:rsidR="00096978" w:rsidRPr="00302315" w:rsidRDefault="00096978" w:rsidP="007A44B1">
      <w:pPr>
        <w:spacing w:after="120" w:line="276" w:lineRule="auto"/>
        <w:jc w:val="both"/>
        <w:rPr>
          <w:rFonts w:ascii="Times New Roman" w:hAnsi="Times New Roman"/>
          <w:sz w:val="26"/>
          <w:szCs w:val="26"/>
          <w:lang w:val="it-IT"/>
        </w:rPr>
      </w:pPr>
    </w:p>
    <w:p w14:paraId="473A1A8C" w14:textId="77777777" w:rsidR="00096978" w:rsidRPr="00302315" w:rsidRDefault="00096978" w:rsidP="007A44B1">
      <w:pPr>
        <w:spacing w:after="120" w:line="276" w:lineRule="auto"/>
        <w:jc w:val="both"/>
        <w:rPr>
          <w:rFonts w:ascii="Times New Roman" w:hAnsi="Times New Roman"/>
          <w:i/>
          <w:sz w:val="26"/>
          <w:szCs w:val="26"/>
          <w:lang w:val="it-IT"/>
        </w:rPr>
      </w:pPr>
    </w:p>
    <w:p w14:paraId="1B194294" w14:textId="77777777" w:rsidR="00096978" w:rsidRPr="00302315" w:rsidRDefault="00096978" w:rsidP="007A44B1">
      <w:pPr>
        <w:spacing w:after="120" w:line="276" w:lineRule="auto"/>
        <w:jc w:val="both"/>
        <w:rPr>
          <w:rFonts w:ascii="Times New Roman" w:hAnsi="Times New Roman"/>
          <w:i/>
          <w:sz w:val="26"/>
          <w:szCs w:val="26"/>
          <w:lang w:val="it-IT"/>
        </w:rPr>
      </w:pPr>
    </w:p>
    <w:p w14:paraId="534B766E" w14:textId="7C6B4587" w:rsidR="00096978" w:rsidRPr="00302315" w:rsidRDefault="00096978" w:rsidP="007A44B1">
      <w:pPr>
        <w:spacing w:after="120" w:line="276" w:lineRule="auto"/>
        <w:jc w:val="center"/>
        <w:rPr>
          <w:rFonts w:ascii="Times New Roman" w:hAnsi="Times New Roman"/>
          <w:b/>
          <w:spacing w:val="-10"/>
          <w:sz w:val="26"/>
          <w:szCs w:val="26"/>
          <w:lang w:val="it-IT"/>
        </w:rPr>
      </w:pPr>
      <w:r>
        <w:rPr>
          <w:rFonts w:ascii="Times New Roman" w:hAnsi="Times New Roman"/>
          <w:i/>
          <w:sz w:val="26"/>
          <w:szCs w:val="26"/>
          <w:lang w:val="it-IT"/>
        </w:rPr>
        <w:br w:type="page"/>
      </w:r>
    </w:p>
    <w:p w14:paraId="1039D7C2" w14:textId="3A574F9E" w:rsidR="009E3F9F" w:rsidRPr="00302315" w:rsidRDefault="009E3F9F" w:rsidP="007A44B1">
      <w:pPr>
        <w:spacing w:after="120" w:line="276" w:lineRule="auto"/>
        <w:jc w:val="center"/>
        <w:rPr>
          <w:rFonts w:ascii="Times New Roman" w:hAnsi="Times New Roman"/>
          <w:sz w:val="26"/>
          <w:szCs w:val="26"/>
          <w:lang w:val="it-IT"/>
        </w:rPr>
      </w:pPr>
      <w:r>
        <w:rPr>
          <w:rFonts w:ascii="Times New Roman" w:hAnsi="Times New Roman"/>
          <w:b/>
          <w:bCs/>
          <w:sz w:val="26"/>
          <w:szCs w:val="26"/>
          <w:lang w:val="it-IT"/>
        </w:rPr>
        <w:lastRenderedPageBreak/>
        <w:t>BIỂU 07</w:t>
      </w:r>
    </w:p>
    <w:p w14:paraId="1616F2F0" w14:textId="27B25CAB" w:rsidR="009E3F9F" w:rsidRPr="00302315" w:rsidRDefault="009E3F9F" w:rsidP="007A44B1">
      <w:pPr>
        <w:spacing w:after="120" w:line="276" w:lineRule="auto"/>
        <w:jc w:val="center"/>
        <w:rPr>
          <w:rFonts w:ascii="Times New Roman" w:hAnsi="Times New Roman"/>
          <w:b/>
          <w:bCs/>
          <w:sz w:val="26"/>
          <w:szCs w:val="26"/>
          <w:lang w:val="it-IT"/>
        </w:rPr>
      </w:pPr>
      <w:r>
        <w:rPr>
          <w:rFonts w:ascii="Times New Roman" w:hAnsi="Times New Roman"/>
          <w:b/>
          <w:bCs/>
          <w:sz w:val="26"/>
          <w:szCs w:val="26"/>
          <w:lang w:val="it-IT"/>
        </w:rPr>
        <w:t>HAO HỤT CHO PHÉP CÁC VẬT TƯ BÊN A CẤP CHO BÊN B</w:t>
      </w:r>
    </w:p>
    <w:p w14:paraId="0972A347" w14:textId="77777777" w:rsidR="009E3F9F" w:rsidRPr="00302315" w:rsidRDefault="009E3F9F" w:rsidP="007A44B1">
      <w:pPr>
        <w:spacing w:after="120" w:line="276" w:lineRule="auto"/>
        <w:jc w:val="center"/>
        <w:rPr>
          <w:rFonts w:ascii="Times New Roman" w:hAnsi="Times New Roman"/>
          <w:bCs/>
          <w:i/>
          <w:sz w:val="26"/>
          <w:szCs w:val="26"/>
          <w:lang w:val="it-IT"/>
        </w:rPr>
      </w:pPr>
      <w:r>
        <w:rPr>
          <w:rFonts w:ascii="Times New Roman" w:hAnsi="Times New Roman"/>
          <w:bCs/>
          <w:i/>
          <w:sz w:val="26"/>
          <w:szCs w:val="26"/>
          <w:lang w:val="nl-NL"/>
          <w:rPrChange w:id="7460" w:author="Claude" w:date="2026-10-12T09:00:00Z">
            <w:rPr>
              <w:rFonts w:ascii="Times New Roman" w:hAnsi="Times New Roman"/>
              <w:bCs/>
              <w:i/>
              <w:sz w:val="26"/>
              <w:szCs w:val="26"/>
              <w:highlight w:val="yellow"/>
              <w:lang w:val="nl-NL"/>
            </w:rPr>
          </w:rPrChange>
        </w:rPr>
        <w:t>(Kèm theo hợp đồng số……..…/2026/HĐ/YS/BXD ngày……tháng……năm 2026)</w:t>
      </w:r>
    </w:p>
    <w:p w14:paraId="0DEE9637" w14:textId="77777777" w:rsidR="00096978" w:rsidRPr="00302315" w:rsidRDefault="00096978" w:rsidP="007A44B1">
      <w:pPr>
        <w:spacing w:after="120" w:line="276" w:lineRule="auto"/>
        <w:jc w:val="center"/>
        <w:rPr>
          <w:rFonts w:ascii="Times New Roman" w:hAnsi="Times New Roman"/>
          <w:i/>
          <w:sz w:val="26"/>
          <w:szCs w:val="26"/>
          <w:lang w:val="it-IT"/>
        </w:rPr>
      </w:pPr>
    </w:p>
    <w:p w14:paraId="15057108" w14:textId="77777777" w:rsidR="00096978" w:rsidRPr="00302315" w:rsidRDefault="00096978" w:rsidP="007A44B1">
      <w:pPr>
        <w:spacing w:after="120" w:line="276" w:lineRule="auto"/>
        <w:jc w:val="center"/>
        <w:rPr>
          <w:rFonts w:ascii="Times New Roman" w:hAnsi="Times New Roman"/>
          <w:bCs/>
          <w:i/>
          <w:iCs/>
          <w:sz w:val="26"/>
          <w:szCs w:val="26"/>
          <w:lang w:val="nl-NL"/>
        </w:rPr>
      </w:pPr>
    </w:p>
    <w:p w14:paraId="0F46B6CD" w14:textId="77777777" w:rsidR="00096978" w:rsidRPr="00302315" w:rsidRDefault="00096978" w:rsidP="007A44B1">
      <w:pPr>
        <w:spacing w:after="120" w:line="276" w:lineRule="auto"/>
        <w:jc w:val="center"/>
        <w:rPr>
          <w:rFonts w:ascii="Times New Roman" w:hAnsi="Times New Roman"/>
          <w:sz w:val="26"/>
          <w:szCs w:val="26"/>
          <w:lang w:val="nl-NL"/>
        </w:rPr>
      </w:pPr>
    </w:p>
    <w:sectPr w:rsidR="00096978" w:rsidRPr="00302315" w:rsidSect="00D107CC">
      <w:footerReference w:type="default" r:id="rId8"/>
      <w:pgSz w:w="11907" w:h="16840" w:code="9"/>
      <w:pgMar w:top="1134" w:right="1134" w:bottom="1134" w:left="1701" w:header="567" w:footer="567" w:gutter="0"/>
      <w:cols w:space="720"/>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10-12T03:07:51Z" w:initials="CL">
    <w:p w14:paraId="7050969D" w14:textId="77777777">
      <w:r>
        <w:rPr>
          <w:rStyle w:val="CommentReference"/>
        </w:rPr>
        <w:annotationRef/>
      </w:r>
      <w:r>
        <w:rPr>
          <w:color w:val="000000"/>
          <w:sz w:val="20"/>
          <w:szCs w:val="20"/>
        </w:rPr>
        <w:t xml:space="preserve">Phạm vi Gói thầu được điều chỉnh theo chủ trương mới: bỏ công tác đất, công tác chống mối và công tác hoàn thiện ướt (xây, trát, ốp, lát, sơn, bả). Công tác chống thấm phần ngầm được giữ lại do gắn liền với kết cấu tầng hầm và trách nhiệm bảo hành thấm. Đề nghị xác nhận lại mã/tên gói thầu P.001 trong kế hoạch lựa chọn nhà thầu.</w:t>
      </w:r>
    </w:p>
  </w:comment>
  <w:comment w:id="1" w:author="Claude" w:date="2026-10-12T03:07:51Z" w:initials="CL">
    <w:p w14:paraId="7BB1CC16" w14:textId="77777777">
      <w:r>
        <w:rPr>
          <w:rStyle w:val="CommentReference"/>
        </w:rPr>
        <w:annotationRef/>
      </w:r>
      <w:r>
        <w:rPr>
          <w:color w:val="000000"/>
          <w:sz w:val="20"/>
          <w:szCs w:val="20"/>
        </w:rPr>
        <w:t xml:space="preserve">Đề nghị đối chiếu số hiệu, ngày ban hành và hiệu lực của các văn bản quy phạm pháp luật tại thời điểm ký Hợp đồng.</w:t>
      </w:r>
    </w:p>
  </w:comment>
  <w:comment w:id="2" w:author="Claude" w:date="2026-10-12T03:07:51Z" w:initials="CL">
    <w:p w14:paraId="587FF6C6" w14:textId="77777777">
      <w:r>
        <w:rPr>
          <w:rStyle w:val="CommentReference"/>
        </w:rPr>
        <w:annotationRef/>
      </w:r>
      <w:r>
        <w:rPr>
          <w:color w:val="000000"/>
          <w:sz w:val="20"/>
          <w:szCs w:val="20"/>
        </w:rPr>
        <w:t xml:space="preserve">Điều 4.1b là điều khoản giao diện bắt buộc khi tách công tác đất cho nhà thầu khác: trình tự đào – lắp văng quyết định ổn định hố đào. Nếu không quy định, Bên B sẽ viện dẫn lỗi của nhà thầu đất để thoát trách nhiệm về sự cố cừ, văng và yêu cầu chi phí dừng chờ.</w:t>
      </w:r>
    </w:p>
  </w:comment>
  <w:comment w:id="3" w:author="Claude" w:date="2026-10-12T03:07:51Z" w:initials="CL">
    <w:p w14:paraId="1EA2EAA9" w14:textId="77777777">
      <w:r>
        <w:rPr>
          <w:rStyle w:val="CommentReference"/>
        </w:rPr>
        <w:annotationRef/>
      </w:r>
      <w:r>
        <w:rPr>
          <w:color w:val="000000"/>
          <w:sz w:val="20"/>
          <w:szCs w:val="20"/>
        </w:rPr>
        <w:t xml:space="preserve">Thời hạn bảo hành chống thấm là nội dung thương thảo; khuyến nghị không ngắn hơn thời hạn Bên A cam kết với Chủ đầu tư.</w:t>
      </w:r>
    </w:p>
  </w:comment>
  <w:comment w:id="4" w:author="Claude" w:date="2026-10-12T03:07:51Z" w:initials="CL">
    <w:p w14:paraId="7E73471F" w14:textId="77777777">
      <w:r>
        <w:rPr>
          <w:rStyle w:val="CommentReference"/>
        </w:rPr>
        <w:annotationRef/>
      </w:r>
      <w:r>
        <w:rPr>
          <w:color w:val="000000"/>
          <w:sz w:val="20"/>
          <w:szCs w:val="20"/>
        </w:rPr>
        <w:t xml:space="preserve">Toàn bộ tỷ lệ % (tạm ứng, bảo lãnh, thanh toán, giữ lại, phạt) để trống, bôi vàng để thương thảo.</w:t>
      </w:r>
    </w:p>
  </w:comment>
  <w:comment w:id="5" w:author="Claude" w:date="2026-10-12T03:07:51Z" w:initials="CL">
    <w:p w14:paraId="454D3B0F" w14:textId="77777777">
      <w:r>
        <w:rPr>
          <w:rStyle w:val="CommentReference"/>
        </w:rPr>
        <w:annotationRef/>
      </w:r>
      <w:r>
        <w:rPr>
          <w:color w:val="000000"/>
          <w:sz w:val="20"/>
          <w:szCs w:val="20"/>
        </w:rPr>
        <w:t xml:space="preserve">Lưu ý khi chốt mức trần phạt: Luật Thương mại giới hạn 8% giá trị phần nghĩa vụ vi phạm; đối với hợp đồng xây dựng, áp dụng quy định chuyên ngành của Luật Xây dựng và nghị định hướng dẫn. Đề nghị kiểm tra lại căn cứ Điều 86 và mức trần theo văn bản đang có hiệu lực trước khi ký.</w:t>
      </w:r>
    </w:p>
  </w:comment>
  <w:comment w:id="6" w:author="Claude" w:date="2026-10-12T03:07:51Z" w:initials="CL">
    <w:p w14:paraId="5113F815" w14:textId="77777777">
      <w:r>
        <w:rPr>
          <w:rStyle w:val="CommentReference"/>
        </w:rPr>
        <w:annotationRef/>
      </w:r>
      <w:r>
        <w:rPr>
          <w:color w:val="000000"/>
          <w:sz w:val="20"/>
          <w:szCs w:val="20"/>
        </w:rPr>
        <w:t xml:space="preserve">Số hợp đồng tại các Biểu (…/2026/HĐ/YS/BXD) chưa thống nhất với số hợp đồng tại trang bìa (…/2026/HĐ/VNCNEC-…). Đề nghị thống nhất một ký hiệu.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50969D" w15:done="0"/>
  <w15:commentEx w15:paraId="7BB1CC16" w15:done="0"/>
  <w15:commentEx w15:paraId="587FF6C6" w15:done="0"/>
  <w15:commentEx w15:paraId="1EA2EAA9" w15:done="0"/>
  <w15:commentEx w15:paraId="7E73471F" w15:done="0"/>
  <w15:commentEx w15:paraId="454D3B0F" w15:done="0"/>
  <w15:commentEx w15:paraId="5113F8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3DB94410" w16cex:dateUtc="2026-10-12T03:07:51Z"/>
  <w16cex:commentExtensible w16cex:durableId="74DA2358" w16cex:dateUtc="2026-10-12T03:07:51Z"/>
  <w16cex:commentExtensible w16cex:durableId="5AAF10C2" w16cex:dateUtc="2026-10-12T03:07:51Z"/>
  <w16cex:commentExtensible w16cex:durableId="5AC80A6C" w16cex:dateUtc="2026-10-12T03:07:51Z"/>
  <w16cex:commentExtensible w16cex:durableId="21198BF7" w16cex:dateUtc="2026-10-12T03:07:51Z"/>
  <w16cex:commentExtensible w16cex:durableId="2E52765D" w16cex:dateUtc="2026-10-12T03:07:51Z"/>
  <w16cex:commentExtensible w16cex:durableId="097B98B6" w16cex:dateUtc="2026-10-12T03:07:51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50969D" w16cid:durableId="3DB94410"/>
  <w16cid:commentId w16cid:paraId="7BB1CC16" w16cid:durableId="74DA2358"/>
  <w16cid:commentId w16cid:paraId="587FF6C6" w16cid:durableId="5AAF10C2"/>
  <w16cid:commentId w16cid:paraId="1EA2EAA9" w16cid:durableId="5AC80A6C"/>
  <w16cid:commentId w16cid:paraId="7E73471F" w16cid:durableId="21198BF7"/>
  <w16cid:commentId w16cid:paraId="454D3B0F" w16cid:durableId="2E52765D"/>
  <w16cid:commentId w16cid:paraId="5113F815" w16cid:durableId="097B98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0A8A9" w14:textId="77777777" w:rsidR="00973F92" w:rsidRDefault="00973F92" w:rsidP="00096978">
      <w:r>
        <w:separator/>
      </w:r>
    </w:p>
  </w:endnote>
  <w:endnote w:type="continuationSeparator" w:id="0">
    <w:p w14:paraId="15959CAB" w14:textId="77777777" w:rsidR="00973F92" w:rsidRDefault="00973F92" w:rsidP="00096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Arial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Monotype Sorts">
    <w:altName w:val="Symbol"/>
    <w:charset w:val="02"/>
    <w:family w:val="auto"/>
    <w:pitch w:val="variable"/>
    <w:sig w:usb0="00000000" w:usb1="10000000" w:usb2="00000000" w:usb3="00000000" w:csb0="80000000" w:csb1="00000000"/>
  </w:font>
  <w:font w:name="VNtoronto">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EFF" w:usb1="F9DFFFFF" w:usb2="0000007F" w:usb3="00000000" w:csb0="003F01FF" w:csb1="00000000"/>
  </w:font>
  <w:font w:name=".VnTimeH">
    <w:panose1 w:val="020B7200000000000000"/>
    <w:charset w:val="00"/>
    <w:family w:val="swiss"/>
    <w:pitch w:val="variable"/>
    <w:sig w:usb0="00000007" w:usb1="00000000" w:usb2="00000000" w:usb3="00000000" w:csb0="00000013" w:csb1="00000000"/>
  </w:font>
  <w:font w:name="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5E6E6" w14:textId="77777777" w:rsidR="007C590C" w:rsidRPr="00A21B8F" w:rsidRDefault="007C590C">
    <w:pPr>
      <w:pStyle w:val="Footer"/>
      <w:jc w:val="center"/>
      <w:rPr>
        <w:rFonts w:ascii="Times New Roman" w:hAnsi="Times New Roman"/>
        <w:sz w:val="24"/>
      </w:rPr>
    </w:pPr>
    <w:r w:rsidRPr="00A21B8F">
      <w:rPr>
        <w:rFonts w:ascii="Times New Roman" w:hAnsi="Times New Roman"/>
        <w:noProof w:val="0"/>
        <w:sz w:val="24"/>
      </w:rPr>
      <w:fldChar w:fldCharType="begin"/>
    </w:r>
    <w:r w:rsidRPr="00A21B8F">
      <w:rPr>
        <w:rFonts w:ascii="Times New Roman" w:hAnsi="Times New Roman"/>
        <w:sz w:val="24"/>
      </w:rPr>
      <w:instrText xml:space="preserve"> PAGE   \* MERGEFORMAT </w:instrText>
    </w:r>
    <w:r w:rsidRPr="00A21B8F">
      <w:rPr>
        <w:rFonts w:ascii="Times New Roman" w:hAnsi="Times New Roman"/>
        <w:noProof w:val="0"/>
        <w:sz w:val="24"/>
      </w:rPr>
      <w:fldChar w:fldCharType="separate"/>
    </w:r>
    <w:r w:rsidR="00FE1FAE">
      <w:rPr>
        <w:rFonts w:ascii="Times New Roman" w:hAnsi="Times New Roman"/>
        <w:sz w:val="24"/>
      </w:rPr>
      <w:t>69</w:t>
    </w:r>
    <w:r w:rsidRPr="00A21B8F">
      <w:rPr>
        <w:rFonts w:ascii="Times New Roman" w:hAnsi="Times New Roman"/>
        <w:sz w:val="24"/>
      </w:rPr>
      <w:fldChar w:fldCharType="end"/>
    </w:r>
  </w:p>
  <w:p w14:paraId="09B80649" w14:textId="77777777" w:rsidR="007C590C" w:rsidRDefault="007C59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174F9" w14:textId="77777777" w:rsidR="00973F92" w:rsidRDefault="00973F92" w:rsidP="00096978">
      <w:r>
        <w:separator/>
      </w:r>
    </w:p>
  </w:footnote>
  <w:footnote w:type="continuationSeparator" w:id="0">
    <w:p w14:paraId="428EFC78" w14:textId="77777777" w:rsidR="00973F92" w:rsidRDefault="00973F92" w:rsidP="000969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A4027B68"/>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023E2816"/>
    <w:multiLevelType w:val="hybridMultilevel"/>
    <w:tmpl w:val="EC146AE6"/>
    <w:lvl w:ilvl="0" w:tplc="8796E5EE">
      <w:start w:val="1"/>
      <w:numFmt w:val="lowerLetter"/>
      <w:suff w:val="space"/>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05F95F31"/>
    <w:multiLevelType w:val="multilevel"/>
    <w:tmpl w:val="C1627896"/>
    <w:lvl w:ilvl="0">
      <w:start w:val="1"/>
      <w:numFmt w:val="decimal"/>
      <w:suff w:val="space"/>
      <w:lvlText w:val="%1."/>
      <w:lvlJc w:val="left"/>
      <w:pPr>
        <w:ind w:left="360" w:hanging="360"/>
      </w:pPr>
      <w:rPr>
        <w:rFonts w:ascii="Times New Roman" w:hAnsi="Times New Roman" w:cs="Times New Roman" w:hint="default"/>
        <w:b w:val="0"/>
        <w:i w:val="0"/>
      </w:rPr>
    </w:lvl>
    <w:lvl w:ilvl="1">
      <w:start w:val="1"/>
      <w:numFmt w:val="decimal"/>
      <w:lvlText w:val="%1.%2."/>
      <w:lvlJc w:val="left"/>
      <w:pPr>
        <w:ind w:left="792" w:hanging="432"/>
      </w:pPr>
      <w:rPr>
        <w:rFonts w:ascii="Times New Roman" w:hAnsi="Times New Roman" w:cs="Times New Roman"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7591C36"/>
    <w:multiLevelType w:val="hybridMultilevel"/>
    <w:tmpl w:val="DA406CDC"/>
    <w:lvl w:ilvl="0" w:tplc="69E291A8">
      <w:start w:val="1"/>
      <w:numFmt w:val="lowerRoman"/>
      <w:lvlText w:val="(%1)"/>
      <w:lvlJc w:val="left"/>
      <w:pPr>
        <w:ind w:left="644" w:hanging="360"/>
      </w:pPr>
      <w:rPr>
        <w:rFonts w:ascii="Times New Roman" w:eastAsia="Times New Roman" w:hAnsi="Times New Roman" w:cs="Times New Roman"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11EB2A87"/>
    <w:multiLevelType w:val="multilevel"/>
    <w:tmpl w:val="11EB2A87"/>
    <w:lvl w:ilvl="0">
      <w:start w:val="1"/>
      <w:numFmt w:val="lowerLetter"/>
      <w:lvlText w:val="%1)"/>
      <w:lvlJc w:val="left"/>
      <w:pPr>
        <w:ind w:left="703" w:hanging="340"/>
      </w:pPr>
      <w:rPr>
        <w:rFonts w:hint="default"/>
        <w:i w:val="0"/>
      </w:rPr>
    </w:lvl>
    <w:lvl w:ilvl="1">
      <w:start w:val="1"/>
      <w:numFmt w:val="lowerLetter"/>
      <w:lvlText w:val="%2."/>
      <w:lvlJc w:val="left"/>
      <w:pPr>
        <w:ind w:left="1803" w:hanging="360"/>
      </w:pPr>
    </w:lvl>
    <w:lvl w:ilvl="2">
      <w:start w:val="1"/>
      <w:numFmt w:val="lowerRoman"/>
      <w:lvlText w:val="%3."/>
      <w:lvlJc w:val="right"/>
      <w:pPr>
        <w:ind w:left="2523" w:hanging="180"/>
      </w:pPr>
    </w:lvl>
    <w:lvl w:ilvl="3">
      <w:start w:val="1"/>
      <w:numFmt w:val="decimal"/>
      <w:lvlText w:val="%4."/>
      <w:lvlJc w:val="left"/>
      <w:pPr>
        <w:ind w:left="3243" w:hanging="360"/>
      </w:pPr>
    </w:lvl>
    <w:lvl w:ilvl="4">
      <w:start w:val="1"/>
      <w:numFmt w:val="lowerLetter"/>
      <w:lvlText w:val="%5."/>
      <w:lvlJc w:val="left"/>
      <w:pPr>
        <w:ind w:left="3963" w:hanging="360"/>
      </w:pPr>
    </w:lvl>
    <w:lvl w:ilvl="5">
      <w:start w:val="1"/>
      <w:numFmt w:val="lowerRoman"/>
      <w:lvlText w:val="%6."/>
      <w:lvlJc w:val="right"/>
      <w:pPr>
        <w:ind w:left="4683" w:hanging="180"/>
      </w:pPr>
    </w:lvl>
    <w:lvl w:ilvl="6">
      <w:start w:val="1"/>
      <w:numFmt w:val="decimal"/>
      <w:lvlText w:val="%7."/>
      <w:lvlJc w:val="left"/>
      <w:pPr>
        <w:ind w:left="5403" w:hanging="360"/>
      </w:pPr>
    </w:lvl>
    <w:lvl w:ilvl="7">
      <w:start w:val="1"/>
      <w:numFmt w:val="lowerLetter"/>
      <w:lvlText w:val="%8."/>
      <w:lvlJc w:val="left"/>
      <w:pPr>
        <w:ind w:left="6123" w:hanging="360"/>
      </w:pPr>
    </w:lvl>
    <w:lvl w:ilvl="8">
      <w:start w:val="1"/>
      <w:numFmt w:val="lowerRoman"/>
      <w:lvlText w:val="%9."/>
      <w:lvlJc w:val="right"/>
      <w:pPr>
        <w:ind w:left="6843" w:hanging="180"/>
      </w:pPr>
    </w:lvl>
  </w:abstractNum>
  <w:abstractNum w:abstractNumId="5" w15:restartNumberingAfterBreak="0">
    <w:nsid w:val="120F6D74"/>
    <w:multiLevelType w:val="hybridMultilevel"/>
    <w:tmpl w:val="64207942"/>
    <w:lvl w:ilvl="0" w:tplc="71100BA6">
      <w:start w:val="1"/>
      <w:numFmt w:val="bullet"/>
      <w:lvlText w:val="-"/>
      <w:lvlJc w:val="left"/>
      <w:pPr>
        <w:tabs>
          <w:tab w:val="num" w:pos="1494"/>
        </w:tabs>
        <w:ind w:left="1494" w:hanging="360"/>
      </w:pPr>
      <w:rPr>
        <w:rFonts w:ascii="Arial" w:eastAsia="Times New Roman" w:hAnsi="Arial" w:hint="default"/>
      </w:rPr>
    </w:lvl>
    <w:lvl w:ilvl="1" w:tplc="F44A60D4">
      <w:numFmt w:val="bullet"/>
      <w:lvlText w:val="-"/>
      <w:lvlJc w:val="left"/>
      <w:pPr>
        <w:tabs>
          <w:tab w:val="num" w:pos="2214"/>
        </w:tabs>
        <w:ind w:left="2214" w:hanging="360"/>
      </w:pPr>
      <w:rPr>
        <w:rFonts w:ascii="Times New Roman" w:eastAsia="Times New Roman" w:hAnsi="Times New Roman" w:hint="default"/>
      </w:rPr>
    </w:lvl>
    <w:lvl w:ilvl="2" w:tplc="04090005">
      <w:start w:val="1"/>
      <w:numFmt w:val="bullet"/>
      <w:lvlText w:val=""/>
      <w:lvlJc w:val="left"/>
      <w:pPr>
        <w:tabs>
          <w:tab w:val="num" w:pos="2934"/>
        </w:tabs>
        <w:ind w:left="2934" w:hanging="360"/>
      </w:pPr>
      <w:rPr>
        <w:rFonts w:ascii="Times New Roman" w:hAnsi="Times New Roman" w:cs="Times New Roman" w:hint="default"/>
      </w:rPr>
    </w:lvl>
    <w:lvl w:ilvl="3" w:tplc="04090001">
      <w:start w:val="1"/>
      <w:numFmt w:val="bullet"/>
      <w:lvlText w:val=""/>
      <w:lvlJc w:val="left"/>
      <w:pPr>
        <w:tabs>
          <w:tab w:val="num" w:pos="3654"/>
        </w:tabs>
        <w:ind w:left="3654" w:hanging="360"/>
      </w:pPr>
      <w:rPr>
        <w:rFonts w:ascii="Times New Roman" w:hAnsi="Times New Roman" w:cs="Times New Roman" w:hint="default"/>
      </w:rPr>
    </w:lvl>
    <w:lvl w:ilvl="4" w:tplc="04090003">
      <w:start w:val="1"/>
      <w:numFmt w:val="bullet"/>
      <w:lvlText w:val="o"/>
      <w:lvlJc w:val="left"/>
      <w:pPr>
        <w:tabs>
          <w:tab w:val="num" w:pos="4374"/>
        </w:tabs>
        <w:ind w:left="4374" w:hanging="360"/>
      </w:pPr>
      <w:rPr>
        <w:rFonts w:ascii="Courier New" w:hAnsi="Courier New" w:cs="Courier New" w:hint="default"/>
      </w:rPr>
    </w:lvl>
    <w:lvl w:ilvl="5" w:tplc="04090005">
      <w:start w:val="1"/>
      <w:numFmt w:val="bullet"/>
      <w:lvlText w:val=""/>
      <w:lvlJc w:val="left"/>
      <w:pPr>
        <w:tabs>
          <w:tab w:val="num" w:pos="5094"/>
        </w:tabs>
        <w:ind w:left="5094" w:hanging="360"/>
      </w:pPr>
      <w:rPr>
        <w:rFonts w:ascii="Times New Roman" w:hAnsi="Times New Roman" w:cs="Times New Roman" w:hint="default"/>
      </w:rPr>
    </w:lvl>
    <w:lvl w:ilvl="6" w:tplc="04090001">
      <w:start w:val="1"/>
      <w:numFmt w:val="bullet"/>
      <w:lvlText w:val=""/>
      <w:lvlJc w:val="left"/>
      <w:pPr>
        <w:tabs>
          <w:tab w:val="num" w:pos="5814"/>
        </w:tabs>
        <w:ind w:left="5814" w:hanging="360"/>
      </w:pPr>
      <w:rPr>
        <w:rFonts w:ascii="Times New Roman" w:hAnsi="Times New Roman" w:cs="Times New Roman" w:hint="default"/>
      </w:rPr>
    </w:lvl>
    <w:lvl w:ilvl="7" w:tplc="04090003">
      <w:start w:val="1"/>
      <w:numFmt w:val="bullet"/>
      <w:lvlText w:val="o"/>
      <w:lvlJc w:val="left"/>
      <w:pPr>
        <w:tabs>
          <w:tab w:val="num" w:pos="6534"/>
        </w:tabs>
        <w:ind w:left="6534" w:hanging="360"/>
      </w:pPr>
      <w:rPr>
        <w:rFonts w:ascii="Courier New" w:hAnsi="Courier New" w:cs="Courier New" w:hint="default"/>
      </w:rPr>
    </w:lvl>
    <w:lvl w:ilvl="8" w:tplc="04090005">
      <w:start w:val="1"/>
      <w:numFmt w:val="bullet"/>
      <w:lvlText w:val=""/>
      <w:lvlJc w:val="left"/>
      <w:pPr>
        <w:tabs>
          <w:tab w:val="num" w:pos="7254"/>
        </w:tabs>
        <w:ind w:left="7254" w:hanging="360"/>
      </w:pPr>
      <w:rPr>
        <w:rFonts w:ascii="Times New Roman" w:hAnsi="Times New Roman" w:cs="Times New Roman" w:hint="default"/>
      </w:rPr>
    </w:lvl>
  </w:abstractNum>
  <w:abstractNum w:abstractNumId="6" w15:restartNumberingAfterBreak="0">
    <w:nsid w:val="15AC1005"/>
    <w:multiLevelType w:val="hybridMultilevel"/>
    <w:tmpl w:val="F918D032"/>
    <w:lvl w:ilvl="0" w:tplc="C35A0246">
      <w:start w:val="1"/>
      <w:numFmt w:val="lowerLetter"/>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093E4D"/>
    <w:multiLevelType w:val="hybridMultilevel"/>
    <w:tmpl w:val="09DEF58C"/>
    <w:lvl w:ilvl="0" w:tplc="9DE0122E">
      <w:start w:val="1"/>
      <w:numFmt w:val="bullet"/>
      <w:pStyle w:val="Lever8-"/>
      <w:lvlText w:val=""/>
      <w:lvlJc w:val="left"/>
      <w:pPr>
        <w:ind w:left="720" w:hanging="323"/>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D6D0916A">
      <w:start w:val="1"/>
      <w:numFmt w:val="bullet"/>
      <w:lvlText w:val=""/>
      <w:lvlJc w:val="left"/>
      <w:pPr>
        <w:ind w:left="3600" w:hanging="360"/>
      </w:pPr>
      <w:rPr>
        <w:rFonts w:ascii="Symbol" w:hAnsi="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A97DB8"/>
    <w:multiLevelType w:val="multilevel"/>
    <w:tmpl w:val="A6FC9538"/>
    <w:styleLink w:val="ducnguyen"/>
    <w:lvl w:ilvl="0">
      <w:start w:val="1"/>
      <w:numFmt w:val="upperRoman"/>
      <w:lvlText w:val="I.%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69E37B3"/>
    <w:multiLevelType w:val="hybridMultilevel"/>
    <w:tmpl w:val="183AE17A"/>
    <w:lvl w:ilvl="0" w:tplc="09A438C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804ADC"/>
    <w:multiLevelType w:val="hybridMultilevel"/>
    <w:tmpl w:val="7F5EA7F4"/>
    <w:lvl w:ilvl="0" w:tplc="A4BE8B5A">
      <w:start w:val="1"/>
      <w:numFmt w:val="lowerLetter"/>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5F7641"/>
    <w:multiLevelType w:val="multilevel"/>
    <w:tmpl w:val="663A32B6"/>
    <w:styleLink w:val="Style6"/>
    <w:lvl w:ilvl="0">
      <w:start w:val="2"/>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904" w:hanging="1800"/>
      </w:pPr>
      <w:rPr>
        <w:rFonts w:hint="default"/>
      </w:rPr>
    </w:lvl>
  </w:abstractNum>
  <w:abstractNum w:abstractNumId="12" w15:restartNumberingAfterBreak="0">
    <w:nsid w:val="320E090E"/>
    <w:multiLevelType w:val="hybridMultilevel"/>
    <w:tmpl w:val="90187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F61696"/>
    <w:multiLevelType w:val="hybridMultilevel"/>
    <w:tmpl w:val="527EFF44"/>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601251"/>
    <w:multiLevelType w:val="multilevel"/>
    <w:tmpl w:val="BF047600"/>
    <w:styleLink w:val="Style5"/>
    <w:lvl w:ilvl="0">
      <w:start w:val="7"/>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5" w15:restartNumberingAfterBreak="0">
    <w:nsid w:val="346E1C90"/>
    <w:multiLevelType w:val="multilevel"/>
    <w:tmpl w:val="5912955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DucH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77121C0"/>
    <w:multiLevelType w:val="multilevel"/>
    <w:tmpl w:val="377121C0"/>
    <w:lvl w:ilvl="0">
      <w:start w:val="1"/>
      <w:numFmt w:val="upperRoman"/>
      <w:isLgl/>
      <w:lvlText w:val="®iÒu %1. "/>
      <w:lvlJc w:val="center"/>
      <w:pPr>
        <w:tabs>
          <w:tab w:val="num" w:pos="136"/>
        </w:tabs>
        <w:ind w:left="362" w:firstLine="338"/>
      </w:pPr>
      <w:rPr>
        <w:rFonts w:ascii=".VnArialH" w:hAnsi=".VnArialH" w:hint="default"/>
        <w:b/>
        <w:i w:val="0"/>
        <w:sz w:val="28"/>
        <w:szCs w:val="28"/>
      </w:rPr>
    </w:lvl>
    <w:lvl w:ilvl="1">
      <w:start w:val="1"/>
      <w:numFmt w:val="decimal"/>
      <w:suff w:val="nothing"/>
      <w:lvlText w:val="®iÒu %2. "/>
      <w:lvlJc w:val="left"/>
      <w:pPr>
        <w:ind w:left="3640" w:firstLine="0"/>
      </w:pPr>
      <w:rPr>
        <w:rFonts w:hAnsi=".VnTime" w:hint="default"/>
        <w:b/>
        <w:i w:val="0"/>
      </w:rPr>
    </w:lvl>
    <w:lvl w:ilvl="2">
      <w:start w:val="1"/>
      <w:numFmt w:val="decimal"/>
      <w:suff w:val="nothing"/>
      <w:lvlText w:val="%2.%3. "/>
      <w:lvlJc w:val="left"/>
      <w:pPr>
        <w:ind w:left="0" w:firstLine="0"/>
      </w:pPr>
      <w:rPr>
        <w:rFonts w:ascii=".VnTime" w:hAnsi=".VnTime" w:hint="default"/>
        <w:b w:val="0"/>
        <w:i w:val="0"/>
      </w:rPr>
    </w:lvl>
    <w:lvl w:ilvl="3">
      <w:start w:val="1"/>
      <w:numFmt w:val="lowerLetter"/>
      <w:suff w:val="nothing"/>
      <w:lvlText w:val="%4)"/>
      <w:lvlJc w:val="left"/>
      <w:pPr>
        <w:ind w:left="1464" w:hanging="624"/>
      </w:pPr>
      <w:rPr>
        <w:rFonts w:ascii="Times New Roman" w:eastAsia="Times New Roman" w:hAnsi="Times New Roman" w:cs="Times New Roman"/>
        <w:b w:val="0"/>
        <w:lang w:val="en-US"/>
      </w:rPr>
    </w:lvl>
    <w:lvl w:ilvl="4">
      <w:start w:val="1"/>
      <w:numFmt w:val="lowerLetter"/>
      <w:lvlText w:val="%5)"/>
      <w:lvlJc w:val="left"/>
      <w:pPr>
        <w:tabs>
          <w:tab w:val="num" w:pos="0"/>
        </w:tabs>
        <w:ind w:left="567" w:hanging="567"/>
      </w:pPr>
      <w:rPr>
        <w:rFonts w:ascii=".VnArial" w:hAnsi=".VnArial" w:hint="default"/>
        <w:b w:val="0"/>
        <w:i w:val="0"/>
        <w:sz w:val="22"/>
        <w:szCs w:val="22"/>
      </w:rPr>
    </w:lvl>
    <w:lvl w:ilvl="5">
      <w:start w:val="1"/>
      <w:numFmt w:val="decimal"/>
      <w:lvlText w:val="%1.%2.%3.%4.%5.%6"/>
      <w:lvlJc w:val="left"/>
      <w:pPr>
        <w:tabs>
          <w:tab w:val="num" w:pos="592"/>
        </w:tabs>
        <w:ind w:left="592" w:hanging="1152"/>
      </w:pPr>
      <w:rPr>
        <w:rFonts w:hint="default"/>
      </w:rPr>
    </w:lvl>
    <w:lvl w:ilvl="6">
      <w:start w:val="1"/>
      <w:numFmt w:val="decimal"/>
      <w:lvlText w:val="%1.%2.%3.%4.%5.%6.%7"/>
      <w:lvlJc w:val="left"/>
      <w:pPr>
        <w:tabs>
          <w:tab w:val="num" w:pos="736"/>
        </w:tabs>
        <w:ind w:left="736" w:hanging="1296"/>
      </w:pPr>
      <w:rPr>
        <w:rFonts w:hint="default"/>
      </w:rPr>
    </w:lvl>
    <w:lvl w:ilvl="7">
      <w:start w:val="1"/>
      <w:numFmt w:val="decimal"/>
      <w:lvlText w:val="%1.%2.%3.%4.%5.%6.%7.%8"/>
      <w:lvlJc w:val="left"/>
      <w:pPr>
        <w:tabs>
          <w:tab w:val="num" w:pos="880"/>
        </w:tabs>
        <w:ind w:left="880" w:hanging="1440"/>
      </w:pPr>
      <w:rPr>
        <w:rFonts w:hint="default"/>
      </w:rPr>
    </w:lvl>
    <w:lvl w:ilvl="8">
      <w:start w:val="1"/>
      <w:numFmt w:val="decimal"/>
      <w:lvlText w:val="%1.%2.%3.%4.%5.%6.%7.%8.%9"/>
      <w:lvlJc w:val="left"/>
      <w:pPr>
        <w:tabs>
          <w:tab w:val="num" w:pos="1024"/>
        </w:tabs>
        <w:ind w:left="1024" w:hanging="1584"/>
      </w:pPr>
      <w:rPr>
        <w:rFonts w:hint="default"/>
      </w:rPr>
    </w:lvl>
  </w:abstractNum>
  <w:abstractNum w:abstractNumId="17" w15:restartNumberingAfterBreak="0">
    <w:nsid w:val="3D3567A6"/>
    <w:multiLevelType w:val="multilevel"/>
    <w:tmpl w:val="4FE8F3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lowerRoman"/>
      <w:lvlText w:val="(%3)"/>
      <w:lvlJc w:val="left"/>
      <w:pPr>
        <w:ind w:left="1224" w:hanging="504"/>
      </w:pPr>
      <w:rPr>
        <w:rFonts w:ascii="Times New Roman" w:eastAsia="Times New Roman" w:hAnsi="Times New Roman" w:cs="Times New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D81395C"/>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2BC5F38"/>
    <w:multiLevelType w:val="multilevel"/>
    <w:tmpl w:val="DA9AEA9E"/>
    <w:styleLink w:val="Style2"/>
    <w:lvl w:ilvl="0">
      <w:start w:val="9"/>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4646022"/>
    <w:multiLevelType w:val="hybridMultilevel"/>
    <w:tmpl w:val="5B10DA6E"/>
    <w:lvl w:ilvl="0" w:tplc="6C2C6D9E">
      <w:start w:val="1"/>
      <w:numFmt w:val="lowerLetter"/>
      <w:lvlText w:val="%1)"/>
      <w:lvlJc w:val="left"/>
      <w:pPr>
        <w:ind w:left="1440" w:hanging="360"/>
      </w:pPr>
      <w:rPr>
        <w:strike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8041059"/>
    <w:multiLevelType w:val="hybridMultilevel"/>
    <w:tmpl w:val="6F7091E6"/>
    <w:lvl w:ilvl="0" w:tplc="FD6E0D72">
      <w:start w:val="1"/>
      <w:numFmt w:val="bullet"/>
      <w:lvlText w:val=""/>
      <w:lvlJc w:val="left"/>
      <w:pPr>
        <w:ind w:left="720" w:hanging="360"/>
      </w:pPr>
      <w:rPr>
        <w:rFonts w:ascii="Symbol" w:hAnsi="Symbol" w:hint="default"/>
        <w:color w:val="auto"/>
      </w:rPr>
    </w:lvl>
    <w:lvl w:ilvl="1" w:tplc="04090019">
      <w:start w:val="1"/>
      <w:numFmt w:val="bullet"/>
      <w:lvlText w:val="o"/>
      <w:lvlJc w:val="left"/>
      <w:pPr>
        <w:ind w:left="1440" w:hanging="360"/>
      </w:pPr>
      <w:rPr>
        <w:rFonts w:ascii="Courier New" w:hAnsi="Courier New" w:cs="Courier New" w:hint="default"/>
      </w:rPr>
    </w:lvl>
    <w:lvl w:ilvl="2" w:tplc="0409001B">
      <w:numFmt w:val="bullet"/>
      <w:lvlText w:val="•"/>
      <w:lvlJc w:val="left"/>
      <w:pPr>
        <w:ind w:left="4680" w:hanging="2880"/>
      </w:pPr>
      <w:rPr>
        <w:rFonts w:ascii="Arial" w:eastAsia="Times New Roman" w:hAnsi="Arial" w:cs="Arial"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2" w15:restartNumberingAfterBreak="0">
    <w:nsid w:val="4981219D"/>
    <w:multiLevelType w:val="multilevel"/>
    <w:tmpl w:val="7772B508"/>
    <w:lvl w:ilvl="0">
      <w:start w:val="1"/>
      <w:numFmt w:val="decimal"/>
      <w:pStyle w:val="Artelia-Heading2"/>
      <w:lvlText w:val="%1."/>
      <w:lvlJc w:val="left"/>
      <w:pPr>
        <w:ind w:left="284" w:hanging="284"/>
      </w:pPr>
      <w:rPr>
        <w:rFonts w:hint="default"/>
        <w:color w:val="auto"/>
      </w:rPr>
    </w:lvl>
    <w:lvl w:ilvl="1">
      <w:start w:val="1"/>
      <w:numFmt w:val="decimal"/>
      <w:lvlRestart w:val="0"/>
      <w:pStyle w:val="Artelia-Heading3"/>
      <w:suff w:val="space"/>
      <w:lvlText w:val="%2."/>
      <w:lvlJc w:val="left"/>
      <w:pPr>
        <w:ind w:left="1274" w:hanging="284"/>
      </w:pPr>
      <w:rPr>
        <w:rFonts w:cs="Times New Roman" w:hint="default"/>
        <w:bCs w:val="0"/>
        <w:i w:val="0"/>
        <w:iC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624" w:hanging="57"/>
      </w:pPr>
      <w:rPr>
        <w:rFonts w:hint="default"/>
        <w:color w:val="auto"/>
      </w:rPr>
    </w:lvl>
    <w:lvl w:ilvl="3">
      <w:start w:val="1"/>
      <w:numFmt w:val="decimal"/>
      <w:lvlText w:val="%4."/>
      <w:lvlJc w:val="left"/>
      <w:pPr>
        <w:ind w:left="794" w:hanging="284"/>
      </w:pPr>
      <w:rPr>
        <w:rFonts w:hint="default"/>
        <w:b/>
      </w:rPr>
    </w:lvl>
    <w:lvl w:ilvl="4">
      <w:start w:val="1"/>
      <w:numFmt w:val="lowerLetter"/>
      <w:lvlText w:val="%5."/>
      <w:lvlJc w:val="left"/>
      <w:pPr>
        <w:ind w:left="964" w:hanging="284"/>
      </w:pPr>
      <w:rPr>
        <w:rFonts w:hint="default"/>
        <w:b/>
      </w:rPr>
    </w:lvl>
    <w:lvl w:ilvl="5">
      <w:start w:val="1"/>
      <w:numFmt w:val="lowerRoman"/>
      <w:lvlText w:val="%6."/>
      <w:lvlJc w:val="right"/>
      <w:pPr>
        <w:ind w:left="1134" w:hanging="284"/>
      </w:pPr>
      <w:rPr>
        <w:rFonts w:hint="default"/>
      </w:rPr>
    </w:lvl>
    <w:lvl w:ilvl="6">
      <w:start w:val="1"/>
      <w:numFmt w:val="decimal"/>
      <w:lvlText w:val="%7."/>
      <w:lvlJc w:val="left"/>
      <w:pPr>
        <w:ind w:left="1304" w:hanging="284"/>
      </w:pPr>
      <w:rPr>
        <w:rFonts w:hint="default"/>
      </w:rPr>
    </w:lvl>
    <w:lvl w:ilvl="7">
      <w:start w:val="1"/>
      <w:numFmt w:val="lowerLetter"/>
      <w:lvlText w:val="%8."/>
      <w:lvlJc w:val="left"/>
      <w:pPr>
        <w:ind w:left="1474" w:hanging="284"/>
      </w:pPr>
      <w:rPr>
        <w:rFonts w:hint="default"/>
      </w:rPr>
    </w:lvl>
    <w:lvl w:ilvl="8">
      <w:start w:val="1"/>
      <w:numFmt w:val="lowerRoman"/>
      <w:lvlText w:val="%9."/>
      <w:lvlJc w:val="right"/>
      <w:pPr>
        <w:ind w:left="1644" w:hanging="284"/>
      </w:pPr>
      <w:rPr>
        <w:rFonts w:hint="default"/>
      </w:rPr>
    </w:lvl>
  </w:abstractNum>
  <w:abstractNum w:abstractNumId="23" w15:restartNumberingAfterBreak="0">
    <w:nsid w:val="49FA3613"/>
    <w:multiLevelType w:val="multilevel"/>
    <w:tmpl w:val="6E16B9CC"/>
    <w:lvl w:ilvl="0">
      <w:start w:val="1"/>
      <w:numFmt w:val="decimal"/>
      <w:pStyle w:val="Lever1-"/>
      <w:lvlText w:val="%1."/>
      <w:lvlJc w:val="left"/>
      <w:pPr>
        <w:ind w:left="360" w:hanging="360"/>
      </w:pPr>
      <w:rPr>
        <w:rFonts w:hint="default"/>
      </w:rPr>
    </w:lvl>
    <w:lvl w:ilvl="1">
      <w:start w:val="1"/>
      <w:numFmt w:val="decimal"/>
      <w:pStyle w:val="Lever2-"/>
      <w:suff w:val="space"/>
      <w:lvlText w:val="%1.%2."/>
      <w:lvlJc w:val="left"/>
      <w:pPr>
        <w:ind w:left="0" w:firstLine="0"/>
      </w:pPr>
      <w:rPr>
        <w:rFonts w:hint="default"/>
        <w:b/>
      </w:rPr>
    </w:lvl>
    <w:lvl w:ilvl="2">
      <w:start w:val="1"/>
      <w:numFmt w:val="decimal"/>
      <w:lvlRestart w:val="1"/>
      <w:pStyle w:val="Lever3-"/>
      <w:suff w:val="space"/>
      <w:lvlText w:val="%1.%2.%3."/>
      <w:lvlJc w:val="left"/>
      <w:pPr>
        <w:ind w:left="0" w:firstLine="0"/>
      </w:pPr>
      <w:rPr>
        <w:rFonts w:hint="default"/>
      </w:rPr>
    </w:lvl>
    <w:lvl w:ilvl="3">
      <w:start w:val="1"/>
      <w:numFmt w:val="decimal"/>
      <w:pStyle w:val="Lever4-"/>
      <w:suff w:val="space"/>
      <w:lvlText w:val="%1.%2.%3.%4."/>
      <w:lvlJc w:val="left"/>
      <w:pPr>
        <w:ind w:left="0" w:firstLine="0"/>
      </w:pPr>
      <w:rPr>
        <w:rFonts w:hint="default"/>
        <w:b w:val="0"/>
        <w:i w:val="0"/>
      </w:rPr>
    </w:lvl>
    <w:lvl w:ilvl="4">
      <w:start w:val="1"/>
      <w:numFmt w:val="decimal"/>
      <w:lvlText w:val="%1.%2.%3.%4.%5."/>
      <w:lvlJc w:val="left"/>
      <w:pPr>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AA01E36"/>
    <w:multiLevelType w:val="hybridMultilevel"/>
    <w:tmpl w:val="2A126E2C"/>
    <w:lvl w:ilvl="0" w:tplc="0D96B2EC">
      <w:start w:val="1"/>
      <w:numFmt w:val="lowerLetter"/>
      <w:lvlText w:val="%1)"/>
      <w:lvlJc w:val="left"/>
      <w:pPr>
        <w:ind w:left="502" w:hanging="360"/>
      </w:pPr>
      <w:rPr>
        <w:rFonts w:ascii="Times New Roman" w:eastAsia="Calibri" w:hAnsi="Times New Roman" w:cs="Times New Roman" w:hint="default"/>
        <w:strike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5" w15:restartNumberingAfterBreak="0">
    <w:nsid w:val="4D190F28"/>
    <w:multiLevelType w:val="hybridMultilevel"/>
    <w:tmpl w:val="D6F85FFA"/>
    <w:lvl w:ilvl="0" w:tplc="D3B2DF04">
      <w:start w:val="3"/>
      <w:numFmt w:val="bullet"/>
      <w:lvlText w:val="-"/>
      <w:lvlJc w:val="left"/>
      <w:pPr>
        <w:ind w:left="3600" w:hanging="360"/>
      </w:pPr>
      <w:rPr>
        <w:rFonts w:ascii="Calibri" w:eastAsia="Calibri" w:hAnsi="Calibri" w:cs="Calibri" w:hint="default"/>
        <w:color w:val="000000"/>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6" w15:restartNumberingAfterBreak="0">
    <w:nsid w:val="53577FC0"/>
    <w:multiLevelType w:val="hybridMultilevel"/>
    <w:tmpl w:val="9CE69D38"/>
    <w:lvl w:ilvl="0" w:tplc="AE6CE10E">
      <w:start w:val="1"/>
      <w:numFmt w:val="lowerLetter"/>
      <w:lvlText w:val="%1)"/>
      <w:lvlJc w:val="left"/>
      <w:pPr>
        <w:ind w:left="1350" w:hanging="360"/>
      </w:pPr>
      <w:rPr>
        <w:rFonts w:ascii="Times New Roman" w:eastAsia="Calibri" w:hAnsi="Times New Roman" w:cs="Times New Roman"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7" w15:restartNumberingAfterBreak="0">
    <w:nsid w:val="54742557"/>
    <w:multiLevelType w:val="hybridMultilevel"/>
    <w:tmpl w:val="4DDEC1F8"/>
    <w:lvl w:ilvl="0" w:tplc="4874149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0213E1"/>
    <w:multiLevelType w:val="hybridMultilevel"/>
    <w:tmpl w:val="B49C3324"/>
    <w:lvl w:ilvl="0" w:tplc="D3B2DF04">
      <w:start w:val="3"/>
      <w:numFmt w:val="bullet"/>
      <w:lvlText w:val="-"/>
      <w:lvlJc w:val="left"/>
      <w:pPr>
        <w:ind w:left="720" w:hanging="360"/>
      </w:pPr>
      <w:rPr>
        <w:rFonts w:ascii="Calibri" w:eastAsia="Calibri" w:hAnsi="Calibri" w:cs="Calibri"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050E83"/>
    <w:multiLevelType w:val="singleLevel"/>
    <w:tmpl w:val="D9E48AFC"/>
    <w:lvl w:ilvl="0">
      <w:start w:val="1"/>
      <w:numFmt w:val="bullet"/>
      <w:pStyle w:val="s"/>
      <w:lvlText w:val=""/>
      <w:lvlJc w:val="left"/>
      <w:pPr>
        <w:tabs>
          <w:tab w:val="num" w:pos="360"/>
        </w:tabs>
        <w:ind w:left="0" w:firstLine="0"/>
      </w:pPr>
      <w:rPr>
        <w:rFonts w:ascii="Monotype Sorts" w:hAnsi="VNtoronto" w:hint="default"/>
      </w:rPr>
    </w:lvl>
  </w:abstractNum>
  <w:abstractNum w:abstractNumId="30" w15:restartNumberingAfterBreak="0">
    <w:nsid w:val="5ED266DA"/>
    <w:multiLevelType w:val="hybridMultilevel"/>
    <w:tmpl w:val="F32C90B4"/>
    <w:lvl w:ilvl="0" w:tplc="0409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1" w15:restartNumberingAfterBreak="0">
    <w:nsid w:val="66702DE0"/>
    <w:multiLevelType w:val="hybridMultilevel"/>
    <w:tmpl w:val="8ED4DB86"/>
    <w:lvl w:ilvl="0" w:tplc="58A89500">
      <w:start w:val="1"/>
      <w:numFmt w:val="decimal"/>
      <w:pStyle w:val="Duc3"/>
      <w:lvlText w:val="I.3.%1."/>
      <w:lvlJc w:val="left"/>
      <w:pPr>
        <w:ind w:left="107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B15618A"/>
    <w:multiLevelType w:val="multilevel"/>
    <w:tmpl w:val="6E02AE5C"/>
    <w:styleLink w:val="Style4"/>
    <w:lvl w:ilvl="0">
      <w:start w:val="5"/>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3" w15:restartNumberingAfterBreak="0">
    <w:nsid w:val="6DC560D0"/>
    <w:multiLevelType w:val="multilevel"/>
    <w:tmpl w:val="0409001D"/>
    <w:styleLink w:val="Styl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FD03CE1"/>
    <w:multiLevelType w:val="hybridMultilevel"/>
    <w:tmpl w:val="6C7A188A"/>
    <w:lvl w:ilvl="0" w:tplc="BCC6762A">
      <w:start w:val="1"/>
      <w:numFmt w:val="bullet"/>
      <w:pStyle w:val="Lever6-"/>
      <w:lvlText w:val=""/>
      <w:lvlJc w:val="left"/>
      <w:pPr>
        <w:ind w:left="757" w:hanging="360"/>
      </w:pPr>
      <w:rPr>
        <w:rFonts w:ascii="Wingdings" w:hAnsi="Wingdings"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35" w15:restartNumberingAfterBreak="0">
    <w:nsid w:val="71261501"/>
    <w:multiLevelType w:val="hybridMultilevel"/>
    <w:tmpl w:val="C64024A8"/>
    <w:lvl w:ilvl="0" w:tplc="3F2019B8">
      <w:start w:val="1"/>
      <w:numFmt w:val="lowerRoman"/>
      <w:suff w:val="space"/>
      <w:lvlText w:val="(%1)"/>
      <w:lvlJc w:val="left"/>
      <w:pPr>
        <w:ind w:left="1004"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1354B48"/>
    <w:multiLevelType w:val="hybridMultilevel"/>
    <w:tmpl w:val="02026810"/>
    <w:lvl w:ilvl="0" w:tplc="B0CE62EA">
      <w:start w:val="1"/>
      <w:numFmt w:val="bullet"/>
      <w:pStyle w:val="Lever7-1"/>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202A4AD2">
      <w:numFmt w:val="bullet"/>
      <w:lvlText w:val="-"/>
      <w:lvlJc w:val="left"/>
      <w:pPr>
        <w:ind w:left="3240" w:hanging="360"/>
      </w:pPr>
      <w:rPr>
        <w:rFonts w:ascii="Times New Roman" w:eastAsia="Courier New" w:hAnsi="Times New Roman" w:cs="Times New Roman"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2322661"/>
    <w:multiLevelType w:val="hybridMultilevel"/>
    <w:tmpl w:val="0428CE70"/>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052709"/>
    <w:multiLevelType w:val="multilevel"/>
    <w:tmpl w:val="B71C2FAE"/>
    <w:lvl w:ilvl="0">
      <w:start w:val="3"/>
      <w:numFmt w:val="decimal"/>
      <w:lvlText w:val="%1"/>
      <w:lvlJc w:val="left"/>
      <w:pPr>
        <w:ind w:left="600" w:hanging="600"/>
      </w:pPr>
      <w:rPr>
        <w:rFonts w:hint="default"/>
      </w:rPr>
    </w:lvl>
    <w:lvl w:ilvl="1">
      <w:start w:val="13"/>
      <w:numFmt w:val="decimal"/>
      <w:lvlText w:val="%1.%2"/>
      <w:lvlJc w:val="left"/>
      <w:pPr>
        <w:ind w:left="954" w:hanging="600"/>
      </w:pPr>
      <w:rPr>
        <w:rFonts w:hint="default"/>
      </w:rPr>
    </w:lvl>
    <w:lvl w:ilvl="2">
      <w:start w:val="1"/>
      <w:numFmt w:val="lowerLetter"/>
      <w:lvlText w:val="%3)"/>
      <w:lvlJc w:val="left"/>
      <w:pPr>
        <w:ind w:left="1428" w:hanging="720"/>
      </w:pPr>
      <w:rPr>
        <w:rFonts w:ascii="Times New Roman" w:eastAsia="Calibri" w:hAnsi="Times New Roman" w:cs="Times New Roman" w:hint="default"/>
        <w:strike w:val="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39" w15:restartNumberingAfterBreak="0">
    <w:nsid w:val="75755A4C"/>
    <w:multiLevelType w:val="multilevel"/>
    <w:tmpl w:val="F6441AB4"/>
    <w:lvl w:ilvl="0">
      <w:start w:val="1"/>
      <w:numFmt w:val="upperRoman"/>
      <w:lvlText w:val="I.%1."/>
      <w:lvlJc w:val="left"/>
      <w:pPr>
        <w:ind w:left="360" w:hanging="360"/>
      </w:pPr>
      <w:rPr>
        <w:rFonts w:hint="default"/>
      </w:rPr>
    </w:lvl>
    <w:lvl w:ilvl="1">
      <w:start w:val="1"/>
      <w:numFmt w:val="decimal"/>
      <w:pStyle w:val="Duc2"/>
      <w:lvlText w:val="I.%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76BC4F45"/>
    <w:multiLevelType w:val="hybridMultilevel"/>
    <w:tmpl w:val="C960E388"/>
    <w:lvl w:ilvl="0" w:tplc="88DC0532">
      <w:start w:val="1"/>
      <w:numFmt w:val="bullet"/>
      <w:pStyle w:val="Lever7-2"/>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8A47421"/>
    <w:multiLevelType w:val="hybridMultilevel"/>
    <w:tmpl w:val="EF009326"/>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E95B22"/>
    <w:multiLevelType w:val="hybridMultilevel"/>
    <w:tmpl w:val="DCD0B1B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7C151133"/>
    <w:multiLevelType w:val="multilevel"/>
    <w:tmpl w:val="7DDA8788"/>
    <w:styleLink w:val="Style7"/>
    <w:lvl w:ilvl="0">
      <w:start w:val="3"/>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44" w15:restartNumberingAfterBreak="0">
    <w:nsid w:val="7DAA36E5"/>
    <w:multiLevelType w:val="hybridMultilevel"/>
    <w:tmpl w:val="50AA1B08"/>
    <w:lvl w:ilvl="0" w:tplc="6B9225B0">
      <w:start w:val="1"/>
      <w:numFmt w:val="lowerLetter"/>
      <w:lvlText w:val="%1)"/>
      <w:lvlJc w:val="left"/>
      <w:pPr>
        <w:ind w:left="720" w:hanging="360"/>
      </w:pPr>
      <w:rPr>
        <w:rFonts w:ascii="Times New Roman" w:eastAsia="Calibri"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7DE21C14"/>
    <w:multiLevelType w:val="multilevel"/>
    <w:tmpl w:val="AF8C2102"/>
    <w:lvl w:ilvl="0">
      <w:start w:val="3"/>
      <w:numFmt w:val="decimal"/>
      <w:lvlText w:val="%1"/>
      <w:lvlJc w:val="left"/>
      <w:pPr>
        <w:ind w:left="600" w:hanging="600"/>
      </w:pPr>
      <w:rPr>
        <w:rFonts w:hint="default"/>
      </w:rPr>
    </w:lvl>
    <w:lvl w:ilvl="1">
      <w:start w:val="11"/>
      <w:numFmt w:val="decimal"/>
      <w:lvlText w:val="%1.%2"/>
      <w:lvlJc w:val="left"/>
      <w:pPr>
        <w:ind w:left="954" w:hanging="600"/>
      </w:pPr>
      <w:rPr>
        <w:rFonts w:hint="default"/>
      </w:rPr>
    </w:lvl>
    <w:lvl w:ilvl="2">
      <w:start w:val="1"/>
      <w:numFmt w:val="lowerLetter"/>
      <w:lvlText w:val="%3)"/>
      <w:lvlJc w:val="left"/>
      <w:pPr>
        <w:ind w:left="1428" w:hanging="720"/>
      </w:pPr>
      <w:rPr>
        <w:rFonts w:ascii="Times New Roman" w:eastAsia="Calibri" w:hAnsi="Times New Roman" w:cs="Times New Roman"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num w:numId="1" w16cid:durableId="1550725859">
    <w:abstractNumId w:val="29"/>
  </w:num>
  <w:num w:numId="2" w16cid:durableId="1753164198">
    <w:abstractNumId w:val="16"/>
  </w:num>
  <w:num w:numId="3" w16cid:durableId="1910576015">
    <w:abstractNumId w:val="26"/>
  </w:num>
  <w:num w:numId="4" w16cid:durableId="568346546">
    <w:abstractNumId w:val="4"/>
  </w:num>
  <w:num w:numId="5" w16cid:durableId="1339500919">
    <w:abstractNumId w:val="20"/>
  </w:num>
  <w:num w:numId="6" w16cid:durableId="976036056">
    <w:abstractNumId w:val="6"/>
  </w:num>
  <w:num w:numId="7" w16cid:durableId="1379282379">
    <w:abstractNumId w:val="10"/>
  </w:num>
  <w:num w:numId="8" w16cid:durableId="987779573">
    <w:abstractNumId w:val="41"/>
  </w:num>
  <w:num w:numId="9" w16cid:durableId="390619931">
    <w:abstractNumId w:val="45"/>
  </w:num>
  <w:num w:numId="10" w16cid:durableId="644816073">
    <w:abstractNumId w:val="38"/>
  </w:num>
  <w:num w:numId="11" w16cid:durableId="989408971">
    <w:abstractNumId w:val="13"/>
  </w:num>
  <w:num w:numId="12" w16cid:durableId="382561483">
    <w:abstractNumId w:val="24"/>
  </w:num>
  <w:num w:numId="13" w16cid:durableId="1547326542">
    <w:abstractNumId w:val="3"/>
  </w:num>
  <w:num w:numId="14" w16cid:durableId="2144345083">
    <w:abstractNumId w:val="17"/>
  </w:num>
  <w:num w:numId="15" w16cid:durableId="1778023062">
    <w:abstractNumId w:val="37"/>
  </w:num>
  <w:num w:numId="16" w16cid:durableId="313878805">
    <w:abstractNumId w:val="32"/>
  </w:num>
  <w:num w:numId="17" w16cid:durableId="404229026">
    <w:abstractNumId w:val="14"/>
  </w:num>
  <w:num w:numId="18" w16cid:durableId="613437418">
    <w:abstractNumId w:val="11"/>
  </w:num>
  <w:num w:numId="19" w16cid:durableId="807093880">
    <w:abstractNumId w:val="43"/>
  </w:num>
  <w:num w:numId="20" w16cid:durableId="341856678">
    <w:abstractNumId w:val="19"/>
  </w:num>
  <w:num w:numId="21" w16cid:durableId="1191996837">
    <w:abstractNumId w:val="33"/>
  </w:num>
  <w:num w:numId="22" w16cid:durableId="80682015">
    <w:abstractNumId w:val="18"/>
  </w:num>
  <w:num w:numId="23" w16cid:durableId="1556156862">
    <w:abstractNumId w:val="34"/>
  </w:num>
  <w:num w:numId="24" w16cid:durableId="420837127">
    <w:abstractNumId w:val="40"/>
  </w:num>
  <w:num w:numId="25" w16cid:durableId="2092120191">
    <w:abstractNumId w:val="8"/>
  </w:num>
  <w:num w:numId="26" w16cid:durableId="881596708">
    <w:abstractNumId w:val="39"/>
  </w:num>
  <w:num w:numId="27" w16cid:durableId="244999395">
    <w:abstractNumId w:val="31"/>
  </w:num>
  <w:num w:numId="28" w16cid:durableId="186673575">
    <w:abstractNumId w:val="7"/>
  </w:num>
  <w:num w:numId="29" w16cid:durableId="1416978085">
    <w:abstractNumId w:val="36"/>
  </w:num>
  <w:num w:numId="30" w16cid:durableId="1689794665">
    <w:abstractNumId w:val="23"/>
  </w:num>
  <w:num w:numId="31" w16cid:durableId="1024600073">
    <w:abstractNumId w:val="0"/>
  </w:num>
  <w:num w:numId="32" w16cid:durableId="487475596">
    <w:abstractNumId w:val="15"/>
  </w:num>
  <w:num w:numId="33" w16cid:durableId="655300695">
    <w:abstractNumId w:val="44"/>
  </w:num>
  <w:num w:numId="34" w16cid:durableId="1380351296">
    <w:abstractNumId w:val="2"/>
  </w:num>
  <w:num w:numId="35" w16cid:durableId="1627737369">
    <w:abstractNumId w:val="1"/>
  </w:num>
  <w:num w:numId="36" w16cid:durableId="1914467800">
    <w:abstractNumId w:val="35"/>
  </w:num>
  <w:num w:numId="37" w16cid:durableId="878738757">
    <w:abstractNumId w:val="5"/>
  </w:num>
  <w:num w:numId="38" w16cid:durableId="6519448">
    <w:abstractNumId w:val="9"/>
  </w:num>
  <w:num w:numId="39" w16cid:durableId="1094202867">
    <w:abstractNumId w:val="22"/>
  </w:num>
  <w:num w:numId="40" w16cid:durableId="671228">
    <w:abstractNumId w:val="25"/>
  </w:num>
  <w:num w:numId="41" w16cid:durableId="1070422171">
    <w:abstractNumId w:val="42"/>
  </w:num>
  <w:num w:numId="42" w16cid:durableId="1438480270">
    <w:abstractNumId w:val="30"/>
  </w:num>
  <w:num w:numId="43" w16cid:durableId="1712193621">
    <w:abstractNumId w:val="12"/>
  </w:num>
  <w:num w:numId="44" w16cid:durableId="1293949594">
    <w:abstractNumId w:val="2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95828140">
    <w:abstractNumId w:val="27"/>
  </w:num>
  <w:num w:numId="46" w16cid:durableId="820736736">
    <w:abstractNumId w:val="28"/>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978"/>
    <w:rsid w:val="00002BF8"/>
    <w:rsid w:val="00002D69"/>
    <w:rsid w:val="00005799"/>
    <w:rsid w:val="00005890"/>
    <w:rsid w:val="000068E8"/>
    <w:rsid w:val="00007307"/>
    <w:rsid w:val="0000777E"/>
    <w:rsid w:val="00012CF9"/>
    <w:rsid w:val="00014E5B"/>
    <w:rsid w:val="00015AA4"/>
    <w:rsid w:val="000168EF"/>
    <w:rsid w:val="0002045C"/>
    <w:rsid w:val="00022A59"/>
    <w:rsid w:val="00032975"/>
    <w:rsid w:val="000431DB"/>
    <w:rsid w:val="00044D70"/>
    <w:rsid w:val="0004787F"/>
    <w:rsid w:val="00050E70"/>
    <w:rsid w:val="000526C5"/>
    <w:rsid w:val="00053A59"/>
    <w:rsid w:val="000562B6"/>
    <w:rsid w:val="0005796F"/>
    <w:rsid w:val="00060EC8"/>
    <w:rsid w:val="00061D1C"/>
    <w:rsid w:val="0006212E"/>
    <w:rsid w:val="000646AF"/>
    <w:rsid w:val="000646E5"/>
    <w:rsid w:val="00065DCF"/>
    <w:rsid w:val="00067319"/>
    <w:rsid w:val="0007286A"/>
    <w:rsid w:val="000859C8"/>
    <w:rsid w:val="00087EBB"/>
    <w:rsid w:val="000929F1"/>
    <w:rsid w:val="0009384C"/>
    <w:rsid w:val="000943AB"/>
    <w:rsid w:val="00095B99"/>
    <w:rsid w:val="00096978"/>
    <w:rsid w:val="00096D90"/>
    <w:rsid w:val="000A3AE8"/>
    <w:rsid w:val="000A5E36"/>
    <w:rsid w:val="000B4573"/>
    <w:rsid w:val="000B4819"/>
    <w:rsid w:val="000B7377"/>
    <w:rsid w:val="000C264E"/>
    <w:rsid w:val="000C3191"/>
    <w:rsid w:val="000C321C"/>
    <w:rsid w:val="000C3C79"/>
    <w:rsid w:val="000C7B31"/>
    <w:rsid w:val="000D03F6"/>
    <w:rsid w:val="000D13EC"/>
    <w:rsid w:val="000D1970"/>
    <w:rsid w:val="000E3B9B"/>
    <w:rsid w:val="000E3D0F"/>
    <w:rsid w:val="000E473D"/>
    <w:rsid w:val="000E47DA"/>
    <w:rsid w:val="000E6B1D"/>
    <w:rsid w:val="000F238B"/>
    <w:rsid w:val="00101BA6"/>
    <w:rsid w:val="00101CCF"/>
    <w:rsid w:val="001020C7"/>
    <w:rsid w:val="00104732"/>
    <w:rsid w:val="00107CDD"/>
    <w:rsid w:val="001116CD"/>
    <w:rsid w:val="00111AC4"/>
    <w:rsid w:val="00117EE2"/>
    <w:rsid w:val="0012083B"/>
    <w:rsid w:val="00123B49"/>
    <w:rsid w:val="001302BA"/>
    <w:rsid w:val="00132F49"/>
    <w:rsid w:val="001333E4"/>
    <w:rsid w:val="00133430"/>
    <w:rsid w:val="00136118"/>
    <w:rsid w:val="001412ED"/>
    <w:rsid w:val="001428BB"/>
    <w:rsid w:val="00143283"/>
    <w:rsid w:val="00143963"/>
    <w:rsid w:val="00143A61"/>
    <w:rsid w:val="00143CAF"/>
    <w:rsid w:val="001476C6"/>
    <w:rsid w:val="00150995"/>
    <w:rsid w:val="0015390D"/>
    <w:rsid w:val="00153F98"/>
    <w:rsid w:val="00156ABF"/>
    <w:rsid w:val="0015704E"/>
    <w:rsid w:val="00157D5B"/>
    <w:rsid w:val="00162AD7"/>
    <w:rsid w:val="00163E4B"/>
    <w:rsid w:val="001742E8"/>
    <w:rsid w:val="00175FE1"/>
    <w:rsid w:val="00177856"/>
    <w:rsid w:val="00177DF1"/>
    <w:rsid w:val="001804B9"/>
    <w:rsid w:val="001838C7"/>
    <w:rsid w:val="00184214"/>
    <w:rsid w:val="00187260"/>
    <w:rsid w:val="001872AA"/>
    <w:rsid w:val="0019029D"/>
    <w:rsid w:val="00190F90"/>
    <w:rsid w:val="001919C3"/>
    <w:rsid w:val="00192C23"/>
    <w:rsid w:val="00194BA0"/>
    <w:rsid w:val="001966D1"/>
    <w:rsid w:val="001969AF"/>
    <w:rsid w:val="00197132"/>
    <w:rsid w:val="001A0A27"/>
    <w:rsid w:val="001A10FF"/>
    <w:rsid w:val="001A3058"/>
    <w:rsid w:val="001A78F6"/>
    <w:rsid w:val="001A7E24"/>
    <w:rsid w:val="001B4629"/>
    <w:rsid w:val="001B60C9"/>
    <w:rsid w:val="001C156C"/>
    <w:rsid w:val="001C7281"/>
    <w:rsid w:val="001E0506"/>
    <w:rsid w:val="001E066E"/>
    <w:rsid w:val="001E0FFE"/>
    <w:rsid w:val="001E1C32"/>
    <w:rsid w:val="001E2E5D"/>
    <w:rsid w:val="001F02E9"/>
    <w:rsid w:val="001F0CC1"/>
    <w:rsid w:val="001F0D09"/>
    <w:rsid w:val="001F271D"/>
    <w:rsid w:val="001F53BB"/>
    <w:rsid w:val="00201498"/>
    <w:rsid w:val="00203AFA"/>
    <w:rsid w:val="00204645"/>
    <w:rsid w:val="00206887"/>
    <w:rsid w:val="00213C6A"/>
    <w:rsid w:val="0021430B"/>
    <w:rsid w:val="00217962"/>
    <w:rsid w:val="002214B5"/>
    <w:rsid w:val="002240D0"/>
    <w:rsid w:val="00224484"/>
    <w:rsid w:val="00224AC9"/>
    <w:rsid w:val="0022642D"/>
    <w:rsid w:val="002268E2"/>
    <w:rsid w:val="00231855"/>
    <w:rsid w:val="002418FB"/>
    <w:rsid w:val="00242870"/>
    <w:rsid w:val="002435FB"/>
    <w:rsid w:val="002450CC"/>
    <w:rsid w:val="00245159"/>
    <w:rsid w:val="002537FD"/>
    <w:rsid w:val="00256A5E"/>
    <w:rsid w:val="00257000"/>
    <w:rsid w:val="002578CD"/>
    <w:rsid w:val="002712E2"/>
    <w:rsid w:val="002762BD"/>
    <w:rsid w:val="00277B1A"/>
    <w:rsid w:val="00277FB1"/>
    <w:rsid w:val="00280073"/>
    <w:rsid w:val="002850AE"/>
    <w:rsid w:val="00285A27"/>
    <w:rsid w:val="0029033A"/>
    <w:rsid w:val="00290E97"/>
    <w:rsid w:val="002923ED"/>
    <w:rsid w:val="0029285F"/>
    <w:rsid w:val="00295F23"/>
    <w:rsid w:val="00297980"/>
    <w:rsid w:val="002A5B91"/>
    <w:rsid w:val="002A6C67"/>
    <w:rsid w:val="002B36F3"/>
    <w:rsid w:val="002B397B"/>
    <w:rsid w:val="002B5C64"/>
    <w:rsid w:val="002B726F"/>
    <w:rsid w:val="002C14A6"/>
    <w:rsid w:val="002C282D"/>
    <w:rsid w:val="002C642D"/>
    <w:rsid w:val="002C6AF3"/>
    <w:rsid w:val="002C76B6"/>
    <w:rsid w:val="002D147D"/>
    <w:rsid w:val="002E26AF"/>
    <w:rsid w:val="002E2755"/>
    <w:rsid w:val="002E43C9"/>
    <w:rsid w:val="002E73A8"/>
    <w:rsid w:val="002F2C35"/>
    <w:rsid w:val="002F7293"/>
    <w:rsid w:val="002F754D"/>
    <w:rsid w:val="00300D37"/>
    <w:rsid w:val="00302315"/>
    <w:rsid w:val="00306D12"/>
    <w:rsid w:val="00307278"/>
    <w:rsid w:val="00310179"/>
    <w:rsid w:val="003169D1"/>
    <w:rsid w:val="00317688"/>
    <w:rsid w:val="00317DF6"/>
    <w:rsid w:val="00324ADF"/>
    <w:rsid w:val="003328AD"/>
    <w:rsid w:val="00336074"/>
    <w:rsid w:val="00340249"/>
    <w:rsid w:val="003457AB"/>
    <w:rsid w:val="00347569"/>
    <w:rsid w:val="00347F38"/>
    <w:rsid w:val="00351891"/>
    <w:rsid w:val="00361214"/>
    <w:rsid w:val="00361A53"/>
    <w:rsid w:val="0036309B"/>
    <w:rsid w:val="00377C90"/>
    <w:rsid w:val="00380015"/>
    <w:rsid w:val="00380C77"/>
    <w:rsid w:val="00382A1C"/>
    <w:rsid w:val="00382CE3"/>
    <w:rsid w:val="00386034"/>
    <w:rsid w:val="00386245"/>
    <w:rsid w:val="003908AB"/>
    <w:rsid w:val="003914A0"/>
    <w:rsid w:val="00391FCF"/>
    <w:rsid w:val="00393EF4"/>
    <w:rsid w:val="00397FF8"/>
    <w:rsid w:val="003A13C5"/>
    <w:rsid w:val="003A5216"/>
    <w:rsid w:val="003A56FF"/>
    <w:rsid w:val="003A7D38"/>
    <w:rsid w:val="003B0A74"/>
    <w:rsid w:val="003B15C2"/>
    <w:rsid w:val="003B22F2"/>
    <w:rsid w:val="003C1081"/>
    <w:rsid w:val="003C11ED"/>
    <w:rsid w:val="003C332F"/>
    <w:rsid w:val="003C4A5D"/>
    <w:rsid w:val="003C52C8"/>
    <w:rsid w:val="003E1511"/>
    <w:rsid w:val="003E26CB"/>
    <w:rsid w:val="003E55DE"/>
    <w:rsid w:val="003E676D"/>
    <w:rsid w:val="003E6EA8"/>
    <w:rsid w:val="003F178B"/>
    <w:rsid w:val="003F6E1B"/>
    <w:rsid w:val="00401ADE"/>
    <w:rsid w:val="004020D1"/>
    <w:rsid w:val="004039D8"/>
    <w:rsid w:val="00403C61"/>
    <w:rsid w:val="004059AF"/>
    <w:rsid w:val="00411F99"/>
    <w:rsid w:val="004155F2"/>
    <w:rsid w:val="00415CB4"/>
    <w:rsid w:val="004174F3"/>
    <w:rsid w:val="00417886"/>
    <w:rsid w:val="004229BC"/>
    <w:rsid w:val="004265BD"/>
    <w:rsid w:val="00426FF6"/>
    <w:rsid w:val="00432E7B"/>
    <w:rsid w:val="00433070"/>
    <w:rsid w:val="004350E3"/>
    <w:rsid w:val="00441704"/>
    <w:rsid w:val="00445C52"/>
    <w:rsid w:val="0044781E"/>
    <w:rsid w:val="0045227A"/>
    <w:rsid w:val="00453E06"/>
    <w:rsid w:val="00457ADD"/>
    <w:rsid w:val="0046398D"/>
    <w:rsid w:val="00467DFA"/>
    <w:rsid w:val="0047093C"/>
    <w:rsid w:val="00472E7D"/>
    <w:rsid w:val="004731DD"/>
    <w:rsid w:val="0047364F"/>
    <w:rsid w:val="00476582"/>
    <w:rsid w:val="00476C25"/>
    <w:rsid w:val="00476F22"/>
    <w:rsid w:val="00480741"/>
    <w:rsid w:val="00483C48"/>
    <w:rsid w:val="00487249"/>
    <w:rsid w:val="00491933"/>
    <w:rsid w:val="00493EAC"/>
    <w:rsid w:val="004946A9"/>
    <w:rsid w:val="004A0BBD"/>
    <w:rsid w:val="004A1E7E"/>
    <w:rsid w:val="004A37EA"/>
    <w:rsid w:val="004B3D74"/>
    <w:rsid w:val="004B5295"/>
    <w:rsid w:val="004B6039"/>
    <w:rsid w:val="004B6115"/>
    <w:rsid w:val="004C2BA0"/>
    <w:rsid w:val="004C6707"/>
    <w:rsid w:val="004C698A"/>
    <w:rsid w:val="004D064C"/>
    <w:rsid w:val="004D2125"/>
    <w:rsid w:val="004D2BA3"/>
    <w:rsid w:val="004D434C"/>
    <w:rsid w:val="004D4F14"/>
    <w:rsid w:val="004D554A"/>
    <w:rsid w:val="004D573E"/>
    <w:rsid w:val="004D659F"/>
    <w:rsid w:val="004E09CE"/>
    <w:rsid w:val="004F1396"/>
    <w:rsid w:val="004F362E"/>
    <w:rsid w:val="004F3A50"/>
    <w:rsid w:val="00504B3A"/>
    <w:rsid w:val="005118CA"/>
    <w:rsid w:val="005118D3"/>
    <w:rsid w:val="00512493"/>
    <w:rsid w:val="0051583D"/>
    <w:rsid w:val="00517072"/>
    <w:rsid w:val="00520330"/>
    <w:rsid w:val="005246C9"/>
    <w:rsid w:val="00524AFF"/>
    <w:rsid w:val="0052501D"/>
    <w:rsid w:val="005308AE"/>
    <w:rsid w:val="00530FB4"/>
    <w:rsid w:val="00531F27"/>
    <w:rsid w:val="00532B22"/>
    <w:rsid w:val="0053313C"/>
    <w:rsid w:val="005345E7"/>
    <w:rsid w:val="0053552F"/>
    <w:rsid w:val="00536D9F"/>
    <w:rsid w:val="00537988"/>
    <w:rsid w:val="00542260"/>
    <w:rsid w:val="00545634"/>
    <w:rsid w:val="00550171"/>
    <w:rsid w:val="0055033D"/>
    <w:rsid w:val="00557DDF"/>
    <w:rsid w:val="0056427C"/>
    <w:rsid w:val="00564E76"/>
    <w:rsid w:val="00567F4F"/>
    <w:rsid w:val="00571188"/>
    <w:rsid w:val="00572DA4"/>
    <w:rsid w:val="0057421F"/>
    <w:rsid w:val="00577404"/>
    <w:rsid w:val="0058180B"/>
    <w:rsid w:val="005844C8"/>
    <w:rsid w:val="00585F92"/>
    <w:rsid w:val="00586773"/>
    <w:rsid w:val="00586F9F"/>
    <w:rsid w:val="00591928"/>
    <w:rsid w:val="0059338F"/>
    <w:rsid w:val="0059475B"/>
    <w:rsid w:val="005A2E60"/>
    <w:rsid w:val="005B194F"/>
    <w:rsid w:val="005B3A8B"/>
    <w:rsid w:val="005B435D"/>
    <w:rsid w:val="005D0354"/>
    <w:rsid w:val="005D19A3"/>
    <w:rsid w:val="005D239D"/>
    <w:rsid w:val="005D5F3B"/>
    <w:rsid w:val="005D7A96"/>
    <w:rsid w:val="005E048E"/>
    <w:rsid w:val="005E4910"/>
    <w:rsid w:val="005E6D75"/>
    <w:rsid w:val="005F2930"/>
    <w:rsid w:val="005F5678"/>
    <w:rsid w:val="005F5713"/>
    <w:rsid w:val="005F5FDD"/>
    <w:rsid w:val="00602861"/>
    <w:rsid w:val="006028F5"/>
    <w:rsid w:val="00602973"/>
    <w:rsid w:val="006048BB"/>
    <w:rsid w:val="00606694"/>
    <w:rsid w:val="0060738C"/>
    <w:rsid w:val="006123DA"/>
    <w:rsid w:val="00613103"/>
    <w:rsid w:val="0061330E"/>
    <w:rsid w:val="00613C7E"/>
    <w:rsid w:val="00622C83"/>
    <w:rsid w:val="0062411E"/>
    <w:rsid w:val="006243F5"/>
    <w:rsid w:val="006248D3"/>
    <w:rsid w:val="00626560"/>
    <w:rsid w:val="0062696F"/>
    <w:rsid w:val="00627C94"/>
    <w:rsid w:val="00631644"/>
    <w:rsid w:val="0063174F"/>
    <w:rsid w:val="00633848"/>
    <w:rsid w:val="006403FA"/>
    <w:rsid w:val="00640DCD"/>
    <w:rsid w:val="00643E41"/>
    <w:rsid w:val="00647E90"/>
    <w:rsid w:val="00653624"/>
    <w:rsid w:val="00653E8A"/>
    <w:rsid w:val="006542F7"/>
    <w:rsid w:val="00655574"/>
    <w:rsid w:val="00657743"/>
    <w:rsid w:val="00662B02"/>
    <w:rsid w:val="006631B8"/>
    <w:rsid w:val="006636B1"/>
    <w:rsid w:val="00664874"/>
    <w:rsid w:val="00665BA0"/>
    <w:rsid w:val="00672299"/>
    <w:rsid w:val="00672813"/>
    <w:rsid w:val="00673B35"/>
    <w:rsid w:val="00673D0C"/>
    <w:rsid w:val="006741CD"/>
    <w:rsid w:val="006754B2"/>
    <w:rsid w:val="00675D09"/>
    <w:rsid w:val="00676424"/>
    <w:rsid w:val="0067689E"/>
    <w:rsid w:val="0068174C"/>
    <w:rsid w:val="006832E9"/>
    <w:rsid w:val="00683A10"/>
    <w:rsid w:val="006852C1"/>
    <w:rsid w:val="00685DD6"/>
    <w:rsid w:val="006860E6"/>
    <w:rsid w:val="006966B9"/>
    <w:rsid w:val="006A22E9"/>
    <w:rsid w:val="006A2C22"/>
    <w:rsid w:val="006A403C"/>
    <w:rsid w:val="006A5869"/>
    <w:rsid w:val="006A5AF7"/>
    <w:rsid w:val="006A7942"/>
    <w:rsid w:val="006B078C"/>
    <w:rsid w:val="006B45FD"/>
    <w:rsid w:val="006B480E"/>
    <w:rsid w:val="006B4C91"/>
    <w:rsid w:val="006B7876"/>
    <w:rsid w:val="006C17CF"/>
    <w:rsid w:val="006C1E15"/>
    <w:rsid w:val="006C2199"/>
    <w:rsid w:val="006D24D7"/>
    <w:rsid w:val="006E20CE"/>
    <w:rsid w:val="006E22ED"/>
    <w:rsid w:val="006E246D"/>
    <w:rsid w:val="006E7729"/>
    <w:rsid w:val="006F187E"/>
    <w:rsid w:val="006F31C4"/>
    <w:rsid w:val="006F5239"/>
    <w:rsid w:val="006F6255"/>
    <w:rsid w:val="0070052B"/>
    <w:rsid w:val="00702237"/>
    <w:rsid w:val="00702D19"/>
    <w:rsid w:val="007038C3"/>
    <w:rsid w:val="007078CC"/>
    <w:rsid w:val="00710F7C"/>
    <w:rsid w:val="00712F26"/>
    <w:rsid w:val="00713278"/>
    <w:rsid w:val="00713373"/>
    <w:rsid w:val="007241D6"/>
    <w:rsid w:val="00725460"/>
    <w:rsid w:val="007255D7"/>
    <w:rsid w:val="00726DC6"/>
    <w:rsid w:val="00732266"/>
    <w:rsid w:val="00733F09"/>
    <w:rsid w:val="00735D8C"/>
    <w:rsid w:val="00736D3C"/>
    <w:rsid w:val="007437A8"/>
    <w:rsid w:val="00743C15"/>
    <w:rsid w:val="007461DF"/>
    <w:rsid w:val="007464FF"/>
    <w:rsid w:val="00747292"/>
    <w:rsid w:val="00750A15"/>
    <w:rsid w:val="00756356"/>
    <w:rsid w:val="007564DF"/>
    <w:rsid w:val="00757376"/>
    <w:rsid w:val="00763AE3"/>
    <w:rsid w:val="00764C81"/>
    <w:rsid w:val="00770955"/>
    <w:rsid w:val="00773491"/>
    <w:rsid w:val="00780025"/>
    <w:rsid w:val="00783345"/>
    <w:rsid w:val="007833ED"/>
    <w:rsid w:val="00786581"/>
    <w:rsid w:val="0079026A"/>
    <w:rsid w:val="00793045"/>
    <w:rsid w:val="007937E9"/>
    <w:rsid w:val="007953E6"/>
    <w:rsid w:val="00795416"/>
    <w:rsid w:val="007955F0"/>
    <w:rsid w:val="0079751C"/>
    <w:rsid w:val="007A13B4"/>
    <w:rsid w:val="007A27C3"/>
    <w:rsid w:val="007A2FFF"/>
    <w:rsid w:val="007A44B1"/>
    <w:rsid w:val="007A70A7"/>
    <w:rsid w:val="007B40B9"/>
    <w:rsid w:val="007B54DA"/>
    <w:rsid w:val="007C1089"/>
    <w:rsid w:val="007C22B2"/>
    <w:rsid w:val="007C2DA1"/>
    <w:rsid w:val="007C34D0"/>
    <w:rsid w:val="007C590C"/>
    <w:rsid w:val="007C6353"/>
    <w:rsid w:val="007D0EFC"/>
    <w:rsid w:val="007D2C90"/>
    <w:rsid w:val="007D36A5"/>
    <w:rsid w:val="007D4849"/>
    <w:rsid w:val="007D7D6E"/>
    <w:rsid w:val="007E3241"/>
    <w:rsid w:val="007E3395"/>
    <w:rsid w:val="007E3C03"/>
    <w:rsid w:val="007E4C1A"/>
    <w:rsid w:val="007F0862"/>
    <w:rsid w:val="007F0925"/>
    <w:rsid w:val="007F10B4"/>
    <w:rsid w:val="007F173F"/>
    <w:rsid w:val="007F20D9"/>
    <w:rsid w:val="007F642D"/>
    <w:rsid w:val="00800D97"/>
    <w:rsid w:val="00802257"/>
    <w:rsid w:val="008052FC"/>
    <w:rsid w:val="008056ED"/>
    <w:rsid w:val="008071B8"/>
    <w:rsid w:val="00807319"/>
    <w:rsid w:val="00814ED2"/>
    <w:rsid w:val="008153A5"/>
    <w:rsid w:val="00815ABF"/>
    <w:rsid w:val="00821B66"/>
    <w:rsid w:val="008226FF"/>
    <w:rsid w:val="00823BA7"/>
    <w:rsid w:val="008246A9"/>
    <w:rsid w:val="00827438"/>
    <w:rsid w:val="00833043"/>
    <w:rsid w:val="0083318F"/>
    <w:rsid w:val="0083323F"/>
    <w:rsid w:val="00834ACB"/>
    <w:rsid w:val="008361C5"/>
    <w:rsid w:val="00836818"/>
    <w:rsid w:val="00837366"/>
    <w:rsid w:val="00842E9A"/>
    <w:rsid w:val="00846024"/>
    <w:rsid w:val="00846737"/>
    <w:rsid w:val="00850183"/>
    <w:rsid w:val="00851892"/>
    <w:rsid w:val="008518EE"/>
    <w:rsid w:val="0085292E"/>
    <w:rsid w:val="00852BB8"/>
    <w:rsid w:val="0085581A"/>
    <w:rsid w:val="00860657"/>
    <w:rsid w:val="008652D3"/>
    <w:rsid w:val="0087528D"/>
    <w:rsid w:val="0087553B"/>
    <w:rsid w:val="0087669D"/>
    <w:rsid w:val="0087753A"/>
    <w:rsid w:val="008776DA"/>
    <w:rsid w:val="00881206"/>
    <w:rsid w:val="00882B22"/>
    <w:rsid w:val="008843F0"/>
    <w:rsid w:val="008874F9"/>
    <w:rsid w:val="00894C98"/>
    <w:rsid w:val="008A0A93"/>
    <w:rsid w:val="008A40AA"/>
    <w:rsid w:val="008A6B49"/>
    <w:rsid w:val="008C1BC1"/>
    <w:rsid w:val="008C210A"/>
    <w:rsid w:val="008C3FE1"/>
    <w:rsid w:val="008C600A"/>
    <w:rsid w:val="008C7D78"/>
    <w:rsid w:val="008D1574"/>
    <w:rsid w:val="008D17AC"/>
    <w:rsid w:val="008D389E"/>
    <w:rsid w:val="008D3D46"/>
    <w:rsid w:val="008D554F"/>
    <w:rsid w:val="008E2C94"/>
    <w:rsid w:val="008E5D36"/>
    <w:rsid w:val="00900363"/>
    <w:rsid w:val="009029E4"/>
    <w:rsid w:val="00903AA8"/>
    <w:rsid w:val="00906988"/>
    <w:rsid w:val="00906D1E"/>
    <w:rsid w:val="00907B8E"/>
    <w:rsid w:val="00907CAF"/>
    <w:rsid w:val="009134B3"/>
    <w:rsid w:val="0091515C"/>
    <w:rsid w:val="009168EB"/>
    <w:rsid w:val="009204C1"/>
    <w:rsid w:val="009221D9"/>
    <w:rsid w:val="0093182A"/>
    <w:rsid w:val="0093472B"/>
    <w:rsid w:val="00935744"/>
    <w:rsid w:val="00941D01"/>
    <w:rsid w:val="00943E9F"/>
    <w:rsid w:val="009464E4"/>
    <w:rsid w:val="00952747"/>
    <w:rsid w:val="0095526A"/>
    <w:rsid w:val="00955729"/>
    <w:rsid w:val="00956814"/>
    <w:rsid w:val="00957B05"/>
    <w:rsid w:val="00963406"/>
    <w:rsid w:val="0096635D"/>
    <w:rsid w:val="0096671D"/>
    <w:rsid w:val="00971065"/>
    <w:rsid w:val="00971955"/>
    <w:rsid w:val="00973F92"/>
    <w:rsid w:val="009825F1"/>
    <w:rsid w:val="00984418"/>
    <w:rsid w:val="009950C2"/>
    <w:rsid w:val="00996270"/>
    <w:rsid w:val="009A27A2"/>
    <w:rsid w:val="009A3180"/>
    <w:rsid w:val="009B51B0"/>
    <w:rsid w:val="009B64C3"/>
    <w:rsid w:val="009C0456"/>
    <w:rsid w:val="009C22C2"/>
    <w:rsid w:val="009C29E3"/>
    <w:rsid w:val="009C481F"/>
    <w:rsid w:val="009C5F5B"/>
    <w:rsid w:val="009C7068"/>
    <w:rsid w:val="009C7857"/>
    <w:rsid w:val="009D02FB"/>
    <w:rsid w:val="009D0606"/>
    <w:rsid w:val="009D3002"/>
    <w:rsid w:val="009D39B2"/>
    <w:rsid w:val="009D3BA6"/>
    <w:rsid w:val="009D6249"/>
    <w:rsid w:val="009D67FB"/>
    <w:rsid w:val="009D7002"/>
    <w:rsid w:val="009D70AA"/>
    <w:rsid w:val="009E3ACA"/>
    <w:rsid w:val="009E3D09"/>
    <w:rsid w:val="009E3F9F"/>
    <w:rsid w:val="009F13A1"/>
    <w:rsid w:val="009F35B2"/>
    <w:rsid w:val="009F444A"/>
    <w:rsid w:val="00A005D9"/>
    <w:rsid w:val="00A03300"/>
    <w:rsid w:val="00A04039"/>
    <w:rsid w:val="00A10AF3"/>
    <w:rsid w:val="00A10EAA"/>
    <w:rsid w:val="00A1131E"/>
    <w:rsid w:val="00A11A7E"/>
    <w:rsid w:val="00A153B6"/>
    <w:rsid w:val="00A17F98"/>
    <w:rsid w:val="00A2150B"/>
    <w:rsid w:val="00A220DE"/>
    <w:rsid w:val="00A24224"/>
    <w:rsid w:val="00A36927"/>
    <w:rsid w:val="00A4216C"/>
    <w:rsid w:val="00A4574F"/>
    <w:rsid w:val="00A46980"/>
    <w:rsid w:val="00A505B2"/>
    <w:rsid w:val="00A5241A"/>
    <w:rsid w:val="00A61267"/>
    <w:rsid w:val="00A651DD"/>
    <w:rsid w:val="00A70CE3"/>
    <w:rsid w:val="00A72EB7"/>
    <w:rsid w:val="00A73DB5"/>
    <w:rsid w:val="00A77AA5"/>
    <w:rsid w:val="00A84378"/>
    <w:rsid w:val="00A84CEF"/>
    <w:rsid w:val="00A85520"/>
    <w:rsid w:val="00A87D8B"/>
    <w:rsid w:val="00A93D34"/>
    <w:rsid w:val="00AA26C0"/>
    <w:rsid w:val="00AA2FBE"/>
    <w:rsid w:val="00AA3BCD"/>
    <w:rsid w:val="00AA45DF"/>
    <w:rsid w:val="00AA5990"/>
    <w:rsid w:val="00AA6A50"/>
    <w:rsid w:val="00AB0A71"/>
    <w:rsid w:val="00AB1025"/>
    <w:rsid w:val="00AB2010"/>
    <w:rsid w:val="00AB4336"/>
    <w:rsid w:val="00AB43FE"/>
    <w:rsid w:val="00AB4F1C"/>
    <w:rsid w:val="00AB523C"/>
    <w:rsid w:val="00AB623C"/>
    <w:rsid w:val="00AC09F4"/>
    <w:rsid w:val="00AC2FDF"/>
    <w:rsid w:val="00AC3D40"/>
    <w:rsid w:val="00AD02DB"/>
    <w:rsid w:val="00AD1662"/>
    <w:rsid w:val="00AD21A9"/>
    <w:rsid w:val="00AD26B7"/>
    <w:rsid w:val="00AD49F3"/>
    <w:rsid w:val="00AE6228"/>
    <w:rsid w:val="00AE75C1"/>
    <w:rsid w:val="00AF2F5E"/>
    <w:rsid w:val="00B0020D"/>
    <w:rsid w:val="00B00834"/>
    <w:rsid w:val="00B124F2"/>
    <w:rsid w:val="00B13505"/>
    <w:rsid w:val="00B14351"/>
    <w:rsid w:val="00B149AE"/>
    <w:rsid w:val="00B14F4A"/>
    <w:rsid w:val="00B1681C"/>
    <w:rsid w:val="00B21454"/>
    <w:rsid w:val="00B22AD1"/>
    <w:rsid w:val="00B266DE"/>
    <w:rsid w:val="00B318EB"/>
    <w:rsid w:val="00B31CD2"/>
    <w:rsid w:val="00B33BBC"/>
    <w:rsid w:val="00B36F29"/>
    <w:rsid w:val="00B4136C"/>
    <w:rsid w:val="00B416FD"/>
    <w:rsid w:val="00B43158"/>
    <w:rsid w:val="00B43A1F"/>
    <w:rsid w:val="00B44941"/>
    <w:rsid w:val="00B44F4E"/>
    <w:rsid w:val="00B4608D"/>
    <w:rsid w:val="00B518A2"/>
    <w:rsid w:val="00B52BC1"/>
    <w:rsid w:val="00B55221"/>
    <w:rsid w:val="00B57AD5"/>
    <w:rsid w:val="00B60514"/>
    <w:rsid w:val="00B61267"/>
    <w:rsid w:val="00B6448E"/>
    <w:rsid w:val="00B65E63"/>
    <w:rsid w:val="00B669CB"/>
    <w:rsid w:val="00B67E71"/>
    <w:rsid w:val="00B700CC"/>
    <w:rsid w:val="00B74024"/>
    <w:rsid w:val="00B75D37"/>
    <w:rsid w:val="00B80D2F"/>
    <w:rsid w:val="00B832B1"/>
    <w:rsid w:val="00B87CB8"/>
    <w:rsid w:val="00B9212E"/>
    <w:rsid w:val="00B92A27"/>
    <w:rsid w:val="00B94354"/>
    <w:rsid w:val="00B95CD5"/>
    <w:rsid w:val="00B962C1"/>
    <w:rsid w:val="00B97008"/>
    <w:rsid w:val="00BA1A73"/>
    <w:rsid w:val="00BA62D7"/>
    <w:rsid w:val="00BB2D23"/>
    <w:rsid w:val="00BB3CBC"/>
    <w:rsid w:val="00BB429C"/>
    <w:rsid w:val="00BB591C"/>
    <w:rsid w:val="00BB72F2"/>
    <w:rsid w:val="00BC1135"/>
    <w:rsid w:val="00BC1678"/>
    <w:rsid w:val="00BC18E6"/>
    <w:rsid w:val="00BC6977"/>
    <w:rsid w:val="00BC6B6A"/>
    <w:rsid w:val="00BC6EA4"/>
    <w:rsid w:val="00BD0AF4"/>
    <w:rsid w:val="00BD33FD"/>
    <w:rsid w:val="00BD7564"/>
    <w:rsid w:val="00BE37D6"/>
    <w:rsid w:val="00BE493D"/>
    <w:rsid w:val="00BF3751"/>
    <w:rsid w:val="00BF506C"/>
    <w:rsid w:val="00BF5AB9"/>
    <w:rsid w:val="00C008EE"/>
    <w:rsid w:val="00C00F7A"/>
    <w:rsid w:val="00C016CD"/>
    <w:rsid w:val="00C03460"/>
    <w:rsid w:val="00C10DF1"/>
    <w:rsid w:val="00C115A2"/>
    <w:rsid w:val="00C1242E"/>
    <w:rsid w:val="00C12ACB"/>
    <w:rsid w:val="00C13168"/>
    <w:rsid w:val="00C13A97"/>
    <w:rsid w:val="00C15EAE"/>
    <w:rsid w:val="00C16424"/>
    <w:rsid w:val="00C22620"/>
    <w:rsid w:val="00C239EE"/>
    <w:rsid w:val="00C27607"/>
    <w:rsid w:val="00C33D93"/>
    <w:rsid w:val="00C3738E"/>
    <w:rsid w:val="00C47D6E"/>
    <w:rsid w:val="00C548AB"/>
    <w:rsid w:val="00C56B5A"/>
    <w:rsid w:val="00C64E98"/>
    <w:rsid w:val="00C67379"/>
    <w:rsid w:val="00C676A2"/>
    <w:rsid w:val="00C72C48"/>
    <w:rsid w:val="00C77D43"/>
    <w:rsid w:val="00C83B78"/>
    <w:rsid w:val="00C8423B"/>
    <w:rsid w:val="00C84F70"/>
    <w:rsid w:val="00C85E61"/>
    <w:rsid w:val="00C904B2"/>
    <w:rsid w:val="00C917B0"/>
    <w:rsid w:val="00C92585"/>
    <w:rsid w:val="00C97675"/>
    <w:rsid w:val="00CA1BEC"/>
    <w:rsid w:val="00CA2DFE"/>
    <w:rsid w:val="00CA3E88"/>
    <w:rsid w:val="00CA421F"/>
    <w:rsid w:val="00CA57DD"/>
    <w:rsid w:val="00CB0EBD"/>
    <w:rsid w:val="00CB56EC"/>
    <w:rsid w:val="00CC3B19"/>
    <w:rsid w:val="00CC4127"/>
    <w:rsid w:val="00CC4FE2"/>
    <w:rsid w:val="00CD1550"/>
    <w:rsid w:val="00CD3E38"/>
    <w:rsid w:val="00CD48EF"/>
    <w:rsid w:val="00CD4E30"/>
    <w:rsid w:val="00CD74D1"/>
    <w:rsid w:val="00CE0EE3"/>
    <w:rsid w:val="00CE2C1E"/>
    <w:rsid w:val="00CE5450"/>
    <w:rsid w:val="00CF2E44"/>
    <w:rsid w:val="00D02415"/>
    <w:rsid w:val="00D05036"/>
    <w:rsid w:val="00D05D99"/>
    <w:rsid w:val="00D06930"/>
    <w:rsid w:val="00D06D35"/>
    <w:rsid w:val="00D10420"/>
    <w:rsid w:val="00D107CC"/>
    <w:rsid w:val="00D1223A"/>
    <w:rsid w:val="00D14941"/>
    <w:rsid w:val="00D16D71"/>
    <w:rsid w:val="00D2178A"/>
    <w:rsid w:val="00D2774D"/>
    <w:rsid w:val="00D2796C"/>
    <w:rsid w:val="00D27AAB"/>
    <w:rsid w:val="00D30036"/>
    <w:rsid w:val="00D366C2"/>
    <w:rsid w:val="00D4251D"/>
    <w:rsid w:val="00D433D8"/>
    <w:rsid w:val="00D43BE9"/>
    <w:rsid w:val="00D441D6"/>
    <w:rsid w:val="00D4631A"/>
    <w:rsid w:val="00D46B93"/>
    <w:rsid w:val="00D474B6"/>
    <w:rsid w:val="00D52C95"/>
    <w:rsid w:val="00D61DC4"/>
    <w:rsid w:val="00D629FF"/>
    <w:rsid w:val="00D63CF9"/>
    <w:rsid w:val="00D7051C"/>
    <w:rsid w:val="00D707D4"/>
    <w:rsid w:val="00D71FE9"/>
    <w:rsid w:val="00D73E16"/>
    <w:rsid w:val="00D76FBA"/>
    <w:rsid w:val="00D77F09"/>
    <w:rsid w:val="00D81BEA"/>
    <w:rsid w:val="00D83A76"/>
    <w:rsid w:val="00D86189"/>
    <w:rsid w:val="00D862E6"/>
    <w:rsid w:val="00D86894"/>
    <w:rsid w:val="00D86D72"/>
    <w:rsid w:val="00D91527"/>
    <w:rsid w:val="00D9167A"/>
    <w:rsid w:val="00D94D6D"/>
    <w:rsid w:val="00D972CD"/>
    <w:rsid w:val="00D97906"/>
    <w:rsid w:val="00DA3C79"/>
    <w:rsid w:val="00DA44AA"/>
    <w:rsid w:val="00DA52D8"/>
    <w:rsid w:val="00DB04D7"/>
    <w:rsid w:val="00DB0CD2"/>
    <w:rsid w:val="00DB2735"/>
    <w:rsid w:val="00DB2D4A"/>
    <w:rsid w:val="00DB5E31"/>
    <w:rsid w:val="00DC2755"/>
    <w:rsid w:val="00DC7713"/>
    <w:rsid w:val="00DD0DD5"/>
    <w:rsid w:val="00DD34BF"/>
    <w:rsid w:val="00DD6680"/>
    <w:rsid w:val="00DD6B45"/>
    <w:rsid w:val="00DE3957"/>
    <w:rsid w:val="00DF00F4"/>
    <w:rsid w:val="00DF01C7"/>
    <w:rsid w:val="00DF4175"/>
    <w:rsid w:val="00DF526A"/>
    <w:rsid w:val="00DF5AA1"/>
    <w:rsid w:val="00E00B04"/>
    <w:rsid w:val="00E00D25"/>
    <w:rsid w:val="00E0221D"/>
    <w:rsid w:val="00E027DB"/>
    <w:rsid w:val="00E02C57"/>
    <w:rsid w:val="00E03600"/>
    <w:rsid w:val="00E1101F"/>
    <w:rsid w:val="00E145E3"/>
    <w:rsid w:val="00E16F51"/>
    <w:rsid w:val="00E20CFA"/>
    <w:rsid w:val="00E2117A"/>
    <w:rsid w:val="00E30FAA"/>
    <w:rsid w:val="00E31FA9"/>
    <w:rsid w:val="00E32D78"/>
    <w:rsid w:val="00E37135"/>
    <w:rsid w:val="00E42658"/>
    <w:rsid w:val="00E47DE6"/>
    <w:rsid w:val="00E53C74"/>
    <w:rsid w:val="00E61109"/>
    <w:rsid w:val="00E61898"/>
    <w:rsid w:val="00E638D3"/>
    <w:rsid w:val="00E670FA"/>
    <w:rsid w:val="00E709A4"/>
    <w:rsid w:val="00E71549"/>
    <w:rsid w:val="00E74FCB"/>
    <w:rsid w:val="00E7788C"/>
    <w:rsid w:val="00E80FB8"/>
    <w:rsid w:val="00E81AF8"/>
    <w:rsid w:val="00E8225E"/>
    <w:rsid w:val="00E85C7C"/>
    <w:rsid w:val="00E86328"/>
    <w:rsid w:val="00E865B7"/>
    <w:rsid w:val="00E87E2B"/>
    <w:rsid w:val="00E90634"/>
    <w:rsid w:val="00E9064D"/>
    <w:rsid w:val="00EA005C"/>
    <w:rsid w:val="00EA03BA"/>
    <w:rsid w:val="00EA5247"/>
    <w:rsid w:val="00EA68B3"/>
    <w:rsid w:val="00EB0104"/>
    <w:rsid w:val="00EB1948"/>
    <w:rsid w:val="00EB67BB"/>
    <w:rsid w:val="00EC2BE4"/>
    <w:rsid w:val="00EC5B64"/>
    <w:rsid w:val="00EC6350"/>
    <w:rsid w:val="00ED3867"/>
    <w:rsid w:val="00ED3CF6"/>
    <w:rsid w:val="00ED5370"/>
    <w:rsid w:val="00ED5EFC"/>
    <w:rsid w:val="00ED62EE"/>
    <w:rsid w:val="00ED7321"/>
    <w:rsid w:val="00EE0E77"/>
    <w:rsid w:val="00EE38EE"/>
    <w:rsid w:val="00EE71C5"/>
    <w:rsid w:val="00EE756E"/>
    <w:rsid w:val="00EF116A"/>
    <w:rsid w:val="00EF170D"/>
    <w:rsid w:val="00EF54B5"/>
    <w:rsid w:val="00EF6038"/>
    <w:rsid w:val="00EF7DEE"/>
    <w:rsid w:val="00F00ED9"/>
    <w:rsid w:val="00F03F3A"/>
    <w:rsid w:val="00F07C4E"/>
    <w:rsid w:val="00F12103"/>
    <w:rsid w:val="00F123D1"/>
    <w:rsid w:val="00F135FD"/>
    <w:rsid w:val="00F20ADE"/>
    <w:rsid w:val="00F22A19"/>
    <w:rsid w:val="00F25BCA"/>
    <w:rsid w:val="00F27577"/>
    <w:rsid w:val="00F31D22"/>
    <w:rsid w:val="00F35BF9"/>
    <w:rsid w:val="00F45365"/>
    <w:rsid w:val="00F45B57"/>
    <w:rsid w:val="00F45D07"/>
    <w:rsid w:val="00F45D1A"/>
    <w:rsid w:val="00F51213"/>
    <w:rsid w:val="00F5400E"/>
    <w:rsid w:val="00F56A1C"/>
    <w:rsid w:val="00F57BE7"/>
    <w:rsid w:val="00F618EE"/>
    <w:rsid w:val="00F6210C"/>
    <w:rsid w:val="00F66906"/>
    <w:rsid w:val="00F66EFE"/>
    <w:rsid w:val="00F822DE"/>
    <w:rsid w:val="00F8615B"/>
    <w:rsid w:val="00F8681E"/>
    <w:rsid w:val="00F90DE6"/>
    <w:rsid w:val="00F926FE"/>
    <w:rsid w:val="00F93D25"/>
    <w:rsid w:val="00F94822"/>
    <w:rsid w:val="00F949E3"/>
    <w:rsid w:val="00F94EDE"/>
    <w:rsid w:val="00F97B9B"/>
    <w:rsid w:val="00FA1353"/>
    <w:rsid w:val="00FA2683"/>
    <w:rsid w:val="00FA3101"/>
    <w:rsid w:val="00FA4276"/>
    <w:rsid w:val="00FA5634"/>
    <w:rsid w:val="00FA719F"/>
    <w:rsid w:val="00FB0652"/>
    <w:rsid w:val="00FB472D"/>
    <w:rsid w:val="00FC4D6D"/>
    <w:rsid w:val="00FD1280"/>
    <w:rsid w:val="00FD2394"/>
    <w:rsid w:val="00FD6683"/>
    <w:rsid w:val="00FD790B"/>
    <w:rsid w:val="00FE0338"/>
    <w:rsid w:val="00FE1FAE"/>
    <w:rsid w:val="00FE3E0F"/>
    <w:rsid w:val="00FE5079"/>
    <w:rsid w:val="00FF02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00962"/>
  <w15:chartTrackingRefBased/>
  <w15:docId w15:val="{A763EF26-C001-4A25-A641-6C209116A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F9F"/>
    <w:pPr>
      <w:spacing w:after="0" w:line="240" w:lineRule="auto"/>
    </w:pPr>
    <w:rPr>
      <w:rFonts w:ascii=".VnTime" w:eastAsia="Times New Roman" w:hAnsi=".VnTime" w:cs="Times New Roman"/>
      <w:noProof/>
      <w:sz w:val="28"/>
      <w:szCs w:val="24"/>
    </w:rPr>
  </w:style>
  <w:style w:type="paragraph" w:styleId="Heading1">
    <w:name w:val="heading 1"/>
    <w:aliases w:val="C"/>
    <w:basedOn w:val="Normal"/>
    <w:next w:val="Normal"/>
    <w:link w:val="Heading1Char"/>
    <w:qFormat/>
    <w:rsid w:val="00096978"/>
    <w:pPr>
      <w:keepNext/>
      <w:jc w:val="center"/>
      <w:outlineLvl w:val="0"/>
    </w:pPr>
    <w:rPr>
      <w:rFonts w:ascii=".VnArialH" w:hAnsi=".VnArialH"/>
      <w:b/>
      <w:bCs/>
      <w:sz w:val="32"/>
      <w:lang w:val="x-none" w:eastAsia="x-none"/>
    </w:rPr>
  </w:style>
  <w:style w:type="paragraph" w:styleId="Heading2">
    <w:name w:val="heading 2"/>
    <w:aliases w:val=" Char,Char"/>
    <w:basedOn w:val="Normal"/>
    <w:next w:val="Normal"/>
    <w:link w:val="Heading2Char"/>
    <w:qFormat/>
    <w:rsid w:val="00096978"/>
    <w:pPr>
      <w:keepNext/>
      <w:jc w:val="center"/>
      <w:outlineLvl w:val="1"/>
    </w:pPr>
    <w:rPr>
      <w:b/>
      <w:bCs/>
      <w:sz w:val="20"/>
      <w:lang w:val="x-none" w:eastAsia="x-none"/>
    </w:rPr>
  </w:style>
  <w:style w:type="paragraph" w:styleId="Heading3">
    <w:name w:val="heading 3"/>
    <w:basedOn w:val="Normal"/>
    <w:next w:val="Normal"/>
    <w:link w:val="Heading3Char"/>
    <w:unhideWhenUsed/>
    <w:qFormat/>
    <w:rsid w:val="00096978"/>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nhideWhenUsed/>
    <w:qFormat/>
    <w:rsid w:val="00096978"/>
    <w:pPr>
      <w:keepNext/>
      <w:spacing w:before="240" w:after="60"/>
      <w:outlineLvl w:val="3"/>
    </w:pPr>
    <w:rPr>
      <w:rFonts w:ascii="Calibri" w:hAnsi="Calibri"/>
      <w:b/>
      <w:bCs/>
      <w:sz w:val="20"/>
      <w:szCs w:val="28"/>
      <w:lang w:val="x-none" w:eastAsia="x-none"/>
    </w:rPr>
  </w:style>
  <w:style w:type="paragraph" w:styleId="Heading5">
    <w:name w:val="heading 5"/>
    <w:basedOn w:val="Normal"/>
    <w:next w:val="Normal"/>
    <w:link w:val="Heading5Char"/>
    <w:qFormat/>
    <w:rsid w:val="00096978"/>
    <w:pPr>
      <w:spacing w:before="240" w:after="60"/>
      <w:outlineLvl w:val="4"/>
    </w:pPr>
    <w:rPr>
      <w:b/>
      <w:bCs/>
      <w:i/>
      <w:iCs/>
      <w:sz w:val="26"/>
      <w:szCs w:val="26"/>
      <w:lang w:val="x-none" w:eastAsia="x-none"/>
    </w:rPr>
  </w:style>
  <w:style w:type="paragraph" w:styleId="Heading6">
    <w:name w:val="heading 6"/>
    <w:next w:val="Normal"/>
    <w:link w:val="Heading6Char"/>
    <w:qFormat/>
    <w:rsid w:val="00096978"/>
    <w:pPr>
      <w:tabs>
        <w:tab w:val="left" w:pos="452"/>
        <w:tab w:val="num" w:pos="4320"/>
      </w:tabs>
      <w:spacing w:after="0" w:line="240" w:lineRule="auto"/>
      <w:ind w:left="4320" w:hanging="360"/>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096978"/>
    <w:pPr>
      <w:spacing w:before="240" w:after="60"/>
      <w:outlineLvl w:val="6"/>
    </w:pPr>
    <w:rPr>
      <w:rFonts w:ascii="Times New Roman" w:hAnsi="Times New Roman"/>
      <w:sz w:val="24"/>
      <w:lang w:val="x-none" w:eastAsia="x-none"/>
    </w:rPr>
  </w:style>
  <w:style w:type="paragraph" w:styleId="Heading8">
    <w:name w:val="heading 8"/>
    <w:basedOn w:val="Normal"/>
    <w:next w:val="Normal"/>
    <w:link w:val="Heading8Char"/>
    <w:qFormat/>
    <w:rsid w:val="00096978"/>
    <w:pPr>
      <w:spacing w:before="240" w:after="60"/>
      <w:outlineLvl w:val="7"/>
    </w:pPr>
    <w:rPr>
      <w:rFonts w:ascii="Times New Roman" w:hAnsi="Times New Roman"/>
      <w:i/>
      <w:iCs/>
      <w:sz w:val="24"/>
      <w:lang w:val="x-none" w:eastAsia="x-none"/>
    </w:rPr>
  </w:style>
  <w:style w:type="paragraph" w:styleId="Heading9">
    <w:name w:val="heading 9"/>
    <w:aliases w:val="Cong thuc"/>
    <w:next w:val="Normal"/>
    <w:link w:val="Heading9Char"/>
    <w:qFormat/>
    <w:rsid w:val="00096978"/>
    <w:pPr>
      <w:tabs>
        <w:tab w:val="left" w:pos="884"/>
        <w:tab w:val="num" w:pos="6480"/>
      </w:tabs>
      <w:spacing w:after="0" w:line="240" w:lineRule="auto"/>
      <w:ind w:left="6480" w:hanging="360"/>
      <w:outlineLvl w:val="8"/>
    </w:pPr>
    <w:rPr>
      <w:rFonts w:ascii="Arial" w:eastAsia="Times New Roman" w:hAnsi="Arial"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 Char"/>
    <w:basedOn w:val="DefaultParagraphFont"/>
    <w:link w:val="Heading1"/>
    <w:rsid w:val="00096978"/>
    <w:rPr>
      <w:rFonts w:ascii=".VnArialH" w:eastAsia="Times New Roman" w:hAnsi=".VnArialH" w:cs="Times New Roman"/>
      <w:b/>
      <w:bCs/>
      <w:noProof/>
      <w:sz w:val="32"/>
      <w:szCs w:val="24"/>
      <w:lang w:val="x-none" w:eastAsia="x-none"/>
    </w:rPr>
  </w:style>
  <w:style w:type="character" w:customStyle="1" w:styleId="Heading2Char">
    <w:name w:val="Heading 2 Char"/>
    <w:aliases w:val=" Char Char,Char Char"/>
    <w:basedOn w:val="DefaultParagraphFont"/>
    <w:link w:val="Heading2"/>
    <w:rsid w:val="00096978"/>
    <w:rPr>
      <w:rFonts w:ascii=".VnTime" w:eastAsia="Times New Roman" w:hAnsi=".VnTime" w:cs="Times New Roman"/>
      <w:b/>
      <w:bCs/>
      <w:noProof/>
      <w:sz w:val="20"/>
      <w:szCs w:val="24"/>
      <w:lang w:val="x-none" w:eastAsia="x-none"/>
    </w:rPr>
  </w:style>
  <w:style w:type="character" w:customStyle="1" w:styleId="Heading3Char">
    <w:name w:val="Heading 3 Char"/>
    <w:basedOn w:val="DefaultParagraphFont"/>
    <w:link w:val="Heading3"/>
    <w:rsid w:val="00096978"/>
    <w:rPr>
      <w:rFonts w:ascii="Cambria" w:eastAsia="Times New Roman" w:hAnsi="Cambria" w:cs="Times New Roman"/>
      <w:b/>
      <w:bCs/>
      <w:noProof/>
      <w:sz w:val="26"/>
      <w:szCs w:val="26"/>
      <w:lang w:val="x-none" w:eastAsia="x-none"/>
    </w:rPr>
  </w:style>
  <w:style w:type="character" w:customStyle="1" w:styleId="Heading4Char">
    <w:name w:val="Heading 4 Char"/>
    <w:basedOn w:val="DefaultParagraphFont"/>
    <w:link w:val="Heading4"/>
    <w:rsid w:val="00096978"/>
    <w:rPr>
      <w:rFonts w:ascii="Calibri" w:eastAsia="Times New Roman" w:hAnsi="Calibri" w:cs="Times New Roman"/>
      <w:b/>
      <w:bCs/>
      <w:noProof/>
      <w:sz w:val="20"/>
      <w:szCs w:val="28"/>
      <w:lang w:val="x-none" w:eastAsia="x-none"/>
    </w:rPr>
  </w:style>
  <w:style w:type="character" w:customStyle="1" w:styleId="Heading5Char">
    <w:name w:val="Heading 5 Char"/>
    <w:basedOn w:val="DefaultParagraphFont"/>
    <w:link w:val="Heading5"/>
    <w:rsid w:val="00096978"/>
    <w:rPr>
      <w:rFonts w:ascii=".VnTime" w:eastAsia="Times New Roman" w:hAnsi=".VnTime" w:cs="Times New Roman"/>
      <w:b/>
      <w:bCs/>
      <w:i/>
      <w:iCs/>
      <w:noProof/>
      <w:sz w:val="26"/>
      <w:szCs w:val="26"/>
      <w:lang w:val="x-none" w:eastAsia="x-none"/>
    </w:rPr>
  </w:style>
  <w:style w:type="character" w:customStyle="1" w:styleId="Heading6Char">
    <w:name w:val="Heading 6 Char"/>
    <w:basedOn w:val="DefaultParagraphFont"/>
    <w:link w:val="Heading6"/>
    <w:rsid w:val="00096978"/>
    <w:rPr>
      <w:rFonts w:ascii="Arial" w:eastAsia="Times New Roman" w:hAnsi="Arial" w:cs="Times New Roman"/>
      <w:sz w:val="20"/>
      <w:szCs w:val="20"/>
    </w:rPr>
  </w:style>
  <w:style w:type="character" w:customStyle="1" w:styleId="Heading7Char">
    <w:name w:val="Heading 7 Char"/>
    <w:basedOn w:val="DefaultParagraphFont"/>
    <w:link w:val="Heading7"/>
    <w:rsid w:val="00096978"/>
    <w:rPr>
      <w:rFonts w:ascii="Times New Roman" w:eastAsia="Times New Roman" w:hAnsi="Times New Roman" w:cs="Times New Roman"/>
      <w:noProof/>
      <w:sz w:val="24"/>
      <w:szCs w:val="24"/>
      <w:lang w:val="x-none" w:eastAsia="x-none"/>
    </w:rPr>
  </w:style>
  <w:style w:type="character" w:customStyle="1" w:styleId="Heading8Char">
    <w:name w:val="Heading 8 Char"/>
    <w:basedOn w:val="DefaultParagraphFont"/>
    <w:link w:val="Heading8"/>
    <w:rsid w:val="00096978"/>
    <w:rPr>
      <w:rFonts w:ascii="Times New Roman" w:eastAsia="Times New Roman" w:hAnsi="Times New Roman" w:cs="Times New Roman"/>
      <w:i/>
      <w:iCs/>
      <w:noProof/>
      <w:sz w:val="24"/>
      <w:szCs w:val="24"/>
      <w:lang w:val="x-none" w:eastAsia="x-none"/>
    </w:rPr>
  </w:style>
  <w:style w:type="character" w:customStyle="1" w:styleId="Heading9Char">
    <w:name w:val="Heading 9 Char"/>
    <w:aliases w:val="Cong thuc Char"/>
    <w:basedOn w:val="DefaultParagraphFont"/>
    <w:link w:val="Heading9"/>
    <w:rsid w:val="00096978"/>
    <w:rPr>
      <w:rFonts w:ascii="Arial" w:eastAsia="Times New Roman" w:hAnsi="Arial" w:cs="Times New Roman"/>
      <w:sz w:val="20"/>
      <w:szCs w:val="20"/>
    </w:rPr>
  </w:style>
  <w:style w:type="paragraph" w:styleId="Footer">
    <w:name w:val="footer"/>
    <w:basedOn w:val="Normal"/>
    <w:link w:val="FooterChar"/>
    <w:uiPriority w:val="99"/>
    <w:rsid w:val="00096978"/>
    <w:pPr>
      <w:tabs>
        <w:tab w:val="center" w:pos="4320"/>
        <w:tab w:val="right" w:pos="8640"/>
      </w:tabs>
    </w:pPr>
    <w:rPr>
      <w:sz w:val="20"/>
      <w:lang w:val="x-none" w:eastAsia="x-none"/>
    </w:rPr>
  </w:style>
  <w:style w:type="character" w:customStyle="1" w:styleId="FooterChar">
    <w:name w:val="Footer Char"/>
    <w:basedOn w:val="DefaultParagraphFont"/>
    <w:link w:val="Footer"/>
    <w:uiPriority w:val="99"/>
    <w:rsid w:val="00096978"/>
    <w:rPr>
      <w:rFonts w:ascii=".VnTime" w:eastAsia="Times New Roman" w:hAnsi=".VnTime" w:cs="Times New Roman"/>
      <w:noProof/>
      <w:sz w:val="20"/>
      <w:szCs w:val="24"/>
      <w:lang w:val="x-none" w:eastAsia="x-none"/>
    </w:rPr>
  </w:style>
  <w:style w:type="character" w:styleId="PageNumber">
    <w:name w:val="page number"/>
    <w:rsid w:val="00096978"/>
  </w:style>
  <w:style w:type="paragraph" w:styleId="Header">
    <w:name w:val="header"/>
    <w:basedOn w:val="Normal"/>
    <w:link w:val="HeaderChar"/>
    <w:uiPriority w:val="99"/>
    <w:rsid w:val="00096978"/>
    <w:pPr>
      <w:tabs>
        <w:tab w:val="center" w:pos="4320"/>
        <w:tab w:val="right" w:pos="8640"/>
      </w:tabs>
    </w:pPr>
    <w:rPr>
      <w:sz w:val="20"/>
      <w:lang w:val="x-none" w:eastAsia="x-none"/>
    </w:rPr>
  </w:style>
  <w:style w:type="character" w:customStyle="1" w:styleId="HeaderChar">
    <w:name w:val="Header Char"/>
    <w:basedOn w:val="DefaultParagraphFont"/>
    <w:link w:val="Header"/>
    <w:uiPriority w:val="99"/>
    <w:rsid w:val="00096978"/>
    <w:rPr>
      <w:rFonts w:ascii=".VnTime" w:eastAsia="Times New Roman" w:hAnsi=".VnTime" w:cs="Times New Roman"/>
      <w:noProof/>
      <w:sz w:val="20"/>
      <w:szCs w:val="24"/>
      <w:lang w:val="x-none" w:eastAsia="x-none"/>
    </w:rPr>
  </w:style>
  <w:style w:type="paragraph" w:styleId="BodyTextIndent">
    <w:name w:val="Body Text Indent"/>
    <w:basedOn w:val="Normal"/>
    <w:link w:val="BodyTextIndentChar"/>
    <w:rsid w:val="00096978"/>
    <w:pPr>
      <w:ind w:firstLine="720"/>
      <w:jc w:val="both"/>
    </w:pPr>
    <w:rPr>
      <w:sz w:val="20"/>
      <w:lang w:val="x-none" w:eastAsia="x-none"/>
    </w:rPr>
  </w:style>
  <w:style w:type="character" w:customStyle="1" w:styleId="BodyTextIndentChar">
    <w:name w:val="Body Text Indent Char"/>
    <w:basedOn w:val="DefaultParagraphFont"/>
    <w:link w:val="BodyTextIndent"/>
    <w:rsid w:val="00096978"/>
    <w:rPr>
      <w:rFonts w:ascii=".VnTime" w:eastAsia="Times New Roman" w:hAnsi=".VnTime" w:cs="Times New Roman"/>
      <w:noProof/>
      <w:sz w:val="20"/>
      <w:szCs w:val="24"/>
      <w:lang w:val="x-none" w:eastAsia="x-none"/>
    </w:rPr>
  </w:style>
  <w:style w:type="paragraph" w:styleId="BodyText2">
    <w:name w:val="Body Text 2"/>
    <w:basedOn w:val="Normal"/>
    <w:link w:val="BodyText2Char"/>
    <w:uiPriority w:val="99"/>
    <w:rsid w:val="00096978"/>
    <w:pPr>
      <w:spacing w:after="120" w:line="480" w:lineRule="auto"/>
    </w:pPr>
    <w:rPr>
      <w:sz w:val="20"/>
      <w:lang w:val="x-none" w:eastAsia="x-none"/>
    </w:rPr>
  </w:style>
  <w:style w:type="character" w:customStyle="1" w:styleId="BodyText2Char">
    <w:name w:val="Body Text 2 Char"/>
    <w:basedOn w:val="DefaultParagraphFont"/>
    <w:link w:val="BodyText2"/>
    <w:uiPriority w:val="99"/>
    <w:rsid w:val="00096978"/>
    <w:rPr>
      <w:rFonts w:ascii=".VnTime" w:eastAsia="Times New Roman" w:hAnsi=".VnTime" w:cs="Times New Roman"/>
      <w:noProof/>
      <w:sz w:val="20"/>
      <w:szCs w:val="24"/>
      <w:lang w:val="x-none" w:eastAsia="x-none"/>
    </w:rPr>
  </w:style>
  <w:style w:type="paragraph" w:styleId="BodyTextIndent2">
    <w:name w:val="Body Text Indent 2"/>
    <w:basedOn w:val="Normal"/>
    <w:link w:val="BodyTextIndent2Char"/>
    <w:rsid w:val="00096978"/>
    <w:pPr>
      <w:spacing w:line="312" w:lineRule="auto"/>
      <w:ind w:left="720"/>
      <w:jc w:val="both"/>
    </w:pPr>
    <w:rPr>
      <w:sz w:val="26"/>
      <w:szCs w:val="23"/>
      <w:lang w:val="x-none" w:eastAsia="x-none"/>
    </w:rPr>
  </w:style>
  <w:style w:type="character" w:customStyle="1" w:styleId="BodyTextIndent2Char">
    <w:name w:val="Body Text Indent 2 Char"/>
    <w:basedOn w:val="DefaultParagraphFont"/>
    <w:link w:val="BodyTextIndent2"/>
    <w:rsid w:val="00096978"/>
    <w:rPr>
      <w:rFonts w:ascii=".VnTime" w:eastAsia="Times New Roman" w:hAnsi=".VnTime" w:cs="Times New Roman"/>
      <w:noProof/>
      <w:sz w:val="26"/>
      <w:szCs w:val="23"/>
      <w:lang w:val="x-none" w:eastAsia="x-none"/>
    </w:rPr>
  </w:style>
  <w:style w:type="paragraph" w:styleId="BodyText">
    <w:name w:val="Body Text"/>
    <w:basedOn w:val="Normal"/>
    <w:link w:val="BodyTextChar"/>
    <w:uiPriority w:val="99"/>
    <w:rsid w:val="00096978"/>
    <w:pPr>
      <w:spacing w:line="288" w:lineRule="auto"/>
      <w:jc w:val="both"/>
    </w:pPr>
    <w:rPr>
      <w:sz w:val="26"/>
      <w:lang w:val="x-none" w:eastAsia="x-none"/>
    </w:rPr>
  </w:style>
  <w:style w:type="character" w:customStyle="1" w:styleId="BodyTextChar">
    <w:name w:val="Body Text Char"/>
    <w:basedOn w:val="DefaultParagraphFont"/>
    <w:link w:val="BodyText"/>
    <w:uiPriority w:val="99"/>
    <w:rsid w:val="00096978"/>
    <w:rPr>
      <w:rFonts w:ascii=".VnTime" w:eastAsia="Times New Roman" w:hAnsi=".VnTime" w:cs="Times New Roman"/>
      <w:noProof/>
      <w:sz w:val="26"/>
      <w:szCs w:val="24"/>
      <w:lang w:val="x-none" w:eastAsia="x-none"/>
    </w:rPr>
  </w:style>
  <w:style w:type="paragraph" w:customStyle="1" w:styleId="1">
    <w:name w:val="1"/>
    <w:aliases w:val="MUC1"/>
    <w:basedOn w:val="Normal"/>
    <w:rsid w:val="00096978"/>
    <w:pPr>
      <w:widowControl w:val="0"/>
      <w:spacing w:before="120" w:after="120" w:line="360" w:lineRule="auto"/>
      <w:ind w:left="360" w:hanging="360"/>
      <w:jc w:val="both"/>
    </w:pPr>
    <w:rPr>
      <w:snapToGrid w:val="0"/>
      <w:sz w:val="26"/>
      <w:szCs w:val="20"/>
    </w:rPr>
  </w:style>
  <w:style w:type="paragraph" w:styleId="BodyTextIndent3">
    <w:name w:val="Body Text Indent 3"/>
    <w:basedOn w:val="Normal"/>
    <w:link w:val="BodyTextIndent3Char"/>
    <w:rsid w:val="00096978"/>
    <w:pPr>
      <w:spacing w:after="120"/>
      <w:ind w:left="360"/>
    </w:pPr>
    <w:rPr>
      <w:sz w:val="16"/>
      <w:szCs w:val="16"/>
      <w:lang w:val="x-none" w:eastAsia="x-none"/>
    </w:rPr>
  </w:style>
  <w:style w:type="character" w:customStyle="1" w:styleId="BodyTextIndent3Char">
    <w:name w:val="Body Text Indent 3 Char"/>
    <w:basedOn w:val="DefaultParagraphFont"/>
    <w:link w:val="BodyTextIndent3"/>
    <w:rsid w:val="00096978"/>
    <w:rPr>
      <w:rFonts w:ascii=".VnTime" w:eastAsia="Times New Roman" w:hAnsi=".VnTime" w:cs="Times New Roman"/>
      <w:noProof/>
      <w:sz w:val="16"/>
      <w:szCs w:val="16"/>
      <w:lang w:val="x-none" w:eastAsia="x-none"/>
    </w:rPr>
  </w:style>
  <w:style w:type="paragraph" w:customStyle="1" w:styleId="s">
    <w:name w:val="s"/>
    <w:basedOn w:val="Normal"/>
    <w:rsid w:val="00096978"/>
    <w:pPr>
      <w:numPr>
        <w:numId w:val="1"/>
      </w:numPr>
    </w:pPr>
    <w:rPr>
      <w:sz w:val="26"/>
      <w:szCs w:val="26"/>
    </w:rPr>
  </w:style>
  <w:style w:type="paragraph" w:styleId="BlockText">
    <w:name w:val="Block Text"/>
    <w:basedOn w:val="Normal"/>
    <w:rsid w:val="00096978"/>
    <w:pPr>
      <w:spacing w:before="120"/>
      <w:ind w:left="567" w:right="-50"/>
      <w:jc w:val="both"/>
    </w:pPr>
    <w:rPr>
      <w:szCs w:val="20"/>
      <w:lang w:val="en-GB"/>
    </w:rPr>
  </w:style>
  <w:style w:type="character" w:styleId="LineNumber">
    <w:name w:val="line number"/>
    <w:rsid w:val="00096978"/>
  </w:style>
  <w:style w:type="character" w:styleId="Hyperlink">
    <w:name w:val="Hyperlink"/>
    <w:uiPriority w:val="99"/>
    <w:rsid w:val="00096978"/>
    <w:rPr>
      <w:color w:val="0000FF"/>
      <w:u w:val="single"/>
    </w:rPr>
  </w:style>
  <w:style w:type="paragraph" w:customStyle="1" w:styleId="Giua">
    <w:name w:val="Giua"/>
    <w:basedOn w:val="Normal"/>
    <w:rsid w:val="00096978"/>
    <w:pPr>
      <w:spacing w:after="120"/>
      <w:jc w:val="center"/>
    </w:pPr>
    <w:rPr>
      <w:rFonts w:ascii="Times New Roman" w:hAnsi="Times New Roman"/>
      <w:b/>
      <w:color w:val="0000FF"/>
      <w:sz w:val="24"/>
      <w:szCs w:val="20"/>
    </w:rPr>
  </w:style>
  <w:style w:type="paragraph" w:styleId="BalloonText">
    <w:name w:val="Balloon Text"/>
    <w:basedOn w:val="Normal"/>
    <w:link w:val="BalloonTextChar"/>
    <w:uiPriority w:val="99"/>
    <w:rsid w:val="00096978"/>
    <w:rPr>
      <w:rFonts w:ascii="Tahoma" w:hAnsi="Tahoma"/>
      <w:sz w:val="16"/>
      <w:szCs w:val="16"/>
      <w:lang w:val="x-none" w:eastAsia="x-none"/>
    </w:rPr>
  </w:style>
  <w:style w:type="character" w:customStyle="1" w:styleId="BalloonTextChar">
    <w:name w:val="Balloon Text Char"/>
    <w:basedOn w:val="DefaultParagraphFont"/>
    <w:link w:val="BalloonText"/>
    <w:uiPriority w:val="99"/>
    <w:rsid w:val="00096978"/>
    <w:rPr>
      <w:rFonts w:ascii="Tahoma" w:eastAsia="Times New Roman" w:hAnsi="Tahoma" w:cs="Times New Roman"/>
      <w:noProof/>
      <w:sz w:val="16"/>
      <w:szCs w:val="16"/>
      <w:lang w:val="x-none" w:eastAsia="x-none"/>
    </w:rPr>
  </w:style>
  <w:style w:type="table" w:styleId="TableGrid">
    <w:name w:val="Table Grid"/>
    <w:basedOn w:val="TableNormal"/>
    <w:uiPriority w:val="59"/>
    <w:rsid w:val="00096978"/>
    <w:pPr>
      <w:spacing w:after="0" w:line="240" w:lineRule="auto"/>
    </w:pPr>
    <w:rPr>
      <w:rFonts w:ascii=".VnTime" w:eastAsia=".VnTime" w:hAnsi=".VnTime"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96978"/>
    <w:pPr>
      <w:autoSpaceDE w:val="0"/>
      <w:autoSpaceDN w:val="0"/>
      <w:adjustRightInd w:val="0"/>
      <w:spacing w:after="0" w:line="240" w:lineRule="auto"/>
    </w:pPr>
    <w:rPr>
      <w:rFonts w:ascii=".VnArial" w:eastAsia="Times New Roman" w:hAnsi=".VnArial" w:cs=".VnArial"/>
      <w:color w:val="000000"/>
      <w:sz w:val="24"/>
      <w:szCs w:val="24"/>
    </w:rPr>
  </w:style>
  <w:style w:type="paragraph" w:customStyle="1" w:styleId="CharCharChar">
    <w:name w:val="Char Char Char"/>
    <w:basedOn w:val="Normal"/>
    <w:next w:val="Normal"/>
    <w:autoRedefine/>
    <w:semiHidden/>
    <w:rsid w:val="00096978"/>
    <w:pPr>
      <w:spacing w:before="120" w:after="120" w:line="312" w:lineRule="auto"/>
    </w:pPr>
    <w:rPr>
      <w:rFonts w:eastAsia=".VnTime"/>
      <w:szCs w:val="28"/>
    </w:rPr>
  </w:style>
  <w:style w:type="paragraph" w:customStyle="1" w:styleId="DefaultParagraphFontParaCharCharCharCharChar">
    <w:name w:val="Default Paragraph Font Para Char Char Char Char Char"/>
    <w:autoRedefine/>
    <w:rsid w:val="00096978"/>
    <w:pPr>
      <w:tabs>
        <w:tab w:val="left" w:pos="1152"/>
      </w:tabs>
      <w:spacing w:before="120" w:after="120" w:line="312" w:lineRule="auto"/>
    </w:pPr>
    <w:rPr>
      <w:rFonts w:ascii="Arial" w:eastAsia="Times New Roman" w:hAnsi="Arial" w:cs="Arial"/>
      <w:sz w:val="26"/>
      <w:szCs w:val="26"/>
    </w:rPr>
  </w:style>
  <w:style w:type="paragraph" w:customStyle="1" w:styleId="StyleStyleHeading3VnArial11ptBold">
    <w:name w:val="Style Style Heading 3 + .VnArial 11 pt + Bold"/>
    <w:basedOn w:val="Normal"/>
    <w:rsid w:val="00096978"/>
    <w:pPr>
      <w:spacing w:before="120" w:line="288" w:lineRule="auto"/>
      <w:ind w:left="397" w:hanging="397"/>
      <w:jc w:val="both"/>
      <w:outlineLvl w:val="2"/>
    </w:pPr>
    <w:rPr>
      <w:rFonts w:ascii=".VnArial" w:hAnsi=".VnArial"/>
      <w:b/>
      <w:bCs/>
      <w:sz w:val="22"/>
      <w:szCs w:val="22"/>
    </w:rPr>
  </w:style>
  <w:style w:type="paragraph" w:styleId="NormalWeb">
    <w:name w:val="Normal (Web)"/>
    <w:basedOn w:val="Normal"/>
    <w:uiPriority w:val="99"/>
    <w:unhideWhenUsed/>
    <w:rsid w:val="00096978"/>
    <w:pPr>
      <w:spacing w:before="100" w:beforeAutospacing="1" w:after="100" w:afterAutospacing="1"/>
    </w:pPr>
    <w:rPr>
      <w:rFonts w:ascii="Times New Roman" w:hAnsi="Times New Roman"/>
      <w:noProof w:val="0"/>
      <w:sz w:val="24"/>
    </w:rPr>
  </w:style>
  <w:style w:type="paragraph" w:customStyle="1" w:styleId="StyleHeading3BoldCharCharCharCharCharCharCharCharCharCharCharCharCharChar">
    <w:name w:val="Style Heading 3 + Bold Char Char Char Char Char Char Char Char Char Char Char Char Char Char"/>
    <w:basedOn w:val="Heading3"/>
    <w:link w:val="StyleHeading3BoldCharCharCharCharCharCharCharCharCharCharCharCharCharCharChar"/>
    <w:rsid w:val="00096978"/>
    <w:pPr>
      <w:keepNext w:val="0"/>
      <w:spacing w:before="120" w:after="0"/>
      <w:ind w:left="284"/>
    </w:pPr>
    <w:rPr>
      <w:rFonts w:ascii=".VnArial" w:hAnsi=".VnArial"/>
      <w:sz w:val="22"/>
      <w:szCs w:val="20"/>
    </w:rPr>
  </w:style>
  <w:style w:type="character" w:customStyle="1" w:styleId="StyleHeading3BoldCharCharCharCharCharCharCharCharCharCharCharCharCharCharChar">
    <w:name w:val="Style Heading 3 + Bold Char Char Char Char Char Char Char Char Char Char Char Char Char Char Char"/>
    <w:link w:val="StyleHeading3BoldCharCharCharCharCharCharCharCharCharCharCharCharCharChar"/>
    <w:rsid w:val="00096978"/>
    <w:rPr>
      <w:rFonts w:ascii=".VnArial" w:eastAsia="Times New Roman" w:hAnsi=".VnArial" w:cs="Times New Roman"/>
      <w:b/>
      <w:bCs/>
      <w:noProof/>
      <w:szCs w:val="20"/>
      <w:lang w:val="x-none" w:eastAsia="x-none"/>
    </w:rPr>
  </w:style>
  <w:style w:type="paragraph" w:customStyle="1" w:styleId="Body1">
    <w:name w:val="Body 1"/>
    <w:rsid w:val="00096978"/>
    <w:pPr>
      <w:spacing w:after="0" w:line="240" w:lineRule="auto"/>
      <w:outlineLvl w:val="0"/>
    </w:pPr>
    <w:rPr>
      <w:rFonts w:ascii="Times New Roman" w:eastAsia="Arial Unicode MS" w:hAnsi="Times New Roman" w:cs="Times New Roman"/>
      <w:color w:val="000000"/>
      <w:sz w:val="24"/>
      <w:szCs w:val="20"/>
      <w:u w:color="000000"/>
    </w:rPr>
  </w:style>
  <w:style w:type="character" w:customStyle="1" w:styleId="apple-converted-space">
    <w:name w:val="apple-converted-space"/>
    <w:rsid w:val="00096978"/>
  </w:style>
  <w:style w:type="character" w:customStyle="1" w:styleId="StyleHeading1VnArialH18ptBoldChar">
    <w:name w:val="Style Heading 1 + .VnArialH 18 pt Bold Char"/>
    <w:link w:val="StyleHeading1VnArialH18ptBold"/>
    <w:rsid w:val="00096978"/>
    <w:rPr>
      <w:rFonts w:ascii=".VnArialH" w:hAnsi=".VnArialH"/>
      <w:b/>
      <w:bCs/>
      <w:sz w:val="36"/>
    </w:rPr>
  </w:style>
  <w:style w:type="paragraph" w:customStyle="1" w:styleId="StyleHeading1VnArialH18ptBold">
    <w:name w:val="Style Heading 1 + .VnArialH 18 pt Bold"/>
    <w:basedOn w:val="Heading1"/>
    <w:link w:val="StyleHeading1VnArialH18ptBoldChar"/>
    <w:rsid w:val="00096978"/>
    <w:pPr>
      <w:keepNext w:val="0"/>
      <w:tabs>
        <w:tab w:val="left" w:pos="-416"/>
      </w:tabs>
    </w:pPr>
    <w:rPr>
      <w:rFonts w:eastAsiaTheme="minorHAnsi" w:cstheme="minorBidi"/>
      <w:noProof w:val="0"/>
      <w:sz w:val="36"/>
      <w:szCs w:val="22"/>
      <w:lang w:val="en-US" w:eastAsia="en-US"/>
    </w:rPr>
  </w:style>
  <w:style w:type="character" w:customStyle="1" w:styleId="StyleStyleHeading1VnArialH18ptBoldArialChar">
    <w:name w:val="Style Style Heading 1 + .VnArialH 18 pt Bold + Arial Char"/>
    <w:link w:val="StyleStyleHeading1VnArialH18ptBoldArial"/>
    <w:rsid w:val="00096978"/>
    <w:rPr>
      <w:rFonts w:ascii="Arial" w:hAnsi="Arial"/>
      <w:b/>
      <w:bCs/>
      <w:sz w:val="36"/>
      <w:szCs w:val="36"/>
      <w:lang w:val="x-none" w:eastAsia="x-none"/>
    </w:rPr>
  </w:style>
  <w:style w:type="character" w:customStyle="1" w:styleId="StyleHeading216ptBoldChar">
    <w:name w:val="Style Heading 2 + 16 pt Bold Char"/>
    <w:link w:val="StyleHeading216ptBold"/>
    <w:rsid w:val="00096978"/>
    <w:rPr>
      <w:rFonts w:ascii=".VnArialH" w:hAnsi=".VnArialH"/>
      <w:b/>
      <w:bCs/>
      <w:sz w:val="28"/>
      <w:lang w:val="x-none" w:eastAsia="x-none"/>
    </w:rPr>
  </w:style>
  <w:style w:type="paragraph" w:customStyle="1" w:styleId="Phn">
    <w:name w:val="Phần"/>
    <w:basedOn w:val="Header"/>
    <w:rsid w:val="00096978"/>
    <w:pPr>
      <w:spacing w:before="120" w:after="80" w:line="312" w:lineRule="auto"/>
      <w:jc w:val="center"/>
    </w:pPr>
    <w:rPr>
      <w:rFonts w:ascii=".VnArialH" w:hAnsi=".VnArialH"/>
      <w:b/>
      <w:bCs/>
      <w:noProof w:val="0"/>
      <w:sz w:val="36"/>
      <w:szCs w:val="20"/>
      <w:lang w:val="en-US" w:eastAsia="en-US"/>
    </w:rPr>
  </w:style>
  <w:style w:type="paragraph" w:customStyle="1" w:styleId="Table">
    <w:name w:val="Table"/>
    <w:basedOn w:val="Normal"/>
    <w:rsid w:val="00096978"/>
    <w:pPr>
      <w:tabs>
        <w:tab w:val="right" w:leader="dot" w:pos="3969"/>
      </w:tabs>
      <w:spacing w:before="80" w:after="80" w:line="300" w:lineRule="exact"/>
      <w:jc w:val="both"/>
    </w:pPr>
    <w:rPr>
      <w:rFonts w:ascii=".VnArial" w:hAnsi=".VnArial"/>
      <w:noProof w:val="0"/>
      <w:sz w:val="22"/>
      <w:szCs w:val="20"/>
    </w:rPr>
  </w:style>
  <w:style w:type="paragraph" w:customStyle="1" w:styleId="chuong">
    <w:name w:val="chuong"/>
    <w:basedOn w:val="to"/>
    <w:rsid w:val="00096978"/>
    <w:pPr>
      <w:tabs>
        <w:tab w:val="clear" w:pos="3894"/>
        <w:tab w:val="right" w:pos="4000"/>
      </w:tabs>
      <w:spacing w:after="1000"/>
    </w:pPr>
    <w:rPr>
      <w:rFonts w:ascii=".VnArial" w:hAnsi=".VnArial"/>
    </w:rPr>
  </w:style>
  <w:style w:type="paragraph" w:customStyle="1" w:styleId="CharCharCharChar">
    <w:name w:val="Char Char Char Char"/>
    <w:basedOn w:val="Normal"/>
    <w:rsid w:val="00096978"/>
    <w:pPr>
      <w:pageBreakBefore/>
      <w:spacing w:before="100" w:beforeAutospacing="1" w:after="100" w:afterAutospacing="1"/>
      <w:jc w:val="both"/>
    </w:pPr>
    <w:rPr>
      <w:rFonts w:ascii="Tahoma" w:hAnsi="Tahoma"/>
      <w:noProof w:val="0"/>
      <w:sz w:val="20"/>
      <w:szCs w:val="20"/>
    </w:rPr>
  </w:style>
  <w:style w:type="paragraph" w:customStyle="1" w:styleId="tab-16">
    <w:name w:val="tab-16"/>
    <w:basedOn w:val="Normal"/>
    <w:rsid w:val="00096978"/>
    <w:pPr>
      <w:tabs>
        <w:tab w:val="right" w:leader="dot" w:pos="9072"/>
      </w:tabs>
      <w:spacing w:before="80" w:after="80" w:line="300" w:lineRule="exact"/>
      <w:ind w:left="1134"/>
      <w:jc w:val="both"/>
    </w:pPr>
    <w:rPr>
      <w:rFonts w:ascii=".VnArial" w:hAnsi=".VnArial"/>
      <w:noProof w:val="0"/>
      <w:sz w:val="22"/>
      <w:szCs w:val="20"/>
    </w:rPr>
  </w:style>
  <w:style w:type="paragraph" w:customStyle="1" w:styleId="Clause">
    <w:name w:val="Clause"/>
    <w:basedOn w:val="Normal"/>
    <w:rsid w:val="00096978"/>
    <w:pPr>
      <w:spacing w:before="300" w:after="160" w:line="300" w:lineRule="exact"/>
      <w:ind w:left="567"/>
      <w:jc w:val="both"/>
    </w:pPr>
    <w:rPr>
      <w:rFonts w:ascii=".VnArialH" w:hAnsi=".VnArialH"/>
      <w:b/>
      <w:noProof w:val="0"/>
      <w:sz w:val="22"/>
      <w:szCs w:val="20"/>
    </w:rPr>
  </w:style>
  <w:style w:type="paragraph" w:customStyle="1" w:styleId="to">
    <w:name w:val="to"/>
    <w:basedOn w:val="Normal"/>
    <w:rsid w:val="00096978"/>
    <w:pPr>
      <w:tabs>
        <w:tab w:val="right" w:pos="3894"/>
      </w:tabs>
      <w:spacing w:before="80" w:after="80" w:line="300" w:lineRule="exact"/>
      <w:ind w:left="1701"/>
      <w:jc w:val="both"/>
    </w:pPr>
    <w:rPr>
      <w:rFonts w:ascii="Arial" w:hAnsi="Arial"/>
      <w:b/>
      <w:noProof w:val="0"/>
      <w:sz w:val="22"/>
      <w:szCs w:val="20"/>
    </w:rPr>
  </w:style>
  <w:style w:type="paragraph" w:customStyle="1" w:styleId="StyleHeading216ptBold">
    <w:name w:val="Style Heading 2 + 16 pt Bold"/>
    <w:basedOn w:val="Heading2"/>
    <w:link w:val="StyleHeading216ptBoldChar"/>
    <w:rsid w:val="00096978"/>
    <w:pPr>
      <w:keepNext w:val="0"/>
      <w:tabs>
        <w:tab w:val="left" w:pos="140"/>
        <w:tab w:val="num" w:pos="1440"/>
      </w:tabs>
      <w:spacing w:before="120" w:after="120" w:line="288" w:lineRule="auto"/>
      <w:ind w:left="1440" w:hanging="360"/>
    </w:pPr>
    <w:rPr>
      <w:rFonts w:ascii=".VnArialH" w:eastAsiaTheme="minorHAnsi" w:hAnsi=".VnArialH" w:cstheme="minorBidi"/>
      <w:noProof w:val="0"/>
      <w:sz w:val="28"/>
      <w:szCs w:val="22"/>
    </w:rPr>
  </w:style>
  <w:style w:type="paragraph" w:customStyle="1" w:styleId="Table-5">
    <w:name w:val="Table-5"/>
    <w:basedOn w:val="Table"/>
    <w:rsid w:val="00096978"/>
    <w:pPr>
      <w:tabs>
        <w:tab w:val="left" w:leader="dot" w:pos="2608"/>
      </w:tabs>
    </w:pPr>
  </w:style>
  <w:style w:type="paragraph" w:styleId="TOC1">
    <w:name w:val="toc 1"/>
    <w:basedOn w:val="Normal"/>
    <w:next w:val="Normal"/>
    <w:uiPriority w:val="39"/>
    <w:rsid w:val="00096978"/>
    <w:pPr>
      <w:tabs>
        <w:tab w:val="right" w:leader="dot" w:pos="9062"/>
      </w:tabs>
      <w:spacing w:before="60"/>
    </w:pPr>
    <w:rPr>
      <w:rFonts w:ascii="Times New Roman" w:hAnsi="Times New Roman"/>
      <w:bCs/>
      <w:noProof w:val="0"/>
      <w:szCs w:val="28"/>
      <w:lang w:val="nl-NL"/>
    </w:rPr>
  </w:style>
  <w:style w:type="paragraph" w:customStyle="1" w:styleId="vao">
    <w:name w:val="vao"/>
    <w:basedOn w:val="Normal"/>
    <w:rsid w:val="00096978"/>
    <w:pPr>
      <w:spacing w:before="80" w:after="80" w:line="300" w:lineRule="exact"/>
      <w:ind w:left="1741" w:hanging="1021"/>
      <w:jc w:val="both"/>
    </w:pPr>
    <w:rPr>
      <w:rFonts w:ascii=".VnArial" w:hAnsi=".VnArial"/>
      <w:noProof w:val="0"/>
      <w:sz w:val="22"/>
      <w:szCs w:val="20"/>
    </w:rPr>
  </w:style>
  <w:style w:type="paragraph" w:customStyle="1" w:styleId="innho">
    <w:name w:val="in nho"/>
    <w:basedOn w:val="PlainText"/>
    <w:rsid w:val="00096978"/>
    <w:pPr>
      <w:spacing w:before="120" w:line="400" w:lineRule="atLeast"/>
      <w:ind w:firstLine="680"/>
    </w:pPr>
    <w:rPr>
      <w:rFonts w:ascii=".VnTimeH" w:hAnsi=".VnTimeH"/>
      <w:b/>
      <w:sz w:val="24"/>
    </w:rPr>
  </w:style>
  <w:style w:type="paragraph" w:customStyle="1" w:styleId="StyleStyleHeading1VnArialH18ptBoldArial">
    <w:name w:val="Style Style Heading 1 + .VnArialH 18 pt Bold + Arial"/>
    <w:basedOn w:val="StyleHeading1VnArialH18ptBold"/>
    <w:link w:val="StyleStyleHeading1VnArialH18ptBoldArialChar"/>
    <w:rsid w:val="00096978"/>
    <w:pPr>
      <w:tabs>
        <w:tab w:val="left" w:pos="140"/>
        <w:tab w:val="num" w:pos="1440"/>
      </w:tabs>
      <w:ind w:left="1440" w:hanging="360"/>
    </w:pPr>
    <w:rPr>
      <w:rFonts w:ascii="Arial" w:hAnsi="Arial"/>
      <w:szCs w:val="36"/>
      <w:lang w:val="x-none" w:eastAsia="x-none"/>
    </w:rPr>
  </w:style>
  <w:style w:type="paragraph" w:customStyle="1" w:styleId="StyleHeading1VnArialH14ptBoldCentered">
    <w:name w:val="Style Heading 1 + .VnArialH 14 pt Bold Centered"/>
    <w:basedOn w:val="Heading1"/>
    <w:rsid w:val="00096978"/>
    <w:pPr>
      <w:keepNext w:val="0"/>
      <w:tabs>
        <w:tab w:val="left" w:pos="-416"/>
        <w:tab w:val="num" w:pos="360"/>
      </w:tabs>
      <w:ind w:left="360" w:hanging="360"/>
    </w:pPr>
    <w:rPr>
      <w:noProof w:val="0"/>
      <w:sz w:val="28"/>
      <w:szCs w:val="20"/>
      <w:lang w:val="en-US" w:eastAsia="en-US"/>
    </w:rPr>
  </w:style>
  <w:style w:type="paragraph" w:customStyle="1" w:styleId="StyleHeading3LinespacingMultiple13li">
    <w:name w:val="Style Heading 3 + Line spacing:  Multiple 13 li"/>
    <w:basedOn w:val="Heading3"/>
    <w:rsid w:val="00096978"/>
    <w:pPr>
      <w:keepNext w:val="0"/>
      <w:spacing w:before="120" w:after="0" w:line="312" w:lineRule="auto"/>
    </w:pPr>
    <w:rPr>
      <w:rFonts w:ascii=".VnArial" w:hAnsi=".VnArial"/>
      <w:b w:val="0"/>
      <w:bCs w:val="0"/>
      <w:noProof w:val="0"/>
      <w:sz w:val="22"/>
      <w:szCs w:val="20"/>
      <w:lang w:val="en-US" w:eastAsia="en-US"/>
    </w:rPr>
  </w:style>
  <w:style w:type="paragraph" w:customStyle="1" w:styleId="chuong1">
    <w:name w:val="chuong1"/>
    <w:basedOn w:val="chuong"/>
    <w:rsid w:val="00096978"/>
    <w:pPr>
      <w:spacing w:before="500" w:after="400"/>
    </w:pPr>
    <w:rPr>
      <w:sz w:val="34"/>
    </w:rPr>
  </w:style>
  <w:style w:type="paragraph" w:customStyle="1" w:styleId="phuluc">
    <w:name w:val="phuluc"/>
    <w:basedOn w:val="chuong1"/>
    <w:rsid w:val="00096978"/>
    <w:pPr>
      <w:spacing w:before="300" w:after="160"/>
      <w:ind w:left="567"/>
    </w:pPr>
    <w:rPr>
      <w:rFonts w:ascii=".VnArialH" w:hAnsi=".VnArialH"/>
    </w:rPr>
  </w:style>
  <w:style w:type="paragraph" w:customStyle="1" w:styleId="mucluc">
    <w:name w:val="mucluc"/>
    <w:basedOn w:val="Normal"/>
    <w:rsid w:val="00096978"/>
    <w:pPr>
      <w:tabs>
        <w:tab w:val="left" w:pos="2268"/>
      </w:tabs>
      <w:spacing w:before="20" w:after="20" w:line="280" w:lineRule="exact"/>
      <w:ind w:left="1134" w:firstLine="510"/>
      <w:jc w:val="both"/>
    </w:pPr>
    <w:rPr>
      <w:rFonts w:ascii="Arial" w:hAnsi="Arial"/>
      <w:noProof w:val="0"/>
      <w:sz w:val="20"/>
      <w:szCs w:val="20"/>
    </w:rPr>
  </w:style>
  <w:style w:type="paragraph" w:customStyle="1" w:styleId="cen">
    <w:name w:val="cen"/>
    <w:basedOn w:val="PlainText"/>
    <w:rsid w:val="00096978"/>
    <w:pPr>
      <w:spacing w:before="120" w:line="400" w:lineRule="atLeast"/>
      <w:jc w:val="center"/>
    </w:pPr>
    <w:rPr>
      <w:rFonts w:ascii=".VnTimeH" w:hAnsi=".VnTimeH"/>
      <w:b/>
      <w:sz w:val="28"/>
    </w:rPr>
  </w:style>
  <w:style w:type="paragraph" w:styleId="BodyText3">
    <w:name w:val="Body Text 3"/>
    <w:basedOn w:val="Normal"/>
    <w:link w:val="BodyText3Char"/>
    <w:rsid w:val="00096978"/>
    <w:pPr>
      <w:spacing w:before="80" w:after="80" w:line="300" w:lineRule="exact"/>
      <w:jc w:val="both"/>
    </w:pPr>
    <w:rPr>
      <w:rFonts w:ascii="Arial" w:hAnsi="Arial"/>
      <w:noProof w:val="0"/>
      <w:sz w:val="22"/>
      <w:szCs w:val="20"/>
      <w:lang w:val="x-none" w:eastAsia="x-none"/>
    </w:rPr>
  </w:style>
  <w:style w:type="character" w:customStyle="1" w:styleId="BodyText3Char">
    <w:name w:val="Body Text 3 Char"/>
    <w:basedOn w:val="DefaultParagraphFont"/>
    <w:link w:val="BodyText3"/>
    <w:rsid w:val="00096978"/>
    <w:rPr>
      <w:rFonts w:ascii="Arial" w:eastAsia="Times New Roman" w:hAnsi="Arial" w:cs="Times New Roman"/>
      <w:szCs w:val="20"/>
      <w:lang w:val="x-none" w:eastAsia="x-none"/>
    </w:rPr>
  </w:style>
  <w:style w:type="paragraph" w:customStyle="1" w:styleId="so-chuong">
    <w:name w:val="so-chuong"/>
    <w:basedOn w:val="Normal"/>
    <w:rsid w:val="00096978"/>
    <w:pPr>
      <w:spacing w:before="240" w:after="80"/>
      <w:jc w:val="center"/>
    </w:pPr>
    <w:rPr>
      <w:rFonts w:ascii=".VnArial" w:hAnsi=".VnArial"/>
      <w:b/>
      <w:noProof w:val="0"/>
      <w:color w:val="808080"/>
      <w:sz w:val="120"/>
      <w:szCs w:val="20"/>
    </w:rPr>
  </w:style>
  <w:style w:type="paragraph" w:customStyle="1" w:styleId="so">
    <w:name w:val="so"/>
    <w:basedOn w:val="Normal"/>
    <w:rsid w:val="00096978"/>
    <w:pPr>
      <w:spacing w:before="80" w:after="80"/>
      <w:jc w:val="center"/>
    </w:pPr>
    <w:rPr>
      <w:rFonts w:ascii=".VnArial" w:hAnsi=".VnArial"/>
      <w:b/>
      <w:noProof w:val="0"/>
      <w:color w:val="00FFFF"/>
      <w:sz w:val="120"/>
      <w:szCs w:val="20"/>
    </w:rPr>
  </w:style>
  <w:style w:type="paragraph" w:customStyle="1" w:styleId="ngay">
    <w:name w:val="ngay"/>
    <w:basedOn w:val="vao"/>
    <w:rsid w:val="00096978"/>
    <w:pPr>
      <w:tabs>
        <w:tab w:val="left" w:leader="dot" w:pos="3402"/>
        <w:tab w:val="right" w:leader="dot" w:pos="9072"/>
      </w:tabs>
      <w:spacing w:before="60" w:after="60" w:line="280" w:lineRule="exact"/>
      <w:ind w:left="510"/>
    </w:pPr>
  </w:style>
  <w:style w:type="paragraph" w:styleId="PlainText">
    <w:name w:val="Plain Text"/>
    <w:basedOn w:val="Normal"/>
    <w:link w:val="PlainTextChar"/>
    <w:rsid w:val="00096978"/>
    <w:pPr>
      <w:spacing w:before="80" w:after="80" w:line="300" w:lineRule="exact"/>
      <w:jc w:val="both"/>
    </w:pPr>
    <w:rPr>
      <w:rFonts w:ascii="Courier New" w:hAnsi="Courier New"/>
      <w:noProof w:val="0"/>
      <w:sz w:val="20"/>
      <w:szCs w:val="20"/>
      <w:lang w:val="x-none" w:eastAsia="x-none"/>
    </w:rPr>
  </w:style>
  <w:style w:type="character" w:customStyle="1" w:styleId="PlainTextChar">
    <w:name w:val="Plain Text Char"/>
    <w:basedOn w:val="DefaultParagraphFont"/>
    <w:link w:val="PlainText"/>
    <w:rsid w:val="00096978"/>
    <w:rPr>
      <w:rFonts w:ascii="Courier New" w:eastAsia="Times New Roman" w:hAnsi="Courier New" w:cs="Times New Roman"/>
      <w:sz w:val="20"/>
      <w:szCs w:val="20"/>
      <w:lang w:val="x-none" w:eastAsia="x-none"/>
    </w:rPr>
  </w:style>
  <w:style w:type="paragraph" w:styleId="ListParagraph">
    <w:name w:val="List Paragraph"/>
    <w:aliases w:val="Citation List,본문(내용),List Paragraph (numbered (a)),Picture,Bang so lieu,Norm,Nga 3,List Paragraph1,Đoạn của Danh sách,List Paragraph11,Paragraph,liet ke,List Paragraph-rfp content,bullet 1,List Paragraph 1,hình,Gach -,Thang2,Level 2"/>
    <w:basedOn w:val="Normal"/>
    <w:link w:val="ListParagraphChar"/>
    <w:uiPriority w:val="34"/>
    <w:qFormat/>
    <w:rsid w:val="00096978"/>
    <w:pPr>
      <w:spacing w:after="200" w:line="276" w:lineRule="auto"/>
      <w:ind w:left="720"/>
      <w:contextualSpacing/>
    </w:pPr>
    <w:rPr>
      <w:rFonts w:ascii="Calibri" w:hAnsi="Calibri"/>
      <w:noProof w:val="0"/>
      <w:sz w:val="22"/>
      <w:szCs w:val="22"/>
      <w:lang w:val="x-none" w:eastAsia="x-none"/>
    </w:rPr>
  </w:style>
  <w:style w:type="character" w:customStyle="1" w:styleId="ListParagraphChar">
    <w:name w:val="List Paragraph Char"/>
    <w:aliases w:val="Citation List Char,본문(내용) Char,List Paragraph (numbered (a)) Char,Picture Char,Bang so lieu Char,Norm Char,Nga 3 Char,List Paragraph1 Char,Đoạn của Danh sách Char,List Paragraph11 Char,Paragraph Char,liet ke Char,bullet 1 Char"/>
    <w:link w:val="ListParagraph"/>
    <w:uiPriority w:val="34"/>
    <w:qFormat/>
    <w:rsid w:val="00096978"/>
    <w:rPr>
      <w:rFonts w:ascii="Calibri" w:eastAsia="Times New Roman" w:hAnsi="Calibri" w:cs="Times New Roman"/>
      <w:lang w:val="x-none" w:eastAsia="x-none"/>
    </w:rPr>
  </w:style>
  <w:style w:type="character" w:customStyle="1" w:styleId="fontstyle01">
    <w:name w:val="fontstyle01"/>
    <w:rsid w:val="00096978"/>
    <w:rPr>
      <w:rFonts w:ascii="Times New Roman" w:hAnsi="Times New Roman" w:cs="Times New Roman" w:hint="default"/>
      <w:b w:val="0"/>
      <w:bCs w:val="0"/>
      <w:i w:val="0"/>
      <w:iCs w:val="0"/>
      <w:color w:val="000000"/>
      <w:sz w:val="28"/>
      <w:szCs w:val="28"/>
    </w:rPr>
  </w:style>
  <w:style w:type="numbering" w:customStyle="1" w:styleId="Style4">
    <w:name w:val="Style4"/>
    <w:uiPriority w:val="99"/>
    <w:rsid w:val="00096978"/>
    <w:pPr>
      <w:numPr>
        <w:numId w:val="16"/>
      </w:numPr>
    </w:pPr>
  </w:style>
  <w:style w:type="numbering" w:customStyle="1" w:styleId="Style5">
    <w:name w:val="Style5"/>
    <w:uiPriority w:val="99"/>
    <w:rsid w:val="00096978"/>
    <w:pPr>
      <w:numPr>
        <w:numId w:val="17"/>
      </w:numPr>
    </w:pPr>
  </w:style>
  <w:style w:type="numbering" w:customStyle="1" w:styleId="Style6">
    <w:name w:val="Style6"/>
    <w:uiPriority w:val="99"/>
    <w:rsid w:val="00096978"/>
    <w:pPr>
      <w:numPr>
        <w:numId w:val="18"/>
      </w:numPr>
    </w:pPr>
  </w:style>
  <w:style w:type="numbering" w:customStyle="1" w:styleId="Style7">
    <w:name w:val="Style7"/>
    <w:uiPriority w:val="99"/>
    <w:rsid w:val="00096978"/>
    <w:pPr>
      <w:numPr>
        <w:numId w:val="19"/>
      </w:numPr>
    </w:pPr>
  </w:style>
  <w:style w:type="numbering" w:customStyle="1" w:styleId="Style2">
    <w:name w:val="Style2"/>
    <w:uiPriority w:val="99"/>
    <w:rsid w:val="00096978"/>
    <w:pPr>
      <w:numPr>
        <w:numId w:val="20"/>
      </w:numPr>
    </w:pPr>
  </w:style>
  <w:style w:type="numbering" w:customStyle="1" w:styleId="Style3">
    <w:name w:val="Style3"/>
    <w:uiPriority w:val="99"/>
    <w:rsid w:val="00096978"/>
    <w:pPr>
      <w:numPr>
        <w:numId w:val="21"/>
      </w:numPr>
    </w:pPr>
  </w:style>
  <w:style w:type="numbering" w:customStyle="1" w:styleId="Style1">
    <w:name w:val="Style1"/>
    <w:rsid w:val="00096978"/>
    <w:pPr>
      <w:numPr>
        <w:numId w:val="22"/>
      </w:numPr>
    </w:pPr>
  </w:style>
  <w:style w:type="paragraph" w:customStyle="1" w:styleId="Head42">
    <w:name w:val="Head 4.2"/>
    <w:basedOn w:val="Normal"/>
    <w:rsid w:val="00096978"/>
    <w:pPr>
      <w:suppressAutoHyphens/>
      <w:spacing w:after="240"/>
      <w:ind w:left="360" w:hanging="360"/>
    </w:pPr>
    <w:rPr>
      <w:rFonts w:ascii="Times New Roman" w:hAnsi="Times New Roman"/>
      <w:b/>
      <w:noProof w:val="0"/>
      <w:sz w:val="24"/>
      <w:szCs w:val="20"/>
    </w:rPr>
  </w:style>
  <w:style w:type="paragraph" w:customStyle="1" w:styleId="4">
    <w:name w:val="4"/>
    <w:basedOn w:val="Normal"/>
    <w:rsid w:val="00096978"/>
    <w:pPr>
      <w:spacing w:before="360" w:line="288" w:lineRule="auto"/>
      <w:jc w:val="both"/>
    </w:pPr>
    <w:rPr>
      <w:rFonts w:ascii=".VnArial" w:hAnsi=".VnArial"/>
      <w:b/>
      <w:noProof w:val="0"/>
      <w:sz w:val="20"/>
      <w:szCs w:val="20"/>
    </w:rPr>
  </w:style>
  <w:style w:type="paragraph" w:customStyle="1" w:styleId="Style">
    <w:name w:val="Style"/>
    <w:rsid w:val="00096978"/>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DucH1">
    <w:name w:val="DucH1"/>
    <w:basedOn w:val="Normal"/>
    <w:rsid w:val="00096978"/>
    <w:pPr>
      <w:spacing w:line="360" w:lineRule="auto"/>
      <w:ind w:left="360" w:hanging="360"/>
      <w:outlineLvl w:val="0"/>
    </w:pPr>
    <w:rPr>
      <w:rFonts w:ascii="Times New Roman" w:hAnsi="Times New Roman"/>
      <w:b/>
      <w:noProof w:val="0"/>
      <w:sz w:val="26"/>
      <w:szCs w:val="28"/>
    </w:rPr>
  </w:style>
  <w:style w:type="character" w:styleId="CommentReference">
    <w:name w:val="annotation reference"/>
    <w:uiPriority w:val="99"/>
    <w:semiHidden/>
    <w:unhideWhenUsed/>
    <w:rsid w:val="00096978"/>
    <w:rPr>
      <w:sz w:val="16"/>
      <w:szCs w:val="16"/>
    </w:rPr>
  </w:style>
  <w:style w:type="paragraph" w:styleId="CommentText">
    <w:name w:val="annotation text"/>
    <w:basedOn w:val="Normal"/>
    <w:link w:val="CommentTextChar"/>
    <w:uiPriority w:val="99"/>
    <w:unhideWhenUsed/>
    <w:rsid w:val="00096978"/>
    <w:rPr>
      <w:rFonts w:ascii="Times New Roman" w:eastAsia="MS Mincho" w:hAnsi="Times New Roman"/>
      <w:noProof w:val="0"/>
      <w:color w:val="000000"/>
      <w:sz w:val="20"/>
      <w:szCs w:val="20"/>
      <w:lang w:val="x-none" w:eastAsia="x-none"/>
    </w:rPr>
  </w:style>
  <w:style w:type="character" w:customStyle="1" w:styleId="CommentTextChar">
    <w:name w:val="Comment Text Char"/>
    <w:basedOn w:val="DefaultParagraphFont"/>
    <w:link w:val="CommentText"/>
    <w:uiPriority w:val="99"/>
    <w:rsid w:val="00096978"/>
    <w:rPr>
      <w:rFonts w:ascii="Times New Roman" w:eastAsia="MS Mincho" w:hAnsi="Times New Roman" w:cs="Times New Roman"/>
      <w:color w:val="000000"/>
      <w:sz w:val="20"/>
      <w:szCs w:val="20"/>
      <w:lang w:val="x-none" w:eastAsia="x-none"/>
    </w:rPr>
  </w:style>
  <w:style w:type="character" w:customStyle="1" w:styleId="Bodytext0">
    <w:name w:val="Body text_"/>
    <w:link w:val="BodyText6"/>
    <w:rsid w:val="00096978"/>
    <w:rPr>
      <w:rFonts w:eastAsia="Times New Roman"/>
      <w:sz w:val="27"/>
      <w:szCs w:val="27"/>
      <w:shd w:val="clear" w:color="auto" w:fill="FFFFFF"/>
    </w:rPr>
  </w:style>
  <w:style w:type="character" w:customStyle="1" w:styleId="Headerorfooter">
    <w:name w:val="Header or footer_"/>
    <w:rsid w:val="00096978"/>
    <w:rPr>
      <w:rFonts w:ascii="Times New Roman" w:eastAsia="Times New Roman" w:hAnsi="Times New Roman" w:cs="Times New Roman"/>
      <w:b/>
      <w:bCs/>
      <w:i/>
      <w:iCs/>
      <w:smallCaps w:val="0"/>
      <w:strike w:val="0"/>
      <w:sz w:val="27"/>
      <w:szCs w:val="27"/>
      <w:u w:val="none"/>
    </w:rPr>
  </w:style>
  <w:style w:type="character" w:customStyle="1" w:styleId="Headerorfooter95pt">
    <w:name w:val="Header or footer + 9.5 pt"/>
    <w:aliases w:val="Not Bold,Not Italic,Body text (3) + 12.5 pt,Spacing 0 pt Exact,Header or footer + 14 pt,Spacing 0 pt,Body text (9) + Arial,14 pt,Body text (12) + 7.5 pt,Spacing -1 pt,Body text (12) + Times New Roman,Body text + 18 pt,9 pt"/>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Heading10">
    <w:name w:val="Heading #1_"/>
    <w:link w:val="Heading11"/>
    <w:rsid w:val="00096978"/>
    <w:rPr>
      <w:rFonts w:eastAsia="Times New Roman"/>
      <w:b/>
      <w:bCs/>
      <w:spacing w:val="-20"/>
      <w:sz w:val="42"/>
      <w:szCs w:val="42"/>
      <w:shd w:val="clear" w:color="auto" w:fill="FFFFFF"/>
    </w:rPr>
  </w:style>
  <w:style w:type="character" w:customStyle="1" w:styleId="Heading20">
    <w:name w:val="Heading #2_"/>
    <w:rsid w:val="00096978"/>
    <w:rPr>
      <w:rFonts w:ascii="Times New Roman" w:eastAsia="Times New Roman" w:hAnsi="Times New Roman" w:cs="Times New Roman"/>
      <w:b/>
      <w:bCs/>
      <w:i w:val="0"/>
      <w:iCs w:val="0"/>
      <w:smallCaps w:val="0"/>
      <w:strike w:val="0"/>
      <w:sz w:val="33"/>
      <w:szCs w:val="33"/>
      <w:u w:val="none"/>
    </w:rPr>
  </w:style>
  <w:style w:type="character" w:customStyle="1" w:styleId="Picturecaption2Exact">
    <w:name w:val="Picture caption (2) Exact"/>
    <w:rsid w:val="00096978"/>
    <w:rPr>
      <w:rFonts w:ascii="Times New Roman" w:eastAsia="Times New Roman" w:hAnsi="Times New Roman" w:cs="Times New Roman"/>
      <w:b w:val="0"/>
      <w:bCs w:val="0"/>
      <w:i w:val="0"/>
      <w:iCs w:val="0"/>
      <w:smallCaps w:val="0"/>
      <w:strike w:val="0"/>
      <w:spacing w:val="-3"/>
      <w:sz w:val="25"/>
      <w:szCs w:val="25"/>
      <w:u w:val="none"/>
    </w:rPr>
  </w:style>
  <w:style w:type="character" w:customStyle="1" w:styleId="Bodytext3Exact">
    <w:name w:val="Body text (3) Exact"/>
    <w:link w:val="Bodytext30"/>
    <w:rsid w:val="00096978"/>
    <w:rPr>
      <w:rFonts w:eastAsia="Times New Roman"/>
      <w:b/>
      <w:bCs/>
      <w:i/>
      <w:iCs/>
      <w:spacing w:val="-38"/>
      <w:sz w:val="37"/>
      <w:szCs w:val="37"/>
      <w:shd w:val="clear" w:color="auto" w:fill="FFFFFF"/>
      <w:lang w:val="vi-VN"/>
    </w:rPr>
  </w:style>
  <w:style w:type="character" w:customStyle="1" w:styleId="Headerorfooter0">
    <w:name w:val="Header or footer"/>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0">
    <w:name w:val="Body text (2)_"/>
    <w:rsid w:val="00096978"/>
    <w:rPr>
      <w:rFonts w:ascii="Times New Roman" w:eastAsia="Times New Roman" w:hAnsi="Times New Roman" w:cs="Times New Roman"/>
      <w:b/>
      <w:bCs/>
      <w:i w:val="0"/>
      <w:iCs w:val="0"/>
      <w:smallCaps w:val="0"/>
      <w:strike w:val="0"/>
      <w:sz w:val="27"/>
      <w:szCs w:val="27"/>
      <w:u w:val="none"/>
    </w:rPr>
  </w:style>
  <w:style w:type="character" w:customStyle="1" w:styleId="Bodytext2NotBold">
    <w:name w:val="Body text (2) + Not Bold"/>
    <w:aliases w:val="Italic,Body text (10) + 6 pt,Picture caption (6) + MS Gothic,11.5 pt,Body text + 12.5 pt,Body text (12) + MS Goth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
    <w:name w:val="Body Text1"/>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4Exact">
    <w:name w:val="Body text (4) Exact"/>
    <w:rsid w:val="00096978"/>
    <w:rPr>
      <w:rFonts w:ascii="Times New Roman" w:eastAsia="Times New Roman" w:hAnsi="Times New Roman" w:cs="Times New Roman"/>
      <w:b w:val="0"/>
      <w:bCs w:val="0"/>
      <w:i/>
      <w:iCs/>
      <w:smallCaps w:val="0"/>
      <w:strike w:val="0"/>
      <w:spacing w:val="-2"/>
      <w:sz w:val="25"/>
      <w:szCs w:val="25"/>
      <w:u w:val="none"/>
    </w:rPr>
  </w:style>
  <w:style w:type="character" w:customStyle="1" w:styleId="Heading30">
    <w:name w:val="Heading #3_"/>
    <w:rsid w:val="00096978"/>
    <w:rPr>
      <w:rFonts w:ascii="Times New Roman" w:eastAsia="Times New Roman" w:hAnsi="Times New Roman" w:cs="Times New Roman"/>
      <w:b/>
      <w:bCs/>
      <w:i w:val="0"/>
      <w:iCs w:val="0"/>
      <w:smallCaps w:val="0"/>
      <w:strike w:val="0"/>
      <w:sz w:val="33"/>
      <w:szCs w:val="33"/>
      <w:u w:val="none"/>
    </w:rPr>
  </w:style>
  <w:style w:type="character" w:customStyle="1" w:styleId="Bodytext5">
    <w:name w:val="Body text (5)_"/>
    <w:link w:val="Bodytext50"/>
    <w:rsid w:val="00096978"/>
    <w:rPr>
      <w:rFonts w:ascii="Tahoma" w:eastAsia="Tahoma" w:hAnsi="Tahoma" w:cs="Tahoma"/>
      <w:sz w:val="10"/>
      <w:szCs w:val="10"/>
      <w:shd w:val="clear" w:color="auto" w:fill="FFFFFF"/>
    </w:rPr>
  </w:style>
  <w:style w:type="character" w:customStyle="1" w:styleId="TOC3Char">
    <w:name w:val="TOC 3 Char"/>
    <w:link w:val="TOC3"/>
    <w:uiPriority w:val="39"/>
    <w:rsid w:val="00096978"/>
    <w:rPr>
      <w:rFonts w:eastAsia="Courier New" w:cs="Courier New"/>
      <w:color w:val="000000"/>
      <w:sz w:val="26"/>
    </w:rPr>
  </w:style>
  <w:style w:type="character" w:customStyle="1" w:styleId="TOC4Char">
    <w:name w:val="TOC 4 Char"/>
    <w:link w:val="TOC4"/>
    <w:uiPriority w:val="39"/>
    <w:rsid w:val="00096978"/>
    <w:rPr>
      <w:rFonts w:eastAsia="Courier New" w:cs="Courier New"/>
      <w:i/>
      <w:color w:val="000000"/>
      <w:sz w:val="26"/>
    </w:rPr>
  </w:style>
  <w:style w:type="character" w:customStyle="1" w:styleId="TOC6Char">
    <w:name w:val="TOC 6 Char"/>
    <w:link w:val="TOC6"/>
    <w:uiPriority w:val="39"/>
    <w:rsid w:val="00096978"/>
    <w:rPr>
      <w:rFonts w:eastAsia="Courier New" w:cs="Courier New"/>
      <w:color w:val="000000"/>
    </w:rPr>
  </w:style>
  <w:style w:type="character" w:customStyle="1" w:styleId="Tableofcontents3NotItalic">
    <w:name w:val="Table of contents (3)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Italic">
    <w:name w:val="Table of contents + Italic"/>
    <w:rsid w:val="00096978"/>
    <w:rPr>
      <w:rFonts w:ascii="Times New Roman" w:eastAsia="Times New Roman" w:hAnsi="Times New Roman" w:cs="Times New Roman"/>
      <w:b/>
      <w:bCs w:val="0"/>
      <w:i/>
      <w:iCs/>
      <w:smallCaps w:val="0"/>
      <w:strike w:val="0"/>
      <w:color w:val="000000"/>
      <w:spacing w:val="0"/>
      <w:w w:val="100"/>
      <w:position w:val="0"/>
      <w:sz w:val="27"/>
      <w:szCs w:val="27"/>
      <w:u w:val="none"/>
      <w:lang w:val="en-US"/>
    </w:rPr>
  </w:style>
  <w:style w:type="character" w:customStyle="1" w:styleId="Tableofcontents4">
    <w:name w:val="Table of contents (4)_"/>
    <w:link w:val="Tableofcontents40"/>
    <w:rsid w:val="00096978"/>
    <w:rPr>
      <w:rFonts w:eastAsia="Times New Roman"/>
      <w:b/>
      <w:bCs/>
      <w:i/>
      <w:iCs/>
      <w:sz w:val="27"/>
      <w:szCs w:val="27"/>
      <w:shd w:val="clear" w:color="auto" w:fill="FFFFFF"/>
    </w:rPr>
  </w:style>
  <w:style w:type="character" w:customStyle="1" w:styleId="Tableofcontents4NotItalic">
    <w:name w:val="Table of contents (4)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2Italic">
    <w:name w:val="Table of contents (2)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21">
    <w:name w:val="Body Text2"/>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0">
    <w:name w:val="Heading #5_"/>
    <w:rsid w:val="00096978"/>
    <w:rPr>
      <w:rFonts w:ascii="Times New Roman" w:eastAsia="Times New Roman" w:hAnsi="Times New Roman" w:cs="Times New Roman"/>
      <w:b/>
      <w:bCs/>
      <w:i w:val="0"/>
      <w:iCs w:val="0"/>
      <w:smallCaps w:val="0"/>
      <w:strike w:val="0"/>
      <w:sz w:val="27"/>
      <w:szCs w:val="27"/>
      <w:u w:val="none"/>
    </w:rPr>
  </w:style>
  <w:style w:type="character" w:customStyle="1" w:styleId="Heading51">
    <w:name w:val="Heading #5"/>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Italic">
    <w:name w:val="Body text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Bold">
    <w:name w:val="Body text + Bold"/>
    <w:rsid w:val="00096978"/>
    <w:rPr>
      <w:rFonts w:ascii="Times New Roman" w:eastAsia="Times New Roman" w:hAnsi="Times New Roman" w:cs="Times New Roman"/>
      <w:b/>
      <w:bCs/>
      <w:i w:val="0"/>
      <w:iCs w:val="0"/>
      <w:smallCaps w:val="0"/>
      <w:strike w:val="0"/>
      <w:color w:val="000000"/>
      <w:spacing w:val="0"/>
      <w:w w:val="100"/>
      <w:position w:val="0"/>
      <w:sz w:val="27"/>
      <w:szCs w:val="27"/>
      <w:u w:val="none"/>
      <w:lang w:val="en-US"/>
    </w:rPr>
  </w:style>
  <w:style w:type="character" w:customStyle="1" w:styleId="Heading5Italic">
    <w:name w:val="Heading #5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4">
    <w:name w:val="Body text (4)_"/>
    <w:rsid w:val="00096978"/>
    <w:rPr>
      <w:rFonts w:ascii="Times New Roman" w:eastAsia="Times New Roman" w:hAnsi="Times New Roman" w:cs="Times New Roman"/>
      <w:b w:val="0"/>
      <w:bCs w:val="0"/>
      <w:i/>
      <w:iCs/>
      <w:smallCaps w:val="0"/>
      <w:strike w:val="0"/>
      <w:sz w:val="27"/>
      <w:szCs w:val="27"/>
      <w:u w:val="none"/>
    </w:rPr>
  </w:style>
  <w:style w:type="character" w:customStyle="1" w:styleId="Bodytext4NotItalic">
    <w:name w:val="Body text (4)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60">
    <w:name w:val="Body text (6)_"/>
    <w:rsid w:val="00096978"/>
    <w:rPr>
      <w:rFonts w:ascii="Times New Roman" w:eastAsia="Times New Roman" w:hAnsi="Times New Roman" w:cs="Times New Roman"/>
      <w:b/>
      <w:bCs/>
      <w:i/>
      <w:iCs/>
      <w:smallCaps w:val="0"/>
      <w:strike w:val="0"/>
      <w:sz w:val="27"/>
      <w:szCs w:val="27"/>
      <w:u w:val="none"/>
    </w:rPr>
  </w:style>
  <w:style w:type="character" w:customStyle="1" w:styleId="Bodytext6NotItalic">
    <w:name w:val="Body text (6)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Exact">
    <w:name w:val="Body text Exact"/>
    <w:rsid w:val="00096978"/>
    <w:rPr>
      <w:rFonts w:ascii="Times New Roman" w:eastAsia="Times New Roman" w:hAnsi="Times New Roman" w:cs="Times New Roman"/>
      <w:b w:val="0"/>
      <w:bCs w:val="0"/>
      <w:i w:val="0"/>
      <w:iCs w:val="0"/>
      <w:smallCaps w:val="0"/>
      <w:strike w:val="0"/>
      <w:color w:val="141414"/>
      <w:spacing w:val="-3"/>
      <w:sz w:val="25"/>
      <w:szCs w:val="25"/>
      <w:u w:val="none"/>
    </w:rPr>
  </w:style>
  <w:style w:type="character" w:customStyle="1" w:styleId="Bodytext7">
    <w:name w:val="Body text (7)_"/>
    <w:rsid w:val="00096978"/>
    <w:rPr>
      <w:rFonts w:ascii="Times New Roman" w:eastAsia="Times New Roman" w:hAnsi="Times New Roman" w:cs="Times New Roman"/>
      <w:b w:val="0"/>
      <w:bCs w:val="0"/>
      <w:i w:val="0"/>
      <w:iCs w:val="0"/>
      <w:smallCaps w:val="0"/>
      <w:strike w:val="0"/>
      <w:w w:val="150"/>
      <w:sz w:val="10"/>
      <w:szCs w:val="10"/>
      <w:u w:val="none"/>
    </w:rPr>
  </w:style>
  <w:style w:type="character" w:customStyle="1" w:styleId="Bodytext70">
    <w:name w:val="Body text (7)"/>
    <w:rsid w:val="00096978"/>
    <w:rPr>
      <w:rFonts w:ascii="Times New Roman" w:eastAsia="Times New Roman" w:hAnsi="Times New Roman" w:cs="Times New Roman"/>
      <w:b w:val="0"/>
      <w:bCs w:val="0"/>
      <w:i w:val="0"/>
      <w:iCs w:val="0"/>
      <w:smallCaps w:val="0"/>
      <w:strike w:val="0"/>
      <w:color w:val="000000"/>
      <w:spacing w:val="0"/>
      <w:w w:val="150"/>
      <w:position w:val="0"/>
      <w:sz w:val="10"/>
      <w:szCs w:val="10"/>
      <w:u w:val="single"/>
      <w:lang w:val="en-US"/>
    </w:rPr>
  </w:style>
  <w:style w:type="character" w:customStyle="1" w:styleId="Bodytext7SmallCaps">
    <w:name w:val="Body text (7) + Small Caps"/>
    <w:rsid w:val="00096978"/>
    <w:rPr>
      <w:rFonts w:ascii="Times New Roman" w:eastAsia="Times New Roman" w:hAnsi="Times New Roman" w:cs="Times New Roman"/>
      <w:b w:val="0"/>
      <w:bCs w:val="0"/>
      <w:i w:val="0"/>
      <w:iCs w:val="0"/>
      <w:smallCaps/>
      <w:strike w:val="0"/>
      <w:color w:val="000000"/>
      <w:spacing w:val="0"/>
      <w:w w:val="150"/>
      <w:position w:val="0"/>
      <w:sz w:val="10"/>
      <w:szCs w:val="10"/>
      <w:u w:val="none"/>
      <w:lang w:val="en-US"/>
    </w:rPr>
  </w:style>
  <w:style w:type="character" w:customStyle="1" w:styleId="Bodytext8Exact">
    <w:name w:val="Body text (8) Exact"/>
    <w:link w:val="Bodytext8"/>
    <w:rsid w:val="00096978"/>
    <w:rPr>
      <w:rFonts w:ascii="Tahoma" w:eastAsia="Tahoma" w:hAnsi="Tahoma" w:cs="Tahoma"/>
      <w:b/>
      <w:bCs/>
      <w:i/>
      <w:iCs/>
      <w:spacing w:val="-84"/>
      <w:sz w:val="89"/>
      <w:szCs w:val="89"/>
      <w:shd w:val="clear" w:color="auto" w:fill="FFFFFF"/>
    </w:rPr>
  </w:style>
  <w:style w:type="character" w:customStyle="1" w:styleId="Picturecaption3Exact">
    <w:name w:val="Picture caption (3) Exact"/>
    <w:link w:val="Picturecaption3"/>
    <w:rsid w:val="00096978"/>
    <w:rPr>
      <w:rFonts w:eastAsia="Times New Roman"/>
      <w:spacing w:val="-2"/>
      <w:shd w:val="clear" w:color="auto" w:fill="FFFFFF"/>
    </w:rPr>
  </w:style>
  <w:style w:type="character" w:customStyle="1" w:styleId="Picturecaption">
    <w:name w:val="Picture caption_"/>
    <w:rsid w:val="00096978"/>
    <w:rPr>
      <w:rFonts w:ascii="Times New Roman" w:eastAsia="Times New Roman" w:hAnsi="Times New Roman" w:cs="Times New Roman"/>
      <w:b/>
      <w:bCs/>
      <w:i w:val="0"/>
      <w:iCs w:val="0"/>
      <w:smallCaps w:val="0"/>
      <w:strike w:val="0"/>
      <w:sz w:val="27"/>
      <w:szCs w:val="27"/>
      <w:u w:val="none"/>
    </w:rPr>
  </w:style>
  <w:style w:type="character" w:customStyle="1" w:styleId="Bodytext9">
    <w:name w:val="Body text (9)_"/>
    <w:rsid w:val="00096978"/>
    <w:rPr>
      <w:rFonts w:ascii="Times New Roman" w:eastAsia="Times New Roman" w:hAnsi="Times New Roman" w:cs="Times New Roman"/>
      <w:b/>
      <w:bCs/>
      <w:i/>
      <w:iCs/>
      <w:smallCaps w:val="0"/>
      <w:strike w:val="0"/>
      <w:sz w:val="27"/>
      <w:szCs w:val="27"/>
      <w:u w:val="none"/>
    </w:rPr>
  </w:style>
  <w:style w:type="character" w:customStyle="1" w:styleId="Heading42">
    <w:name w:val="Heading #4 (2)_"/>
    <w:link w:val="Heading420"/>
    <w:rsid w:val="00096978"/>
    <w:rPr>
      <w:rFonts w:eastAsia="Times New Roman"/>
      <w:spacing w:val="-10"/>
      <w:szCs w:val="28"/>
      <w:shd w:val="clear" w:color="auto" w:fill="FFFFFF"/>
    </w:rPr>
  </w:style>
  <w:style w:type="character" w:customStyle="1" w:styleId="Picturecaption2">
    <w:name w:val="Picture caption (2)_"/>
    <w:link w:val="Picturecaption20"/>
    <w:rsid w:val="00096978"/>
    <w:rPr>
      <w:rFonts w:eastAsia="Times New Roman"/>
      <w:sz w:val="27"/>
      <w:szCs w:val="27"/>
      <w:shd w:val="clear" w:color="auto" w:fill="FFFFFF"/>
    </w:rPr>
  </w:style>
  <w:style w:type="character" w:customStyle="1" w:styleId="PicturecaptionExact">
    <w:name w:val="Picture caption Exact"/>
    <w:rsid w:val="00096978"/>
    <w:rPr>
      <w:rFonts w:ascii="Times New Roman" w:eastAsia="Times New Roman" w:hAnsi="Times New Roman" w:cs="Times New Roman"/>
      <w:b/>
      <w:bCs/>
      <w:i w:val="0"/>
      <w:iCs w:val="0"/>
      <w:smallCaps w:val="0"/>
      <w:strike w:val="0"/>
      <w:spacing w:val="-2"/>
      <w:sz w:val="25"/>
      <w:szCs w:val="25"/>
      <w:u w:val="none"/>
    </w:rPr>
  </w:style>
  <w:style w:type="character" w:customStyle="1" w:styleId="Tablecaption">
    <w:name w:val="Table caption_"/>
    <w:rsid w:val="00096978"/>
    <w:rPr>
      <w:rFonts w:ascii="Times New Roman" w:eastAsia="Times New Roman" w:hAnsi="Times New Roman" w:cs="Times New Roman"/>
      <w:b w:val="0"/>
      <w:bCs w:val="0"/>
      <w:i w:val="0"/>
      <w:iCs w:val="0"/>
      <w:smallCaps w:val="0"/>
      <w:strike w:val="0"/>
      <w:sz w:val="27"/>
      <w:szCs w:val="27"/>
      <w:u w:val="none"/>
    </w:rPr>
  </w:style>
  <w:style w:type="character" w:customStyle="1" w:styleId="Heading40">
    <w:name w:val="Heading #4_"/>
    <w:link w:val="Heading41"/>
    <w:rsid w:val="00096978"/>
    <w:rPr>
      <w:rFonts w:eastAsia="Times New Roman"/>
      <w:sz w:val="27"/>
      <w:szCs w:val="27"/>
      <w:shd w:val="clear" w:color="auto" w:fill="FFFFFF"/>
    </w:rPr>
  </w:style>
  <w:style w:type="character" w:customStyle="1" w:styleId="Bodytext6Exact">
    <w:name w:val="Body text (6) Exact"/>
    <w:rsid w:val="00096978"/>
    <w:rPr>
      <w:rFonts w:ascii="Times New Roman" w:eastAsia="Times New Roman" w:hAnsi="Times New Roman" w:cs="Times New Roman"/>
      <w:b/>
      <w:bCs/>
      <w:i/>
      <w:iCs/>
      <w:smallCaps w:val="0"/>
      <w:strike w:val="0"/>
      <w:spacing w:val="-3"/>
      <w:sz w:val="25"/>
      <w:szCs w:val="25"/>
      <w:u w:val="none"/>
    </w:rPr>
  </w:style>
  <w:style w:type="character" w:customStyle="1" w:styleId="Bodytext11Exact">
    <w:name w:val="Body text (11) Exact"/>
    <w:rsid w:val="00096978"/>
    <w:rPr>
      <w:rFonts w:ascii="Tahoma" w:eastAsia="Tahoma" w:hAnsi="Tahoma" w:cs="Tahoma"/>
      <w:b/>
      <w:bCs/>
      <w:i w:val="0"/>
      <w:iCs w:val="0"/>
      <w:smallCaps w:val="0"/>
      <w:strike w:val="0"/>
      <w:spacing w:val="-4"/>
      <w:sz w:val="18"/>
      <w:szCs w:val="18"/>
      <w:u w:val="none"/>
    </w:rPr>
  </w:style>
  <w:style w:type="character" w:customStyle="1" w:styleId="Picturecaption4">
    <w:name w:val="Picture caption (4)_"/>
    <w:rsid w:val="00096978"/>
    <w:rPr>
      <w:rFonts w:ascii="Tahoma" w:eastAsia="Tahoma" w:hAnsi="Tahoma" w:cs="Tahoma"/>
      <w:b/>
      <w:bCs/>
      <w:i w:val="0"/>
      <w:iCs w:val="0"/>
      <w:smallCaps w:val="0"/>
      <w:strike w:val="0"/>
      <w:sz w:val="19"/>
      <w:szCs w:val="19"/>
      <w:u w:val="none"/>
    </w:rPr>
  </w:style>
  <w:style w:type="character" w:customStyle="1" w:styleId="Picturecaption40">
    <w:name w:val="Picture caption (4)"/>
    <w:rsid w:val="00096978"/>
    <w:rPr>
      <w:rFonts w:ascii="Tahoma" w:eastAsia="Tahoma" w:hAnsi="Tahoma" w:cs="Tahoma"/>
      <w:b w:val="0"/>
      <w:bCs w:val="0"/>
      <w:i w:val="0"/>
      <w:iCs w:val="0"/>
      <w:smallCaps w:val="0"/>
      <w:strike w:val="0"/>
      <w:color w:val="000000"/>
      <w:spacing w:val="0"/>
      <w:w w:val="100"/>
      <w:position w:val="0"/>
      <w:sz w:val="19"/>
      <w:szCs w:val="19"/>
      <w:u w:val="single"/>
      <w:lang w:val="en-US"/>
    </w:rPr>
  </w:style>
  <w:style w:type="character" w:customStyle="1" w:styleId="Picturecaption5">
    <w:name w:val="Picture caption (5)_"/>
    <w:link w:val="Picturecaption50"/>
    <w:rsid w:val="00096978"/>
    <w:rPr>
      <w:rFonts w:eastAsia="Times New Roman"/>
      <w:sz w:val="13"/>
      <w:szCs w:val="13"/>
      <w:shd w:val="clear" w:color="auto" w:fill="FFFFFF"/>
    </w:rPr>
  </w:style>
  <w:style w:type="character" w:customStyle="1" w:styleId="Picturecaption55pt">
    <w:name w:val="Picture caption (5) + 5 pt"/>
    <w:rsid w:val="00096978"/>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0">
    <w:name w:val="Body text (10)_"/>
    <w:link w:val="Bodytext100"/>
    <w:rsid w:val="00096978"/>
    <w:rPr>
      <w:rFonts w:eastAsia="Times New Roman"/>
      <w:sz w:val="13"/>
      <w:szCs w:val="13"/>
      <w:shd w:val="clear" w:color="auto" w:fill="FFFFFF"/>
    </w:rPr>
  </w:style>
  <w:style w:type="character" w:customStyle="1" w:styleId="Bodytext105pt">
    <w:name w:val="Body text (10) + 5 pt"/>
    <w:rsid w:val="00096978"/>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1">
    <w:name w:val="Body text (11)_"/>
    <w:link w:val="Bodytext110"/>
    <w:rsid w:val="00096978"/>
    <w:rPr>
      <w:rFonts w:ascii="Tahoma" w:eastAsia="Tahoma" w:hAnsi="Tahoma" w:cs="Tahoma"/>
      <w:b/>
      <w:bCs/>
      <w:sz w:val="19"/>
      <w:szCs w:val="19"/>
      <w:shd w:val="clear" w:color="auto" w:fill="FFFFFF"/>
    </w:rPr>
  </w:style>
  <w:style w:type="character" w:customStyle="1" w:styleId="Heading60">
    <w:name w:val="Heading #6_"/>
    <w:link w:val="Heading61"/>
    <w:rsid w:val="00096978"/>
    <w:rPr>
      <w:rFonts w:eastAsia="Times New Roman"/>
      <w:b/>
      <w:bCs/>
      <w:sz w:val="27"/>
      <w:szCs w:val="27"/>
      <w:shd w:val="clear" w:color="auto" w:fill="FFFFFF"/>
    </w:rPr>
  </w:style>
  <w:style w:type="character" w:customStyle="1" w:styleId="Bodytext12">
    <w:name w:val="Body text (12)_"/>
    <w:link w:val="Bodytext120"/>
    <w:rsid w:val="00096978"/>
    <w:rPr>
      <w:rFonts w:ascii="Arial Narrow" w:eastAsia="Arial Narrow" w:hAnsi="Arial Narrow" w:cs="Arial Narrow"/>
      <w:b/>
      <w:bCs/>
      <w:sz w:val="19"/>
      <w:szCs w:val="19"/>
      <w:shd w:val="clear" w:color="auto" w:fill="FFFFFF"/>
    </w:rPr>
  </w:style>
  <w:style w:type="character" w:customStyle="1" w:styleId="BodyText31">
    <w:name w:val="Body Text3"/>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0">
    <w:name w:val="Heading #7_"/>
    <w:link w:val="Heading71"/>
    <w:rsid w:val="00096978"/>
    <w:rPr>
      <w:rFonts w:eastAsia="Times New Roman"/>
      <w:b/>
      <w:bCs/>
      <w:sz w:val="27"/>
      <w:szCs w:val="27"/>
      <w:shd w:val="clear" w:color="auto" w:fill="FFFFFF"/>
    </w:rPr>
  </w:style>
  <w:style w:type="character" w:customStyle="1" w:styleId="Bodytext40">
    <w:name w:val="Body text (4)"/>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2">
    <w:name w:val="Heading #5 (2)_"/>
    <w:link w:val="Heading520"/>
    <w:rsid w:val="00096978"/>
    <w:rPr>
      <w:rFonts w:eastAsia="Times New Roman"/>
      <w:sz w:val="27"/>
      <w:szCs w:val="27"/>
      <w:shd w:val="clear" w:color="auto" w:fill="FFFFFF"/>
    </w:rPr>
  </w:style>
  <w:style w:type="character" w:customStyle="1" w:styleId="BodytextSpacing0ptExact">
    <w:name w:val="Body text + Spacing 0 pt Exact"/>
    <w:rsid w:val="00096978"/>
    <w:rPr>
      <w:rFonts w:ascii="Times New Roman" w:eastAsia="Times New Roman" w:hAnsi="Times New Roman" w:cs="Times New Roman"/>
      <w:b w:val="0"/>
      <w:bCs w:val="0"/>
      <w:i w:val="0"/>
      <w:iCs w:val="0"/>
      <w:smallCaps w:val="0"/>
      <w:strike w:val="0"/>
      <w:color w:val="000000"/>
      <w:spacing w:val="-4"/>
      <w:w w:val="100"/>
      <w:position w:val="0"/>
      <w:sz w:val="25"/>
      <w:szCs w:val="25"/>
      <w:u w:val="none"/>
      <w:lang w:val="en-US"/>
    </w:rPr>
  </w:style>
  <w:style w:type="character" w:customStyle="1" w:styleId="Bodytext95pt">
    <w:name w:val="Body text + 9.5 pt"/>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Bodytext61">
    <w:name w:val="Body text (6)"/>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90">
    <w:name w:val="Body text (9)"/>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2">
    <w:name w:val="Body text (2)"/>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6">
    <w:name w:val="Picture caption (6)_"/>
    <w:link w:val="Picturecaption60"/>
    <w:rsid w:val="00096978"/>
    <w:rPr>
      <w:rFonts w:eastAsia="Times New Roman"/>
      <w:sz w:val="19"/>
      <w:szCs w:val="19"/>
      <w:shd w:val="clear" w:color="auto" w:fill="FFFFFF"/>
    </w:rPr>
  </w:style>
  <w:style w:type="character" w:customStyle="1" w:styleId="Picturecaption6Exact">
    <w:name w:val="Picture caption (6) Exact"/>
    <w:rsid w:val="00096978"/>
    <w:rPr>
      <w:rFonts w:ascii="Times New Roman" w:eastAsia="Times New Roman" w:hAnsi="Times New Roman" w:cs="Times New Roman"/>
      <w:b w:val="0"/>
      <w:bCs w:val="0"/>
      <w:i w:val="0"/>
      <w:iCs w:val="0"/>
      <w:smallCaps w:val="0"/>
      <w:strike w:val="0"/>
      <w:spacing w:val="2"/>
      <w:sz w:val="18"/>
      <w:szCs w:val="18"/>
      <w:u w:val="none"/>
    </w:rPr>
  </w:style>
  <w:style w:type="character" w:customStyle="1" w:styleId="Tablecaption2">
    <w:name w:val="Table caption (2)_"/>
    <w:link w:val="Tablecaption20"/>
    <w:rsid w:val="00096978"/>
    <w:rPr>
      <w:rFonts w:eastAsia="Times New Roman"/>
      <w:b/>
      <w:bCs/>
      <w:sz w:val="27"/>
      <w:szCs w:val="27"/>
      <w:shd w:val="clear" w:color="auto" w:fill="FFFFFF"/>
    </w:rPr>
  </w:style>
  <w:style w:type="character" w:customStyle="1" w:styleId="Picturecaption0">
    <w:name w:val="Picture caption"/>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7">
    <w:name w:val="Picture caption (7)_"/>
    <w:link w:val="Picturecaption70"/>
    <w:rsid w:val="00096978"/>
    <w:rPr>
      <w:rFonts w:eastAsia="Times New Roman"/>
      <w:b/>
      <w:bCs/>
      <w:i/>
      <w:iCs/>
      <w:sz w:val="27"/>
      <w:szCs w:val="27"/>
      <w:shd w:val="clear" w:color="auto" w:fill="FFFFFF"/>
    </w:rPr>
  </w:style>
  <w:style w:type="character" w:customStyle="1" w:styleId="Bodytext13">
    <w:name w:val="Body text (13)_"/>
    <w:link w:val="Bodytext130"/>
    <w:rsid w:val="00096978"/>
    <w:rPr>
      <w:rFonts w:ascii="Malgun Gothic" w:eastAsia="Malgun Gothic" w:hAnsi="Malgun Gothic" w:cs="Malgun Gothic"/>
      <w:sz w:val="19"/>
      <w:szCs w:val="19"/>
      <w:shd w:val="clear" w:color="auto" w:fill="FFFFFF"/>
    </w:rPr>
  </w:style>
  <w:style w:type="character" w:customStyle="1" w:styleId="Bodytext139pt">
    <w:name w:val="Body text (13) + 9 pt"/>
    <w:rsid w:val="00096978"/>
    <w:rPr>
      <w:rFonts w:ascii="Malgun Gothic" w:eastAsia="Malgun Gothic" w:hAnsi="Malgun Gothic" w:cs="Malgun Gothic"/>
      <w:b w:val="0"/>
      <w:bCs w:val="0"/>
      <w:i w:val="0"/>
      <w:iCs w:val="0"/>
      <w:smallCaps w:val="0"/>
      <w:strike w:val="0"/>
      <w:color w:val="000000"/>
      <w:spacing w:val="0"/>
      <w:w w:val="100"/>
      <w:position w:val="0"/>
      <w:sz w:val="18"/>
      <w:szCs w:val="18"/>
      <w:u w:val="none"/>
    </w:rPr>
  </w:style>
  <w:style w:type="character" w:customStyle="1" w:styleId="Bodytext14">
    <w:name w:val="Body text (14)_"/>
    <w:link w:val="Bodytext140"/>
    <w:rsid w:val="00096978"/>
    <w:rPr>
      <w:rFonts w:ascii="Arial Unicode MS" w:eastAsia="Arial Unicode MS" w:hAnsi="Arial Unicode MS" w:cs="Arial Unicode MS"/>
      <w:spacing w:val="-20"/>
      <w:sz w:val="19"/>
      <w:szCs w:val="19"/>
      <w:shd w:val="clear" w:color="auto" w:fill="FFFFFF"/>
    </w:rPr>
  </w:style>
  <w:style w:type="character" w:customStyle="1" w:styleId="Bodytext15">
    <w:name w:val="Body text (15)_"/>
    <w:link w:val="Bodytext150"/>
    <w:rsid w:val="00096978"/>
    <w:rPr>
      <w:rFonts w:ascii="Calibri" w:hAnsi="Calibri" w:cs="Calibri"/>
      <w:spacing w:val="-10"/>
      <w:sz w:val="21"/>
      <w:szCs w:val="21"/>
      <w:shd w:val="clear" w:color="auto" w:fill="FFFFFF"/>
    </w:rPr>
  </w:style>
  <w:style w:type="character" w:customStyle="1" w:styleId="Bodytext16">
    <w:name w:val="Body text (16)_"/>
    <w:link w:val="Bodytext160"/>
    <w:rsid w:val="00096978"/>
    <w:rPr>
      <w:rFonts w:ascii="Malgun Gothic" w:eastAsia="Malgun Gothic" w:hAnsi="Malgun Gothic" w:cs="Malgun Gothic"/>
      <w:sz w:val="19"/>
      <w:szCs w:val="19"/>
      <w:shd w:val="clear" w:color="auto" w:fill="FFFFFF"/>
    </w:rPr>
  </w:style>
  <w:style w:type="character" w:customStyle="1" w:styleId="Bodytext16ArialUnicodeMS">
    <w:name w:val="Body text (16) + Arial Unicode MS"/>
    <w:aliases w:val="10 pt"/>
    <w:rsid w:val="00096978"/>
    <w:rPr>
      <w:rFonts w:ascii="Arial Unicode MS" w:eastAsia="Arial Unicode MS" w:hAnsi="Arial Unicode MS" w:cs="Arial Unicode MS"/>
      <w:b w:val="0"/>
      <w:bCs w:val="0"/>
      <w:i w:val="0"/>
      <w:iCs w:val="0"/>
      <w:smallCaps w:val="0"/>
      <w:strike w:val="0"/>
      <w:color w:val="000000"/>
      <w:spacing w:val="0"/>
      <w:w w:val="100"/>
      <w:position w:val="0"/>
      <w:sz w:val="20"/>
      <w:szCs w:val="20"/>
      <w:u w:val="none"/>
    </w:rPr>
  </w:style>
  <w:style w:type="character" w:customStyle="1" w:styleId="Bodytext17">
    <w:name w:val="Body text (17)_"/>
    <w:link w:val="Bodytext170"/>
    <w:rsid w:val="00096978"/>
    <w:rPr>
      <w:rFonts w:eastAsia="Times New Roman"/>
      <w:shd w:val="clear" w:color="auto" w:fill="FFFFFF"/>
    </w:rPr>
  </w:style>
  <w:style w:type="character" w:customStyle="1" w:styleId="Bodytext12pt">
    <w:name w:val="Body text + 12 pt"/>
    <w:rsid w:val="0009697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rPr>
  </w:style>
  <w:style w:type="character" w:customStyle="1" w:styleId="Bodytext12Exact">
    <w:name w:val="Body text (12) Exact"/>
    <w:rsid w:val="00096978"/>
    <w:rPr>
      <w:rFonts w:ascii="Arial Narrow" w:eastAsia="Arial Narrow" w:hAnsi="Arial Narrow" w:cs="Arial Narrow"/>
      <w:b/>
      <w:bCs/>
      <w:i w:val="0"/>
      <w:iCs w:val="0"/>
      <w:smallCaps w:val="0"/>
      <w:strike w:val="0"/>
      <w:spacing w:val="2"/>
      <w:sz w:val="15"/>
      <w:szCs w:val="15"/>
      <w:u w:val="none"/>
    </w:rPr>
  </w:style>
  <w:style w:type="character" w:customStyle="1" w:styleId="Tablecaption0">
    <w:name w:val="Table caption"/>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2">
    <w:name w:val="Heading #7 (2)_"/>
    <w:link w:val="Heading720"/>
    <w:rsid w:val="00096978"/>
    <w:rPr>
      <w:rFonts w:eastAsia="Times New Roman"/>
      <w:sz w:val="27"/>
      <w:szCs w:val="27"/>
      <w:shd w:val="clear" w:color="auto" w:fill="FFFFFF"/>
    </w:rPr>
  </w:style>
  <w:style w:type="character" w:customStyle="1" w:styleId="BodyText41">
    <w:name w:val="Body Text4"/>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43">
    <w:name w:val="Heading #4 (3)_"/>
    <w:link w:val="Heading430"/>
    <w:rsid w:val="00096978"/>
    <w:rPr>
      <w:rFonts w:eastAsia="Times New Roman"/>
      <w:b/>
      <w:bCs/>
      <w:sz w:val="33"/>
      <w:szCs w:val="33"/>
      <w:shd w:val="clear" w:color="auto" w:fill="FFFFFF"/>
    </w:rPr>
  </w:style>
  <w:style w:type="character" w:customStyle="1" w:styleId="Heading73">
    <w:name w:val="Heading #7 (3)_"/>
    <w:link w:val="Heading730"/>
    <w:rsid w:val="00096978"/>
    <w:rPr>
      <w:rFonts w:eastAsia="Times New Roman"/>
      <w:b/>
      <w:bCs/>
      <w:i/>
      <w:iCs/>
      <w:sz w:val="27"/>
      <w:szCs w:val="27"/>
      <w:shd w:val="clear" w:color="auto" w:fill="FFFFFF"/>
    </w:rPr>
  </w:style>
  <w:style w:type="character" w:customStyle="1" w:styleId="Heading73NotItalic">
    <w:name w:val="Heading #7 (3)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rPr>
  </w:style>
  <w:style w:type="character" w:customStyle="1" w:styleId="Heading7Italic">
    <w:name w:val="Heading #7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15pt">
    <w:name w:val="Body text + 11.5 pt"/>
    <w:aliases w:val="Bold,Spacing 2 pt"/>
    <w:rsid w:val="0009697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8">
    <w:name w:val="Body text (18)_"/>
    <w:link w:val="Bodytext180"/>
    <w:rsid w:val="00096978"/>
    <w:rPr>
      <w:rFonts w:eastAsia="Times New Roman"/>
      <w:sz w:val="23"/>
      <w:szCs w:val="23"/>
      <w:shd w:val="clear" w:color="auto" w:fill="FFFFFF"/>
    </w:rPr>
  </w:style>
  <w:style w:type="character" w:customStyle="1" w:styleId="BodyText51">
    <w:name w:val="Body Text5"/>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Heading31">
    <w:name w:val="Heading #3"/>
    <w:rsid w:val="00096978"/>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Tablecaption3">
    <w:name w:val="Table caption (3)_"/>
    <w:rsid w:val="00096978"/>
    <w:rPr>
      <w:rFonts w:ascii="Times New Roman" w:eastAsia="Times New Roman" w:hAnsi="Times New Roman" w:cs="Times New Roman"/>
      <w:b w:val="0"/>
      <w:bCs w:val="0"/>
      <w:i w:val="0"/>
      <w:iCs w:val="0"/>
      <w:smallCaps w:val="0"/>
      <w:strike w:val="0"/>
      <w:sz w:val="19"/>
      <w:szCs w:val="19"/>
      <w:u w:val="none"/>
    </w:rPr>
  </w:style>
  <w:style w:type="character" w:customStyle="1" w:styleId="Tablecaption30">
    <w:name w:val="Table caption (3)"/>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en-US"/>
    </w:rPr>
  </w:style>
  <w:style w:type="character" w:customStyle="1" w:styleId="Heading21">
    <w:name w:val="Heading #2"/>
    <w:rsid w:val="00096978"/>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Bodytext19">
    <w:name w:val="Body text (19)_"/>
    <w:link w:val="Bodytext190"/>
    <w:rsid w:val="00096978"/>
    <w:rPr>
      <w:rFonts w:eastAsia="Times New Roman"/>
      <w:b/>
      <w:bCs/>
      <w:i/>
      <w:iCs/>
      <w:sz w:val="23"/>
      <w:szCs w:val="23"/>
      <w:shd w:val="clear" w:color="auto" w:fill="FFFFFF"/>
    </w:rPr>
  </w:style>
  <w:style w:type="character" w:customStyle="1" w:styleId="Bodytext2Italic">
    <w:name w:val="Body text (2)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character" w:customStyle="1" w:styleId="Tablecaption4">
    <w:name w:val="Table caption (4)_"/>
    <w:link w:val="Tablecaption40"/>
    <w:rsid w:val="00096978"/>
    <w:rPr>
      <w:rFonts w:eastAsia="Times New Roman"/>
      <w:b/>
      <w:bCs/>
      <w:i/>
      <w:iCs/>
      <w:sz w:val="23"/>
      <w:szCs w:val="23"/>
      <w:shd w:val="clear" w:color="auto" w:fill="FFFFFF"/>
    </w:rPr>
  </w:style>
  <w:style w:type="character" w:customStyle="1" w:styleId="BodytextSpacing1pt">
    <w:name w:val="Body text + Spacing 1 pt"/>
    <w:rsid w:val="00096978"/>
    <w:rPr>
      <w:rFonts w:ascii="Times New Roman" w:eastAsia="Times New Roman" w:hAnsi="Times New Roman" w:cs="Times New Roman"/>
      <w:b w:val="0"/>
      <w:bCs w:val="0"/>
      <w:i w:val="0"/>
      <w:iCs w:val="0"/>
      <w:smallCaps w:val="0"/>
      <w:strike w:val="0"/>
      <w:color w:val="000000"/>
      <w:spacing w:val="30"/>
      <w:w w:val="100"/>
      <w:position w:val="0"/>
      <w:sz w:val="27"/>
      <w:szCs w:val="27"/>
      <w:u w:val="none"/>
      <w:lang w:val="en-US"/>
    </w:rPr>
  </w:style>
  <w:style w:type="paragraph" w:customStyle="1" w:styleId="BodyText6">
    <w:name w:val="Body Text6"/>
    <w:basedOn w:val="Normal"/>
    <w:link w:val="Bodytext0"/>
    <w:rsid w:val="00096978"/>
    <w:pPr>
      <w:widowControl w:val="0"/>
      <w:shd w:val="clear" w:color="auto" w:fill="FFFFFF"/>
      <w:spacing w:after="2280" w:line="457" w:lineRule="exact"/>
      <w:ind w:hanging="380"/>
      <w:jc w:val="center"/>
    </w:pPr>
    <w:rPr>
      <w:rFonts w:asciiTheme="minorHAnsi" w:hAnsiTheme="minorHAnsi" w:cstheme="minorBidi"/>
      <w:noProof w:val="0"/>
      <w:sz w:val="27"/>
      <w:szCs w:val="27"/>
    </w:rPr>
  </w:style>
  <w:style w:type="paragraph" w:customStyle="1" w:styleId="Heading11">
    <w:name w:val="Heading #1"/>
    <w:basedOn w:val="Normal"/>
    <w:link w:val="Heading10"/>
    <w:rsid w:val="00096978"/>
    <w:pPr>
      <w:widowControl w:val="0"/>
      <w:shd w:val="clear" w:color="auto" w:fill="FFFFFF"/>
      <w:spacing w:before="2280" w:after="900" w:line="0" w:lineRule="atLeast"/>
      <w:jc w:val="center"/>
      <w:outlineLvl w:val="0"/>
    </w:pPr>
    <w:rPr>
      <w:rFonts w:asciiTheme="minorHAnsi" w:hAnsiTheme="minorHAnsi" w:cstheme="minorBidi"/>
      <w:b/>
      <w:bCs/>
      <w:noProof w:val="0"/>
      <w:spacing w:val="-20"/>
      <w:sz w:val="42"/>
      <w:szCs w:val="42"/>
    </w:rPr>
  </w:style>
  <w:style w:type="paragraph" w:customStyle="1" w:styleId="Picturecaption20">
    <w:name w:val="Picture caption (2)"/>
    <w:basedOn w:val="Normal"/>
    <w:link w:val="Picturecaption2"/>
    <w:rsid w:val="00096978"/>
    <w:pPr>
      <w:widowControl w:val="0"/>
      <w:shd w:val="clear" w:color="auto" w:fill="FFFFFF"/>
      <w:spacing w:line="0" w:lineRule="atLeast"/>
    </w:pPr>
    <w:rPr>
      <w:rFonts w:asciiTheme="minorHAnsi" w:hAnsiTheme="minorHAnsi" w:cstheme="minorBidi"/>
      <w:noProof w:val="0"/>
      <w:sz w:val="27"/>
      <w:szCs w:val="27"/>
    </w:rPr>
  </w:style>
  <w:style w:type="paragraph" w:customStyle="1" w:styleId="Bodytext30">
    <w:name w:val="Body text (3)"/>
    <w:basedOn w:val="Normal"/>
    <w:link w:val="Bodytext3Exact"/>
    <w:rsid w:val="00096978"/>
    <w:pPr>
      <w:widowControl w:val="0"/>
      <w:shd w:val="clear" w:color="auto" w:fill="FFFFFF"/>
      <w:spacing w:line="0" w:lineRule="atLeast"/>
    </w:pPr>
    <w:rPr>
      <w:rFonts w:asciiTheme="minorHAnsi" w:hAnsiTheme="minorHAnsi" w:cstheme="minorBidi"/>
      <w:b/>
      <w:bCs/>
      <w:i/>
      <w:iCs/>
      <w:noProof w:val="0"/>
      <w:spacing w:val="-38"/>
      <w:sz w:val="37"/>
      <w:szCs w:val="37"/>
      <w:lang w:val="vi-VN"/>
    </w:rPr>
  </w:style>
  <w:style w:type="paragraph" w:customStyle="1" w:styleId="Bodytext50">
    <w:name w:val="Body text (5)"/>
    <w:basedOn w:val="Normal"/>
    <w:link w:val="Bodytext5"/>
    <w:rsid w:val="00096978"/>
    <w:pPr>
      <w:widowControl w:val="0"/>
      <w:shd w:val="clear" w:color="auto" w:fill="FFFFFF"/>
      <w:spacing w:after="60" w:line="0" w:lineRule="atLeast"/>
    </w:pPr>
    <w:rPr>
      <w:rFonts w:ascii="Tahoma" w:eastAsia="Tahoma" w:hAnsi="Tahoma" w:cs="Tahoma"/>
      <w:noProof w:val="0"/>
      <w:sz w:val="10"/>
      <w:szCs w:val="10"/>
    </w:rPr>
  </w:style>
  <w:style w:type="paragraph" w:styleId="TOC3">
    <w:name w:val="toc 3"/>
    <w:basedOn w:val="Normal"/>
    <w:link w:val="TOC3Char"/>
    <w:autoRedefine/>
    <w:uiPriority w:val="39"/>
    <w:rsid w:val="00096978"/>
    <w:pPr>
      <w:widowControl w:val="0"/>
      <w:ind w:left="240"/>
    </w:pPr>
    <w:rPr>
      <w:rFonts w:asciiTheme="minorHAnsi" w:eastAsia="Courier New" w:hAnsiTheme="minorHAnsi" w:cs="Courier New"/>
      <w:noProof w:val="0"/>
      <w:color w:val="000000"/>
      <w:sz w:val="26"/>
      <w:szCs w:val="22"/>
    </w:rPr>
  </w:style>
  <w:style w:type="paragraph" w:styleId="TOC4">
    <w:name w:val="toc 4"/>
    <w:basedOn w:val="Normal"/>
    <w:link w:val="TOC4Char"/>
    <w:autoRedefine/>
    <w:uiPriority w:val="39"/>
    <w:rsid w:val="00096978"/>
    <w:pPr>
      <w:widowControl w:val="0"/>
      <w:ind w:left="480"/>
    </w:pPr>
    <w:rPr>
      <w:rFonts w:asciiTheme="minorHAnsi" w:eastAsia="Courier New" w:hAnsiTheme="minorHAnsi" w:cs="Courier New"/>
      <w:i/>
      <w:noProof w:val="0"/>
      <w:color w:val="000000"/>
      <w:sz w:val="26"/>
      <w:szCs w:val="22"/>
    </w:rPr>
  </w:style>
  <w:style w:type="paragraph" w:styleId="TOC6">
    <w:name w:val="toc 6"/>
    <w:basedOn w:val="Normal"/>
    <w:link w:val="TOC6Char"/>
    <w:autoRedefine/>
    <w:uiPriority w:val="39"/>
    <w:rsid w:val="00096978"/>
    <w:pPr>
      <w:widowControl w:val="0"/>
      <w:ind w:left="960"/>
    </w:pPr>
    <w:rPr>
      <w:rFonts w:asciiTheme="minorHAnsi" w:eastAsia="Courier New" w:hAnsiTheme="minorHAnsi" w:cs="Courier New"/>
      <w:noProof w:val="0"/>
      <w:color w:val="000000"/>
      <w:sz w:val="22"/>
      <w:szCs w:val="22"/>
    </w:rPr>
  </w:style>
  <w:style w:type="paragraph" w:customStyle="1" w:styleId="Tableofcontents40">
    <w:name w:val="Table of contents (4)"/>
    <w:basedOn w:val="Normal"/>
    <w:link w:val="Tableofcontents4"/>
    <w:rsid w:val="00096978"/>
    <w:pPr>
      <w:widowControl w:val="0"/>
      <w:shd w:val="clear" w:color="auto" w:fill="FFFFFF"/>
      <w:spacing w:line="418" w:lineRule="exact"/>
      <w:jc w:val="both"/>
    </w:pPr>
    <w:rPr>
      <w:rFonts w:asciiTheme="minorHAnsi" w:hAnsiTheme="minorHAnsi" w:cstheme="minorBidi"/>
      <w:b/>
      <w:bCs/>
      <w:i/>
      <w:iCs/>
      <w:noProof w:val="0"/>
      <w:sz w:val="27"/>
      <w:szCs w:val="27"/>
    </w:rPr>
  </w:style>
  <w:style w:type="paragraph" w:customStyle="1" w:styleId="Bodytext8">
    <w:name w:val="Body text (8)"/>
    <w:basedOn w:val="Normal"/>
    <w:link w:val="Bodytext8Exact"/>
    <w:rsid w:val="00096978"/>
    <w:pPr>
      <w:widowControl w:val="0"/>
      <w:shd w:val="clear" w:color="auto" w:fill="FFFFFF"/>
      <w:spacing w:line="0" w:lineRule="atLeast"/>
    </w:pPr>
    <w:rPr>
      <w:rFonts w:ascii="Tahoma" w:eastAsia="Tahoma" w:hAnsi="Tahoma" w:cs="Tahoma"/>
      <w:b/>
      <w:bCs/>
      <w:i/>
      <w:iCs/>
      <w:noProof w:val="0"/>
      <w:spacing w:val="-84"/>
      <w:sz w:val="89"/>
      <w:szCs w:val="89"/>
    </w:rPr>
  </w:style>
  <w:style w:type="paragraph" w:customStyle="1" w:styleId="Picturecaption3">
    <w:name w:val="Picture caption (3)"/>
    <w:basedOn w:val="Normal"/>
    <w:link w:val="Picturecaption3Exact"/>
    <w:rsid w:val="00096978"/>
    <w:pPr>
      <w:widowControl w:val="0"/>
      <w:shd w:val="clear" w:color="auto" w:fill="FFFFFF"/>
      <w:spacing w:line="266" w:lineRule="exact"/>
    </w:pPr>
    <w:rPr>
      <w:rFonts w:asciiTheme="minorHAnsi" w:hAnsiTheme="minorHAnsi" w:cstheme="minorBidi"/>
      <w:noProof w:val="0"/>
      <w:spacing w:val="-2"/>
      <w:sz w:val="22"/>
      <w:szCs w:val="22"/>
    </w:rPr>
  </w:style>
  <w:style w:type="paragraph" w:customStyle="1" w:styleId="Heading420">
    <w:name w:val="Heading #4 (2)"/>
    <w:basedOn w:val="Normal"/>
    <w:link w:val="Heading42"/>
    <w:rsid w:val="00096978"/>
    <w:pPr>
      <w:widowControl w:val="0"/>
      <w:shd w:val="clear" w:color="auto" w:fill="FFFFFF"/>
      <w:spacing w:line="0" w:lineRule="atLeast"/>
      <w:jc w:val="right"/>
      <w:outlineLvl w:val="3"/>
    </w:pPr>
    <w:rPr>
      <w:rFonts w:asciiTheme="minorHAnsi" w:hAnsiTheme="minorHAnsi" w:cstheme="minorBidi"/>
      <w:noProof w:val="0"/>
      <w:spacing w:val="-10"/>
      <w:sz w:val="22"/>
      <w:szCs w:val="28"/>
    </w:rPr>
  </w:style>
  <w:style w:type="paragraph" w:customStyle="1" w:styleId="Heading41">
    <w:name w:val="Heading #4"/>
    <w:basedOn w:val="Normal"/>
    <w:link w:val="Heading40"/>
    <w:rsid w:val="00096978"/>
    <w:pPr>
      <w:widowControl w:val="0"/>
      <w:shd w:val="clear" w:color="auto" w:fill="FFFFFF"/>
      <w:spacing w:line="0" w:lineRule="atLeast"/>
      <w:jc w:val="right"/>
      <w:outlineLvl w:val="3"/>
    </w:pPr>
    <w:rPr>
      <w:rFonts w:asciiTheme="minorHAnsi" w:hAnsiTheme="minorHAnsi" w:cstheme="minorBidi"/>
      <w:noProof w:val="0"/>
      <w:sz w:val="27"/>
      <w:szCs w:val="27"/>
    </w:rPr>
  </w:style>
  <w:style w:type="paragraph" w:customStyle="1" w:styleId="Bodytext110">
    <w:name w:val="Body text (11)"/>
    <w:basedOn w:val="Normal"/>
    <w:link w:val="Bodytext11"/>
    <w:rsid w:val="00096978"/>
    <w:pPr>
      <w:widowControl w:val="0"/>
      <w:shd w:val="clear" w:color="auto" w:fill="FFFFFF"/>
      <w:spacing w:before="180" w:after="60" w:line="0" w:lineRule="atLeast"/>
    </w:pPr>
    <w:rPr>
      <w:rFonts w:ascii="Tahoma" w:eastAsia="Tahoma" w:hAnsi="Tahoma" w:cs="Tahoma"/>
      <w:b/>
      <w:bCs/>
      <w:noProof w:val="0"/>
      <w:sz w:val="19"/>
      <w:szCs w:val="19"/>
    </w:rPr>
  </w:style>
  <w:style w:type="paragraph" w:customStyle="1" w:styleId="Picturecaption50">
    <w:name w:val="Picture caption (5)"/>
    <w:basedOn w:val="Normal"/>
    <w:link w:val="Picturecaption5"/>
    <w:rsid w:val="00096978"/>
    <w:pPr>
      <w:widowControl w:val="0"/>
      <w:shd w:val="clear" w:color="auto" w:fill="FFFFFF"/>
      <w:spacing w:line="0" w:lineRule="atLeast"/>
    </w:pPr>
    <w:rPr>
      <w:rFonts w:asciiTheme="minorHAnsi" w:hAnsiTheme="minorHAnsi" w:cstheme="minorBidi"/>
      <w:noProof w:val="0"/>
      <w:sz w:val="13"/>
      <w:szCs w:val="13"/>
    </w:rPr>
  </w:style>
  <w:style w:type="paragraph" w:customStyle="1" w:styleId="Bodytext100">
    <w:name w:val="Body text (10)"/>
    <w:basedOn w:val="Normal"/>
    <w:link w:val="Bodytext10"/>
    <w:rsid w:val="00096978"/>
    <w:pPr>
      <w:widowControl w:val="0"/>
      <w:shd w:val="clear" w:color="auto" w:fill="FFFFFF"/>
      <w:spacing w:before="900" w:after="180" w:line="0" w:lineRule="atLeast"/>
      <w:jc w:val="both"/>
    </w:pPr>
    <w:rPr>
      <w:rFonts w:asciiTheme="minorHAnsi" w:hAnsiTheme="minorHAnsi" w:cstheme="minorBidi"/>
      <w:noProof w:val="0"/>
      <w:sz w:val="13"/>
      <w:szCs w:val="13"/>
    </w:rPr>
  </w:style>
  <w:style w:type="paragraph" w:customStyle="1" w:styleId="Heading61">
    <w:name w:val="Heading #6"/>
    <w:basedOn w:val="Normal"/>
    <w:link w:val="Heading60"/>
    <w:rsid w:val="00096978"/>
    <w:pPr>
      <w:widowControl w:val="0"/>
      <w:shd w:val="clear" w:color="auto" w:fill="FFFFFF"/>
      <w:spacing w:after="180" w:line="0" w:lineRule="atLeast"/>
      <w:ind w:hanging="360"/>
      <w:jc w:val="both"/>
      <w:outlineLvl w:val="5"/>
    </w:pPr>
    <w:rPr>
      <w:rFonts w:asciiTheme="minorHAnsi" w:hAnsiTheme="minorHAnsi" w:cstheme="minorBidi"/>
      <w:b/>
      <w:bCs/>
      <w:noProof w:val="0"/>
      <w:sz w:val="27"/>
      <w:szCs w:val="27"/>
    </w:rPr>
  </w:style>
  <w:style w:type="paragraph" w:customStyle="1" w:styleId="Bodytext120">
    <w:name w:val="Body text (12)"/>
    <w:basedOn w:val="Normal"/>
    <w:link w:val="Bodytext12"/>
    <w:rsid w:val="00096978"/>
    <w:pPr>
      <w:widowControl w:val="0"/>
      <w:shd w:val="clear" w:color="auto" w:fill="FFFFFF"/>
      <w:spacing w:before="600" w:line="356" w:lineRule="exact"/>
      <w:jc w:val="both"/>
    </w:pPr>
    <w:rPr>
      <w:rFonts w:ascii="Arial Narrow" w:eastAsia="Arial Narrow" w:hAnsi="Arial Narrow" w:cs="Arial Narrow"/>
      <w:b/>
      <w:bCs/>
      <w:noProof w:val="0"/>
      <w:sz w:val="19"/>
      <w:szCs w:val="19"/>
    </w:rPr>
  </w:style>
  <w:style w:type="paragraph" w:customStyle="1" w:styleId="Heading71">
    <w:name w:val="Heading #7"/>
    <w:basedOn w:val="Normal"/>
    <w:link w:val="Heading70"/>
    <w:rsid w:val="00096978"/>
    <w:pPr>
      <w:widowControl w:val="0"/>
      <w:shd w:val="clear" w:color="auto" w:fill="FFFFFF"/>
      <w:spacing w:line="446" w:lineRule="exact"/>
      <w:jc w:val="both"/>
      <w:outlineLvl w:val="6"/>
    </w:pPr>
    <w:rPr>
      <w:rFonts w:asciiTheme="minorHAnsi" w:hAnsiTheme="minorHAnsi" w:cstheme="minorBidi"/>
      <w:b/>
      <w:bCs/>
      <w:noProof w:val="0"/>
      <w:sz w:val="27"/>
      <w:szCs w:val="27"/>
    </w:rPr>
  </w:style>
  <w:style w:type="paragraph" w:customStyle="1" w:styleId="Heading520">
    <w:name w:val="Heading #5 (2)"/>
    <w:basedOn w:val="Normal"/>
    <w:link w:val="Heading52"/>
    <w:rsid w:val="00096978"/>
    <w:pPr>
      <w:widowControl w:val="0"/>
      <w:shd w:val="clear" w:color="auto" w:fill="FFFFFF"/>
      <w:spacing w:line="0" w:lineRule="atLeast"/>
      <w:jc w:val="right"/>
      <w:outlineLvl w:val="4"/>
    </w:pPr>
    <w:rPr>
      <w:rFonts w:asciiTheme="minorHAnsi" w:hAnsiTheme="minorHAnsi" w:cstheme="minorBidi"/>
      <w:noProof w:val="0"/>
      <w:sz w:val="27"/>
      <w:szCs w:val="27"/>
    </w:rPr>
  </w:style>
  <w:style w:type="paragraph" w:customStyle="1" w:styleId="Picturecaption60">
    <w:name w:val="Picture caption (6)"/>
    <w:basedOn w:val="Normal"/>
    <w:link w:val="Picturecaption6"/>
    <w:rsid w:val="00096978"/>
    <w:pPr>
      <w:widowControl w:val="0"/>
      <w:shd w:val="clear" w:color="auto" w:fill="FFFFFF"/>
      <w:spacing w:after="240" w:line="0" w:lineRule="atLeast"/>
      <w:jc w:val="both"/>
    </w:pPr>
    <w:rPr>
      <w:rFonts w:asciiTheme="minorHAnsi" w:hAnsiTheme="minorHAnsi" w:cstheme="minorBidi"/>
      <w:noProof w:val="0"/>
      <w:sz w:val="19"/>
      <w:szCs w:val="19"/>
    </w:rPr>
  </w:style>
  <w:style w:type="paragraph" w:customStyle="1" w:styleId="Tablecaption20">
    <w:name w:val="Table caption (2)"/>
    <w:basedOn w:val="Normal"/>
    <w:link w:val="Tablecaption2"/>
    <w:rsid w:val="00096978"/>
    <w:pPr>
      <w:widowControl w:val="0"/>
      <w:shd w:val="clear" w:color="auto" w:fill="FFFFFF"/>
      <w:spacing w:line="0" w:lineRule="atLeast"/>
    </w:pPr>
    <w:rPr>
      <w:rFonts w:asciiTheme="minorHAnsi" w:hAnsiTheme="minorHAnsi" w:cstheme="minorBidi"/>
      <w:b/>
      <w:bCs/>
      <w:noProof w:val="0"/>
      <w:sz w:val="27"/>
      <w:szCs w:val="27"/>
    </w:rPr>
  </w:style>
  <w:style w:type="paragraph" w:customStyle="1" w:styleId="Picturecaption70">
    <w:name w:val="Picture caption (7)"/>
    <w:basedOn w:val="Normal"/>
    <w:link w:val="Picturecaption7"/>
    <w:rsid w:val="00096978"/>
    <w:pPr>
      <w:widowControl w:val="0"/>
      <w:shd w:val="clear" w:color="auto" w:fill="FFFFFF"/>
      <w:spacing w:line="0" w:lineRule="atLeast"/>
    </w:pPr>
    <w:rPr>
      <w:rFonts w:asciiTheme="minorHAnsi" w:hAnsiTheme="minorHAnsi" w:cstheme="minorBidi"/>
      <w:b/>
      <w:bCs/>
      <w:i/>
      <w:iCs/>
      <w:noProof w:val="0"/>
      <w:sz w:val="27"/>
      <w:szCs w:val="27"/>
    </w:rPr>
  </w:style>
  <w:style w:type="paragraph" w:customStyle="1" w:styleId="Bodytext130">
    <w:name w:val="Body text (13)"/>
    <w:basedOn w:val="Normal"/>
    <w:link w:val="Bodytext13"/>
    <w:rsid w:val="00096978"/>
    <w:pPr>
      <w:widowControl w:val="0"/>
      <w:shd w:val="clear" w:color="auto" w:fill="FFFFFF"/>
      <w:spacing w:line="277" w:lineRule="exact"/>
      <w:jc w:val="both"/>
    </w:pPr>
    <w:rPr>
      <w:rFonts w:ascii="Malgun Gothic" w:eastAsia="Malgun Gothic" w:hAnsi="Malgun Gothic" w:cs="Malgun Gothic"/>
      <w:noProof w:val="0"/>
      <w:sz w:val="19"/>
      <w:szCs w:val="19"/>
    </w:rPr>
  </w:style>
  <w:style w:type="paragraph" w:customStyle="1" w:styleId="Bodytext140">
    <w:name w:val="Body text (14)"/>
    <w:basedOn w:val="Normal"/>
    <w:link w:val="Bodytext14"/>
    <w:rsid w:val="00096978"/>
    <w:pPr>
      <w:widowControl w:val="0"/>
      <w:shd w:val="clear" w:color="auto" w:fill="FFFFFF"/>
      <w:spacing w:line="277" w:lineRule="exact"/>
      <w:jc w:val="both"/>
    </w:pPr>
    <w:rPr>
      <w:rFonts w:ascii="Arial Unicode MS" w:eastAsia="Arial Unicode MS" w:hAnsi="Arial Unicode MS" w:cs="Arial Unicode MS"/>
      <w:noProof w:val="0"/>
      <w:spacing w:val="-20"/>
      <w:sz w:val="19"/>
      <w:szCs w:val="19"/>
    </w:rPr>
  </w:style>
  <w:style w:type="paragraph" w:customStyle="1" w:styleId="Bodytext150">
    <w:name w:val="Body text (15)"/>
    <w:basedOn w:val="Normal"/>
    <w:link w:val="Bodytext15"/>
    <w:rsid w:val="00096978"/>
    <w:pPr>
      <w:widowControl w:val="0"/>
      <w:shd w:val="clear" w:color="auto" w:fill="FFFFFF"/>
      <w:spacing w:line="277" w:lineRule="exact"/>
      <w:jc w:val="both"/>
    </w:pPr>
    <w:rPr>
      <w:rFonts w:ascii="Calibri" w:eastAsiaTheme="minorHAnsi" w:hAnsi="Calibri" w:cs="Calibri"/>
      <w:noProof w:val="0"/>
      <w:spacing w:val="-10"/>
      <w:sz w:val="21"/>
      <w:szCs w:val="21"/>
    </w:rPr>
  </w:style>
  <w:style w:type="paragraph" w:customStyle="1" w:styleId="Bodytext160">
    <w:name w:val="Body text (16)"/>
    <w:basedOn w:val="Normal"/>
    <w:link w:val="Bodytext16"/>
    <w:rsid w:val="00096978"/>
    <w:pPr>
      <w:widowControl w:val="0"/>
      <w:shd w:val="clear" w:color="auto" w:fill="FFFFFF"/>
      <w:spacing w:after="300" w:line="277" w:lineRule="exact"/>
      <w:jc w:val="both"/>
    </w:pPr>
    <w:rPr>
      <w:rFonts w:ascii="Malgun Gothic" w:eastAsia="Malgun Gothic" w:hAnsi="Malgun Gothic" w:cs="Malgun Gothic"/>
      <w:noProof w:val="0"/>
      <w:sz w:val="19"/>
      <w:szCs w:val="19"/>
    </w:rPr>
  </w:style>
  <w:style w:type="paragraph" w:customStyle="1" w:styleId="Bodytext170">
    <w:name w:val="Body text (17)"/>
    <w:basedOn w:val="Normal"/>
    <w:link w:val="Bodytext17"/>
    <w:rsid w:val="00096978"/>
    <w:pPr>
      <w:widowControl w:val="0"/>
      <w:shd w:val="clear" w:color="auto" w:fill="FFFFFF"/>
      <w:spacing w:before="1920" w:line="356" w:lineRule="exact"/>
      <w:jc w:val="both"/>
    </w:pPr>
    <w:rPr>
      <w:rFonts w:asciiTheme="minorHAnsi" w:hAnsiTheme="minorHAnsi" w:cstheme="minorBidi"/>
      <w:noProof w:val="0"/>
      <w:sz w:val="22"/>
      <w:szCs w:val="22"/>
    </w:rPr>
  </w:style>
  <w:style w:type="paragraph" w:customStyle="1" w:styleId="Heading720">
    <w:name w:val="Heading #7 (2)"/>
    <w:basedOn w:val="Normal"/>
    <w:link w:val="Heading72"/>
    <w:rsid w:val="00096978"/>
    <w:pPr>
      <w:widowControl w:val="0"/>
      <w:shd w:val="clear" w:color="auto" w:fill="FFFFFF"/>
      <w:spacing w:before="420" w:line="446" w:lineRule="exact"/>
      <w:jc w:val="both"/>
      <w:outlineLvl w:val="6"/>
    </w:pPr>
    <w:rPr>
      <w:rFonts w:asciiTheme="minorHAnsi" w:hAnsiTheme="minorHAnsi" w:cstheme="minorBidi"/>
      <w:noProof w:val="0"/>
      <w:sz w:val="27"/>
      <w:szCs w:val="27"/>
    </w:rPr>
  </w:style>
  <w:style w:type="paragraph" w:customStyle="1" w:styleId="Heading430">
    <w:name w:val="Heading #4 (3)"/>
    <w:basedOn w:val="Normal"/>
    <w:link w:val="Heading43"/>
    <w:rsid w:val="00096978"/>
    <w:pPr>
      <w:widowControl w:val="0"/>
      <w:shd w:val="clear" w:color="auto" w:fill="FFFFFF"/>
      <w:spacing w:after="720" w:line="0" w:lineRule="atLeast"/>
      <w:jc w:val="center"/>
      <w:outlineLvl w:val="3"/>
    </w:pPr>
    <w:rPr>
      <w:rFonts w:asciiTheme="minorHAnsi" w:hAnsiTheme="minorHAnsi" w:cstheme="minorBidi"/>
      <w:b/>
      <w:bCs/>
      <w:noProof w:val="0"/>
      <w:sz w:val="33"/>
      <w:szCs w:val="33"/>
    </w:rPr>
  </w:style>
  <w:style w:type="paragraph" w:customStyle="1" w:styleId="Heading730">
    <w:name w:val="Heading #7 (3)"/>
    <w:basedOn w:val="Normal"/>
    <w:link w:val="Heading73"/>
    <w:rsid w:val="00096978"/>
    <w:pPr>
      <w:widowControl w:val="0"/>
      <w:shd w:val="clear" w:color="auto" w:fill="FFFFFF"/>
      <w:spacing w:before="420" w:after="420" w:line="0" w:lineRule="atLeast"/>
      <w:jc w:val="both"/>
      <w:outlineLvl w:val="6"/>
    </w:pPr>
    <w:rPr>
      <w:rFonts w:asciiTheme="minorHAnsi" w:hAnsiTheme="minorHAnsi" w:cstheme="minorBidi"/>
      <w:b/>
      <w:bCs/>
      <w:i/>
      <w:iCs/>
      <w:noProof w:val="0"/>
      <w:sz w:val="27"/>
      <w:szCs w:val="27"/>
    </w:rPr>
  </w:style>
  <w:style w:type="paragraph" w:customStyle="1" w:styleId="Bodytext180">
    <w:name w:val="Body text (18)"/>
    <w:basedOn w:val="Normal"/>
    <w:link w:val="Bodytext18"/>
    <w:rsid w:val="00096978"/>
    <w:pPr>
      <w:widowControl w:val="0"/>
      <w:shd w:val="clear" w:color="auto" w:fill="FFFFFF"/>
      <w:spacing w:after="180" w:line="0" w:lineRule="atLeast"/>
    </w:pPr>
    <w:rPr>
      <w:rFonts w:asciiTheme="minorHAnsi" w:hAnsiTheme="minorHAnsi" w:cstheme="minorBidi"/>
      <w:noProof w:val="0"/>
      <w:sz w:val="23"/>
      <w:szCs w:val="23"/>
    </w:rPr>
  </w:style>
  <w:style w:type="paragraph" w:customStyle="1" w:styleId="Bodytext190">
    <w:name w:val="Body text (19)"/>
    <w:basedOn w:val="Normal"/>
    <w:link w:val="Bodytext19"/>
    <w:rsid w:val="00096978"/>
    <w:pPr>
      <w:widowControl w:val="0"/>
      <w:shd w:val="clear" w:color="auto" w:fill="FFFFFF"/>
      <w:spacing w:before="180" w:after="600" w:line="0" w:lineRule="atLeast"/>
      <w:ind w:hanging="360"/>
      <w:jc w:val="both"/>
    </w:pPr>
    <w:rPr>
      <w:rFonts w:asciiTheme="minorHAnsi" w:hAnsiTheme="minorHAnsi" w:cstheme="minorBidi"/>
      <w:b/>
      <w:bCs/>
      <w:i/>
      <w:iCs/>
      <w:noProof w:val="0"/>
      <w:sz w:val="23"/>
      <w:szCs w:val="23"/>
    </w:rPr>
  </w:style>
  <w:style w:type="paragraph" w:customStyle="1" w:styleId="Tablecaption40">
    <w:name w:val="Table caption (4)"/>
    <w:basedOn w:val="Normal"/>
    <w:link w:val="Tablecaption4"/>
    <w:rsid w:val="00096978"/>
    <w:pPr>
      <w:widowControl w:val="0"/>
      <w:shd w:val="clear" w:color="auto" w:fill="FFFFFF"/>
      <w:spacing w:line="0" w:lineRule="atLeast"/>
    </w:pPr>
    <w:rPr>
      <w:rFonts w:asciiTheme="minorHAnsi" w:hAnsiTheme="minorHAnsi" w:cstheme="minorBidi"/>
      <w:b/>
      <w:bCs/>
      <w:i/>
      <w:iCs/>
      <w:noProof w:val="0"/>
      <w:sz w:val="23"/>
      <w:szCs w:val="23"/>
    </w:rPr>
  </w:style>
  <w:style w:type="paragraph" w:styleId="TOC5">
    <w:name w:val="toc 5"/>
    <w:basedOn w:val="Normal"/>
    <w:autoRedefine/>
    <w:uiPriority w:val="39"/>
    <w:rsid w:val="00096978"/>
    <w:pPr>
      <w:widowControl w:val="0"/>
      <w:ind w:left="720"/>
    </w:pPr>
    <w:rPr>
      <w:rFonts w:ascii="Calibri" w:eastAsia="Courier New" w:hAnsi="Calibri" w:cs="Courier New"/>
      <w:noProof w:val="0"/>
      <w:color w:val="000000"/>
      <w:sz w:val="20"/>
      <w:szCs w:val="20"/>
    </w:rPr>
  </w:style>
  <w:style w:type="paragraph" w:styleId="TOC7">
    <w:name w:val="toc 7"/>
    <w:basedOn w:val="Normal"/>
    <w:autoRedefine/>
    <w:uiPriority w:val="39"/>
    <w:rsid w:val="00096978"/>
    <w:pPr>
      <w:widowControl w:val="0"/>
      <w:ind w:left="1200"/>
    </w:pPr>
    <w:rPr>
      <w:rFonts w:ascii="Calibri" w:eastAsia="Courier New" w:hAnsi="Calibri" w:cs="Courier New"/>
      <w:noProof w:val="0"/>
      <w:color w:val="000000"/>
      <w:sz w:val="20"/>
      <w:szCs w:val="20"/>
    </w:rPr>
  </w:style>
  <w:style w:type="numbering" w:customStyle="1" w:styleId="NoList1">
    <w:name w:val="No List1"/>
    <w:next w:val="NoList"/>
    <w:semiHidden/>
    <w:rsid w:val="00096978"/>
  </w:style>
  <w:style w:type="table" w:customStyle="1" w:styleId="TableGrid1">
    <w:name w:val="Table Grid1"/>
    <w:basedOn w:val="TableNormal"/>
    <w:next w:val="TableGrid"/>
    <w:rsid w:val="000969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rsid w:val="00096978"/>
    <w:pPr>
      <w:widowControl w:val="0"/>
      <w:tabs>
        <w:tab w:val="left" w:pos="709"/>
        <w:tab w:val="right" w:leader="dot" w:pos="9356"/>
      </w:tabs>
      <w:spacing w:before="240"/>
      <w:ind w:left="709" w:hanging="709"/>
    </w:pPr>
    <w:rPr>
      <w:rFonts w:ascii="Times New Roman" w:eastAsia="Courier New" w:hAnsi="Times New Roman" w:cs="Courier New"/>
      <w:b/>
      <w:bCs/>
      <w:noProof w:val="0"/>
      <w:color w:val="000000"/>
      <w:sz w:val="26"/>
      <w:szCs w:val="20"/>
    </w:rPr>
  </w:style>
  <w:style w:type="paragraph" w:customStyle="1" w:styleId="B">
    <w:name w:val="B"/>
    <w:basedOn w:val="Normal"/>
    <w:rsid w:val="00096978"/>
    <w:rPr>
      <w:rFonts w:ascii="Times New Roman" w:hAnsi="Times New Roman"/>
      <w:noProof w:val="0"/>
    </w:rPr>
  </w:style>
  <w:style w:type="paragraph" w:customStyle="1" w:styleId="Heading">
    <w:name w:val="Heading"/>
    <w:basedOn w:val="Normal"/>
    <w:link w:val="HeadingChar1"/>
    <w:rsid w:val="00096978"/>
    <w:pPr>
      <w:spacing w:before="120" w:line="360" w:lineRule="auto"/>
      <w:ind w:firstLine="567"/>
      <w:jc w:val="both"/>
    </w:pPr>
    <w:rPr>
      <w:rFonts w:ascii="Times New Roman" w:hAnsi="Times New Roman"/>
      <w:noProof w:val="0"/>
      <w:szCs w:val="28"/>
      <w:lang w:val="x-none" w:eastAsia="x-none"/>
    </w:rPr>
  </w:style>
  <w:style w:type="paragraph" w:customStyle="1" w:styleId="cg">
    <w:name w:val="cg"/>
    <w:basedOn w:val="Heading"/>
    <w:autoRedefine/>
    <w:rsid w:val="00096978"/>
    <w:pPr>
      <w:ind w:firstLine="0"/>
      <w:jc w:val="center"/>
    </w:pPr>
  </w:style>
  <w:style w:type="paragraph" w:customStyle="1" w:styleId="cgc">
    <w:name w:val="cgc"/>
    <w:basedOn w:val="cg"/>
    <w:autoRedefine/>
    <w:rsid w:val="00096978"/>
    <w:rPr>
      <w:u w:val="single"/>
    </w:rPr>
  </w:style>
  <w:style w:type="paragraph" w:customStyle="1" w:styleId="cgd">
    <w:name w:val="cgd"/>
    <w:basedOn w:val="cg"/>
    <w:autoRedefine/>
    <w:rsid w:val="00096978"/>
    <w:rPr>
      <w:b/>
    </w:rPr>
  </w:style>
  <w:style w:type="paragraph" w:customStyle="1" w:styleId="cgn">
    <w:name w:val="cgn"/>
    <w:basedOn w:val="cg"/>
    <w:autoRedefine/>
    <w:rsid w:val="00096978"/>
    <w:rPr>
      <w:i/>
    </w:rPr>
  </w:style>
  <w:style w:type="paragraph" w:customStyle="1" w:styleId="cp">
    <w:name w:val="cp"/>
    <w:basedOn w:val="cg"/>
    <w:autoRedefine/>
    <w:rsid w:val="00096978"/>
    <w:pPr>
      <w:jc w:val="right"/>
    </w:pPr>
  </w:style>
  <w:style w:type="paragraph" w:customStyle="1" w:styleId="cpc">
    <w:name w:val="cpc"/>
    <w:basedOn w:val="cp"/>
    <w:autoRedefine/>
    <w:rsid w:val="00096978"/>
    <w:rPr>
      <w:u w:val="single"/>
    </w:rPr>
  </w:style>
  <w:style w:type="paragraph" w:customStyle="1" w:styleId="cpd">
    <w:name w:val="cpd"/>
    <w:basedOn w:val="cp"/>
    <w:autoRedefine/>
    <w:rsid w:val="00096978"/>
    <w:rPr>
      <w:b/>
    </w:rPr>
  </w:style>
  <w:style w:type="paragraph" w:customStyle="1" w:styleId="cpn">
    <w:name w:val="cpn"/>
    <w:basedOn w:val="cp"/>
    <w:autoRedefine/>
    <w:rsid w:val="00096978"/>
    <w:rPr>
      <w:i/>
    </w:rPr>
  </w:style>
  <w:style w:type="paragraph" w:customStyle="1" w:styleId="D">
    <w:name w:val="D"/>
    <w:basedOn w:val="Heading"/>
    <w:autoRedefine/>
    <w:rsid w:val="00096978"/>
    <w:rPr>
      <w:b/>
    </w:rPr>
  </w:style>
  <w:style w:type="paragraph" w:customStyle="1" w:styleId="Dn">
    <w:name w:val="Dn"/>
    <w:basedOn w:val="Heading"/>
    <w:autoRedefine/>
    <w:rsid w:val="00096978"/>
    <w:rPr>
      <w:b/>
      <w:i/>
    </w:rPr>
  </w:style>
  <w:style w:type="paragraph" w:customStyle="1" w:styleId="HeadingChar">
    <w:name w:val="Heading Char"/>
    <w:basedOn w:val="Normal"/>
    <w:link w:val="HeadingCharChar"/>
    <w:rsid w:val="00096978"/>
    <w:pPr>
      <w:spacing w:before="120" w:line="360" w:lineRule="auto"/>
      <w:ind w:firstLine="567"/>
      <w:jc w:val="both"/>
    </w:pPr>
    <w:rPr>
      <w:rFonts w:ascii="Times New Roman" w:hAnsi="Times New Roman"/>
      <w:noProof w:val="0"/>
      <w:szCs w:val="28"/>
      <w:lang w:val="x-none" w:eastAsia="x-none"/>
    </w:rPr>
  </w:style>
  <w:style w:type="character" w:customStyle="1" w:styleId="HeadingCharChar">
    <w:name w:val="Heading Char Char"/>
    <w:link w:val="HeadingChar"/>
    <w:rsid w:val="00096978"/>
    <w:rPr>
      <w:rFonts w:ascii="Times New Roman" w:eastAsia="Times New Roman" w:hAnsi="Times New Roman" w:cs="Times New Roman"/>
      <w:sz w:val="28"/>
      <w:szCs w:val="28"/>
      <w:lang w:val="x-none" w:eastAsia="x-none"/>
    </w:rPr>
  </w:style>
  <w:style w:type="paragraph" w:customStyle="1" w:styleId="N">
    <w:name w:val="N"/>
    <w:basedOn w:val="Heading"/>
    <w:autoRedefine/>
    <w:rsid w:val="00096978"/>
    <w:rPr>
      <w:i/>
    </w:rPr>
  </w:style>
  <w:style w:type="character" w:customStyle="1" w:styleId="vnbnnidung20">
    <w:name w:val="vnbnnidung20"/>
    <w:rsid w:val="00096978"/>
  </w:style>
  <w:style w:type="character" w:customStyle="1" w:styleId="vnbnnidung2innghing">
    <w:name w:val="vnbnnidung2innghing"/>
    <w:rsid w:val="00096978"/>
  </w:style>
  <w:style w:type="table" w:customStyle="1" w:styleId="TableGrid2">
    <w:name w:val="Table Grid2"/>
    <w:basedOn w:val="TableNormal"/>
    <w:next w:val="TableGrid"/>
    <w:uiPriority w:val="59"/>
    <w:rsid w:val="00096978"/>
    <w:pPr>
      <w:spacing w:after="0" w:line="240" w:lineRule="auto"/>
    </w:pPr>
    <w:rPr>
      <w:rFonts w:ascii="Courier New" w:eastAsia="Courier New" w:hAnsi="Courier New" w:cs="Courier New"/>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unhideWhenUsed/>
    <w:qFormat/>
    <w:rsid w:val="00096978"/>
    <w:pPr>
      <w:keepLines/>
      <w:spacing w:line="259" w:lineRule="auto"/>
      <w:jc w:val="left"/>
      <w:outlineLvl w:val="9"/>
    </w:pPr>
    <w:rPr>
      <w:rFonts w:ascii="Calibri Light" w:hAnsi="Calibri Light"/>
      <w:b w:val="0"/>
      <w:bCs w:val="0"/>
      <w:noProof w:val="0"/>
      <w:color w:val="2E74B5"/>
      <w:szCs w:val="32"/>
      <w:lang w:val="en-US" w:eastAsia="en-US"/>
    </w:rPr>
  </w:style>
  <w:style w:type="numbering" w:customStyle="1" w:styleId="ducnguyen">
    <w:name w:val="ducnguyen"/>
    <w:uiPriority w:val="99"/>
    <w:rsid w:val="00096978"/>
    <w:pPr>
      <w:numPr>
        <w:numId w:val="25"/>
      </w:numPr>
    </w:pPr>
  </w:style>
  <w:style w:type="paragraph" w:styleId="TableofFigures">
    <w:name w:val="table of figures"/>
    <w:basedOn w:val="Normal"/>
    <w:next w:val="Normal"/>
    <w:uiPriority w:val="99"/>
    <w:unhideWhenUsed/>
    <w:rsid w:val="00096978"/>
    <w:pPr>
      <w:widowControl w:val="0"/>
      <w:ind w:left="480" w:hanging="480"/>
    </w:pPr>
    <w:rPr>
      <w:rFonts w:ascii="Calibri" w:eastAsia="Courier New" w:hAnsi="Calibri" w:cs="Courier New"/>
      <w:caps/>
      <w:noProof w:val="0"/>
      <w:color w:val="000000"/>
      <w:sz w:val="20"/>
      <w:szCs w:val="20"/>
    </w:rPr>
  </w:style>
  <w:style w:type="paragraph" w:styleId="TOC8">
    <w:name w:val="toc 8"/>
    <w:basedOn w:val="Normal"/>
    <w:next w:val="Normal"/>
    <w:autoRedefine/>
    <w:uiPriority w:val="39"/>
    <w:unhideWhenUsed/>
    <w:rsid w:val="00096978"/>
    <w:pPr>
      <w:widowControl w:val="0"/>
      <w:ind w:left="1440"/>
    </w:pPr>
    <w:rPr>
      <w:rFonts w:ascii="Calibri" w:eastAsia="Courier New" w:hAnsi="Calibri" w:cs="Courier New"/>
      <w:noProof w:val="0"/>
      <w:color w:val="000000"/>
      <w:sz w:val="20"/>
      <w:szCs w:val="20"/>
    </w:rPr>
  </w:style>
  <w:style w:type="paragraph" w:styleId="TOC9">
    <w:name w:val="toc 9"/>
    <w:basedOn w:val="Normal"/>
    <w:next w:val="Normal"/>
    <w:autoRedefine/>
    <w:uiPriority w:val="39"/>
    <w:unhideWhenUsed/>
    <w:rsid w:val="00096978"/>
    <w:pPr>
      <w:widowControl w:val="0"/>
      <w:ind w:left="1680"/>
    </w:pPr>
    <w:rPr>
      <w:rFonts w:ascii="Calibri" w:eastAsia="Courier New" w:hAnsi="Calibri" w:cs="Courier New"/>
      <w:noProof w:val="0"/>
      <w:color w:val="000000"/>
      <w:sz w:val="20"/>
      <w:szCs w:val="20"/>
    </w:rPr>
  </w:style>
  <w:style w:type="paragraph" w:customStyle="1" w:styleId="ducnguyen1">
    <w:name w:val="ducnguyen1"/>
    <w:basedOn w:val="Normal"/>
    <w:link w:val="ducnguyen1Char"/>
    <w:rsid w:val="00096978"/>
    <w:pPr>
      <w:keepNext/>
      <w:keepLines/>
      <w:widowControl w:val="0"/>
      <w:spacing w:line="360" w:lineRule="auto"/>
      <w:ind w:firstLine="397"/>
      <w:jc w:val="both"/>
    </w:pPr>
    <w:rPr>
      <w:rFonts w:ascii="Times New Roman" w:eastAsia="Courier New" w:hAnsi="Times New Roman"/>
      <w:noProof w:val="0"/>
      <w:sz w:val="26"/>
      <w:szCs w:val="26"/>
      <w:lang w:val="x-none" w:eastAsia="x-none"/>
    </w:rPr>
  </w:style>
  <w:style w:type="paragraph" w:customStyle="1" w:styleId="ducnguyen0">
    <w:name w:val="ducnguyen0"/>
    <w:basedOn w:val="ducnguyen1"/>
    <w:link w:val="ducnguyen0Char"/>
    <w:rsid w:val="00096978"/>
    <w:rPr>
      <w:b/>
    </w:rPr>
  </w:style>
  <w:style w:type="character" w:customStyle="1" w:styleId="ducnguyen1Char">
    <w:name w:val="ducnguyen1 Char"/>
    <w:link w:val="ducnguyen1"/>
    <w:rsid w:val="00096978"/>
    <w:rPr>
      <w:rFonts w:ascii="Times New Roman" w:eastAsia="Courier New" w:hAnsi="Times New Roman" w:cs="Times New Roman"/>
      <w:sz w:val="26"/>
      <w:szCs w:val="26"/>
      <w:lang w:val="x-none" w:eastAsia="x-none"/>
    </w:rPr>
  </w:style>
  <w:style w:type="paragraph" w:customStyle="1" w:styleId="Duc1">
    <w:name w:val="Duc1"/>
    <w:basedOn w:val="Heading1"/>
    <w:next w:val="Heading1"/>
    <w:link w:val="Duc1Char"/>
    <w:rsid w:val="00096978"/>
    <w:pPr>
      <w:spacing w:line="288" w:lineRule="auto"/>
      <w:jc w:val="both"/>
    </w:pPr>
    <w:rPr>
      <w:rFonts w:ascii="Times New Roman" w:hAnsi="Times New Roman"/>
      <w:noProof w:val="0"/>
      <w:kern w:val="32"/>
      <w:szCs w:val="32"/>
    </w:rPr>
  </w:style>
  <w:style w:type="character" w:customStyle="1" w:styleId="ducnguyen0Char">
    <w:name w:val="ducnguyen0 Char"/>
    <w:link w:val="ducnguyen0"/>
    <w:rsid w:val="00096978"/>
    <w:rPr>
      <w:rFonts w:ascii="Times New Roman" w:eastAsia="Courier New" w:hAnsi="Times New Roman" w:cs="Times New Roman"/>
      <w:b/>
      <w:sz w:val="26"/>
      <w:szCs w:val="26"/>
      <w:lang w:val="x-none" w:eastAsia="x-none"/>
    </w:rPr>
  </w:style>
  <w:style w:type="paragraph" w:customStyle="1" w:styleId="Duc2">
    <w:name w:val="Duc2"/>
    <w:basedOn w:val="Heading2"/>
    <w:next w:val="Heading2"/>
    <w:link w:val="Duc2Char"/>
    <w:rsid w:val="00096978"/>
    <w:pPr>
      <w:numPr>
        <w:ilvl w:val="1"/>
        <w:numId w:val="26"/>
      </w:numPr>
      <w:spacing w:before="120" w:after="120" w:line="288" w:lineRule="auto"/>
      <w:ind w:left="788" w:hanging="431"/>
      <w:jc w:val="both"/>
    </w:pPr>
    <w:rPr>
      <w:rFonts w:ascii="Times New Roman" w:hAnsi="Times New Roman"/>
      <w:iCs/>
      <w:noProof w:val="0"/>
      <w:sz w:val="28"/>
      <w:szCs w:val="28"/>
      <w:lang w:val="vi-VN"/>
    </w:rPr>
  </w:style>
  <w:style w:type="character" w:customStyle="1" w:styleId="Duc1Char">
    <w:name w:val="Duc1 Char"/>
    <w:link w:val="Duc1"/>
    <w:rsid w:val="00096978"/>
    <w:rPr>
      <w:rFonts w:ascii="Times New Roman" w:eastAsia="Times New Roman" w:hAnsi="Times New Roman" w:cs="Times New Roman"/>
      <w:b/>
      <w:bCs/>
      <w:kern w:val="32"/>
      <w:sz w:val="32"/>
      <w:szCs w:val="32"/>
      <w:lang w:val="x-none" w:eastAsia="x-none"/>
    </w:rPr>
  </w:style>
  <w:style w:type="paragraph" w:customStyle="1" w:styleId="Duc3">
    <w:name w:val="Duc3"/>
    <w:basedOn w:val="Heading3"/>
    <w:next w:val="Duc2"/>
    <w:link w:val="Duc3Char"/>
    <w:rsid w:val="00096978"/>
    <w:pPr>
      <w:numPr>
        <w:numId w:val="27"/>
      </w:numPr>
      <w:spacing w:before="0" w:after="0"/>
    </w:pPr>
    <w:rPr>
      <w:rFonts w:ascii="Times New Roman" w:hAnsi="Times New Roman"/>
      <w:noProof w:val="0"/>
      <w:lang w:val="vi-VN"/>
    </w:rPr>
  </w:style>
  <w:style w:type="character" w:customStyle="1" w:styleId="Duc2Char">
    <w:name w:val="Duc2 Char"/>
    <w:link w:val="Duc2"/>
    <w:rsid w:val="00096978"/>
    <w:rPr>
      <w:rFonts w:ascii="Times New Roman" w:eastAsia="Times New Roman" w:hAnsi="Times New Roman" w:cs="Times New Roman"/>
      <w:b/>
      <w:bCs/>
      <w:iCs/>
      <w:sz w:val="28"/>
      <w:szCs w:val="28"/>
      <w:lang w:val="vi-VN" w:eastAsia="x-none"/>
    </w:rPr>
  </w:style>
  <w:style w:type="paragraph" w:customStyle="1" w:styleId="Duc4">
    <w:name w:val="Duc4"/>
    <w:basedOn w:val="Heading4"/>
    <w:link w:val="Duc4Char"/>
    <w:rsid w:val="00096978"/>
    <w:pPr>
      <w:tabs>
        <w:tab w:val="left" w:pos="0"/>
      </w:tabs>
      <w:spacing w:before="0" w:after="0" w:line="360" w:lineRule="auto"/>
      <w:jc w:val="both"/>
    </w:pPr>
    <w:rPr>
      <w:rFonts w:ascii="Times New Roman" w:eastAsia="Courier New" w:hAnsi="Times New Roman"/>
      <w:b w:val="0"/>
      <w:i/>
      <w:noProof w:val="0"/>
      <w:sz w:val="28"/>
    </w:rPr>
  </w:style>
  <w:style w:type="character" w:customStyle="1" w:styleId="Duc3Char">
    <w:name w:val="Duc3 Char"/>
    <w:link w:val="Duc3"/>
    <w:rsid w:val="00096978"/>
    <w:rPr>
      <w:rFonts w:ascii="Times New Roman" w:eastAsia="Times New Roman" w:hAnsi="Times New Roman" w:cs="Times New Roman"/>
      <w:b/>
      <w:bCs/>
      <w:sz w:val="26"/>
      <w:szCs w:val="26"/>
      <w:lang w:val="vi-VN" w:eastAsia="x-none"/>
    </w:rPr>
  </w:style>
  <w:style w:type="character" w:customStyle="1" w:styleId="Duc4Char">
    <w:name w:val="Duc4 Char"/>
    <w:link w:val="Duc4"/>
    <w:rsid w:val="00096978"/>
    <w:rPr>
      <w:rFonts w:ascii="Times New Roman" w:eastAsia="Courier New" w:hAnsi="Times New Roman" w:cs="Times New Roman"/>
      <w:bCs/>
      <w:i/>
      <w:sz w:val="28"/>
      <w:szCs w:val="28"/>
      <w:lang w:val="x-none" w:eastAsia="x-none"/>
    </w:rPr>
  </w:style>
  <w:style w:type="paragraph" w:customStyle="1" w:styleId="Lever1-">
    <w:name w:val="Lever 1-"/>
    <w:basedOn w:val="Heading"/>
    <w:link w:val="Lever1-Char"/>
    <w:rsid w:val="00096978"/>
    <w:pPr>
      <w:numPr>
        <w:numId w:val="30"/>
      </w:numPr>
      <w:spacing w:before="0"/>
      <w:jc w:val="left"/>
      <w:outlineLvl w:val="0"/>
    </w:pPr>
    <w:rPr>
      <w:b/>
      <w:sz w:val="26"/>
    </w:rPr>
  </w:style>
  <w:style w:type="paragraph" w:customStyle="1" w:styleId="Lever2-">
    <w:name w:val="Lever 2-"/>
    <w:basedOn w:val="Lever1-"/>
    <w:link w:val="Lever2-Char"/>
    <w:rsid w:val="00096978"/>
    <w:pPr>
      <w:numPr>
        <w:ilvl w:val="1"/>
      </w:numPr>
      <w:outlineLvl w:val="1"/>
    </w:pPr>
  </w:style>
  <w:style w:type="character" w:customStyle="1" w:styleId="HeadingChar1">
    <w:name w:val="Heading Char1"/>
    <w:link w:val="Heading"/>
    <w:rsid w:val="00096978"/>
    <w:rPr>
      <w:rFonts w:ascii="Times New Roman" w:eastAsia="Times New Roman" w:hAnsi="Times New Roman" w:cs="Times New Roman"/>
      <w:sz w:val="28"/>
      <w:szCs w:val="28"/>
      <w:lang w:val="x-none" w:eastAsia="x-none"/>
    </w:rPr>
  </w:style>
  <w:style w:type="character" w:customStyle="1" w:styleId="Lever1-Char">
    <w:name w:val="Lever 1- Char"/>
    <w:link w:val="Lever1-"/>
    <w:rsid w:val="00096978"/>
    <w:rPr>
      <w:rFonts w:ascii="Times New Roman" w:eastAsia="Times New Roman" w:hAnsi="Times New Roman" w:cs="Times New Roman"/>
      <w:b/>
      <w:sz w:val="26"/>
      <w:szCs w:val="28"/>
      <w:lang w:val="x-none" w:eastAsia="x-none"/>
    </w:rPr>
  </w:style>
  <w:style w:type="paragraph" w:customStyle="1" w:styleId="Lever3-">
    <w:name w:val="Lever 3-"/>
    <w:basedOn w:val="Lever2-"/>
    <w:link w:val="Lever3-Char"/>
    <w:rsid w:val="00096978"/>
    <w:pPr>
      <w:numPr>
        <w:ilvl w:val="2"/>
      </w:numPr>
      <w:outlineLvl w:val="2"/>
    </w:pPr>
    <w:rPr>
      <w:i/>
    </w:rPr>
  </w:style>
  <w:style w:type="character" w:customStyle="1" w:styleId="Lever2-Char">
    <w:name w:val="Lever 2- Char"/>
    <w:link w:val="Lever2-"/>
    <w:rsid w:val="00096978"/>
    <w:rPr>
      <w:rFonts w:ascii="Times New Roman" w:eastAsia="Times New Roman" w:hAnsi="Times New Roman" w:cs="Times New Roman"/>
      <w:b/>
      <w:sz w:val="26"/>
      <w:szCs w:val="28"/>
      <w:lang w:val="x-none" w:eastAsia="x-none"/>
    </w:rPr>
  </w:style>
  <w:style w:type="paragraph" w:customStyle="1" w:styleId="Lever4-">
    <w:name w:val="Lever 4-"/>
    <w:basedOn w:val="Lever3-"/>
    <w:link w:val="Lever4-Char"/>
    <w:rsid w:val="00096978"/>
    <w:pPr>
      <w:numPr>
        <w:ilvl w:val="3"/>
      </w:numPr>
    </w:pPr>
    <w:rPr>
      <w:b w:val="0"/>
      <w:bCs/>
      <w:i w:val="0"/>
      <w:iCs/>
      <w:kern w:val="32"/>
      <w:szCs w:val="20"/>
    </w:rPr>
  </w:style>
  <w:style w:type="character" w:customStyle="1" w:styleId="Lever3-Char">
    <w:name w:val="Lever 3- Char"/>
    <w:link w:val="Lever3-"/>
    <w:rsid w:val="00096978"/>
    <w:rPr>
      <w:rFonts w:ascii="Times New Roman" w:eastAsia="Times New Roman" w:hAnsi="Times New Roman" w:cs="Times New Roman"/>
      <w:b/>
      <w:i/>
      <w:sz w:val="26"/>
      <w:szCs w:val="28"/>
      <w:lang w:val="x-none" w:eastAsia="x-none"/>
    </w:rPr>
  </w:style>
  <w:style w:type="paragraph" w:customStyle="1" w:styleId="Lever">
    <w:name w:val="Lever ???"/>
    <w:next w:val="BodyText6"/>
    <w:rsid w:val="00096978"/>
    <w:pPr>
      <w:spacing w:after="0" w:line="360" w:lineRule="auto"/>
      <w:ind w:firstLine="397"/>
      <w:jc w:val="both"/>
    </w:pPr>
    <w:rPr>
      <w:rFonts w:ascii="Times New Roman" w:eastAsia="Times New Roman" w:hAnsi="Times New Roman" w:cs="Times New Roman"/>
      <w:sz w:val="26"/>
      <w:szCs w:val="28"/>
    </w:rPr>
  </w:style>
  <w:style w:type="character" w:customStyle="1" w:styleId="Lever4-Char">
    <w:name w:val="Lever 4- Char"/>
    <w:link w:val="Lever4-"/>
    <w:rsid w:val="00096978"/>
    <w:rPr>
      <w:rFonts w:ascii="Times New Roman" w:eastAsia="Times New Roman" w:hAnsi="Times New Roman" w:cs="Times New Roman"/>
      <w:bCs/>
      <w:iCs/>
      <w:kern w:val="32"/>
      <w:sz w:val="26"/>
      <w:szCs w:val="20"/>
      <w:lang w:val="x-none" w:eastAsia="x-none"/>
    </w:rPr>
  </w:style>
  <w:style w:type="paragraph" w:customStyle="1" w:styleId="Lever7-1">
    <w:name w:val="Lever 7-1"/>
    <w:next w:val="Bodytext30"/>
    <w:link w:val="Lever7-1Char"/>
    <w:rsid w:val="00096978"/>
    <w:pPr>
      <w:numPr>
        <w:numId w:val="29"/>
      </w:numPr>
      <w:spacing w:after="0" w:line="360" w:lineRule="auto"/>
      <w:ind w:left="0" w:firstLine="397"/>
      <w:jc w:val="both"/>
    </w:pPr>
    <w:rPr>
      <w:rFonts w:ascii="Times New Roman" w:eastAsia="Times New Roman" w:hAnsi="Times New Roman" w:cs="Times New Roman"/>
      <w:sz w:val="26"/>
      <w:szCs w:val="26"/>
      <w:shd w:val="clear" w:color="auto" w:fill="FFFFFF"/>
      <w:lang w:val="en-GB" w:eastAsia="en-GB"/>
    </w:rPr>
  </w:style>
  <w:style w:type="paragraph" w:customStyle="1" w:styleId="Lever8-">
    <w:name w:val="Lever 8-"/>
    <w:basedOn w:val="ListParagraph"/>
    <w:link w:val="Lever8-Char"/>
    <w:rsid w:val="00096978"/>
    <w:pPr>
      <w:keepNext/>
      <w:keepLines/>
      <w:widowControl w:val="0"/>
      <w:numPr>
        <w:numId w:val="28"/>
      </w:numPr>
      <w:spacing w:after="0" w:line="360" w:lineRule="auto"/>
      <w:ind w:left="426" w:hanging="426"/>
      <w:contextualSpacing w:val="0"/>
      <w:jc w:val="both"/>
    </w:pPr>
    <w:rPr>
      <w:rFonts w:ascii="Times New Roman" w:eastAsia="Courier New" w:hAnsi="Times New Roman"/>
      <w:sz w:val="26"/>
      <w:szCs w:val="26"/>
    </w:rPr>
  </w:style>
  <w:style w:type="character" w:customStyle="1" w:styleId="Lever7-1Char">
    <w:name w:val="Lever 7-1 Char"/>
    <w:link w:val="Lever7-1"/>
    <w:rsid w:val="00096978"/>
    <w:rPr>
      <w:rFonts w:ascii="Times New Roman" w:eastAsia="Times New Roman" w:hAnsi="Times New Roman" w:cs="Times New Roman"/>
      <w:sz w:val="26"/>
      <w:szCs w:val="26"/>
      <w:lang w:val="en-GB" w:eastAsia="en-GB"/>
    </w:rPr>
  </w:style>
  <w:style w:type="paragraph" w:customStyle="1" w:styleId="Lever6-">
    <w:name w:val="Lever 6-"/>
    <w:basedOn w:val="Normal"/>
    <w:link w:val="Lever6-Char"/>
    <w:rsid w:val="00096978"/>
    <w:pPr>
      <w:keepNext/>
      <w:keepLines/>
      <w:widowControl w:val="0"/>
      <w:numPr>
        <w:numId w:val="23"/>
      </w:numPr>
      <w:spacing w:line="360" w:lineRule="auto"/>
      <w:jc w:val="both"/>
    </w:pPr>
    <w:rPr>
      <w:rFonts w:ascii="Times New Roman" w:hAnsi="Times New Roman"/>
      <w:b/>
      <w:noProof w:val="0"/>
      <w:sz w:val="26"/>
      <w:szCs w:val="26"/>
      <w:lang w:val="x-none" w:eastAsia="x-none"/>
    </w:rPr>
  </w:style>
  <w:style w:type="character" w:customStyle="1" w:styleId="Lever8-Char">
    <w:name w:val="Lever 8- Char"/>
    <w:link w:val="Lever8-"/>
    <w:rsid w:val="00096978"/>
    <w:rPr>
      <w:rFonts w:ascii="Times New Roman" w:eastAsia="Courier New" w:hAnsi="Times New Roman" w:cs="Times New Roman"/>
      <w:sz w:val="26"/>
      <w:szCs w:val="26"/>
      <w:lang w:val="x-none" w:eastAsia="x-none"/>
    </w:rPr>
  </w:style>
  <w:style w:type="paragraph" w:customStyle="1" w:styleId="Lever5-">
    <w:name w:val="Lever 5-"/>
    <w:basedOn w:val="Normal"/>
    <w:link w:val="Lever5-Char"/>
    <w:rsid w:val="00096978"/>
    <w:pPr>
      <w:keepNext/>
      <w:keepLines/>
      <w:widowControl w:val="0"/>
      <w:spacing w:line="360" w:lineRule="auto"/>
    </w:pPr>
    <w:rPr>
      <w:rFonts w:ascii="Times New Roman" w:eastAsia="Courier New" w:hAnsi="Times New Roman"/>
      <w:b/>
      <w:noProof w:val="0"/>
      <w:sz w:val="26"/>
      <w:szCs w:val="26"/>
      <w:lang w:val="x-none" w:eastAsia="x-none"/>
    </w:rPr>
  </w:style>
  <w:style w:type="character" w:customStyle="1" w:styleId="Lever6-Char">
    <w:name w:val="Lever 6- Char"/>
    <w:link w:val="Lever6-"/>
    <w:rsid w:val="00096978"/>
    <w:rPr>
      <w:rFonts w:ascii="Times New Roman" w:eastAsia="Times New Roman" w:hAnsi="Times New Roman" w:cs="Times New Roman"/>
      <w:b/>
      <w:sz w:val="26"/>
      <w:szCs w:val="26"/>
      <w:lang w:val="x-none" w:eastAsia="x-none"/>
    </w:rPr>
  </w:style>
  <w:style w:type="paragraph" w:customStyle="1" w:styleId="Lever7-2">
    <w:name w:val="Lever 7-2"/>
    <w:basedOn w:val="Normal"/>
    <w:link w:val="Lever7-2Char"/>
    <w:rsid w:val="00096978"/>
    <w:pPr>
      <w:keepNext/>
      <w:keepLines/>
      <w:widowControl w:val="0"/>
      <w:numPr>
        <w:numId w:val="24"/>
      </w:numPr>
      <w:tabs>
        <w:tab w:val="left" w:pos="426"/>
      </w:tabs>
      <w:spacing w:line="360" w:lineRule="auto"/>
      <w:ind w:left="0" w:firstLine="0"/>
      <w:jc w:val="both"/>
    </w:pPr>
    <w:rPr>
      <w:rFonts w:ascii="Times New Roman" w:eastAsia="Courier New" w:hAnsi="Times New Roman"/>
      <w:noProof w:val="0"/>
      <w:sz w:val="26"/>
      <w:szCs w:val="26"/>
      <w:lang w:val="x-none" w:eastAsia="x-none"/>
    </w:rPr>
  </w:style>
  <w:style w:type="character" w:customStyle="1" w:styleId="Lever5-Char">
    <w:name w:val="Lever 5- Char"/>
    <w:link w:val="Lever5-"/>
    <w:rsid w:val="00096978"/>
    <w:rPr>
      <w:rFonts w:ascii="Times New Roman" w:eastAsia="Courier New" w:hAnsi="Times New Roman" w:cs="Times New Roman"/>
      <w:b/>
      <w:sz w:val="26"/>
      <w:szCs w:val="26"/>
      <w:lang w:val="x-none" w:eastAsia="x-none"/>
    </w:rPr>
  </w:style>
  <w:style w:type="character" w:customStyle="1" w:styleId="Lever7-2Char">
    <w:name w:val="Lever 7-2 Char"/>
    <w:link w:val="Lever7-2"/>
    <w:rsid w:val="00096978"/>
    <w:rPr>
      <w:rFonts w:ascii="Times New Roman" w:eastAsia="Courier New" w:hAnsi="Times New Roman" w:cs="Times New Roman"/>
      <w:sz w:val="26"/>
      <w:szCs w:val="26"/>
      <w:lang w:val="x-none" w:eastAsia="x-none"/>
    </w:rPr>
  </w:style>
  <w:style w:type="paragraph" w:styleId="CommentSubject">
    <w:name w:val="annotation subject"/>
    <w:basedOn w:val="CommentText"/>
    <w:next w:val="CommentText"/>
    <w:link w:val="CommentSubjectChar"/>
    <w:uiPriority w:val="99"/>
    <w:semiHidden/>
    <w:unhideWhenUsed/>
    <w:rsid w:val="00096978"/>
    <w:pPr>
      <w:widowControl w:val="0"/>
    </w:pPr>
    <w:rPr>
      <w:rFonts w:ascii="Courier New" w:eastAsia="Courier New" w:hAnsi="Courier New" w:cs="Courier New"/>
      <w:b/>
      <w:bCs/>
      <w:lang w:val="en-US" w:eastAsia="en-US"/>
    </w:rPr>
  </w:style>
  <w:style w:type="character" w:customStyle="1" w:styleId="CommentSubjectChar">
    <w:name w:val="Comment Subject Char"/>
    <w:basedOn w:val="CommentTextChar"/>
    <w:link w:val="CommentSubject"/>
    <w:uiPriority w:val="99"/>
    <w:semiHidden/>
    <w:rsid w:val="00096978"/>
    <w:rPr>
      <w:rFonts w:ascii="Courier New" w:eastAsia="Courier New" w:hAnsi="Courier New" w:cs="Courier New"/>
      <w:b/>
      <w:bCs/>
      <w:color w:val="000000"/>
      <w:sz w:val="20"/>
      <w:szCs w:val="20"/>
      <w:lang w:val="x-none" w:eastAsia="x-none"/>
    </w:rPr>
  </w:style>
  <w:style w:type="paragraph" w:styleId="Caption">
    <w:name w:val="caption"/>
    <w:basedOn w:val="Normal"/>
    <w:next w:val="Normal"/>
    <w:qFormat/>
    <w:rsid w:val="00096978"/>
    <w:pPr>
      <w:autoSpaceDE w:val="0"/>
      <w:autoSpaceDN w:val="0"/>
      <w:adjustRightInd w:val="0"/>
    </w:pPr>
    <w:rPr>
      <w:rFonts w:ascii="Times New Roman" w:hAnsi="Times New Roman"/>
      <w:b/>
      <w:bCs/>
      <w:noProof w:val="0"/>
      <w:szCs w:val="28"/>
    </w:rPr>
  </w:style>
  <w:style w:type="paragraph" w:styleId="Title">
    <w:name w:val="Title"/>
    <w:basedOn w:val="Normal"/>
    <w:link w:val="TitleChar"/>
    <w:qFormat/>
    <w:rsid w:val="00096978"/>
    <w:pPr>
      <w:autoSpaceDE w:val="0"/>
      <w:autoSpaceDN w:val="0"/>
      <w:adjustRightInd w:val="0"/>
    </w:pPr>
    <w:rPr>
      <w:rFonts w:ascii="Times New Roman" w:hAnsi="Times New Roman"/>
      <w:noProof w:val="0"/>
      <w:sz w:val="24"/>
      <w:szCs w:val="26"/>
    </w:rPr>
  </w:style>
  <w:style w:type="character" w:customStyle="1" w:styleId="TitleChar">
    <w:name w:val="Title Char"/>
    <w:basedOn w:val="DefaultParagraphFont"/>
    <w:link w:val="Title"/>
    <w:rsid w:val="00096978"/>
    <w:rPr>
      <w:rFonts w:ascii="Times New Roman" w:eastAsia="Times New Roman" w:hAnsi="Times New Roman" w:cs="Times New Roman"/>
      <w:sz w:val="24"/>
      <w:szCs w:val="26"/>
    </w:rPr>
  </w:style>
  <w:style w:type="paragraph" w:styleId="Subtitle">
    <w:name w:val="Subtitle"/>
    <w:basedOn w:val="Normal"/>
    <w:link w:val="SubtitleChar"/>
    <w:qFormat/>
    <w:rsid w:val="00096978"/>
    <w:pPr>
      <w:autoSpaceDE w:val="0"/>
      <w:autoSpaceDN w:val="0"/>
      <w:adjustRightInd w:val="0"/>
      <w:spacing w:line="360" w:lineRule="atLeast"/>
      <w:outlineLvl w:val="0"/>
    </w:pPr>
    <w:rPr>
      <w:bCs/>
      <w:noProof w:val="0"/>
      <w:color w:val="000000"/>
      <w:szCs w:val="20"/>
    </w:rPr>
  </w:style>
  <w:style w:type="character" w:customStyle="1" w:styleId="SubtitleChar">
    <w:name w:val="Subtitle Char"/>
    <w:basedOn w:val="DefaultParagraphFont"/>
    <w:link w:val="Subtitle"/>
    <w:rsid w:val="00096978"/>
    <w:rPr>
      <w:rFonts w:ascii=".VnTime" w:eastAsia="Times New Roman" w:hAnsi=".VnTime" w:cs="Times New Roman"/>
      <w:bCs/>
      <w:color w:val="000000"/>
      <w:sz w:val="28"/>
      <w:szCs w:val="20"/>
    </w:rPr>
  </w:style>
  <w:style w:type="character" w:styleId="Strong">
    <w:name w:val="Strong"/>
    <w:qFormat/>
    <w:rsid w:val="00096978"/>
    <w:rPr>
      <w:b/>
      <w:bCs/>
    </w:rPr>
  </w:style>
  <w:style w:type="character" w:styleId="Emphasis">
    <w:name w:val="Emphasis"/>
    <w:qFormat/>
    <w:rsid w:val="00096978"/>
    <w:rPr>
      <w:i/>
      <w:iCs/>
    </w:rPr>
  </w:style>
  <w:style w:type="paragraph" w:styleId="ListBullet4">
    <w:name w:val="List Bullet 4"/>
    <w:basedOn w:val="Normal"/>
    <w:semiHidden/>
    <w:rsid w:val="00096978"/>
    <w:pPr>
      <w:numPr>
        <w:numId w:val="31"/>
      </w:numPr>
    </w:pPr>
    <w:rPr>
      <w:rFonts w:ascii="Times New Roman" w:hAnsi="Times New Roman"/>
      <w:noProof w:val="0"/>
      <w:color w:val="000000"/>
      <w:sz w:val="24"/>
      <w:szCs w:val="26"/>
    </w:rPr>
  </w:style>
  <w:style w:type="paragraph" w:styleId="Revision">
    <w:name w:val="Revision"/>
    <w:hidden/>
    <w:uiPriority w:val="99"/>
    <w:semiHidden/>
    <w:rsid w:val="00096978"/>
    <w:pPr>
      <w:spacing w:after="0" w:line="240" w:lineRule="auto"/>
    </w:pPr>
    <w:rPr>
      <w:rFonts w:ascii="Times New Roman" w:eastAsia="Times New Roman" w:hAnsi="Times New Roman" w:cs="Times New Roman"/>
      <w:sz w:val="24"/>
      <w:szCs w:val="24"/>
    </w:rPr>
  </w:style>
  <w:style w:type="paragraph" w:customStyle="1" w:styleId="ThaiHD">
    <w:name w:val="Thai HD"/>
    <w:basedOn w:val="ListParagraph"/>
    <w:link w:val="ThaiHDChar"/>
    <w:qFormat/>
    <w:rsid w:val="00096978"/>
    <w:pPr>
      <w:spacing w:line="312" w:lineRule="auto"/>
      <w:ind w:left="567"/>
      <w:jc w:val="both"/>
    </w:pPr>
    <w:rPr>
      <w:rFonts w:ascii="Times New Roman" w:eastAsia="Calibri" w:hAnsi="Times New Roman"/>
      <w:sz w:val="26"/>
      <w:szCs w:val="26"/>
    </w:rPr>
  </w:style>
  <w:style w:type="character" w:customStyle="1" w:styleId="ThaiHDChar">
    <w:name w:val="Thai HD Char"/>
    <w:link w:val="ThaiHD"/>
    <w:rsid w:val="00096978"/>
    <w:rPr>
      <w:rFonts w:ascii="Times New Roman" w:eastAsia="Calibri" w:hAnsi="Times New Roman" w:cs="Times New Roman"/>
      <w:sz w:val="26"/>
      <w:szCs w:val="26"/>
      <w:lang w:val="x-none" w:eastAsia="x-none"/>
    </w:rPr>
  </w:style>
  <w:style w:type="paragraph" w:styleId="NoSpacing">
    <w:name w:val="No Spacing"/>
    <w:uiPriority w:val="1"/>
    <w:qFormat/>
    <w:rsid w:val="00096978"/>
    <w:pPr>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Style1Char">
    <w:name w:val="Style1 Char"/>
    <w:rsid w:val="00096978"/>
    <w:rPr>
      <w:rFonts w:ascii="Times New Roman" w:eastAsia="Calibri" w:hAnsi="Times New Roman" w:cs="Times New Roman"/>
      <w:sz w:val="26"/>
      <w:szCs w:val="26"/>
    </w:rPr>
  </w:style>
  <w:style w:type="paragraph" w:customStyle="1" w:styleId="DucH2">
    <w:name w:val="DucH2"/>
    <w:basedOn w:val="Lever2-"/>
    <w:rsid w:val="00096978"/>
    <w:pPr>
      <w:numPr>
        <w:ilvl w:val="0"/>
        <w:numId w:val="0"/>
      </w:numPr>
    </w:pPr>
  </w:style>
  <w:style w:type="paragraph" w:customStyle="1" w:styleId="DucH3">
    <w:name w:val="DucH3"/>
    <w:basedOn w:val="DucH1"/>
    <w:rsid w:val="00096978"/>
    <w:pPr>
      <w:numPr>
        <w:ilvl w:val="2"/>
        <w:numId w:val="32"/>
      </w:numPr>
      <w:tabs>
        <w:tab w:val="num" w:pos="1440"/>
      </w:tabs>
      <w:ind w:left="1440" w:hanging="360"/>
    </w:pPr>
    <w:rPr>
      <w:b w:val="0"/>
    </w:rPr>
  </w:style>
  <w:style w:type="character" w:styleId="FollowedHyperlink">
    <w:name w:val="FollowedHyperlink"/>
    <w:uiPriority w:val="99"/>
    <w:semiHidden/>
    <w:unhideWhenUsed/>
    <w:rsid w:val="00096978"/>
    <w:rPr>
      <w:color w:val="800080"/>
      <w:u w:val="single"/>
    </w:rPr>
  </w:style>
  <w:style w:type="paragraph" w:customStyle="1" w:styleId="msonormal0">
    <w:name w:val="msonormal"/>
    <w:basedOn w:val="Normal"/>
    <w:rsid w:val="00096978"/>
    <w:pPr>
      <w:spacing w:before="100" w:beforeAutospacing="1" w:after="100" w:afterAutospacing="1"/>
    </w:pPr>
    <w:rPr>
      <w:rFonts w:ascii="Times New Roman" w:hAnsi="Times New Roman"/>
      <w:noProof w:val="0"/>
      <w:sz w:val="24"/>
    </w:rPr>
  </w:style>
  <w:style w:type="paragraph" w:customStyle="1" w:styleId="font5">
    <w:name w:val="font5"/>
    <w:basedOn w:val="Normal"/>
    <w:rsid w:val="00096978"/>
    <w:pPr>
      <w:spacing w:before="100" w:beforeAutospacing="1" w:after="100" w:afterAutospacing="1"/>
    </w:pPr>
    <w:rPr>
      <w:rFonts w:ascii="Times New Roman" w:hAnsi="Times New Roman"/>
      <w:b/>
      <w:bCs/>
      <w:noProof w:val="0"/>
      <w:sz w:val="20"/>
      <w:szCs w:val="20"/>
    </w:rPr>
  </w:style>
  <w:style w:type="paragraph" w:customStyle="1" w:styleId="font6">
    <w:name w:val="font6"/>
    <w:basedOn w:val="Normal"/>
    <w:rsid w:val="00096978"/>
    <w:pPr>
      <w:spacing w:before="100" w:beforeAutospacing="1" w:after="100" w:afterAutospacing="1"/>
    </w:pPr>
    <w:rPr>
      <w:rFonts w:ascii="Tahoma" w:hAnsi="Tahoma" w:cs="Tahoma"/>
      <w:noProof w:val="0"/>
      <w:color w:val="000000"/>
      <w:sz w:val="18"/>
      <w:szCs w:val="18"/>
    </w:rPr>
  </w:style>
  <w:style w:type="paragraph" w:customStyle="1" w:styleId="font7">
    <w:name w:val="font7"/>
    <w:basedOn w:val="Normal"/>
    <w:rsid w:val="00096978"/>
    <w:pPr>
      <w:spacing w:before="100" w:beforeAutospacing="1" w:after="100" w:afterAutospacing="1"/>
    </w:pPr>
    <w:rPr>
      <w:rFonts w:ascii="Tahoma" w:hAnsi="Tahoma" w:cs="Tahoma"/>
      <w:b/>
      <w:bCs/>
      <w:noProof w:val="0"/>
      <w:color w:val="000000"/>
      <w:sz w:val="18"/>
      <w:szCs w:val="18"/>
    </w:rPr>
  </w:style>
  <w:style w:type="paragraph" w:customStyle="1" w:styleId="xl154">
    <w:name w:val="xl154"/>
    <w:basedOn w:val="Normal"/>
    <w:rsid w:val="00096978"/>
    <w:pPr>
      <w:spacing w:before="100" w:beforeAutospacing="1" w:after="100" w:afterAutospacing="1"/>
      <w:textAlignment w:val="center"/>
    </w:pPr>
    <w:rPr>
      <w:rFonts w:ascii="Times New Roman" w:hAnsi="Times New Roman"/>
      <w:noProof w:val="0"/>
      <w:sz w:val="24"/>
    </w:rPr>
  </w:style>
  <w:style w:type="paragraph" w:customStyle="1" w:styleId="xl155">
    <w:name w:val="xl155"/>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56">
    <w:name w:val="xl156"/>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157">
    <w:name w:val="xl15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58">
    <w:name w:val="xl158"/>
    <w:basedOn w:val="Normal"/>
    <w:rsid w:val="00096978"/>
    <w:pPr>
      <w:spacing w:before="100" w:beforeAutospacing="1" w:after="100" w:afterAutospacing="1"/>
      <w:textAlignment w:val="center"/>
    </w:pPr>
    <w:rPr>
      <w:rFonts w:ascii="Times New Roman" w:hAnsi="Times New Roman"/>
      <w:b/>
      <w:bCs/>
      <w:noProof w:val="0"/>
      <w:sz w:val="24"/>
    </w:rPr>
  </w:style>
  <w:style w:type="paragraph" w:customStyle="1" w:styleId="xl159">
    <w:name w:val="xl159"/>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60">
    <w:name w:val="xl16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noProof w:val="0"/>
      <w:sz w:val="24"/>
    </w:rPr>
  </w:style>
  <w:style w:type="paragraph" w:customStyle="1" w:styleId="xl161">
    <w:name w:val="xl16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62">
    <w:name w:val="xl16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3">
    <w:name w:val="xl16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164">
    <w:name w:val="xl164"/>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5">
    <w:name w:val="xl165"/>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6">
    <w:name w:val="xl166"/>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67">
    <w:name w:val="xl167"/>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68">
    <w:name w:val="xl168"/>
    <w:basedOn w:val="Normal"/>
    <w:rsid w:val="00096978"/>
    <w:pPr>
      <w:spacing w:before="100" w:beforeAutospacing="1" w:after="100" w:afterAutospacing="1"/>
      <w:textAlignment w:val="center"/>
    </w:pPr>
    <w:rPr>
      <w:rFonts w:ascii="Times New Roman" w:hAnsi="Times New Roman"/>
      <w:noProof w:val="0"/>
      <w:sz w:val="24"/>
    </w:rPr>
  </w:style>
  <w:style w:type="paragraph" w:customStyle="1" w:styleId="xl169">
    <w:name w:val="xl169"/>
    <w:basedOn w:val="Normal"/>
    <w:rsid w:val="00096978"/>
    <w:pPr>
      <w:pBdr>
        <w:top w:val="single" w:sz="4" w:space="0" w:color="auto"/>
        <w:left w:val="double" w:sz="6" w:space="0" w:color="auto"/>
        <w:bottom w:val="double" w:sz="6"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70">
    <w:name w:val="xl17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71">
    <w:name w:val="xl17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72">
    <w:name w:val="xl172"/>
    <w:basedOn w:val="Normal"/>
    <w:rsid w:val="00096978"/>
    <w:pPr>
      <w:spacing w:before="100" w:beforeAutospacing="1" w:after="100" w:afterAutospacing="1"/>
      <w:jc w:val="right"/>
      <w:textAlignment w:val="center"/>
    </w:pPr>
    <w:rPr>
      <w:rFonts w:ascii="Times New Roman" w:hAnsi="Times New Roman"/>
      <w:noProof w:val="0"/>
      <w:sz w:val="24"/>
    </w:rPr>
  </w:style>
  <w:style w:type="paragraph" w:customStyle="1" w:styleId="xl173">
    <w:name w:val="xl17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74">
    <w:name w:val="xl17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75">
    <w:name w:val="xl175"/>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76">
    <w:name w:val="xl176"/>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77">
    <w:name w:val="xl177"/>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78">
    <w:name w:val="xl178"/>
    <w:basedOn w:val="Normal"/>
    <w:rsid w:val="00096978"/>
    <w:pPr>
      <w:spacing w:before="100" w:beforeAutospacing="1" w:after="100" w:afterAutospacing="1"/>
      <w:jc w:val="center"/>
      <w:textAlignment w:val="center"/>
    </w:pPr>
    <w:rPr>
      <w:rFonts w:ascii="Times New Roman" w:hAnsi="Times New Roman"/>
      <w:noProof w:val="0"/>
      <w:sz w:val="18"/>
      <w:szCs w:val="18"/>
    </w:rPr>
  </w:style>
  <w:style w:type="paragraph" w:customStyle="1" w:styleId="xl179">
    <w:name w:val="xl179"/>
    <w:basedOn w:val="Normal"/>
    <w:rsid w:val="00096978"/>
    <w:pPr>
      <w:shd w:val="clear" w:color="000000" w:fill="FFFFFF"/>
      <w:spacing w:before="100" w:beforeAutospacing="1" w:after="100" w:afterAutospacing="1"/>
      <w:textAlignment w:val="center"/>
    </w:pPr>
    <w:rPr>
      <w:rFonts w:ascii="Times New Roman" w:hAnsi="Times New Roman"/>
      <w:b/>
      <w:bCs/>
      <w:noProof w:val="0"/>
      <w:sz w:val="24"/>
    </w:rPr>
  </w:style>
  <w:style w:type="paragraph" w:customStyle="1" w:styleId="xl180">
    <w:name w:val="xl180"/>
    <w:basedOn w:val="Normal"/>
    <w:rsid w:val="00096978"/>
    <w:pPr>
      <w:pBdr>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1">
    <w:name w:val="xl181"/>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2">
    <w:name w:val="xl182"/>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3">
    <w:name w:val="xl183"/>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84">
    <w:name w:val="xl184"/>
    <w:basedOn w:val="Normal"/>
    <w:rsid w:val="0009697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noProof w:val="0"/>
      <w:sz w:val="24"/>
    </w:rPr>
  </w:style>
  <w:style w:type="paragraph" w:customStyle="1" w:styleId="xl185">
    <w:name w:val="xl185"/>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6">
    <w:name w:val="xl186"/>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7">
    <w:name w:val="xl187"/>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88">
    <w:name w:val="xl188"/>
    <w:basedOn w:val="Normal"/>
    <w:rsid w:val="00096978"/>
    <w:pPr>
      <w:pBdr>
        <w:top w:val="single" w:sz="4" w:space="0" w:color="auto"/>
        <w:left w:val="single" w:sz="4" w:space="0" w:color="auto"/>
        <w:bottom w:val="double" w:sz="6"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9">
    <w:name w:val="xl189"/>
    <w:basedOn w:val="Normal"/>
    <w:rsid w:val="00096978"/>
    <w:pPr>
      <w:pBdr>
        <w:left w:val="single" w:sz="4" w:space="0" w:color="auto"/>
        <w:bottom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90">
    <w:name w:val="xl190"/>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1">
    <w:name w:val="xl191"/>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2">
    <w:name w:val="xl192"/>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93">
    <w:name w:val="xl193"/>
    <w:basedOn w:val="Normal"/>
    <w:rsid w:val="00096978"/>
    <w:pPr>
      <w:pBdr>
        <w:top w:val="single" w:sz="4" w:space="0" w:color="auto"/>
        <w:left w:val="single" w:sz="4" w:space="0" w:color="auto"/>
        <w:bottom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4">
    <w:name w:val="xl194"/>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95">
    <w:name w:val="xl195"/>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textAlignment w:val="center"/>
    </w:pPr>
    <w:rPr>
      <w:rFonts w:ascii="Times New Roman" w:hAnsi="Times New Roman"/>
      <w:i/>
      <w:iCs/>
      <w:noProof w:val="0"/>
      <w:sz w:val="24"/>
    </w:rPr>
  </w:style>
  <w:style w:type="paragraph" w:customStyle="1" w:styleId="xl196">
    <w:name w:val="xl196"/>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97">
    <w:name w:val="xl197"/>
    <w:basedOn w:val="Normal"/>
    <w:rsid w:val="00096978"/>
    <w:pPr>
      <w:pBdr>
        <w:top w:val="double" w:sz="6"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98">
    <w:name w:val="xl198"/>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99">
    <w:name w:val="xl199"/>
    <w:basedOn w:val="Normal"/>
    <w:rsid w:val="00096978"/>
    <w:pPr>
      <w:pBdr>
        <w:top w:val="double" w:sz="6"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0">
    <w:name w:val="xl200"/>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1">
    <w:name w:val="xl201"/>
    <w:basedOn w:val="Normal"/>
    <w:rsid w:val="00096978"/>
    <w:pPr>
      <w:pBdr>
        <w:top w:val="single" w:sz="4" w:space="0" w:color="auto"/>
        <w:left w:val="single" w:sz="4" w:space="0" w:color="auto"/>
        <w:bottom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2">
    <w:name w:val="xl202"/>
    <w:basedOn w:val="Normal"/>
    <w:rsid w:val="00096978"/>
    <w:pPr>
      <w:pBdr>
        <w:top w:val="single" w:sz="4" w:space="0" w:color="auto"/>
        <w:bottom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3">
    <w:name w:val="xl203"/>
    <w:basedOn w:val="Normal"/>
    <w:rsid w:val="00096978"/>
    <w:pPr>
      <w:pBdr>
        <w:top w:val="single" w:sz="4" w:space="0" w:color="auto"/>
        <w:bottom w:val="double" w:sz="6"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4">
    <w:name w:val="xl204"/>
    <w:basedOn w:val="Normal"/>
    <w:rsid w:val="00096978"/>
    <w:pPr>
      <w:pBdr>
        <w:top w:val="double" w:sz="6" w:space="0" w:color="auto"/>
        <w:lef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5">
    <w:name w:val="xl205"/>
    <w:basedOn w:val="Normal"/>
    <w:rsid w:val="00096978"/>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6">
    <w:name w:val="xl206"/>
    <w:basedOn w:val="Normal"/>
    <w:rsid w:val="00096978"/>
    <w:pPr>
      <w:pBdr>
        <w:top w:val="double" w:sz="6" w:space="0" w:color="auto"/>
        <w:left w:val="double" w:sz="6"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7">
    <w:name w:val="xl207"/>
    <w:basedOn w:val="Normal"/>
    <w:rsid w:val="00096978"/>
    <w:pPr>
      <w:pBdr>
        <w:left w:val="double" w:sz="6"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8">
    <w:name w:val="xl208"/>
    <w:basedOn w:val="Normal"/>
    <w:rsid w:val="00096978"/>
    <w:pPr>
      <w:pBdr>
        <w:top w:val="double" w:sz="6"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9">
    <w:name w:val="xl209"/>
    <w:basedOn w:val="Normal"/>
    <w:rsid w:val="0009697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0">
    <w:name w:val="xl210"/>
    <w:basedOn w:val="Normal"/>
    <w:rsid w:val="00096978"/>
    <w:pPr>
      <w:pBdr>
        <w:top w:val="double" w:sz="6"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1">
    <w:name w:val="xl211"/>
    <w:basedOn w:val="Normal"/>
    <w:rsid w:val="0009697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2">
    <w:name w:val="xl212"/>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213">
    <w:name w:val="xl213"/>
    <w:basedOn w:val="Normal"/>
    <w:rsid w:val="00096978"/>
    <w:pPr>
      <w:pBdr>
        <w:top w:val="double" w:sz="6"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14">
    <w:name w:val="xl214"/>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15">
    <w:name w:val="xl215"/>
    <w:basedOn w:val="Normal"/>
    <w:rsid w:val="00096978"/>
    <w:pPr>
      <w:pBdr>
        <w:bottom w:val="double" w:sz="6" w:space="0" w:color="auto"/>
      </w:pBdr>
      <w:spacing w:before="100" w:beforeAutospacing="1" w:after="100" w:afterAutospacing="1"/>
      <w:jc w:val="center"/>
      <w:textAlignment w:val="center"/>
    </w:pPr>
    <w:rPr>
      <w:rFonts w:ascii="Times New Roman" w:hAnsi="Times New Roman"/>
      <w:i/>
      <w:iCs/>
      <w:noProof w:val="0"/>
      <w:sz w:val="24"/>
    </w:rPr>
  </w:style>
  <w:style w:type="paragraph" w:customStyle="1" w:styleId="xl151">
    <w:name w:val="xl151"/>
    <w:basedOn w:val="Normal"/>
    <w:rsid w:val="00096978"/>
    <w:pPr>
      <w:spacing w:before="100" w:beforeAutospacing="1" w:after="100" w:afterAutospacing="1"/>
      <w:textAlignment w:val="center"/>
    </w:pPr>
    <w:rPr>
      <w:rFonts w:ascii="Times New Roman" w:hAnsi="Times New Roman"/>
      <w:noProof w:val="0"/>
      <w:sz w:val="20"/>
      <w:szCs w:val="20"/>
    </w:rPr>
  </w:style>
  <w:style w:type="paragraph" w:customStyle="1" w:styleId="xl152">
    <w:name w:val="xl152"/>
    <w:basedOn w:val="Normal"/>
    <w:rsid w:val="00096978"/>
    <w:pPr>
      <w:spacing w:before="100" w:beforeAutospacing="1" w:after="100" w:afterAutospacing="1"/>
      <w:jc w:val="center"/>
      <w:textAlignment w:val="center"/>
    </w:pPr>
    <w:rPr>
      <w:rFonts w:ascii="Times New Roman" w:hAnsi="Times New Roman"/>
      <w:noProof w:val="0"/>
      <w:sz w:val="20"/>
      <w:szCs w:val="20"/>
    </w:rPr>
  </w:style>
  <w:style w:type="paragraph" w:customStyle="1" w:styleId="xl153">
    <w:name w:val="xl153"/>
    <w:basedOn w:val="Normal"/>
    <w:rsid w:val="00096978"/>
    <w:pPr>
      <w:spacing w:before="100" w:beforeAutospacing="1" w:after="100" w:afterAutospacing="1"/>
      <w:textAlignment w:val="center"/>
    </w:pPr>
    <w:rPr>
      <w:rFonts w:ascii="Times New Roman" w:hAnsi="Times New Roman"/>
      <w:b/>
      <w:bCs/>
      <w:noProof w:val="0"/>
      <w:sz w:val="20"/>
      <w:szCs w:val="20"/>
    </w:rPr>
  </w:style>
  <w:style w:type="paragraph" w:customStyle="1" w:styleId="xl65">
    <w:name w:val="xl6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66">
    <w:name w:val="xl66"/>
    <w:basedOn w:val="Normal"/>
    <w:rsid w:val="0009697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67">
    <w:name w:val="xl67"/>
    <w:basedOn w:val="Normal"/>
    <w:rsid w:val="00096978"/>
    <w:pPr>
      <w:pBdr>
        <w:left w:val="single" w:sz="4" w:space="0" w:color="auto"/>
        <w:bottom w:val="single" w:sz="4" w:space="0" w:color="auto"/>
      </w:pBdr>
      <w:spacing w:before="100" w:beforeAutospacing="1" w:after="100" w:afterAutospacing="1"/>
    </w:pPr>
    <w:rPr>
      <w:rFonts w:ascii="Times New Roman" w:hAnsi="Times New Roman"/>
      <w:b/>
      <w:bCs/>
      <w:noProof w:val="0"/>
      <w:sz w:val="24"/>
    </w:rPr>
  </w:style>
  <w:style w:type="paragraph" w:customStyle="1" w:styleId="xl68">
    <w:name w:val="xl68"/>
    <w:basedOn w:val="Normal"/>
    <w:rsid w:val="00096978"/>
    <w:pPr>
      <w:pBdr>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69">
    <w:name w:val="xl69"/>
    <w:basedOn w:val="Normal"/>
    <w:rsid w:val="00096978"/>
    <w:pPr>
      <w:pBdr>
        <w:left w:val="single" w:sz="4" w:space="0" w:color="auto"/>
        <w:bottom w:val="single" w:sz="4" w:space="0" w:color="auto"/>
      </w:pBdr>
      <w:spacing w:before="100" w:beforeAutospacing="1" w:after="100" w:afterAutospacing="1"/>
    </w:pPr>
    <w:rPr>
      <w:rFonts w:ascii="Times New Roman" w:hAnsi="Times New Roman"/>
      <w:noProof w:val="0"/>
      <w:sz w:val="24"/>
    </w:rPr>
  </w:style>
  <w:style w:type="paragraph" w:customStyle="1" w:styleId="xl70">
    <w:name w:val="xl70"/>
    <w:basedOn w:val="Normal"/>
    <w:rsid w:val="0009697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71">
    <w:name w:val="xl71"/>
    <w:basedOn w:val="Normal"/>
    <w:rsid w:val="00096978"/>
    <w:pPr>
      <w:pBdr>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72">
    <w:name w:val="xl72"/>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73">
    <w:name w:val="xl7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74">
    <w:name w:val="xl7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75">
    <w:name w:val="xl7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76">
    <w:name w:val="xl76"/>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b/>
      <w:bCs/>
      <w:noProof w:val="0"/>
      <w:sz w:val="24"/>
    </w:rPr>
  </w:style>
  <w:style w:type="paragraph" w:customStyle="1" w:styleId="xl77">
    <w:name w:val="xl7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78">
    <w:name w:val="xl78"/>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noProof w:val="0"/>
      <w:sz w:val="24"/>
    </w:rPr>
  </w:style>
  <w:style w:type="paragraph" w:customStyle="1" w:styleId="xl79">
    <w:name w:val="xl79"/>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80">
    <w:name w:val="xl80"/>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81">
    <w:name w:val="xl8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82">
    <w:name w:val="xl82"/>
    <w:basedOn w:val="Normal"/>
    <w:rsid w:val="00096978"/>
    <w:pPr>
      <w:spacing w:before="100" w:beforeAutospacing="1" w:after="100" w:afterAutospacing="1"/>
      <w:jc w:val="both"/>
      <w:textAlignment w:val="center"/>
    </w:pPr>
    <w:rPr>
      <w:rFonts w:ascii="Times New Roman" w:hAnsi="Times New Roman"/>
      <w:noProof w:val="0"/>
      <w:sz w:val="24"/>
    </w:rPr>
  </w:style>
  <w:style w:type="paragraph" w:customStyle="1" w:styleId="xl83">
    <w:name w:val="xl83"/>
    <w:basedOn w:val="Normal"/>
    <w:rsid w:val="00096978"/>
    <w:pPr>
      <w:pBdr>
        <w:bottom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84">
    <w:name w:val="xl8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color w:val="FF0000"/>
      <w:sz w:val="24"/>
    </w:rPr>
  </w:style>
  <w:style w:type="paragraph" w:customStyle="1" w:styleId="xl85">
    <w:name w:val="xl85"/>
    <w:basedOn w:val="Normal"/>
    <w:rsid w:val="00096978"/>
    <w:pPr>
      <w:spacing w:before="100" w:beforeAutospacing="1" w:after="100" w:afterAutospacing="1"/>
      <w:ind w:firstLineChars="100" w:firstLine="100"/>
      <w:textAlignment w:val="center"/>
    </w:pPr>
    <w:rPr>
      <w:rFonts w:ascii="Times New Roman" w:hAnsi="Times New Roman"/>
      <w:i/>
      <w:iCs/>
      <w:noProof w:val="0"/>
      <w:sz w:val="24"/>
    </w:rPr>
  </w:style>
  <w:style w:type="paragraph" w:customStyle="1" w:styleId="xl86">
    <w:name w:val="xl86"/>
    <w:basedOn w:val="Normal"/>
    <w:rsid w:val="00096978"/>
    <w:pPr>
      <w:spacing w:before="100" w:beforeAutospacing="1" w:after="100" w:afterAutospacing="1"/>
      <w:textAlignment w:val="center"/>
    </w:pPr>
    <w:rPr>
      <w:rFonts w:ascii="Times New Roman" w:hAnsi="Times New Roman"/>
      <w:noProof w:val="0"/>
      <w:color w:val="FF0000"/>
      <w:sz w:val="24"/>
    </w:rPr>
  </w:style>
  <w:style w:type="paragraph" w:customStyle="1" w:styleId="xl87">
    <w:name w:val="xl87"/>
    <w:basedOn w:val="Normal"/>
    <w:rsid w:val="00096978"/>
    <w:pPr>
      <w:spacing w:before="100" w:beforeAutospacing="1" w:after="100" w:afterAutospacing="1"/>
    </w:pPr>
    <w:rPr>
      <w:rFonts w:ascii="Times New Roman" w:hAnsi="Times New Roman"/>
      <w:i/>
      <w:iCs/>
      <w:noProof w:val="0"/>
      <w:sz w:val="24"/>
    </w:rPr>
  </w:style>
  <w:style w:type="paragraph" w:customStyle="1" w:styleId="xl88">
    <w:name w:val="xl88"/>
    <w:basedOn w:val="Normal"/>
    <w:rsid w:val="00096978"/>
    <w:pPr>
      <w:spacing w:before="100" w:beforeAutospacing="1" w:after="100" w:afterAutospacing="1"/>
    </w:pPr>
    <w:rPr>
      <w:rFonts w:ascii="Times New Roman" w:hAnsi="Times New Roman"/>
      <w:b/>
      <w:bCs/>
      <w:noProof w:val="0"/>
      <w:sz w:val="24"/>
    </w:rPr>
  </w:style>
  <w:style w:type="paragraph" w:customStyle="1" w:styleId="xl89">
    <w:name w:val="xl89"/>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b/>
      <w:bCs/>
      <w:i/>
      <w:iCs/>
      <w:noProof w:val="0"/>
      <w:sz w:val="24"/>
    </w:rPr>
  </w:style>
  <w:style w:type="paragraph" w:customStyle="1" w:styleId="xl90">
    <w:name w:val="xl90"/>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i/>
      <w:iCs/>
      <w:noProof w:val="0"/>
      <w:sz w:val="24"/>
    </w:rPr>
  </w:style>
  <w:style w:type="paragraph" w:customStyle="1" w:styleId="xl91">
    <w:name w:val="xl91"/>
    <w:basedOn w:val="Normal"/>
    <w:rsid w:val="00096978"/>
    <w:pPr>
      <w:pBdr>
        <w:left w:val="single" w:sz="4" w:space="7" w:color="auto"/>
        <w:bottom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92">
    <w:name w:val="xl92"/>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3">
    <w:name w:val="xl93"/>
    <w:basedOn w:val="Normal"/>
    <w:rsid w:val="00096978"/>
    <w:pPr>
      <w:pBdr>
        <w:left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4">
    <w:name w:val="xl94"/>
    <w:basedOn w:val="Normal"/>
    <w:rsid w:val="00096978"/>
    <w:pPr>
      <w:pBdr>
        <w:top w:val="single" w:sz="4" w:space="0" w:color="auto"/>
        <w:left w:val="single" w:sz="4" w:space="7" w:color="auto"/>
        <w:right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95">
    <w:name w:val="xl95"/>
    <w:basedOn w:val="Normal"/>
    <w:rsid w:val="00096978"/>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6">
    <w:name w:val="xl96"/>
    <w:basedOn w:val="Normal"/>
    <w:rsid w:val="00096978"/>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97">
    <w:name w:val="xl97"/>
    <w:basedOn w:val="Normal"/>
    <w:rsid w:val="00096978"/>
    <w:pPr>
      <w:pBdr>
        <w:top w:val="single" w:sz="4" w:space="0" w:color="auto"/>
        <w:left w:val="single" w:sz="4" w:space="0" w:color="auto"/>
        <w:bottom w:val="single" w:sz="4" w:space="0" w:color="auto"/>
      </w:pBdr>
      <w:spacing w:before="100" w:beforeAutospacing="1" w:after="100" w:afterAutospacing="1"/>
    </w:pPr>
    <w:rPr>
      <w:rFonts w:ascii="Times New Roman" w:hAnsi="Times New Roman"/>
      <w:b/>
      <w:bCs/>
      <w:noProof w:val="0"/>
      <w:sz w:val="24"/>
    </w:rPr>
  </w:style>
  <w:style w:type="paragraph" w:customStyle="1" w:styleId="xl98">
    <w:name w:val="xl98"/>
    <w:basedOn w:val="Normal"/>
    <w:rsid w:val="00096978"/>
    <w:pPr>
      <w:pBdr>
        <w:top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99">
    <w:name w:val="xl99"/>
    <w:basedOn w:val="Normal"/>
    <w:rsid w:val="00096978"/>
    <w:pPr>
      <w:spacing w:before="100" w:beforeAutospacing="1" w:after="100" w:afterAutospacing="1"/>
      <w:jc w:val="center"/>
    </w:pPr>
    <w:rPr>
      <w:rFonts w:ascii="Times New Roman" w:hAnsi="Times New Roman"/>
      <w:noProof w:val="0"/>
      <w:sz w:val="24"/>
    </w:rPr>
  </w:style>
  <w:style w:type="paragraph" w:customStyle="1" w:styleId="xl100">
    <w:name w:val="xl10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01">
    <w:name w:val="xl101"/>
    <w:basedOn w:val="Normal"/>
    <w:rsid w:val="00096978"/>
    <w:pPr>
      <w:pBdr>
        <w:top w:val="single" w:sz="4" w:space="0" w:color="auto"/>
        <w:left w:val="single" w:sz="4" w:space="7" w:color="auto"/>
        <w:bottom w:val="single" w:sz="4" w:space="0" w:color="auto"/>
        <w:right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102">
    <w:name w:val="xl10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03">
    <w:name w:val="xl10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104">
    <w:name w:val="xl10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105">
    <w:name w:val="xl10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106">
    <w:name w:val="xl106"/>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107">
    <w:name w:val="xl10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108">
    <w:name w:val="xl108"/>
    <w:basedOn w:val="Normal"/>
    <w:rsid w:val="00096978"/>
    <w:pPr>
      <w:pBdr>
        <w:top w:val="single" w:sz="4" w:space="0" w:color="auto"/>
        <w:left w:val="single" w:sz="4" w:space="14" w:color="auto"/>
        <w:bottom w:val="single" w:sz="4" w:space="0" w:color="auto"/>
        <w:right w:val="single" w:sz="4" w:space="0" w:color="auto"/>
      </w:pBdr>
      <w:spacing w:before="100" w:beforeAutospacing="1" w:after="100" w:afterAutospacing="1"/>
      <w:ind w:firstLineChars="200" w:firstLine="200"/>
    </w:pPr>
    <w:rPr>
      <w:rFonts w:ascii="Times New Roman" w:hAnsi="Times New Roman"/>
      <w:noProof w:val="0"/>
      <w:sz w:val="24"/>
    </w:rPr>
  </w:style>
  <w:style w:type="paragraph" w:customStyle="1" w:styleId="xl109">
    <w:name w:val="xl109"/>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10">
    <w:name w:val="xl11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11">
    <w:name w:val="xl11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112">
    <w:name w:val="xl11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3">
    <w:name w:val="xl11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4">
    <w:name w:val="xl11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5">
    <w:name w:val="xl115"/>
    <w:basedOn w:val="Normal"/>
    <w:rsid w:val="00096978"/>
    <w:pPr>
      <w:spacing w:before="100" w:beforeAutospacing="1" w:after="100" w:afterAutospacing="1"/>
      <w:textAlignment w:val="center"/>
    </w:pPr>
    <w:rPr>
      <w:rFonts w:ascii="Times New Roman" w:hAnsi="Times New Roman"/>
      <w:noProof w:val="0"/>
      <w:sz w:val="24"/>
    </w:rPr>
  </w:style>
  <w:style w:type="paragraph" w:styleId="FootnoteText">
    <w:name w:val="footnote text"/>
    <w:basedOn w:val="Normal"/>
    <w:link w:val="FootnoteTextChar"/>
    <w:rsid w:val="00C97675"/>
    <w:pPr>
      <w:spacing w:after="120" w:line="276" w:lineRule="auto"/>
    </w:pPr>
    <w:rPr>
      <w:rFonts w:ascii="Times New Roman" w:hAnsi="Times New Roman"/>
      <w:noProof w:val="0"/>
      <w:sz w:val="20"/>
      <w:szCs w:val="20"/>
    </w:rPr>
  </w:style>
  <w:style w:type="character" w:customStyle="1" w:styleId="FootnoteTextChar">
    <w:name w:val="Footnote Text Char"/>
    <w:basedOn w:val="DefaultParagraphFont"/>
    <w:link w:val="FootnoteText"/>
    <w:rsid w:val="00C97675"/>
    <w:rPr>
      <w:rFonts w:ascii="Times New Roman" w:eastAsia="Times New Roman" w:hAnsi="Times New Roman" w:cs="Times New Roman"/>
      <w:sz w:val="20"/>
      <w:szCs w:val="20"/>
    </w:rPr>
  </w:style>
  <w:style w:type="character" w:styleId="FootnoteReference">
    <w:name w:val="footnote reference"/>
    <w:rsid w:val="00C97675"/>
    <w:rPr>
      <w:vertAlign w:val="superscript"/>
    </w:rPr>
  </w:style>
  <w:style w:type="paragraph" w:customStyle="1" w:styleId="Artelia-Heading2">
    <w:name w:val="Artelia - Heading 2"/>
    <w:basedOn w:val="Normal"/>
    <w:next w:val="Normal"/>
    <w:link w:val="Artelia-Heading2Char"/>
    <w:rsid w:val="00C97675"/>
    <w:pPr>
      <w:widowControl w:val="0"/>
      <w:numPr>
        <w:numId w:val="39"/>
      </w:numPr>
      <w:spacing w:before="240" w:after="120" w:line="276" w:lineRule="auto"/>
      <w:outlineLvl w:val="1"/>
    </w:pPr>
    <w:rPr>
      <w:rFonts w:ascii="Arial Bold" w:hAnsi="Arial Bold"/>
      <w:b/>
      <w:caps/>
      <w:noProof w:val="0"/>
      <w:sz w:val="24"/>
      <w:szCs w:val="20"/>
    </w:rPr>
  </w:style>
  <w:style w:type="paragraph" w:customStyle="1" w:styleId="Artelia-Heading3">
    <w:name w:val="Artelia - Heading 3"/>
    <w:basedOn w:val="Normal"/>
    <w:next w:val="Normal"/>
    <w:rsid w:val="00C97675"/>
    <w:pPr>
      <w:numPr>
        <w:ilvl w:val="1"/>
        <w:numId w:val="39"/>
      </w:numPr>
      <w:spacing w:before="60" w:after="120" w:line="276" w:lineRule="auto"/>
    </w:pPr>
    <w:rPr>
      <w:rFonts w:ascii="Arial" w:hAnsi="Arial" w:cs="Arial"/>
      <w:b/>
      <w:noProof w:val="0"/>
      <w:sz w:val="20"/>
      <w:szCs w:val="20"/>
    </w:rPr>
  </w:style>
  <w:style w:type="character" w:customStyle="1" w:styleId="Artelia-Heading2Char">
    <w:name w:val="Artelia - Heading 2 Char"/>
    <w:link w:val="Artelia-Heading2"/>
    <w:rsid w:val="00C97675"/>
    <w:rPr>
      <w:rFonts w:ascii="Arial Bold" w:eastAsia="Times New Roman" w:hAnsi="Arial Bold" w:cs="Times New Roman"/>
      <w:b/>
      <w:caps/>
      <w:sz w:val="24"/>
      <w:szCs w:val="20"/>
    </w:rPr>
  </w:style>
  <w:style w:type="paragraph" w:customStyle="1" w:styleId="font8">
    <w:name w:val="font8"/>
    <w:basedOn w:val="Normal"/>
    <w:rsid w:val="00361214"/>
    <w:pPr>
      <w:spacing w:before="100" w:beforeAutospacing="1" w:after="100" w:afterAutospacing="1"/>
    </w:pPr>
    <w:rPr>
      <w:rFonts w:ascii="Times New Roman" w:hAnsi="Times New Roman"/>
      <w:b/>
      <w:bCs/>
      <w:noProof w:val="0"/>
      <w:sz w:val="24"/>
    </w:rPr>
  </w:style>
  <w:style w:type="paragraph" w:customStyle="1" w:styleId="font9">
    <w:name w:val="font9"/>
    <w:basedOn w:val="Normal"/>
    <w:rsid w:val="00361214"/>
    <w:pPr>
      <w:spacing w:before="100" w:beforeAutospacing="1" w:after="100" w:afterAutospacing="1"/>
    </w:pPr>
    <w:rPr>
      <w:rFonts w:ascii="Times New Roman" w:hAnsi="Times New Roman"/>
      <w:noProof w:val="0"/>
      <w:sz w:val="14"/>
      <w:szCs w:val="14"/>
    </w:rPr>
  </w:style>
  <w:style w:type="paragraph" w:customStyle="1" w:styleId="font10">
    <w:name w:val="font10"/>
    <w:basedOn w:val="Normal"/>
    <w:rsid w:val="00361214"/>
    <w:pPr>
      <w:spacing w:before="100" w:beforeAutospacing="1" w:after="100" w:afterAutospacing="1"/>
    </w:pPr>
    <w:rPr>
      <w:rFonts w:ascii="Times New Roman" w:hAnsi="Times New Roman"/>
      <w:b/>
      <w:bCs/>
      <w:noProof w:val="0"/>
      <w:sz w:val="14"/>
      <w:szCs w:val="14"/>
    </w:rPr>
  </w:style>
  <w:style w:type="paragraph" w:customStyle="1" w:styleId="xl116">
    <w:name w:val="xl116"/>
    <w:basedOn w:val="Normal"/>
    <w:rsid w:val="00361214"/>
    <w:pPr>
      <w:pBdr>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6"/>
      <w:szCs w:val="26"/>
    </w:rPr>
  </w:style>
  <w:style w:type="paragraph" w:customStyle="1" w:styleId="xl117">
    <w:name w:val="xl117"/>
    <w:basedOn w:val="Normal"/>
    <w:rsid w:val="00361214"/>
    <w:pPr>
      <w:pBdr>
        <w:left w:val="single" w:sz="4" w:space="0" w:color="auto"/>
        <w:right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118">
    <w:name w:val="xl118"/>
    <w:basedOn w:val="Normal"/>
    <w:rsid w:val="00361214"/>
    <w:pPr>
      <w:pBdr>
        <w:left w:val="single" w:sz="4" w:space="0" w:color="auto"/>
        <w:right w:val="single" w:sz="4" w:space="0" w:color="auto"/>
      </w:pBdr>
      <w:spacing w:before="100" w:beforeAutospacing="1" w:after="100" w:afterAutospacing="1"/>
      <w:textAlignment w:val="center"/>
    </w:pPr>
    <w:rPr>
      <w:rFonts w:ascii="Arial" w:hAnsi="Arial" w:cs="Arial"/>
      <w:noProof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0225">
      <w:bodyDiv w:val="1"/>
      <w:marLeft w:val="0"/>
      <w:marRight w:val="0"/>
      <w:marTop w:val="0"/>
      <w:marBottom w:val="0"/>
      <w:divBdr>
        <w:top w:val="none" w:sz="0" w:space="0" w:color="auto"/>
        <w:left w:val="none" w:sz="0" w:space="0" w:color="auto"/>
        <w:bottom w:val="none" w:sz="0" w:space="0" w:color="auto"/>
        <w:right w:val="none" w:sz="0" w:space="0" w:color="auto"/>
      </w:divBdr>
    </w:div>
    <w:div w:id="36661822">
      <w:bodyDiv w:val="1"/>
      <w:marLeft w:val="0"/>
      <w:marRight w:val="0"/>
      <w:marTop w:val="0"/>
      <w:marBottom w:val="0"/>
      <w:divBdr>
        <w:top w:val="none" w:sz="0" w:space="0" w:color="auto"/>
        <w:left w:val="none" w:sz="0" w:space="0" w:color="auto"/>
        <w:bottom w:val="none" w:sz="0" w:space="0" w:color="auto"/>
        <w:right w:val="none" w:sz="0" w:space="0" w:color="auto"/>
      </w:divBdr>
    </w:div>
    <w:div w:id="338387863">
      <w:bodyDiv w:val="1"/>
      <w:marLeft w:val="0"/>
      <w:marRight w:val="0"/>
      <w:marTop w:val="0"/>
      <w:marBottom w:val="0"/>
      <w:divBdr>
        <w:top w:val="none" w:sz="0" w:space="0" w:color="auto"/>
        <w:left w:val="none" w:sz="0" w:space="0" w:color="auto"/>
        <w:bottom w:val="none" w:sz="0" w:space="0" w:color="auto"/>
        <w:right w:val="none" w:sz="0" w:space="0" w:color="auto"/>
      </w:divBdr>
    </w:div>
    <w:div w:id="421341746">
      <w:bodyDiv w:val="1"/>
      <w:marLeft w:val="0"/>
      <w:marRight w:val="0"/>
      <w:marTop w:val="0"/>
      <w:marBottom w:val="0"/>
      <w:divBdr>
        <w:top w:val="none" w:sz="0" w:space="0" w:color="auto"/>
        <w:left w:val="none" w:sz="0" w:space="0" w:color="auto"/>
        <w:bottom w:val="none" w:sz="0" w:space="0" w:color="auto"/>
        <w:right w:val="none" w:sz="0" w:space="0" w:color="auto"/>
      </w:divBdr>
    </w:div>
    <w:div w:id="702560531">
      <w:bodyDiv w:val="1"/>
      <w:marLeft w:val="0"/>
      <w:marRight w:val="0"/>
      <w:marTop w:val="0"/>
      <w:marBottom w:val="0"/>
      <w:divBdr>
        <w:top w:val="none" w:sz="0" w:space="0" w:color="auto"/>
        <w:left w:val="none" w:sz="0" w:space="0" w:color="auto"/>
        <w:bottom w:val="none" w:sz="0" w:space="0" w:color="auto"/>
        <w:right w:val="none" w:sz="0" w:space="0" w:color="auto"/>
      </w:divBdr>
    </w:div>
    <w:div w:id="722950505">
      <w:bodyDiv w:val="1"/>
      <w:marLeft w:val="0"/>
      <w:marRight w:val="0"/>
      <w:marTop w:val="0"/>
      <w:marBottom w:val="0"/>
      <w:divBdr>
        <w:top w:val="none" w:sz="0" w:space="0" w:color="auto"/>
        <w:left w:val="none" w:sz="0" w:space="0" w:color="auto"/>
        <w:bottom w:val="none" w:sz="0" w:space="0" w:color="auto"/>
        <w:right w:val="none" w:sz="0" w:space="0" w:color="auto"/>
      </w:divBdr>
    </w:div>
    <w:div w:id="785856096">
      <w:bodyDiv w:val="1"/>
      <w:marLeft w:val="0"/>
      <w:marRight w:val="0"/>
      <w:marTop w:val="0"/>
      <w:marBottom w:val="0"/>
      <w:divBdr>
        <w:top w:val="none" w:sz="0" w:space="0" w:color="auto"/>
        <w:left w:val="none" w:sz="0" w:space="0" w:color="auto"/>
        <w:bottom w:val="none" w:sz="0" w:space="0" w:color="auto"/>
        <w:right w:val="none" w:sz="0" w:space="0" w:color="auto"/>
      </w:divBdr>
    </w:div>
    <w:div w:id="1275791384">
      <w:bodyDiv w:val="1"/>
      <w:marLeft w:val="0"/>
      <w:marRight w:val="0"/>
      <w:marTop w:val="0"/>
      <w:marBottom w:val="0"/>
      <w:divBdr>
        <w:top w:val="none" w:sz="0" w:space="0" w:color="auto"/>
        <w:left w:val="none" w:sz="0" w:space="0" w:color="auto"/>
        <w:bottom w:val="none" w:sz="0" w:space="0" w:color="auto"/>
        <w:right w:val="none" w:sz="0" w:space="0" w:color="auto"/>
      </w:divBdr>
    </w:div>
    <w:div w:id="1332873280">
      <w:bodyDiv w:val="1"/>
      <w:marLeft w:val="0"/>
      <w:marRight w:val="0"/>
      <w:marTop w:val="0"/>
      <w:marBottom w:val="0"/>
      <w:divBdr>
        <w:top w:val="none" w:sz="0" w:space="0" w:color="auto"/>
        <w:left w:val="none" w:sz="0" w:space="0" w:color="auto"/>
        <w:bottom w:val="none" w:sz="0" w:space="0" w:color="auto"/>
        <w:right w:val="none" w:sz="0" w:space="0" w:color="auto"/>
      </w:divBdr>
    </w:div>
    <w:div w:id="1696155001">
      <w:bodyDiv w:val="1"/>
      <w:marLeft w:val="0"/>
      <w:marRight w:val="0"/>
      <w:marTop w:val="0"/>
      <w:marBottom w:val="0"/>
      <w:divBdr>
        <w:top w:val="none" w:sz="0" w:space="0" w:color="auto"/>
        <w:left w:val="none" w:sz="0" w:space="0" w:color="auto"/>
        <w:bottom w:val="none" w:sz="0" w:space="0" w:color="auto"/>
        <w:right w:val="none" w:sz="0" w:space="0" w:color="auto"/>
      </w:divBdr>
    </w:div>
    <w:div w:id="1824659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comments" Target="comments.xml"/><Relationship Id="rId12" Type="http://schemas.microsoft.com/office/2011/relationships/commentsExtended" Target="commentsExtended.xml"/><Relationship Id="rId13" Type="http://schemas.microsoft.com/office/2016/09/relationships/commentsIds" Target="commentsId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5660F-13FA-4E80-9A0F-A5EA4BF59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44</Pages>
  <Words>12949</Words>
  <Characters>73815</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Ngọc Ánh Trương</cp:lastModifiedBy>
  <cp:revision>12</cp:revision>
  <cp:lastPrinted>2026-06-30T03:14:00Z</cp:lastPrinted>
  <dcterms:created xsi:type="dcterms:W3CDTF">2026-08-04T07:36:00Z</dcterms:created>
  <dcterms:modified xsi:type="dcterms:W3CDTF">2026-09-29T04:02:00Z</dcterms:modified>
</cp:coreProperties>
</file>