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57AF" w14:textId="77777777" w:rsidR="002A0519" w:rsidRDefault="002A0519">
      <w:pPr>
        <w:rPr>
          <w:rFonts w:ascii="Arial" w:hAnsi="Arial" w:cs="Arial"/>
          <w:bCs/>
          <w:lang w:val="de-DE"/>
        </w:rPr>
      </w:pPr>
    </w:p>
    <w:p w14:paraId="1A784C17" w14:textId="77777777" w:rsidR="0035208F" w:rsidRPr="0094123E" w:rsidRDefault="0035208F" w:rsidP="0035208F">
      <w:pPr>
        <w:spacing w:before="120"/>
        <w:jc w:val="center"/>
        <w:rPr>
          <w:b/>
          <w:bCs/>
          <w:sz w:val="26"/>
          <w:szCs w:val="26"/>
        </w:rPr>
      </w:pPr>
      <w:r w:rsidRPr="0094123E">
        <w:rPr>
          <w:b/>
          <w:bCs/>
          <w:sz w:val="26"/>
          <w:szCs w:val="26"/>
        </w:rPr>
        <w:t>CỘNG HOÀ XÃ HỘI CHỦ NGHĨA VIỆT NAM</w:t>
      </w:r>
    </w:p>
    <w:p w14:paraId="0449B490" w14:textId="140BDA69" w:rsidR="002A0519" w:rsidRDefault="0035208F" w:rsidP="0035208F">
      <w:pPr>
        <w:jc w:val="center"/>
        <w:rPr>
          <w:rFonts w:ascii="Arial" w:hAnsi="Arial" w:cs="Arial"/>
          <w:bCs/>
          <w:lang w:val="de-DE"/>
        </w:rPr>
      </w:pPr>
      <w:r w:rsidRPr="0094123E">
        <w:rPr>
          <w:b/>
          <w:sz w:val="26"/>
          <w:szCs w:val="26"/>
          <w:u w:val="single"/>
        </w:rPr>
        <w:t>Độc lập - Tự do - Hạnh phúc</w:t>
      </w:r>
    </w:p>
    <w:p w14:paraId="1AA09F94" w14:textId="77777777" w:rsidR="002A0519" w:rsidRDefault="002A0519">
      <w:pPr>
        <w:rPr>
          <w:rFonts w:ascii="Arial" w:hAnsi="Arial" w:cs="Arial"/>
          <w:bCs/>
          <w:lang w:val="de-DE"/>
        </w:rPr>
      </w:pPr>
    </w:p>
    <w:p w14:paraId="1F16AB23" w14:textId="77777777" w:rsidR="002A0519" w:rsidRDefault="002A0519">
      <w:pPr>
        <w:rPr>
          <w:rFonts w:ascii="Arial" w:hAnsi="Arial" w:cs="Arial"/>
          <w:bCs/>
          <w:lang w:val="de-DE"/>
        </w:rPr>
      </w:pPr>
    </w:p>
    <w:p w14:paraId="43B0244C" w14:textId="77777777" w:rsidR="002A0519" w:rsidRDefault="002A0519">
      <w:pPr>
        <w:rPr>
          <w:rFonts w:ascii="Arial" w:hAnsi="Arial" w:cs="Arial"/>
          <w:bCs/>
          <w:lang w:val="de-DE"/>
        </w:rPr>
      </w:pPr>
    </w:p>
    <w:p w14:paraId="576D557E" w14:textId="77777777" w:rsidR="002A0519" w:rsidRDefault="002A0519">
      <w:pPr>
        <w:rPr>
          <w:rFonts w:ascii="Arial" w:hAnsi="Arial" w:cs="Arial"/>
          <w:bCs/>
          <w:lang w:val="de-DE"/>
        </w:rPr>
      </w:pPr>
    </w:p>
    <w:p w14:paraId="1875B378" w14:textId="77777777" w:rsidR="002A0519" w:rsidRDefault="002A0519">
      <w:pPr>
        <w:rPr>
          <w:rFonts w:ascii="Arial" w:hAnsi="Arial" w:cs="Arial"/>
          <w:bCs/>
          <w:lang w:val="de-DE"/>
        </w:rPr>
      </w:pPr>
    </w:p>
    <w:p w14:paraId="7672BD42" w14:textId="77777777" w:rsidR="002A0519" w:rsidRDefault="002A0519">
      <w:pPr>
        <w:rPr>
          <w:rFonts w:ascii="Arial" w:hAnsi="Arial" w:cs="Arial"/>
          <w:bCs/>
          <w:lang w:val="de-DE"/>
        </w:rPr>
      </w:pPr>
    </w:p>
    <w:p w14:paraId="63032FAE" w14:textId="77777777" w:rsidR="0035208F" w:rsidRDefault="0035208F" w:rsidP="008C2429">
      <w:pPr>
        <w:jc w:val="center"/>
        <w:rPr>
          <w:b/>
          <w:bCs/>
          <w:sz w:val="32"/>
          <w:szCs w:val="32"/>
        </w:rPr>
      </w:pPr>
    </w:p>
    <w:p w14:paraId="12A67B4F" w14:textId="77777777" w:rsidR="0035208F" w:rsidRDefault="0035208F" w:rsidP="008C2429">
      <w:pPr>
        <w:jc w:val="center"/>
        <w:rPr>
          <w:b/>
          <w:bCs/>
          <w:sz w:val="32"/>
          <w:szCs w:val="32"/>
        </w:rPr>
      </w:pPr>
    </w:p>
    <w:p w14:paraId="25322273" w14:textId="77777777" w:rsidR="0035208F" w:rsidRDefault="0035208F" w:rsidP="008C2429">
      <w:pPr>
        <w:jc w:val="center"/>
        <w:rPr>
          <w:b/>
          <w:bCs/>
          <w:sz w:val="32"/>
          <w:szCs w:val="32"/>
        </w:rPr>
      </w:pPr>
    </w:p>
    <w:p w14:paraId="47E0C036" w14:textId="77777777" w:rsidR="0035208F" w:rsidRDefault="0035208F" w:rsidP="0035208F">
      <w:pPr>
        <w:pStyle w:val="Heading3"/>
        <w:spacing w:before="120" w:after="0"/>
        <w:jc w:val="center"/>
        <w:rPr>
          <w:rFonts w:ascii="Times New Roman" w:hAnsi="Times New Roman" w:cs="Times New Roman"/>
        </w:rPr>
      </w:pPr>
    </w:p>
    <w:p w14:paraId="67CF53F8" w14:textId="1EE72CCB" w:rsidR="0035208F" w:rsidRDefault="0035208F" w:rsidP="0035208F">
      <w:pPr>
        <w:pStyle w:val="Heading3"/>
        <w:spacing w:before="120" w:after="0"/>
        <w:jc w:val="center"/>
        <w:rPr>
          <w:rFonts w:ascii="Times New Roman" w:hAnsi="Times New Roman" w:cs="Times New Roman"/>
        </w:rPr>
      </w:pPr>
      <w:r w:rsidRPr="0094123E">
        <w:rPr>
          <w:rFonts w:ascii="Times New Roman" w:hAnsi="Times New Roman" w:cs="Times New Roman"/>
        </w:rPr>
        <w:t>HỢP ĐỒNG KINH TẾ</w:t>
      </w:r>
    </w:p>
    <w:p w14:paraId="25AE2CAF" w14:textId="172D2024" w:rsidR="0035208F" w:rsidRDefault="0035208F" w:rsidP="0035208F"/>
    <w:p w14:paraId="4E2EC718" w14:textId="73952057" w:rsidR="00F96C2C" w:rsidRDefault="0035208F" w:rsidP="0035208F">
      <w:pPr>
        <w:jc w:val="center"/>
        <w:rPr>
          <w:b/>
          <w:bCs/>
          <w:sz w:val="26"/>
          <w:szCs w:val="26"/>
        </w:rPr>
      </w:pPr>
      <w:r w:rsidRPr="00693548">
        <w:rPr>
          <w:b/>
          <w:bCs/>
          <w:sz w:val="26"/>
          <w:szCs w:val="26"/>
          <w:highlight w:val="yellow"/>
        </w:rPr>
        <w:t>Số:          /HĐTV-2026/VNCNEC-MDC</w:t>
      </w:r>
    </w:p>
    <w:p w14:paraId="3B06B14D" w14:textId="2AB02DAA" w:rsidR="00222443" w:rsidRDefault="00222443" w:rsidP="0035208F">
      <w:pPr>
        <w:jc w:val="center"/>
        <w:rPr>
          <w:b/>
          <w:bCs/>
          <w:sz w:val="26"/>
          <w:szCs w:val="26"/>
        </w:rPr>
      </w:pPr>
    </w:p>
    <w:p w14:paraId="43D4A794" w14:textId="122035E4" w:rsidR="00222443" w:rsidRDefault="00222443" w:rsidP="0035208F">
      <w:pPr>
        <w:jc w:val="center"/>
        <w:rPr>
          <w:b/>
          <w:bCs/>
          <w:sz w:val="26"/>
          <w:szCs w:val="26"/>
        </w:rPr>
      </w:pPr>
    </w:p>
    <w:p w14:paraId="78C02153" w14:textId="0A4B2A4A" w:rsidR="00222443" w:rsidRDefault="00222443" w:rsidP="0035208F">
      <w:pPr>
        <w:jc w:val="center"/>
        <w:rPr>
          <w:b/>
          <w:bCs/>
          <w:sz w:val="26"/>
          <w:szCs w:val="26"/>
        </w:rPr>
      </w:pPr>
    </w:p>
    <w:p w14:paraId="00A2101C" w14:textId="77C99847" w:rsidR="00222443" w:rsidRDefault="00222443" w:rsidP="0035208F">
      <w:pPr>
        <w:jc w:val="center"/>
        <w:rPr>
          <w:b/>
          <w:bCs/>
          <w:sz w:val="26"/>
          <w:szCs w:val="26"/>
        </w:rPr>
      </w:pPr>
    </w:p>
    <w:p w14:paraId="0BE3C18D" w14:textId="1766DCB4" w:rsidR="00222443" w:rsidRDefault="00222443" w:rsidP="0035208F">
      <w:pPr>
        <w:jc w:val="center"/>
        <w:rPr>
          <w:bCs/>
          <w:sz w:val="26"/>
          <w:szCs w:val="26"/>
        </w:rPr>
      </w:pPr>
      <w:r w:rsidRPr="00C8686B">
        <w:rPr>
          <w:bCs/>
          <w:sz w:val="26"/>
          <w:szCs w:val="26"/>
        </w:rPr>
        <w:t>GIỮA</w:t>
      </w:r>
    </w:p>
    <w:p w14:paraId="602DB5A3" w14:textId="77777777" w:rsidR="00007746" w:rsidRPr="00C8686B" w:rsidRDefault="00007746" w:rsidP="0035208F">
      <w:pPr>
        <w:jc w:val="center"/>
        <w:rPr>
          <w:bCs/>
          <w:sz w:val="26"/>
          <w:szCs w:val="26"/>
        </w:rPr>
      </w:pPr>
    </w:p>
    <w:p w14:paraId="39BCA5BC" w14:textId="6D7B0F43" w:rsidR="00222443" w:rsidRDefault="00222443" w:rsidP="0035208F">
      <w:pPr>
        <w:jc w:val="center"/>
        <w:rPr>
          <w:b/>
          <w:bCs/>
          <w:sz w:val="26"/>
          <w:szCs w:val="26"/>
        </w:rPr>
      </w:pPr>
      <w:r>
        <w:rPr>
          <w:b/>
          <w:bCs/>
          <w:sz w:val="26"/>
          <w:szCs w:val="26"/>
        </w:rPr>
        <w:t>CÔNG TY CỔ PHẦN ĐẦU TƯ XÂY DỰNG VÀ KỸ THUẬT VNCN E&amp;C</w:t>
      </w:r>
    </w:p>
    <w:p w14:paraId="25056F28" w14:textId="3F8F31F5" w:rsidR="00222443" w:rsidRDefault="00222443" w:rsidP="0035208F">
      <w:pPr>
        <w:jc w:val="center"/>
        <w:rPr>
          <w:b/>
          <w:bCs/>
          <w:sz w:val="26"/>
          <w:szCs w:val="26"/>
        </w:rPr>
      </w:pPr>
    </w:p>
    <w:p w14:paraId="737C4B42" w14:textId="69D81C92" w:rsidR="00222443" w:rsidRPr="00C8686B" w:rsidRDefault="00222443" w:rsidP="0035208F">
      <w:pPr>
        <w:jc w:val="center"/>
        <w:rPr>
          <w:bCs/>
          <w:sz w:val="26"/>
          <w:szCs w:val="26"/>
        </w:rPr>
      </w:pPr>
      <w:r w:rsidRPr="00C8686B">
        <w:rPr>
          <w:bCs/>
          <w:sz w:val="26"/>
          <w:szCs w:val="26"/>
        </w:rPr>
        <w:t>VÀ</w:t>
      </w:r>
    </w:p>
    <w:p w14:paraId="22CD00A8" w14:textId="77777777" w:rsidR="00222443" w:rsidRDefault="00222443" w:rsidP="0035208F">
      <w:pPr>
        <w:jc w:val="center"/>
        <w:rPr>
          <w:rFonts w:ascii="Arial" w:hAnsi="Arial" w:cs="Arial"/>
          <w:bCs/>
        </w:rPr>
      </w:pPr>
    </w:p>
    <w:p w14:paraId="5583715C" w14:textId="3AE6F445" w:rsidR="002A0519" w:rsidRDefault="00222443" w:rsidP="00222443">
      <w:pPr>
        <w:jc w:val="center"/>
        <w:rPr>
          <w:b/>
          <w:spacing w:val="-6"/>
          <w:sz w:val="26"/>
          <w:szCs w:val="26"/>
        </w:rPr>
      </w:pPr>
      <w:r>
        <w:rPr>
          <w:b/>
          <w:spacing w:val="-6"/>
          <w:sz w:val="26"/>
          <w:szCs w:val="26"/>
        </w:rPr>
        <w:t>CÔNG TY CỔ PHẦN TƯ VẤN TRẮC ĐỊA MỎ ĐỊA CHẤT</w:t>
      </w:r>
    </w:p>
    <w:p w14:paraId="0B1C8528" w14:textId="2030B6B0" w:rsidR="00222443" w:rsidRDefault="00222443" w:rsidP="00222443">
      <w:pPr>
        <w:jc w:val="center"/>
        <w:rPr>
          <w:rFonts w:ascii="Arial" w:hAnsi="Arial" w:cs="Arial"/>
          <w:bCs/>
        </w:rPr>
      </w:pPr>
    </w:p>
    <w:p w14:paraId="67B8F370" w14:textId="77777777" w:rsidR="002A0519" w:rsidRDefault="002A0519">
      <w:pPr>
        <w:ind w:left="3600"/>
        <w:rPr>
          <w:rFonts w:ascii="Arial" w:hAnsi="Arial" w:cs="Arial"/>
          <w:b/>
          <w:bCs/>
        </w:rPr>
      </w:pPr>
    </w:p>
    <w:p w14:paraId="3D5FFFB5" w14:textId="77777777" w:rsidR="002A0519" w:rsidRDefault="002A0519">
      <w:pPr>
        <w:widowControl w:val="0"/>
        <w:autoSpaceDE w:val="0"/>
        <w:autoSpaceDN w:val="0"/>
        <w:adjustRightInd w:val="0"/>
        <w:rPr>
          <w:rFonts w:ascii="Arial" w:hAnsi="Arial" w:cs="Arial"/>
        </w:rPr>
      </w:pPr>
    </w:p>
    <w:p w14:paraId="26E18B70" w14:textId="67D818BA" w:rsidR="002A0519" w:rsidRPr="00222443" w:rsidRDefault="00222443">
      <w:pPr>
        <w:widowControl w:val="0"/>
        <w:autoSpaceDE w:val="0"/>
        <w:autoSpaceDN w:val="0"/>
        <w:adjustRightInd w:val="0"/>
        <w:rPr>
          <w:b/>
          <w:sz w:val="26"/>
          <w:szCs w:val="26"/>
        </w:rPr>
      </w:pPr>
      <w:r w:rsidRPr="00222443">
        <w:rPr>
          <w:b/>
          <w:sz w:val="26"/>
          <w:szCs w:val="26"/>
        </w:rPr>
        <w:t>Công việc: Khảo sát và quan trắc công trình</w:t>
      </w:r>
    </w:p>
    <w:p w14:paraId="49374C26" w14:textId="77777777" w:rsidR="00222443" w:rsidRDefault="00222443">
      <w:pPr>
        <w:widowControl w:val="0"/>
        <w:autoSpaceDE w:val="0"/>
        <w:autoSpaceDN w:val="0"/>
        <w:adjustRightInd w:val="0"/>
        <w:rPr>
          <w:b/>
          <w:sz w:val="26"/>
          <w:szCs w:val="26"/>
        </w:rPr>
      </w:pPr>
    </w:p>
    <w:p w14:paraId="68397ED2" w14:textId="5EF71D98" w:rsidR="00222443" w:rsidRPr="00222443" w:rsidRDefault="00222443">
      <w:pPr>
        <w:widowControl w:val="0"/>
        <w:autoSpaceDE w:val="0"/>
        <w:autoSpaceDN w:val="0"/>
        <w:adjustRightInd w:val="0"/>
        <w:rPr>
          <w:b/>
          <w:sz w:val="26"/>
          <w:szCs w:val="26"/>
        </w:rPr>
      </w:pPr>
      <w:r w:rsidRPr="00222443">
        <w:rPr>
          <w:b/>
          <w:sz w:val="26"/>
          <w:szCs w:val="26"/>
        </w:rPr>
        <w:t xml:space="preserve">Dự án: Nhà ở cho lực lượng vũ trang công an nhân dân (nhà ở xã hội cho cán bộ, chiến sỹ công an) tại ô đất C3-ODK3 và C3-ODK4 thuộc quy hoạch phân khu đô thị H2-4, Phường Yên Sở, Thành phố Hà Nội </w:t>
      </w:r>
    </w:p>
    <w:p w14:paraId="35AF0282" w14:textId="77777777" w:rsidR="002A0519" w:rsidRPr="00222443" w:rsidRDefault="002A0519">
      <w:pPr>
        <w:widowControl w:val="0"/>
        <w:autoSpaceDE w:val="0"/>
        <w:autoSpaceDN w:val="0"/>
        <w:adjustRightInd w:val="0"/>
        <w:rPr>
          <w:sz w:val="26"/>
          <w:szCs w:val="26"/>
        </w:rPr>
      </w:pPr>
    </w:p>
    <w:p w14:paraId="4BCCF051" w14:textId="77777777" w:rsidR="002A0519" w:rsidRPr="00222443" w:rsidRDefault="002A0519">
      <w:pPr>
        <w:widowControl w:val="0"/>
        <w:autoSpaceDE w:val="0"/>
        <w:autoSpaceDN w:val="0"/>
        <w:adjustRightInd w:val="0"/>
        <w:rPr>
          <w:sz w:val="26"/>
          <w:szCs w:val="26"/>
        </w:rPr>
      </w:pPr>
    </w:p>
    <w:p w14:paraId="102C2207" w14:textId="77777777" w:rsidR="002A0519" w:rsidRPr="00222443" w:rsidRDefault="002A0519">
      <w:pPr>
        <w:widowControl w:val="0"/>
        <w:autoSpaceDE w:val="0"/>
        <w:autoSpaceDN w:val="0"/>
        <w:adjustRightInd w:val="0"/>
        <w:rPr>
          <w:sz w:val="26"/>
          <w:szCs w:val="26"/>
        </w:rPr>
      </w:pPr>
    </w:p>
    <w:p w14:paraId="08222EC7" w14:textId="77777777" w:rsidR="002A0519" w:rsidRPr="00222443" w:rsidRDefault="002A0519">
      <w:pPr>
        <w:widowControl w:val="0"/>
        <w:autoSpaceDE w:val="0"/>
        <w:autoSpaceDN w:val="0"/>
        <w:adjustRightInd w:val="0"/>
        <w:rPr>
          <w:sz w:val="26"/>
          <w:szCs w:val="26"/>
        </w:rPr>
      </w:pPr>
    </w:p>
    <w:p w14:paraId="22693FAB" w14:textId="77777777" w:rsidR="002A0519" w:rsidRPr="00222443" w:rsidRDefault="002A0519">
      <w:pPr>
        <w:widowControl w:val="0"/>
        <w:autoSpaceDE w:val="0"/>
        <w:autoSpaceDN w:val="0"/>
        <w:adjustRightInd w:val="0"/>
        <w:jc w:val="center"/>
        <w:rPr>
          <w:sz w:val="26"/>
          <w:szCs w:val="26"/>
        </w:rPr>
      </w:pPr>
    </w:p>
    <w:p w14:paraId="3ABC3F84" w14:textId="77777777" w:rsidR="002A0519" w:rsidRPr="00222443" w:rsidRDefault="002A0519">
      <w:pPr>
        <w:widowControl w:val="0"/>
        <w:autoSpaceDE w:val="0"/>
        <w:autoSpaceDN w:val="0"/>
        <w:adjustRightInd w:val="0"/>
        <w:jc w:val="center"/>
        <w:rPr>
          <w:sz w:val="26"/>
          <w:szCs w:val="26"/>
        </w:rPr>
      </w:pPr>
    </w:p>
    <w:p w14:paraId="1E650A11" w14:textId="77777777" w:rsidR="002A0519" w:rsidRPr="00222443" w:rsidRDefault="002A0519">
      <w:pPr>
        <w:spacing w:line="264" w:lineRule="auto"/>
        <w:jc w:val="center"/>
        <w:rPr>
          <w:b/>
          <w:sz w:val="26"/>
          <w:szCs w:val="26"/>
          <w:lang w:val="vi-VN"/>
        </w:rPr>
      </w:pPr>
    </w:p>
    <w:p w14:paraId="253FFA01" w14:textId="77777777" w:rsidR="002A0519" w:rsidRPr="00222443" w:rsidRDefault="002A0519">
      <w:pPr>
        <w:spacing w:before="120"/>
        <w:jc w:val="center"/>
        <w:rPr>
          <w:bCs/>
          <w:sz w:val="26"/>
          <w:szCs w:val="26"/>
        </w:rPr>
      </w:pPr>
    </w:p>
    <w:p w14:paraId="2266CB50" w14:textId="53848DF9" w:rsidR="002A0519" w:rsidRPr="00222443" w:rsidRDefault="002A0519">
      <w:pPr>
        <w:spacing w:before="120"/>
        <w:jc w:val="center"/>
        <w:rPr>
          <w:bCs/>
          <w:sz w:val="26"/>
          <w:szCs w:val="26"/>
        </w:rPr>
      </w:pPr>
    </w:p>
    <w:p w14:paraId="1F4764CC" w14:textId="12257476" w:rsidR="009048D7" w:rsidRDefault="009048D7">
      <w:pPr>
        <w:spacing w:before="120"/>
        <w:jc w:val="center"/>
        <w:rPr>
          <w:bCs/>
          <w:sz w:val="26"/>
          <w:szCs w:val="26"/>
        </w:rPr>
      </w:pPr>
    </w:p>
    <w:p w14:paraId="42A9861F" w14:textId="29DC2FA6" w:rsidR="009048D7" w:rsidRDefault="009048D7" w:rsidP="00D72276">
      <w:pPr>
        <w:spacing w:before="120"/>
        <w:rPr>
          <w:bCs/>
          <w:sz w:val="26"/>
          <w:szCs w:val="26"/>
        </w:rPr>
      </w:pPr>
    </w:p>
    <w:p w14:paraId="7F1CCC04" w14:textId="77777777" w:rsidR="009048D7" w:rsidRDefault="009048D7">
      <w:pPr>
        <w:spacing w:before="120"/>
        <w:jc w:val="center"/>
        <w:rPr>
          <w:bCs/>
          <w:sz w:val="26"/>
          <w:szCs w:val="26"/>
        </w:rPr>
      </w:pPr>
    </w:p>
    <w:p w14:paraId="7F1256B2" w14:textId="77777777" w:rsidR="002A0519" w:rsidRPr="0094123E" w:rsidRDefault="00FA3F67">
      <w:pPr>
        <w:spacing w:before="120"/>
        <w:outlineLvl w:val="0"/>
        <w:rPr>
          <w:b/>
          <w:sz w:val="26"/>
          <w:szCs w:val="26"/>
        </w:rPr>
      </w:pPr>
      <w:bookmarkStart w:id="0" w:name="_Toc246742925"/>
      <w:bookmarkStart w:id="1" w:name="_Toc201979675"/>
      <w:bookmarkStart w:id="2" w:name="_Toc203302760"/>
      <w:r w:rsidRPr="0094123E">
        <w:rPr>
          <w:b/>
          <w:sz w:val="26"/>
          <w:szCs w:val="26"/>
        </w:rPr>
        <w:t>PHẦN 1- CÁC CĂN CỨ KÝ KẾT HỢP ĐỒNG</w:t>
      </w:r>
      <w:bookmarkEnd w:id="0"/>
      <w:bookmarkEnd w:id="1"/>
      <w:bookmarkEnd w:id="2"/>
    </w:p>
    <w:p w14:paraId="7D94F0C8" w14:textId="77777777" w:rsidR="002A0519" w:rsidRPr="0094123E" w:rsidRDefault="00FA3F67" w:rsidP="00D77A3F">
      <w:pPr>
        <w:numPr>
          <w:ilvl w:val="1"/>
          <w:numId w:val="1"/>
        </w:numPr>
        <w:tabs>
          <w:tab w:val="clear" w:pos="1080"/>
          <w:tab w:val="left" w:pos="426"/>
        </w:tabs>
        <w:spacing w:before="120" w:line="288" w:lineRule="auto"/>
        <w:ind w:left="432" w:hanging="432"/>
        <w:jc w:val="both"/>
        <w:rPr>
          <w:sz w:val="26"/>
          <w:szCs w:val="26"/>
        </w:rPr>
      </w:pPr>
      <w:r w:rsidRPr="0094123E">
        <w:rPr>
          <w:iCs/>
          <w:sz w:val="26"/>
          <w:szCs w:val="26"/>
        </w:rPr>
        <w:t>Căn cứ Bộ luật dân sự số 91/2015/QH13 của nước Cộng hòa Xã hội Chủ nghĩa Việt Nam được Quốc hội nước Cộng hoà Xã hội Chủ Nghĩa Việt Nam khoá XIII, kỳ họp thứ 10 thông qua ngày 24/11/2015 có hiệu từ ngày 01/01/2017</w:t>
      </w:r>
      <w:r w:rsidRPr="0094123E">
        <w:rPr>
          <w:sz w:val="26"/>
          <w:szCs w:val="26"/>
        </w:rPr>
        <w:t>;</w:t>
      </w:r>
    </w:p>
    <w:p w14:paraId="55E62E41" w14:textId="4C0E07A8" w:rsidR="002A0519" w:rsidRPr="0094123E" w:rsidRDefault="00FA3F67" w:rsidP="00D77A3F">
      <w:pPr>
        <w:numPr>
          <w:ilvl w:val="1"/>
          <w:numId w:val="1"/>
        </w:numPr>
        <w:tabs>
          <w:tab w:val="clear" w:pos="1080"/>
          <w:tab w:val="left" w:pos="426"/>
        </w:tabs>
        <w:spacing w:line="288" w:lineRule="auto"/>
        <w:ind w:left="432" w:hanging="432"/>
        <w:jc w:val="both"/>
        <w:rPr>
          <w:sz w:val="26"/>
          <w:szCs w:val="26"/>
        </w:rPr>
      </w:pPr>
      <w:r w:rsidRPr="0094123E">
        <w:rPr>
          <w:sz w:val="26"/>
          <w:szCs w:val="26"/>
        </w:rPr>
        <w:t xml:space="preserve">Căn cứ Luật xây dựng số </w:t>
      </w:r>
      <w:r w:rsidR="0037368D" w:rsidRPr="0094123E">
        <w:rPr>
          <w:sz w:val="26"/>
          <w:szCs w:val="26"/>
        </w:rPr>
        <w:t>135</w:t>
      </w:r>
      <w:r w:rsidRPr="0094123E">
        <w:rPr>
          <w:sz w:val="26"/>
          <w:szCs w:val="26"/>
        </w:rPr>
        <w:t>/20</w:t>
      </w:r>
      <w:r w:rsidR="0037368D" w:rsidRPr="0094123E">
        <w:rPr>
          <w:sz w:val="26"/>
          <w:szCs w:val="26"/>
        </w:rPr>
        <w:t>25</w:t>
      </w:r>
      <w:r w:rsidRPr="0094123E">
        <w:rPr>
          <w:sz w:val="26"/>
          <w:szCs w:val="26"/>
        </w:rPr>
        <w:t>/QH1</w:t>
      </w:r>
      <w:r w:rsidR="0037368D" w:rsidRPr="0094123E">
        <w:rPr>
          <w:sz w:val="26"/>
          <w:szCs w:val="26"/>
        </w:rPr>
        <w:t>5</w:t>
      </w:r>
      <w:r w:rsidRPr="0094123E">
        <w:rPr>
          <w:sz w:val="26"/>
          <w:szCs w:val="26"/>
        </w:rPr>
        <w:t xml:space="preserve"> ngày </w:t>
      </w:r>
      <w:r w:rsidR="0037368D" w:rsidRPr="0094123E">
        <w:rPr>
          <w:sz w:val="26"/>
          <w:szCs w:val="26"/>
        </w:rPr>
        <w:t>10</w:t>
      </w:r>
      <w:r w:rsidRPr="0094123E">
        <w:rPr>
          <w:sz w:val="26"/>
          <w:szCs w:val="26"/>
        </w:rPr>
        <w:t>/</w:t>
      </w:r>
      <w:r w:rsidR="0037368D" w:rsidRPr="0094123E">
        <w:rPr>
          <w:sz w:val="26"/>
          <w:szCs w:val="26"/>
        </w:rPr>
        <w:t>12</w:t>
      </w:r>
      <w:r w:rsidRPr="0094123E">
        <w:rPr>
          <w:sz w:val="26"/>
          <w:szCs w:val="26"/>
        </w:rPr>
        <w:t>/20</w:t>
      </w:r>
      <w:r w:rsidR="0037368D" w:rsidRPr="0094123E">
        <w:rPr>
          <w:sz w:val="26"/>
          <w:szCs w:val="26"/>
        </w:rPr>
        <w:t>25</w:t>
      </w:r>
      <w:r w:rsidRPr="0094123E">
        <w:rPr>
          <w:sz w:val="26"/>
          <w:szCs w:val="26"/>
        </w:rPr>
        <w:t xml:space="preserve"> </w:t>
      </w:r>
      <w:r w:rsidR="0037368D" w:rsidRPr="0094123E">
        <w:rPr>
          <w:sz w:val="26"/>
          <w:szCs w:val="26"/>
        </w:rPr>
        <w:t>và các văn bản quy phạm pháp luật hướng dẫn thi hành</w:t>
      </w:r>
      <w:r w:rsidRPr="0094123E">
        <w:rPr>
          <w:sz w:val="26"/>
          <w:szCs w:val="26"/>
        </w:rPr>
        <w:t xml:space="preserve">; </w:t>
      </w:r>
    </w:p>
    <w:p w14:paraId="6666DF76" w14:textId="77777777" w:rsidR="003A7F57" w:rsidRPr="0094123E" w:rsidRDefault="00FA3F67" w:rsidP="003A7F57">
      <w:pPr>
        <w:numPr>
          <w:ilvl w:val="1"/>
          <w:numId w:val="1"/>
        </w:numPr>
        <w:tabs>
          <w:tab w:val="clear" w:pos="1080"/>
          <w:tab w:val="left" w:pos="426"/>
        </w:tabs>
        <w:spacing w:line="288" w:lineRule="auto"/>
        <w:ind w:left="432" w:hanging="432"/>
        <w:jc w:val="both"/>
        <w:rPr>
          <w:sz w:val="26"/>
          <w:szCs w:val="26"/>
        </w:rPr>
      </w:pPr>
      <w:r w:rsidRPr="0094123E">
        <w:rPr>
          <w:sz w:val="26"/>
          <w:szCs w:val="26"/>
        </w:rPr>
        <w:t xml:space="preserve">Căn cứ Luật thương mại số </w:t>
      </w:r>
      <w:r w:rsidR="00205CEC" w:rsidRPr="0094123E">
        <w:rPr>
          <w:sz w:val="26"/>
          <w:szCs w:val="26"/>
        </w:rPr>
        <w:t>113/VBHN-VPQH</w:t>
      </w:r>
      <w:r w:rsidRPr="0094123E">
        <w:rPr>
          <w:sz w:val="26"/>
          <w:szCs w:val="26"/>
        </w:rPr>
        <w:t xml:space="preserve"> ngày </w:t>
      </w:r>
      <w:r w:rsidR="00205CEC" w:rsidRPr="0094123E">
        <w:rPr>
          <w:sz w:val="26"/>
          <w:szCs w:val="26"/>
        </w:rPr>
        <w:t>27</w:t>
      </w:r>
      <w:r w:rsidRPr="0094123E">
        <w:rPr>
          <w:sz w:val="26"/>
          <w:szCs w:val="26"/>
        </w:rPr>
        <w:t xml:space="preserve"> tháng 0</w:t>
      </w:r>
      <w:r w:rsidR="00205CEC" w:rsidRPr="0094123E">
        <w:rPr>
          <w:sz w:val="26"/>
          <w:szCs w:val="26"/>
        </w:rPr>
        <w:t>8</w:t>
      </w:r>
      <w:r w:rsidRPr="0094123E">
        <w:rPr>
          <w:sz w:val="26"/>
          <w:szCs w:val="26"/>
        </w:rPr>
        <w:t xml:space="preserve"> năm 20</w:t>
      </w:r>
      <w:r w:rsidR="00205CEC" w:rsidRPr="0094123E">
        <w:rPr>
          <w:sz w:val="26"/>
          <w:szCs w:val="26"/>
        </w:rPr>
        <w:t>25</w:t>
      </w:r>
      <w:r w:rsidRPr="0094123E">
        <w:rPr>
          <w:sz w:val="26"/>
          <w:szCs w:val="26"/>
        </w:rPr>
        <w:t>;</w:t>
      </w:r>
    </w:p>
    <w:p w14:paraId="714D1E81" w14:textId="0610CBDE" w:rsidR="003A7F57" w:rsidRPr="0094123E" w:rsidRDefault="003A7F57" w:rsidP="003A7F57">
      <w:pPr>
        <w:numPr>
          <w:ilvl w:val="1"/>
          <w:numId w:val="1"/>
        </w:numPr>
        <w:tabs>
          <w:tab w:val="clear" w:pos="1080"/>
          <w:tab w:val="left" w:pos="426"/>
        </w:tabs>
        <w:spacing w:line="288" w:lineRule="auto"/>
        <w:ind w:left="432" w:hanging="432"/>
        <w:jc w:val="both"/>
        <w:rPr>
          <w:sz w:val="26"/>
          <w:szCs w:val="26"/>
        </w:rPr>
      </w:pPr>
      <w:r w:rsidRPr="0094123E">
        <w:rPr>
          <w:sz w:val="26"/>
          <w:szCs w:val="26"/>
        </w:rPr>
        <w:t>Căn cứ luật đấu thầu số 57/2024/QH15 được Quốc hội ban hành ngày 29/11/2024 và có hiệu lực từ ngày 15/01/2025</w:t>
      </w:r>
      <w:r w:rsidR="001C56A1" w:rsidRPr="0094123E">
        <w:rPr>
          <w:sz w:val="26"/>
          <w:szCs w:val="26"/>
        </w:rPr>
        <w:t>;</w:t>
      </w:r>
    </w:p>
    <w:p w14:paraId="53315B03" w14:textId="77777777" w:rsidR="00F2073E" w:rsidRPr="0094123E" w:rsidRDefault="001C56A1" w:rsidP="00F2073E">
      <w:pPr>
        <w:numPr>
          <w:ilvl w:val="1"/>
          <w:numId w:val="1"/>
        </w:numPr>
        <w:tabs>
          <w:tab w:val="clear" w:pos="1080"/>
          <w:tab w:val="left" w:pos="426"/>
        </w:tabs>
        <w:spacing w:line="288" w:lineRule="auto"/>
        <w:ind w:left="432" w:hanging="432"/>
        <w:jc w:val="both"/>
        <w:rPr>
          <w:sz w:val="26"/>
          <w:szCs w:val="26"/>
        </w:rPr>
      </w:pPr>
      <w:r w:rsidRPr="0094123E">
        <w:rPr>
          <w:color w:val="000000" w:themeColor="text1"/>
          <w:sz w:val="26"/>
          <w:szCs w:val="26"/>
          <w:lang w:val="nl-NL"/>
        </w:rPr>
        <w:t>Căn cứ Nghị định số 214/2025/NĐ-CP ngày 04/08/2025 của Chính phủ Quy định chi tiết một số điều và biện pháp thi hành Luật Đấu thầu về lựa chọn nhà thầu;</w:t>
      </w:r>
    </w:p>
    <w:p w14:paraId="1997B3FF" w14:textId="77777777" w:rsidR="00EF6274" w:rsidRPr="0094123E" w:rsidRDefault="00F2073E" w:rsidP="00EF6274">
      <w:pPr>
        <w:numPr>
          <w:ilvl w:val="1"/>
          <w:numId w:val="1"/>
        </w:numPr>
        <w:tabs>
          <w:tab w:val="clear" w:pos="1080"/>
          <w:tab w:val="left" w:pos="426"/>
        </w:tabs>
        <w:spacing w:line="288" w:lineRule="auto"/>
        <w:ind w:left="432" w:hanging="432"/>
        <w:jc w:val="both"/>
        <w:rPr>
          <w:sz w:val="26"/>
          <w:szCs w:val="26"/>
        </w:rPr>
      </w:pPr>
      <w:r w:rsidRPr="0094123E">
        <w:rPr>
          <w:color w:val="000000" w:themeColor="text1"/>
          <w:sz w:val="26"/>
          <w:szCs w:val="26"/>
          <w:lang w:val="nl-NL"/>
        </w:rPr>
        <w:t>Căn cứ Nghị định số 50/2021/NĐ-CP ngày 01/04/2021 của Chính phủ về sửa đổi, bổ sung một số điều của Nghị định số 37/2015/NĐ-CP ngày 22/04/2015 của Chính phủ Quy định chi tiết về Hợp đồng xây dựng;</w:t>
      </w:r>
    </w:p>
    <w:p w14:paraId="4FF3566E" w14:textId="4DA6F87D" w:rsidR="00EF6274" w:rsidRPr="0094123E" w:rsidRDefault="00EF6274" w:rsidP="00EF6274">
      <w:pPr>
        <w:numPr>
          <w:ilvl w:val="1"/>
          <w:numId w:val="1"/>
        </w:numPr>
        <w:tabs>
          <w:tab w:val="clear" w:pos="1080"/>
          <w:tab w:val="left" w:pos="426"/>
        </w:tabs>
        <w:spacing w:line="288" w:lineRule="auto"/>
        <w:ind w:left="432" w:hanging="432"/>
        <w:jc w:val="both"/>
        <w:rPr>
          <w:sz w:val="26"/>
          <w:szCs w:val="26"/>
        </w:rPr>
      </w:pPr>
      <w:r w:rsidRPr="0094123E">
        <w:rPr>
          <w:color w:val="000000" w:themeColor="text1"/>
          <w:sz w:val="26"/>
          <w:szCs w:val="26"/>
          <w:lang w:val="nl-NL"/>
        </w:rPr>
        <w:t>Căn cứ Nghị định số 06/2021/NĐ-CP ngày 26/01/2021 của Chính phủ về Quy định chi tiết một số nội dung về Quản lý chất lượng, thi công xây dựng và bảo trì công trình xây dựng;</w:t>
      </w:r>
    </w:p>
    <w:p w14:paraId="7FA9B59A" w14:textId="77777777" w:rsidR="002A0519" w:rsidRPr="0094123E" w:rsidRDefault="00FA3F67" w:rsidP="00D77A3F">
      <w:pPr>
        <w:numPr>
          <w:ilvl w:val="1"/>
          <w:numId w:val="1"/>
        </w:numPr>
        <w:tabs>
          <w:tab w:val="clear" w:pos="1080"/>
          <w:tab w:val="left" w:pos="426"/>
        </w:tabs>
        <w:spacing w:line="288" w:lineRule="auto"/>
        <w:ind w:left="432" w:hanging="432"/>
        <w:jc w:val="both"/>
        <w:rPr>
          <w:sz w:val="26"/>
          <w:szCs w:val="26"/>
        </w:rPr>
      </w:pPr>
      <w:r w:rsidRPr="0094123E">
        <w:rPr>
          <w:spacing w:val="-6"/>
          <w:sz w:val="26"/>
          <w:szCs w:val="26"/>
          <w:lang w:val="de-DE"/>
        </w:rPr>
        <w:t>Căn cứ các Tiêu chuẩn TCVN 9360:2012 về Quy trình xác định độ lún công trình Dân dựng và Công nghiệp bằng phương pháp đo cao hình học;</w:t>
      </w:r>
    </w:p>
    <w:p w14:paraId="01141A82" w14:textId="77777777" w:rsidR="00CA2B52" w:rsidRPr="0094123E" w:rsidRDefault="00FA3F67" w:rsidP="00CA2B52">
      <w:pPr>
        <w:numPr>
          <w:ilvl w:val="1"/>
          <w:numId w:val="1"/>
        </w:numPr>
        <w:tabs>
          <w:tab w:val="clear" w:pos="1080"/>
          <w:tab w:val="left" w:pos="426"/>
        </w:tabs>
        <w:spacing w:line="288" w:lineRule="auto"/>
        <w:ind w:left="432" w:hanging="432"/>
        <w:jc w:val="both"/>
        <w:rPr>
          <w:sz w:val="26"/>
          <w:szCs w:val="26"/>
        </w:rPr>
      </w:pPr>
      <w:r w:rsidRPr="0094123E">
        <w:rPr>
          <w:spacing w:val="-6"/>
          <w:sz w:val="26"/>
          <w:szCs w:val="26"/>
          <w:lang w:val="de-DE"/>
        </w:rPr>
        <w:t xml:space="preserve">Căn cứ các Tiêu chuẩn TCVN 9400:2012 về Nhà và công trình dạng tháp – Xác định độ nghiêng bằng phương pháp trắc địa; </w:t>
      </w:r>
    </w:p>
    <w:p w14:paraId="6AD70E59" w14:textId="75A888B4" w:rsidR="00CA2B52" w:rsidRPr="0094123E" w:rsidRDefault="00CA2B52" w:rsidP="00CA2B52">
      <w:pPr>
        <w:numPr>
          <w:ilvl w:val="1"/>
          <w:numId w:val="1"/>
        </w:numPr>
        <w:tabs>
          <w:tab w:val="clear" w:pos="1080"/>
          <w:tab w:val="left" w:pos="426"/>
        </w:tabs>
        <w:spacing w:line="288" w:lineRule="auto"/>
        <w:ind w:left="432" w:hanging="432"/>
        <w:jc w:val="both"/>
        <w:rPr>
          <w:sz w:val="26"/>
          <w:szCs w:val="26"/>
        </w:rPr>
      </w:pPr>
      <w:r w:rsidRPr="0094123E">
        <w:rPr>
          <w:spacing w:val="-6"/>
          <w:sz w:val="26"/>
          <w:szCs w:val="26"/>
          <w:lang w:val="de-DE"/>
        </w:rPr>
        <w:t>Căn cứ Hợp đồng tổng thầu thi công xây dựng số 01/2026/HĐTTXL/LDIFT-TP &amp; LD VNCNEC-VH giữa Liên danh Chủ đầu tư Công ty CP Đầu tư tài chính và An ninh công nghệ IFT và Công ty TNHH Phát triển Tiền Phong và Liên danh Tổng thầu Công ty CP Đầu tư Xây dựng Kỹ thuật VNCN E&amp;C và Công ty CP Xây dựng hạ tầng và Thương mại Việt Hưng;</w:t>
      </w:r>
    </w:p>
    <w:p w14:paraId="65BAD0E4" w14:textId="77777777" w:rsidR="002A0519" w:rsidRPr="0094123E" w:rsidRDefault="00FA3F67" w:rsidP="00D77A3F">
      <w:pPr>
        <w:numPr>
          <w:ilvl w:val="1"/>
          <w:numId w:val="1"/>
        </w:numPr>
        <w:tabs>
          <w:tab w:val="clear" w:pos="1080"/>
          <w:tab w:val="left" w:pos="426"/>
        </w:tabs>
        <w:spacing w:line="288" w:lineRule="auto"/>
        <w:ind w:left="432" w:hanging="432"/>
        <w:jc w:val="both"/>
        <w:rPr>
          <w:sz w:val="26"/>
          <w:szCs w:val="26"/>
        </w:rPr>
      </w:pPr>
      <w:r w:rsidRPr="0094123E">
        <w:rPr>
          <w:sz w:val="26"/>
          <w:szCs w:val="26"/>
          <w:lang w:val="de-DE"/>
        </w:rPr>
        <w:t>Căn cứ các Tiêu chuẩn, quy chuẩn khác có liên quan</w:t>
      </w:r>
    </w:p>
    <w:p w14:paraId="4AECB4F6" w14:textId="77777777" w:rsidR="002A0519" w:rsidRPr="0094123E" w:rsidRDefault="00FA3F67" w:rsidP="00D77A3F">
      <w:pPr>
        <w:numPr>
          <w:ilvl w:val="1"/>
          <w:numId w:val="1"/>
        </w:numPr>
        <w:tabs>
          <w:tab w:val="clear" w:pos="1080"/>
          <w:tab w:val="left" w:pos="426"/>
        </w:tabs>
        <w:spacing w:line="288" w:lineRule="auto"/>
        <w:ind w:left="432" w:hanging="432"/>
        <w:jc w:val="both"/>
        <w:rPr>
          <w:sz w:val="26"/>
          <w:szCs w:val="26"/>
        </w:rPr>
      </w:pPr>
      <w:r w:rsidRPr="0094123E">
        <w:rPr>
          <w:sz w:val="26"/>
          <w:szCs w:val="26"/>
        </w:rPr>
        <w:t>Căn cứ vào khả năng và nhu cầu của hai bên.</w:t>
      </w:r>
    </w:p>
    <w:p w14:paraId="20DEFC0D" w14:textId="77777777" w:rsidR="00517637" w:rsidRDefault="00517637" w:rsidP="0080235C">
      <w:pPr>
        <w:autoSpaceDE w:val="0"/>
        <w:autoSpaceDN w:val="0"/>
        <w:adjustRightInd w:val="0"/>
        <w:spacing w:before="240" w:line="360" w:lineRule="auto"/>
        <w:jc w:val="both"/>
        <w:outlineLvl w:val="0"/>
        <w:rPr>
          <w:b/>
          <w:sz w:val="28"/>
          <w:szCs w:val="28"/>
        </w:rPr>
      </w:pPr>
      <w:bookmarkStart w:id="3" w:name="_Toc203302761"/>
      <w:bookmarkStart w:id="4" w:name="_Toc246742926"/>
    </w:p>
    <w:p w14:paraId="5A33E503" w14:textId="77777777" w:rsidR="00517637" w:rsidRDefault="00517637" w:rsidP="0080235C">
      <w:pPr>
        <w:autoSpaceDE w:val="0"/>
        <w:autoSpaceDN w:val="0"/>
        <w:adjustRightInd w:val="0"/>
        <w:spacing w:before="240" w:line="360" w:lineRule="auto"/>
        <w:jc w:val="both"/>
        <w:outlineLvl w:val="0"/>
        <w:rPr>
          <w:b/>
          <w:sz w:val="28"/>
          <w:szCs w:val="28"/>
        </w:rPr>
      </w:pPr>
    </w:p>
    <w:p w14:paraId="4F766127" w14:textId="77777777" w:rsidR="00517637" w:rsidRDefault="00517637" w:rsidP="0080235C">
      <w:pPr>
        <w:autoSpaceDE w:val="0"/>
        <w:autoSpaceDN w:val="0"/>
        <w:adjustRightInd w:val="0"/>
        <w:spacing w:before="240" w:line="360" w:lineRule="auto"/>
        <w:jc w:val="both"/>
        <w:outlineLvl w:val="0"/>
        <w:rPr>
          <w:b/>
          <w:sz w:val="28"/>
          <w:szCs w:val="28"/>
        </w:rPr>
      </w:pPr>
    </w:p>
    <w:p w14:paraId="61D49655" w14:textId="77777777" w:rsidR="00517637" w:rsidRDefault="00517637" w:rsidP="0080235C">
      <w:pPr>
        <w:autoSpaceDE w:val="0"/>
        <w:autoSpaceDN w:val="0"/>
        <w:adjustRightInd w:val="0"/>
        <w:spacing w:before="240" w:line="360" w:lineRule="auto"/>
        <w:jc w:val="both"/>
        <w:outlineLvl w:val="0"/>
        <w:rPr>
          <w:b/>
          <w:sz w:val="28"/>
          <w:szCs w:val="28"/>
        </w:rPr>
      </w:pPr>
    </w:p>
    <w:p w14:paraId="38CB6A30" w14:textId="77777777" w:rsidR="00517637" w:rsidRDefault="00517637" w:rsidP="0080235C">
      <w:pPr>
        <w:autoSpaceDE w:val="0"/>
        <w:autoSpaceDN w:val="0"/>
        <w:adjustRightInd w:val="0"/>
        <w:spacing w:before="240" w:line="360" w:lineRule="auto"/>
        <w:jc w:val="both"/>
        <w:outlineLvl w:val="0"/>
        <w:rPr>
          <w:b/>
          <w:sz w:val="28"/>
          <w:szCs w:val="28"/>
        </w:rPr>
      </w:pPr>
    </w:p>
    <w:p w14:paraId="3B667D90" w14:textId="77777777" w:rsidR="00517637" w:rsidRDefault="00517637" w:rsidP="0080235C">
      <w:pPr>
        <w:autoSpaceDE w:val="0"/>
        <w:autoSpaceDN w:val="0"/>
        <w:adjustRightInd w:val="0"/>
        <w:spacing w:before="240" w:line="360" w:lineRule="auto"/>
        <w:jc w:val="both"/>
        <w:outlineLvl w:val="0"/>
        <w:rPr>
          <w:b/>
          <w:sz w:val="28"/>
          <w:szCs w:val="28"/>
        </w:rPr>
      </w:pPr>
    </w:p>
    <w:p w14:paraId="5AF20216" w14:textId="77777777" w:rsidR="00517637" w:rsidRDefault="00517637" w:rsidP="0080235C">
      <w:pPr>
        <w:autoSpaceDE w:val="0"/>
        <w:autoSpaceDN w:val="0"/>
        <w:adjustRightInd w:val="0"/>
        <w:spacing w:before="240" w:line="360" w:lineRule="auto"/>
        <w:jc w:val="both"/>
        <w:outlineLvl w:val="0"/>
        <w:rPr>
          <w:b/>
          <w:sz w:val="28"/>
          <w:szCs w:val="28"/>
        </w:rPr>
      </w:pPr>
    </w:p>
    <w:p w14:paraId="3E78CD03" w14:textId="3AAB5BEA" w:rsidR="002A0519" w:rsidRDefault="00FA3F67" w:rsidP="0080235C">
      <w:pPr>
        <w:autoSpaceDE w:val="0"/>
        <w:autoSpaceDN w:val="0"/>
        <w:adjustRightInd w:val="0"/>
        <w:spacing w:before="240" w:line="360" w:lineRule="auto"/>
        <w:jc w:val="both"/>
        <w:outlineLvl w:val="0"/>
        <w:rPr>
          <w:b/>
          <w:sz w:val="28"/>
          <w:szCs w:val="28"/>
        </w:rPr>
      </w:pPr>
      <w:r>
        <w:rPr>
          <w:b/>
          <w:sz w:val="28"/>
          <w:szCs w:val="28"/>
        </w:rPr>
        <w:lastRenderedPageBreak/>
        <w:t>PHẦN 2 - CÁC ĐIỀU KHOẢN VÀ ĐIỀU KIỆN CỦA HỢP ĐỒNG</w:t>
      </w:r>
      <w:bookmarkEnd w:id="3"/>
      <w:bookmarkEnd w:id="4"/>
    </w:p>
    <w:p w14:paraId="3B5DC255" w14:textId="36B85FF6" w:rsidR="002A0519" w:rsidRDefault="00FA3F67" w:rsidP="00D77A3F">
      <w:pPr>
        <w:spacing w:before="60" w:after="120" w:line="264" w:lineRule="auto"/>
        <w:jc w:val="both"/>
        <w:rPr>
          <w:sz w:val="26"/>
          <w:szCs w:val="26"/>
        </w:rPr>
      </w:pPr>
      <w:r>
        <w:rPr>
          <w:sz w:val="26"/>
          <w:szCs w:val="26"/>
        </w:rPr>
        <w:t xml:space="preserve">Hôm nay, </w:t>
      </w:r>
      <w:r w:rsidRPr="003A55C4">
        <w:rPr>
          <w:sz w:val="26"/>
          <w:szCs w:val="26"/>
        </w:rPr>
        <w:t>ngày</w:t>
      </w:r>
      <w:r w:rsidR="000B10B0" w:rsidRPr="003A55C4">
        <w:rPr>
          <w:sz w:val="26"/>
          <w:szCs w:val="26"/>
        </w:rPr>
        <w:t xml:space="preserve"> </w:t>
      </w:r>
      <w:r w:rsidR="003A55C4">
        <w:rPr>
          <w:sz w:val="26"/>
          <w:szCs w:val="26"/>
        </w:rPr>
        <w:t xml:space="preserve">     </w:t>
      </w:r>
      <w:r w:rsidRPr="003A55C4">
        <w:rPr>
          <w:sz w:val="26"/>
          <w:szCs w:val="26"/>
        </w:rPr>
        <w:t xml:space="preserve"> tháng </w:t>
      </w:r>
      <w:r w:rsidR="003A55C4">
        <w:rPr>
          <w:sz w:val="26"/>
          <w:szCs w:val="26"/>
        </w:rPr>
        <w:t xml:space="preserve">     </w:t>
      </w:r>
      <w:r w:rsidRPr="003A55C4">
        <w:rPr>
          <w:sz w:val="26"/>
          <w:szCs w:val="26"/>
        </w:rPr>
        <w:t>năm 202</w:t>
      </w:r>
      <w:r w:rsidR="003A55C4">
        <w:rPr>
          <w:sz w:val="26"/>
          <w:szCs w:val="26"/>
        </w:rPr>
        <w:t>6</w:t>
      </w:r>
      <w:r>
        <w:rPr>
          <w:sz w:val="26"/>
          <w:szCs w:val="26"/>
        </w:rPr>
        <w:t xml:space="preserve"> tại văn phòng </w:t>
      </w:r>
      <w:r w:rsidR="000343D6">
        <w:rPr>
          <w:b/>
          <w:bCs/>
          <w:sz w:val="26"/>
          <w:szCs w:val="26"/>
        </w:rPr>
        <w:t>Công ty Cổ phần Đầu tư Xây dựng và Kỹ thuật VNCN E&amp;C</w:t>
      </w:r>
      <w:r>
        <w:rPr>
          <w:sz w:val="26"/>
          <w:szCs w:val="26"/>
        </w:rPr>
        <w:t>, chúng tôi gồm:</w:t>
      </w:r>
    </w:p>
    <w:p w14:paraId="16F51358" w14:textId="77777777" w:rsidR="00D77A3F" w:rsidRPr="00D77A3F" w:rsidRDefault="00D77A3F" w:rsidP="00D77A3F">
      <w:pPr>
        <w:spacing w:before="60" w:after="120" w:line="264" w:lineRule="auto"/>
        <w:jc w:val="both"/>
        <w:rPr>
          <w:sz w:val="12"/>
          <w:szCs w:val="12"/>
        </w:rPr>
      </w:pPr>
    </w:p>
    <w:p w14:paraId="52F3CFFD" w14:textId="51C3919A" w:rsidR="002A0519" w:rsidRDefault="00FA3F67" w:rsidP="00D77A3F">
      <w:pPr>
        <w:spacing w:before="120" w:line="264" w:lineRule="auto"/>
        <w:rPr>
          <w:b/>
          <w:bCs/>
          <w:color w:val="000000"/>
          <w:sz w:val="26"/>
          <w:szCs w:val="26"/>
        </w:rPr>
      </w:pPr>
      <w:r>
        <w:rPr>
          <w:b/>
          <w:bCs/>
          <w:color w:val="000000"/>
          <w:sz w:val="26"/>
          <w:szCs w:val="26"/>
        </w:rPr>
        <w:t xml:space="preserve">BÊN A: </w:t>
      </w:r>
      <w:r w:rsidR="00834FA6">
        <w:rPr>
          <w:b/>
          <w:bCs/>
          <w:sz w:val="26"/>
          <w:szCs w:val="26"/>
        </w:rPr>
        <w:t>CÔNG TY CỔ PHẦN ĐẦU TƯ XÂY DỰNG VÀ KỸ THUẬT VNCN E&amp;C</w:t>
      </w:r>
    </w:p>
    <w:tbl>
      <w:tblPr>
        <w:tblW w:w="10260" w:type="dxa"/>
        <w:tblInd w:w="108" w:type="dxa"/>
        <w:tblLook w:val="04A0" w:firstRow="1" w:lastRow="0" w:firstColumn="1" w:lastColumn="0" w:noHBand="0" w:noVBand="1"/>
      </w:tblPr>
      <w:tblGrid>
        <w:gridCol w:w="1668"/>
        <w:gridCol w:w="303"/>
        <w:gridCol w:w="3537"/>
        <w:gridCol w:w="4752"/>
      </w:tblGrid>
      <w:tr w:rsidR="002A0519" w:rsidRPr="00D718E3" w14:paraId="119194F3" w14:textId="77777777">
        <w:tc>
          <w:tcPr>
            <w:tcW w:w="1668" w:type="dxa"/>
          </w:tcPr>
          <w:p w14:paraId="6E7EFF83"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 Địa chỉ</w:t>
            </w:r>
          </w:p>
        </w:tc>
        <w:tc>
          <w:tcPr>
            <w:tcW w:w="303" w:type="dxa"/>
          </w:tcPr>
          <w:p w14:paraId="191D464B"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w:t>
            </w:r>
          </w:p>
        </w:tc>
        <w:tc>
          <w:tcPr>
            <w:tcW w:w="8289" w:type="dxa"/>
            <w:gridSpan w:val="2"/>
          </w:tcPr>
          <w:p w14:paraId="131E6EE9" w14:textId="6495F2B1" w:rsidR="002A0519" w:rsidRPr="00D718E3" w:rsidRDefault="00D718E3" w:rsidP="00D77A3F">
            <w:pPr>
              <w:tabs>
                <w:tab w:val="left" w:pos="360"/>
                <w:tab w:val="left" w:pos="1815"/>
                <w:tab w:val="left" w:pos="1980"/>
                <w:tab w:val="left" w:leader="dot" w:pos="10010"/>
              </w:tabs>
              <w:spacing w:before="120" w:line="24" w:lineRule="atLeast"/>
              <w:rPr>
                <w:b/>
                <w:sz w:val="26"/>
                <w:szCs w:val="26"/>
              </w:rPr>
            </w:pPr>
            <w:r w:rsidRPr="00D718E3">
              <w:rPr>
                <w:rFonts w:eastAsia="Calibri"/>
                <w:sz w:val="26"/>
                <w:szCs w:val="26"/>
              </w:rPr>
              <w:t>Tầng 18, tòa nhà Vinaconex, số 34 Láng Hạ, phường Láng, Hà Nội</w:t>
            </w:r>
            <w:r w:rsidR="00FA3F67" w:rsidRPr="00D718E3">
              <w:rPr>
                <w:rFonts w:eastAsia="Calibri"/>
                <w:sz w:val="26"/>
                <w:szCs w:val="26"/>
              </w:rPr>
              <w:t>.</w:t>
            </w:r>
          </w:p>
        </w:tc>
      </w:tr>
      <w:tr w:rsidR="002A0519" w:rsidRPr="00D718E3" w14:paraId="4F0FF624" w14:textId="77777777">
        <w:tc>
          <w:tcPr>
            <w:tcW w:w="1668" w:type="dxa"/>
          </w:tcPr>
          <w:p w14:paraId="190BD984"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 Điện thoại</w:t>
            </w:r>
          </w:p>
        </w:tc>
        <w:tc>
          <w:tcPr>
            <w:tcW w:w="303" w:type="dxa"/>
          </w:tcPr>
          <w:p w14:paraId="76A44902"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w:t>
            </w:r>
          </w:p>
        </w:tc>
        <w:tc>
          <w:tcPr>
            <w:tcW w:w="8289" w:type="dxa"/>
            <w:gridSpan w:val="2"/>
          </w:tcPr>
          <w:p w14:paraId="1791CA70" w14:textId="649683F1" w:rsidR="002A0519" w:rsidRPr="00D718E3" w:rsidRDefault="00D718E3" w:rsidP="00D77A3F">
            <w:pPr>
              <w:tabs>
                <w:tab w:val="left" w:pos="360"/>
                <w:tab w:val="left" w:pos="1815"/>
                <w:tab w:val="left" w:pos="1980"/>
                <w:tab w:val="left" w:leader="dot" w:pos="10010"/>
              </w:tabs>
              <w:spacing w:before="120" w:line="24" w:lineRule="atLeast"/>
              <w:rPr>
                <w:sz w:val="26"/>
                <w:szCs w:val="26"/>
              </w:rPr>
            </w:pPr>
            <w:r w:rsidRPr="00D718E3">
              <w:rPr>
                <w:color w:val="000000" w:themeColor="text1"/>
                <w:sz w:val="26"/>
                <w:szCs w:val="26"/>
              </w:rPr>
              <w:t>024 37765888</w:t>
            </w:r>
          </w:p>
        </w:tc>
      </w:tr>
      <w:tr w:rsidR="002A0519" w:rsidRPr="00D718E3" w14:paraId="21F8CB11" w14:textId="77777777">
        <w:tc>
          <w:tcPr>
            <w:tcW w:w="1668" w:type="dxa"/>
            <w:vAlign w:val="center"/>
          </w:tcPr>
          <w:p w14:paraId="3262998C"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 MST</w:t>
            </w:r>
          </w:p>
        </w:tc>
        <w:tc>
          <w:tcPr>
            <w:tcW w:w="303" w:type="dxa"/>
            <w:vAlign w:val="center"/>
          </w:tcPr>
          <w:p w14:paraId="0BA95ADE" w14:textId="77777777" w:rsidR="002A0519" w:rsidRPr="00D718E3" w:rsidRDefault="00FA3F67" w:rsidP="00D77A3F">
            <w:pPr>
              <w:tabs>
                <w:tab w:val="left" w:pos="360"/>
                <w:tab w:val="left" w:pos="1815"/>
                <w:tab w:val="left" w:pos="1980"/>
                <w:tab w:val="left" w:leader="dot" w:pos="10010"/>
              </w:tabs>
              <w:spacing w:before="120" w:line="24" w:lineRule="atLeast"/>
              <w:jc w:val="center"/>
              <w:rPr>
                <w:sz w:val="26"/>
                <w:szCs w:val="26"/>
              </w:rPr>
            </w:pPr>
            <w:r w:rsidRPr="00D718E3">
              <w:rPr>
                <w:sz w:val="26"/>
                <w:szCs w:val="26"/>
              </w:rPr>
              <w:t>:</w:t>
            </w:r>
          </w:p>
        </w:tc>
        <w:tc>
          <w:tcPr>
            <w:tcW w:w="8289" w:type="dxa"/>
            <w:gridSpan w:val="2"/>
            <w:vAlign w:val="center"/>
          </w:tcPr>
          <w:p w14:paraId="7B0FA34D" w14:textId="70B1008A" w:rsidR="002A0519" w:rsidRPr="00D718E3" w:rsidRDefault="00D718E3" w:rsidP="00D77A3F">
            <w:pPr>
              <w:tabs>
                <w:tab w:val="left" w:pos="360"/>
                <w:tab w:val="left" w:pos="1815"/>
                <w:tab w:val="left" w:pos="1980"/>
                <w:tab w:val="left" w:leader="dot" w:pos="10010"/>
              </w:tabs>
              <w:spacing w:before="120" w:line="24" w:lineRule="atLeast"/>
              <w:rPr>
                <w:sz w:val="26"/>
                <w:szCs w:val="26"/>
              </w:rPr>
            </w:pPr>
            <w:r w:rsidRPr="00D718E3">
              <w:rPr>
                <w:rFonts w:eastAsia="Calibri"/>
                <w:sz w:val="26"/>
                <w:szCs w:val="26"/>
              </w:rPr>
              <w:t>0102261441</w:t>
            </w:r>
          </w:p>
        </w:tc>
      </w:tr>
      <w:tr w:rsidR="002A0519" w:rsidRPr="00D718E3" w14:paraId="547E7C58" w14:textId="77777777">
        <w:tc>
          <w:tcPr>
            <w:tcW w:w="1668" w:type="dxa"/>
          </w:tcPr>
          <w:p w14:paraId="60931C06"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 Tài khoản</w:t>
            </w:r>
          </w:p>
        </w:tc>
        <w:tc>
          <w:tcPr>
            <w:tcW w:w="303" w:type="dxa"/>
          </w:tcPr>
          <w:p w14:paraId="06A6EBA6"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w:t>
            </w:r>
          </w:p>
        </w:tc>
        <w:tc>
          <w:tcPr>
            <w:tcW w:w="8289" w:type="dxa"/>
            <w:gridSpan w:val="2"/>
          </w:tcPr>
          <w:p w14:paraId="4CAAEE22" w14:textId="739F8E27" w:rsidR="002A0519" w:rsidRPr="00D718E3" w:rsidRDefault="00D718E3" w:rsidP="00D77A3F">
            <w:pPr>
              <w:tabs>
                <w:tab w:val="left" w:pos="360"/>
                <w:tab w:val="left" w:pos="1815"/>
                <w:tab w:val="left" w:pos="1980"/>
                <w:tab w:val="left" w:leader="dot" w:pos="10010"/>
              </w:tabs>
              <w:spacing w:before="120" w:line="24" w:lineRule="atLeast"/>
              <w:rPr>
                <w:sz w:val="26"/>
                <w:szCs w:val="26"/>
              </w:rPr>
            </w:pPr>
            <w:r w:rsidRPr="00D718E3">
              <w:rPr>
                <w:rFonts w:eastAsia="Calibri"/>
                <w:sz w:val="26"/>
                <w:szCs w:val="26"/>
              </w:rPr>
              <w:t>0491001572401 tại Ngân hàng Vietcombank, chi nhánh Thăng Long</w:t>
            </w:r>
            <w:r w:rsidR="00FA3F67" w:rsidRPr="00D718E3">
              <w:rPr>
                <w:rFonts w:eastAsia="Calibri"/>
                <w:sz w:val="26"/>
                <w:szCs w:val="26"/>
              </w:rPr>
              <w:t>.</w:t>
            </w:r>
          </w:p>
        </w:tc>
      </w:tr>
      <w:tr w:rsidR="002A0519" w:rsidRPr="00D718E3" w14:paraId="40A8B433" w14:textId="77777777">
        <w:tc>
          <w:tcPr>
            <w:tcW w:w="1668" w:type="dxa"/>
            <w:vAlign w:val="center"/>
          </w:tcPr>
          <w:p w14:paraId="13752EB0" w14:textId="77777777"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sz w:val="26"/>
                <w:szCs w:val="26"/>
              </w:rPr>
              <w:t>- Đại diện bởi</w:t>
            </w:r>
          </w:p>
        </w:tc>
        <w:tc>
          <w:tcPr>
            <w:tcW w:w="303" w:type="dxa"/>
            <w:vAlign w:val="center"/>
          </w:tcPr>
          <w:p w14:paraId="118CCCF0" w14:textId="77777777" w:rsidR="002A0519" w:rsidRPr="00D718E3" w:rsidRDefault="00FA3F67" w:rsidP="00D77A3F">
            <w:pPr>
              <w:tabs>
                <w:tab w:val="left" w:pos="360"/>
                <w:tab w:val="left" w:pos="1815"/>
                <w:tab w:val="left" w:pos="1980"/>
                <w:tab w:val="left" w:leader="dot" w:pos="10010"/>
              </w:tabs>
              <w:spacing w:before="120" w:line="24" w:lineRule="atLeast"/>
              <w:jc w:val="center"/>
              <w:rPr>
                <w:sz w:val="26"/>
                <w:szCs w:val="26"/>
              </w:rPr>
            </w:pPr>
            <w:r w:rsidRPr="00D718E3">
              <w:rPr>
                <w:sz w:val="26"/>
                <w:szCs w:val="26"/>
              </w:rPr>
              <w:t>:</w:t>
            </w:r>
          </w:p>
        </w:tc>
        <w:tc>
          <w:tcPr>
            <w:tcW w:w="3537" w:type="dxa"/>
            <w:vAlign w:val="center"/>
          </w:tcPr>
          <w:p w14:paraId="619ED31A" w14:textId="285204F8" w:rsidR="002A0519" w:rsidRPr="00D718E3" w:rsidRDefault="00FA3F67" w:rsidP="00D77A3F">
            <w:pPr>
              <w:tabs>
                <w:tab w:val="left" w:pos="360"/>
                <w:tab w:val="left" w:pos="1815"/>
                <w:tab w:val="left" w:pos="1980"/>
                <w:tab w:val="left" w:leader="dot" w:pos="10010"/>
              </w:tabs>
              <w:spacing w:before="120" w:line="24" w:lineRule="atLeast"/>
              <w:rPr>
                <w:sz w:val="26"/>
                <w:szCs w:val="26"/>
              </w:rPr>
            </w:pPr>
            <w:r w:rsidRPr="00D718E3">
              <w:rPr>
                <w:rFonts w:eastAsia="Calibri"/>
                <w:sz w:val="26"/>
                <w:szCs w:val="26"/>
              </w:rPr>
              <w:t xml:space="preserve">Ông </w:t>
            </w:r>
            <w:r w:rsidR="00D718E3" w:rsidRPr="00D718E3">
              <w:rPr>
                <w:rFonts w:eastAsia="Calibri"/>
                <w:b/>
                <w:sz w:val="26"/>
                <w:szCs w:val="26"/>
              </w:rPr>
              <w:t>Nguyễn Duy Quang</w:t>
            </w:r>
          </w:p>
        </w:tc>
        <w:tc>
          <w:tcPr>
            <w:tcW w:w="4752" w:type="dxa"/>
            <w:vAlign w:val="center"/>
          </w:tcPr>
          <w:p w14:paraId="251563F7" w14:textId="7E26B729" w:rsidR="002A0519" w:rsidRPr="00D718E3" w:rsidRDefault="00FA3F67" w:rsidP="00D718E3">
            <w:pPr>
              <w:tabs>
                <w:tab w:val="left" w:pos="360"/>
                <w:tab w:val="left" w:pos="1815"/>
                <w:tab w:val="left" w:pos="1980"/>
                <w:tab w:val="left" w:leader="dot" w:pos="10010"/>
              </w:tabs>
              <w:spacing w:before="120" w:line="24" w:lineRule="atLeast"/>
              <w:rPr>
                <w:sz w:val="26"/>
                <w:szCs w:val="26"/>
              </w:rPr>
            </w:pPr>
            <w:r w:rsidRPr="00D718E3">
              <w:rPr>
                <w:rFonts w:eastAsia="Calibri"/>
                <w:sz w:val="26"/>
                <w:szCs w:val="26"/>
              </w:rPr>
              <w:t xml:space="preserve">Chức vụ: </w:t>
            </w:r>
            <w:r w:rsidR="00D718E3">
              <w:rPr>
                <w:rFonts w:eastAsia="Calibri"/>
                <w:b/>
                <w:sz w:val="26"/>
                <w:szCs w:val="26"/>
              </w:rPr>
              <w:t>Tổng Giám đốc</w:t>
            </w:r>
          </w:p>
        </w:tc>
      </w:tr>
      <w:tr w:rsidR="002A0519" w:rsidRPr="00D718E3" w14:paraId="1B6E8CBE" w14:textId="77777777" w:rsidTr="00D064A0">
        <w:trPr>
          <w:trHeight w:val="243"/>
        </w:trPr>
        <w:tc>
          <w:tcPr>
            <w:tcW w:w="10260" w:type="dxa"/>
            <w:gridSpan w:val="4"/>
            <w:vAlign w:val="center"/>
          </w:tcPr>
          <w:p w14:paraId="348F437F" w14:textId="77777777" w:rsidR="002A0519" w:rsidRDefault="002A0519" w:rsidP="00D77A3F">
            <w:pPr>
              <w:tabs>
                <w:tab w:val="left" w:pos="360"/>
                <w:tab w:val="left" w:pos="1815"/>
                <w:tab w:val="left" w:pos="1980"/>
                <w:tab w:val="left" w:leader="dot" w:pos="10010"/>
              </w:tabs>
              <w:spacing w:before="120" w:line="24" w:lineRule="atLeast"/>
              <w:rPr>
                <w:sz w:val="26"/>
                <w:szCs w:val="26"/>
                <w:highlight w:val="yellow"/>
              </w:rPr>
            </w:pPr>
          </w:p>
          <w:p w14:paraId="2315EE95" w14:textId="4849069B" w:rsidR="00D718E3" w:rsidRPr="00D718E3" w:rsidRDefault="00D718E3" w:rsidP="00D77A3F">
            <w:pPr>
              <w:tabs>
                <w:tab w:val="left" w:pos="360"/>
                <w:tab w:val="left" w:pos="1815"/>
                <w:tab w:val="left" w:pos="1980"/>
                <w:tab w:val="left" w:leader="dot" w:pos="10010"/>
              </w:tabs>
              <w:spacing w:before="120" w:line="24" w:lineRule="atLeast"/>
              <w:rPr>
                <w:sz w:val="26"/>
                <w:szCs w:val="26"/>
                <w:highlight w:val="yellow"/>
              </w:rPr>
            </w:pPr>
          </w:p>
        </w:tc>
      </w:tr>
    </w:tbl>
    <w:p w14:paraId="7B1A1ADA" w14:textId="77777777" w:rsidR="00D77A3F" w:rsidRDefault="00D77A3F">
      <w:pPr>
        <w:spacing w:before="120"/>
        <w:rPr>
          <w:b/>
          <w:bCs/>
          <w:color w:val="000000"/>
          <w:sz w:val="26"/>
          <w:szCs w:val="26"/>
        </w:rPr>
      </w:pPr>
    </w:p>
    <w:p w14:paraId="3385287D" w14:textId="77777777" w:rsidR="002A0519" w:rsidRDefault="00FA3F67">
      <w:pPr>
        <w:spacing w:before="120"/>
        <w:rPr>
          <w:b/>
          <w:bCs/>
          <w:color w:val="000000"/>
          <w:sz w:val="26"/>
          <w:szCs w:val="26"/>
        </w:rPr>
      </w:pPr>
      <w:r>
        <w:rPr>
          <w:b/>
          <w:bCs/>
          <w:color w:val="000000"/>
          <w:sz w:val="26"/>
          <w:szCs w:val="26"/>
        </w:rPr>
        <w:t xml:space="preserve">BÊN B: </w:t>
      </w:r>
      <w:r>
        <w:rPr>
          <w:b/>
          <w:spacing w:val="-6"/>
          <w:sz w:val="26"/>
          <w:szCs w:val="26"/>
        </w:rPr>
        <w:t>CÔNG TY CỔ PHẦN TƯ VẤN TRẮC ĐỊA MỎ ĐỊA CHẤT</w:t>
      </w:r>
    </w:p>
    <w:tbl>
      <w:tblPr>
        <w:tblW w:w="10098" w:type="dxa"/>
        <w:tblInd w:w="108" w:type="dxa"/>
        <w:tblLayout w:type="fixed"/>
        <w:tblLook w:val="04A0" w:firstRow="1" w:lastRow="0" w:firstColumn="1" w:lastColumn="0" w:noHBand="0" w:noVBand="1"/>
      </w:tblPr>
      <w:tblGrid>
        <w:gridCol w:w="1620"/>
        <w:gridCol w:w="283"/>
        <w:gridCol w:w="3557"/>
        <w:gridCol w:w="4638"/>
      </w:tblGrid>
      <w:tr w:rsidR="002A0519" w14:paraId="06DE2BCA" w14:textId="77777777" w:rsidTr="008B2C4B">
        <w:tc>
          <w:tcPr>
            <w:tcW w:w="1620" w:type="dxa"/>
          </w:tcPr>
          <w:p w14:paraId="166F10AA" w14:textId="77777777" w:rsidR="002A0519" w:rsidRDefault="00FA3F67">
            <w:pPr>
              <w:tabs>
                <w:tab w:val="left" w:pos="360"/>
                <w:tab w:val="left" w:pos="1815"/>
                <w:tab w:val="left" w:pos="1980"/>
                <w:tab w:val="left" w:leader="dot" w:pos="10010"/>
              </w:tabs>
              <w:spacing w:before="120"/>
              <w:rPr>
                <w:sz w:val="26"/>
                <w:szCs w:val="26"/>
              </w:rPr>
            </w:pPr>
            <w:r>
              <w:rPr>
                <w:sz w:val="26"/>
                <w:szCs w:val="26"/>
              </w:rPr>
              <w:t>- Địa chỉ</w:t>
            </w:r>
          </w:p>
        </w:tc>
        <w:tc>
          <w:tcPr>
            <w:tcW w:w="283" w:type="dxa"/>
          </w:tcPr>
          <w:p w14:paraId="3DDF07A6" w14:textId="77777777" w:rsidR="002A0519" w:rsidRDefault="00FA3F67">
            <w:pPr>
              <w:tabs>
                <w:tab w:val="left" w:pos="360"/>
                <w:tab w:val="left" w:pos="1815"/>
                <w:tab w:val="left" w:pos="1980"/>
                <w:tab w:val="left" w:leader="dot" w:pos="10010"/>
              </w:tabs>
              <w:spacing w:before="120"/>
              <w:rPr>
                <w:sz w:val="26"/>
                <w:szCs w:val="26"/>
              </w:rPr>
            </w:pPr>
            <w:r>
              <w:rPr>
                <w:sz w:val="26"/>
                <w:szCs w:val="26"/>
              </w:rPr>
              <w:t>:</w:t>
            </w:r>
          </w:p>
        </w:tc>
        <w:tc>
          <w:tcPr>
            <w:tcW w:w="8195" w:type="dxa"/>
            <w:gridSpan w:val="2"/>
          </w:tcPr>
          <w:p w14:paraId="3035467E" w14:textId="77777777" w:rsidR="002A0519" w:rsidRDefault="00FA3F67">
            <w:pPr>
              <w:tabs>
                <w:tab w:val="left" w:pos="360"/>
                <w:tab w:val="left" w:pos="1815"/>
                <w:tab w:val="left" w:pos="1980"/>
                <w:tab w:val="left" w:leader="dot" w:pos="10010"/>
              </w:tabs>
              <w:spacing w:before="120"/>
              <w:rPr>
                <w:sz w:val="26"/>
                <w:szCs w:val="26"/>
              </w:rPr>
            </w:pPr>
            <w:r>
              <w:rPr>
                <w:sz w:val="26"/>
                <w:szCs w:val="26"/>
              </w:rPr>
              <w:t>Số15, ngách 14, ngõ 59, đường Lê Văn Hiến, phường Đức Thắng, quận Bắc Từ Liêm, Thành phố Hà Nội</w:t>
            </w:r>
          </w:p>
        </w:tc>
      </w:tr>
      <w:tr w:rsidR="002A0519" w14:paraId="18CAD894" w14:textId="77777777" w:rsidTr="008B2C4B">
        <w:tc>
          <w:tcPr>
            <w:tcW w:w="1620" w:type="dxa"/>
          </w:tcPr>
          <w:p w14:paraId="144299F6" w14:textId="77777777" w:rsidR="002A0519" w:rsidRDefault="00FA3F67">
            <w:pPr>
              <w:tabs>
                <w:tab w:val="left" w:pos="360"/>
                <w:tab w:val="left" w:pos="1815"/>
                <w:tab w:val="left" w:pos="1980"/>
                <w:tab w:val="left" w:leader="dot" w:pos="10010"/>
              </w:tabs>
              <w:spacing w:before="120"/>
              <w:rPr>
                <w:sz w:val="26"/>
                <w:szCs w:val="26"/>
              </w:rPr>
            </w:pPr>
            <w:r>
              <w:rPr>
                <w:sz w:val="26"/>
                <w:szCs w:val="26"/>
              </w:rPr>
              <w:t>- Điện thoại</w:t>
            </w:r>
          </w:p>
        </w:tc>
        <w:tc>
          <w:tcPr>
            <w:tcW w:w="283" w:type="dxa"/>
          </w:tcPr>
          <w:p w14:paraId="5A1920F9" w14:textId="77777777" w:rsidR="002A0519" w:rsidRDefault="00FA3F67">
            <w:pPr>
              <w:tabs>
                <w:tab w:val="left" w:pos="360"/>
                <w:tab w:val="left" w:pos="1815"/>
                <w:tab w:val="left" w:pos="1980"/>
                <w:tab w:val="left" w:leader="dot" w:pos="10010"/>
              </w:tabs>
              <w:spacing w:before="120"/>
              <w:rPr>
                <w:sz w:val="26"/>
                <w:szCs w:val="26"/>
              </w:rPr>
            </w:pPr>
            <w:r>
              <w:rPr>
                <w:sz w:val="26"/>
                <w:szCs w:val="26"/>
              </w:rPr>
              <w:t>:</w:t>
            </w:r>
          </w:p>
        </w:tc>
        <w:tc>
          <w:tcPr>
            <w:tcW w:w="8195" w:type="dxa"/>
            <w:gridSpan w:val="2"/>
          </w:tcPr>
          <w:p w14:paraId="1112C98D" w14:textId="77777777" w:rsidR="002A0519" w:rsidRDefault="00FA3F67">
            <w:pPr>
              <w:tabs>
                <w:tab w:val="left" w:pos="360"/>
                <w:tab w:val="left" w:pos="1815"/>
                <w:tab w:val="left" w:pos="1980"/>
                <w:tab w:val="left" w:leader="dot" w:pos="10010"/>
              </w:tabs>
              <w:spacing w:before="120"/>
              <w:rPr>
                <w:sz w:val="26"/>
                <w:szCs w:val="26"/>
              </w:rPr>
            </w:pPr>
            <w:r>
              <w:rPr>
                <w:spacing w:val="2"/>
                <w:sz w:val="26"/>
                <w:szCs w:val="26"/>
              </w:rPr>
              <w:t>0977162284</w:t>
            </w:r>
          </w:p>
        </w:tc>
      </w:tr>
      <w:tr w:rsidR="002A0519" w14:paraId="6FFA704C" w14:textId="77777777" w:rsidTr="008B2C4B">
        <w:tc>
          <w:tcPr>
            <w:tcW w:w="1620" w:type="dxa"/>
            <w:vAlign w:val="center"/>
          </w:tcPr>
          <w:p w14:paraId="38E35BA4" w14:textId="77777777" w:rsidR="002A0519" w:rsidRDefault="00FA3F67">
            <w:pPr>
              <w:tabs>
                <w:tab w:val="left" w:pos="360"/>
                <w:tab w:val="left" w:pos="1815"/>
                <w:tab w:val="left" w:pos="1980"/>
                <w:tab w:val="left" w:leader="dot" w:pos="10010"/>
              </w:tabs>
              <w:spacing w:before="120"/>
              <w:rPr>
                <w:sz w:val="26"/>
                <w:szCs w:val="26"/>
              </w:rPr>
            </w:pPr>
            <w:r>
              <w:rPr>
                <w:sz w:val="26"/>
                <w:szCs w:val="26"/>
              </w:rPr>
              <w:t>- Mã số thuế</w:t>
            </w:r>
          </w:p>
        </w:tc>
        <w:tc>
          <w:tcPr>
            <w:tcW w:w="283" w:type="dxa"/>
            <w:vAlign w:val="center"/>
          </w:tcPr>
          <w:p w14:paraId="053F6D10" w14:textId="77777777" w:rsidR="002A0519" w:rsidRDefault="00FA3F67">
            <w:pPr>
              <w:tabs>
                <w:tab w:val="left" w:pos="360"/>
                <w:tab w:val="left" w:pos="1815"/>
                <w:tab w:val="left" w:pos="1980"/>
                <w:tab w:val="left" w:leader="dot" w:pos="10010"/>
              </w:tabs>
              <w:spacing w:before="120"/>
              <w:jc w:val="center"/>
              <w:rPr>
                <w:sz w:val="26"/>
                <w:szCs w:val="26"/>
              </w:rPr>
            </w:pPr>
            <w:r>
              <w:rPr>
                <w:sz w:val="26"/>
                <w:szCs w:val="26"/>
              </w:rPr>
              <w:t>:</w:t>
            </w:r>
          </w:p>
        </w:tc>
        <w:tc>
          <w:tcPr>
            <w:tcW w:w="8195" w:type="dxa"/>
            <w:gridSpan w:val="2"/>
            <w:vAlign w:val="center"/>
          </w:tcPr>
          <w:p w14:paraId="6D47A10D" w14:textId="77777777" w:rsidR="002A0519" w:rsidRDefault="00FA3F67">
            <w:pPr>
              <w:tabs>
                <w:tab w:val="left" w:pos="360"/>
                <w:tab w:val="left" w:pos="1815"/>
                <w:tab w:val="left" w:pos="1980"/>
                <w:tab w:val="left" w:leader="dot" w:pos="10010"/>
              </w:tabs>
              <w:spacing w:before="120"/>
              <w:rPr>
                <w:sz w:val="26"/>
                <w:szCs w:val="26"/>
              </w:rPr>
            </w:pPr>
            <w:r>
              <w:rPr>
                <w:sz w:val="26"/>
                <w:szCs w:val="26"/>
              </w:rPr>
              <w:t>0105849425</w:t>
            </w:r>
          </w:p>
        </w:tc>
      </w:tr>
      <w:tr w:rsidR="002A0519" w14:paraId="0A5F88DF" w14:textId="77777777" w:rsidTr="008B2C4B">
        <w:tc>
          <w:tcPr>
            <w:tcW w:w="1620" w:type="dxa"/>
          </w:tcPr>
          <w:p w14:paraId="75B3081F" w14:textId="77777777" w:rsidR="002A0519" w:rsidRDefault="00FA3F67">
            <w:pPr>
              <w:tabs>
                <w:tab w:val="left" w:pos="360"/>
                <w:tab w:val="left" w:pos="1815"/>
                <w:tab w:val="left" w:pos="1980"/>
                <w:tab w:val="left" w:leader="dot" w:pos="10010"/>
              </w:tabs>
              <w:spacing w:before="120"/>
              <w:rPr>
                <w:sz w:val="26"/>
                <w:szCs w:val="26"/>
              </w:rPr>
            </w:pPr>
            <w:r>
              <w:rPr>
                <w:sz w:val="26"/>
                <w:szCs w:val="26"/>
              </w:rPr>
              <w:t>- Tài khoản</w:t>
            </w:r>
          </w:p>
        </w:tc>
        <w:tc>
          <w:tcPr>
            <w:tcW w:w="283" w:type="dxa"/>
          </w:tcPr>
          <w:p w14:paraId="704B787B" w14:textId="77777777" w:rsidR="002A0519" w:rsidRDefault="00FA3F67">
            <w:pPr>
              <w:tabs>
                <w:tab w:val="left" w:pos="360"/>
                <w:tab w:val="left" w:pos="1815"/>
                <w:tab w:val="left" w:pos="1980"/>
                <w:tab w:val="left" w:leader="dot" w:pos="10010"/>
              </w:tabs>
              <w:spacing w:before="120"/>
              <w:rPr>
                <w:sz w:val="26"/>
                <w:szCs w:val="26"/>
              </w:rPr>
            </w:pPr>
            <w:r>
              <w:rPr>
                <w:sz w:val="26"/>
                <w:szCs w:val="26"/>
              </w:rPr>
              <w:t>:</w:t>
            </w:r>
          </w:p>
        </w:tc>
        <w:tc>
          <w:tcPr>
            <w:tcW w:w="8195" w:type="dxa"/>
            <w:gridSpan w:val="2"/>
          </w:tcPr>
          <w:p w14:paraId="764FC802" w14:textId="77777777" w:rsidR="002A0519" w:rsidRDefault="00FA3F67">
            <w:pPr>
              <w:tabs>
                <w:tab w:val="left" w:pos="360"/>
                <w:tab w:val="left" w:pos="1815"/>
                <w:tab w:val="left" w:pos="1980"/>
                <w:tab w:val="left" w:leader="dot" w:pos="10010"/>
              </w:tabs>
              <w:spacing w:before="120"/>
              <w:rPr>
                <w:sz w:val="26"/>
                <w:szCs w:val="26"/>
              </w:rPr>
            </w:pPr>
            <w:r>
              <w:rPr>
                <w:spacing w:val="2"/>
                <w:sz w:val="26"/>
                <w:szCs w:val="26"/>
              </w:rPr>
              <w:t>110000092884</w:t>
            </w:r>
            <w:r>
              <w:rPr>
                <w:sz w:val="26"/>
                <w:szCs w:val="26"/>
                <w:lang w:val="fr-FR"/>
              </w:rPr>
              <w:t xml:space="preserve"> tại </w:t>
            </w:r>
            <w:r>
              <w:rPr>
                <w:sz w:val="26"/>
                <w:szCs w:val="26"/>
              </w:rPr>
              <w:t>Ngân hàng TMCP Công thương Việt Nam – CN Nam Thăng Long</w:t>
            </w:r>
          </w:p>
          <w:p w14:paraId="517BE21C" w14:textId="77777777" w:rsidR="00353F75" w:rsidRDefault="00353F75">
            <w:pPr>
              <w:tabs>
                <w:tab w:val="left" w:pos="360"/>
                <w:tab w:val="left" w:pos="1815"/>
                <w:tab w:val="left" w:pos="1980"/>
                <w:tab w:val="left" w:leader="dot" w:pos="10010"/>
              </w:tabs>
              <w:spacing w:before="120"/>
              <w:rPr>
                <w:sz w:val="26"/>
                <w:szCs w:val="26"/>
              </w:rPr>
            </w:pPr>
            <w:r>
              <w:rPr>
                <w:sz w:val="26"/>
                <w:szCs w:val="26"/>
              </w:rPr>
              <w:t>1369555666 tại Ngân hàng TMCP Á Châu- CN Hà Thành- PGD Hàm Nghi</w:t>
            </w:r>
          </w:p>
          <w:p w14:paraId="1A5A0431" w14:textId="27F8D3A3" w:rsidR="00353F75" w:rsidRDefault="00353F75">
            <w:pPr>
              <w:tabs>
                <w:tab w:val="left" w:pos="360"/>
                <w:tab w:val="left" w:pos="1815"/>
                <w:tab w:val="left" w:pos="1980"/>
                <w:tab w:val="left" w:leader="dot" w:pos="10010"/>
              </w:tabs>
              <w:spacing w:before="120"/>
              <w:rPr>
                <w:sz w:val="26"/>
                <w:szCs w:val="26"/>
              </w:rPr>
            </w:pPr>
            <w:r w:rsidRPr="00353F75">
              <w:rPr>
                <w:sz w:val="26"/>
                <w:szCs w:val="26"/>
              </w:rPr>
              <w:t>105849425 </w:t>
            </w:r>
            <w:r>
              <w:rPr>
                <w:sz w:val="26"/>
                <w:szCs w:val="26"/>
              </w:rPr>
              <w:t xml:space="preserve"> tại Ngân hàng TMCP Quân Đội- MB Bank Sở giao dịch 1</w:t>
            </w:r>
          </w:p>
        </w:tc>
      </w:tr>
      <w:tr w:rsidR="002A0519" w14:paraId="55A061C2" w14:textId="77777777" w:rsidTr="008B2C4B">
        <w:tc>
          <w:tcPr>
            <w:tcW w:w="1620" w:type="dxa"/>
            <w:vAlign w:val="center"/>
          </w:tcPr>
          <w:p w14:paraId="0E1287EA" w14:textId="77777777" w:rsidR="002A0519" w:rsidRDefault="00FA3F67">
            <w:pPr>
              <w:tabs>
                <w:tab w:val="left" w:pos="360"/>
                <w:tab w:val="left" w:pos="1815"/>
                <w:tab w:val="left" w:pos="1980"/>
                <w:tab w:val="left" w:leader="dot" w:pos="10010"/>
              </w:tabs>
              <w:spacing w:before="120"/>
              <w:rPr>
                <w:sz w:val="26"/>
                <w:szCs w:val="26"/>
              </w:rPr>
            </w:pPr>
            <w:r>
              <w:rPr>
                <w:sz w:val="26"/>
                <w:szCs w:val="26"/>
              </w:rPr>
              <w:t>- Đại diện là</w:t>
            </w:r>
          </w:p>
        </w:tc>
        <w:tc>
          <w:tcPr>
            <w:tcW w:w="283" w:type="dxa"/>
            <w:vAlign w:val="center"/>
          </w:tcPr>
          <w:p w14:paraId="77F4D89F" w14:textId="77777777" w:rsidR="002A0519" w:rsidRDefault="00FA3F67">
            <w:pPr>
              <w:tabs>
                <w:tab w:val="left" w:pos="360"/>
                <w:tab w:val="left" w:pos="1815"/>
                <w:tab w:val="left" w:pos="1980"/>
                <w:tab w:val="left" w:leader="dot" w:pos="10010"/>
              </w:tabs>
              <w:spacing w:before="120"/>
              <w:jc w:val="center"/>
              <w:rPr>
                <w:sz w:val="26"/>
                <w:szCs w:val="26"/>
              </w:rPr>
            </w:pPr>
            <w:r>
              <w:rPr>
                <w:sz w:val="26"/>
                <w:szCs w:val="26"/>
              </w:rPr>
              <w:t>:</w:t>
            </w:r>
          </w:p>
        </w:tc>
        <w:tc>
          <w:tcPr>
            <w:tcW w:w="3557" w:type="dxa"/>
            <w:vAlign w:val="center"/>
          </w:tcPr>
          <w:p w14:paraId="072749F2" w14:textId="77777777" w:rsidR="002A0519" w:rsidRDefault="00FA3F67">
            <w:pPr>
              <w:tabs>
                <w:tab w:val="left" w:pos="360"/>
                <w:tab w:val="left" w:pos="1815"/>
                <w:tab w:val="left" w:pos="1980"/>
                <w:tab w:val="left" w:leader="dot" w:pos="10010"/>
              </w:tabs>
              <w:spacing w:before="120"/>
              <w:rPr>
                <w:sz w:val="26"/>
                <w:szCs w:val="26"/>
              </w:rPr>
            </w:pPr>
            <w:r>
              <w:rPr>
                <w:sz w:val="26"/>
                <w:szCs w:val="26"/>
              </w:rPr>
              <w:t xml:space="preserve">Ông </w:t>
            </w:r>
            <w:r>
              <w:rPr>
                <w:b/>
                <w:sz w:val="26"/>
                <w:szCs w:val="26"/>
              </w:rPr>
              <w:t>Cao Tuấn Anh</w:t>
            </w:r>
          </w:p>
        </w:tc>
        <w:tc>
          <w:tcPr>
            <w:tcW w:w="4638" w:type="dxa"/>
            <w:vAlign w:val="center"/>
          </w:tcPr>
          <w:p w14:paraId="094C77E6" w14:textId="77777777" w:rsidR="002A0519" w:rsidRDefault="00FA3F67">
            <w:pPr>
              <w:tabs>
                <w:tab w:val="left" w:pos="360"/>
                <w:tab w:val="left" w:pos="1815"/>
                <w:tab w:val="left" w:pos="1980"/>
                <w:tab w:val="left" w:leader="dot" w:pos="10010"/>
              </w:tabs>
              <w:spacing w:before="120"/>
              <w:rPr>
                <w:sz w:val="26"/>
                <w:szCs w:val="26"/>
              </w:rPr>
            </w:pPr>
            <w:r>
              <w:rPr>
                <w:sz w:val="26"/>
                <w:szCs w:val="26"/>
              </w:rPr>
              <w:t xml:space="preserve">Chức vụ: </w:t>
            </w:r>
            <w:r>
              <w:rPr>
                <w:b/>
                <w:sz w:val="26"/>
                <w:szCs w:val="26"/>
              </w:rPr>
              <w:t>Giám Đốc</w:t>
            </w:r>
          </w:p>
        </w:tc>
      </w:tr>
    </w:tbl>
    <w:p w14:paraId="04D339F4" w14:textId="77777777" w:rsidR="002A0519" w:rsidRDefault="00FA3F67">
      <w:pPr>
        <w:spacing w:before="120" w:after="120" w:line="336" w:lineRule="auto"/>
        <w:jc w:val="both"/>
        <w:rPr>
          <w:sz w:val="26"/>
          <w:szCs w:val="26"/>
        </w:rPr>
      </w:pPr>
      <w:r>
        <w:rPr>
          <w:sz w:val="26"/>
          <w:szCs w:val="26"/>
        </w:rPr>
        <w:t>Sau khi thảo luận, hai bên thống nhất ký kết Hợp đồng với các điều khoản như sau:</w:t>
      </w:r>
    </w:p>
    <w:p w14:paraId="3662FD63" w14:textId="77777777" w:rsidR="002A0519" w:rsidRDefault="00FA3F67" w:rsidP="000D2DAC">
      <w:pPr>
        <w:spacing w:before="240" w:after="120" w:line="288" w:lineRule="auto"/>
        <w:jc w:val="both"/>
        <w:rPr>
          <w:b/>
          <w:bCs/>
          <w:sz w:val="26"/>
          <w:szCs w:val="26"/>
        </w:rPr>
      </w:pPr>
      <w:r>
        <w:rPr>
          <w:b/>
          <w:bCs/>
          <w:sz w:val="26"/>
          <w:szCs w:val="26"/>
        </w:rPr>
        <w:t>Điều 1: Tài liệu hợp đồng</w:t>
      </w:r>
    </w:p>
    <w:p w14:paraId="0E9F9E34" w14:textId="77777777" w:rsidR="002A0519" w:rsidRDefault="00FA3F67" w:rsidP="008A0C2B">
      <w:pPr>
        <w:numPr>
          <w:ilvl w:val="1"/>
          <w:numId w:val="1"/>
        </w:numPr>
        <w:tabs>
          <w:tab w:val="clear" w:pos="1080"/>
          <w:tab w:val="left" w:pos="567"/>
        </w:tabs>
        <w:spacing w:before="120" w:line="312" w:lineRule="auto"/>
        <w:ind w:left="562" w:hanging="562"/>
        <w:jc w:val="both"/>
        <w:rPr>
          <w:sz w:val="26"/>
          <w:szCs w:val="26"/>
        </w:rPr>
      </w:pPr>
      <w:r>
        <w:rPr>
          <w:sz w:val="26"/>
          <w:szCs w:val="26"/>
        </w:rPr>
        <w:t>Các tài liệu có liên quan đến Hợp đồng được coi là một phần không tách rời khỏi Hợp đồng này, bao gồm:</w:t>
      </w:r>
    </w:p>
    <w:p w14:paraId="1C84DF33" w14:textId="77777777" w:rsidR="002A0519" w:rsidRDefault="00FA3F67" w:rsidP="00C31F55">
      <w:pPr>
        <w:numPr>
          <w:ilvl w:val="1"/>
          <w:numId w:val="9"/>
        </w:numPr>
        <w:tabs>
          <w:tab w:val="clear" w:pos="360"/>
        </w:tabs>
        <w:spacing w:line="312" w:lineRule="auto"/>
        <w:ind w:left="993"/>
        <w:jc w:val="both"/>
        <w:rPr>
          <w:sz w:val="26"/>
          <w:szCs w:val="26"/>
        </w:rPr>
      </w:pPr>
      <w:r>
        <w:rPr>
          <w:sz w:val="26"/>
          <w:szCs w:val="26"/>
        </w:rPr>
        <w:t xml:space="preserve">Các điều khoản của Hợp đồng này; </w:t>
      </w:r>
    </w:p>
    <w:p w14:paraId="307364BF" w14:textId="77777777" w:rsidR="002A0519" w:rsidRDefault="00FA3F67" w:rsidP="00C31F55">
      <w:pPr>
        <w:numPr>
          <w:ilvl w:val="1"/>
          <w:numId w:val="9"/>
        </w:numPr>
        <w:tabs>
          <w:tab w:val="clear" w:pos="360"/>
        </w:tabs>
        <w:spacing w:line="312" w:lineRule="auto"/>
        <w:ind w:left="993"/>
        <w:jc w:val="both"/>
        <w:rPr>
          <w:sz w:val="26"/>
          <w:szCs w:val="26"/>
        </w:rPr>
      </w:pPr>
      <w:r>
        <w:rPr>
          <w:sz w:val="26"/>
          <w:szCs w:val="26"/>
        </w:rPr>
        <w:t xml:space="preserve">Các Phụ lục của Hợp đồng (nếu có); </w:t>
      </w:r>
    </w:p>
    <w:p w14:paraId="55ECB639" w14:textId="77777777" w:rsidR="002A0519" w:rsidRDefault="00FA3F67" w:rsidP="00C31F55">
      <w:pPr>
        <w:numPr>
          <w:ilvl w:val="1"/>
          <w:numId w:val="9"/>
        </w:numPr>
        <w:tabs>
          <w:tab w:val="clear" w:pos="360"/>
        </w:tabs>
        <w:spacing w:line="312" w:lineRule="auto"/>
        <w:ind w:left="993"/>
        <w:jc w:val="both"/>
        <w:rPr>
          <w:sz w:val="26"/>
          <w:szCs w:val="26"/>
        </w:rPr>
      </w:pPr>
      <w:r>
        <w:rPr>
          <w:sz w:val="26"/>
          <w:szCs w:val="26"/>
        </w:rPr>
        <w:t>Các tiêu chuẩn kỹ thuật;</w:t>
      </w:r>
    </w:p>
    <w:p w14:paraId="75178371" w14:textId="77777777" w:rsidR="002A0519" w:rsidRDefault="00FA3F67" w:rsidP="00C31F55">
      <w:pPr>
        <w:numPr>
          <w:ilvl w:val="1"/>
          <w:numId w:val="9"/>
        </w:numPr>
        <w:tabs>
          <w:tab w:val="clear" w:pos="360"/>
        </w:tabs>
        <w:spacing w:line="312" w:lineRule="auto"/>
        <w:ind w:left="993"/>
        <w:jc w:val="both"/>
        <w:rPr>
          <w:sz w:val="26"/>
          <w:szCs w:val="26"/>
        </w:rPr>
      </w:pPr>
      <w:r>
        <w:rPr>
          <w:sz w:val="26"/>
          <w:szCs w:val="26"/>
        </w:rPr>
        <w:t xml:space="preserve">Các sửa đổi, bổ sung bằng văn bản; </w:t>
      </w:r>
    </w:p>
    <w:p w14:paraId="221A84FB" w14:textId="77777777" w:rsidR="002A0519" w:rsidRDefault="00FA3F67" w:rsidP="00C31F55">
      <w:pPr>
        <w:numPr>
          <w:ilvl w:val="1"/>
          <w:numId w:val="9"/>
        </w:numPr>
        <w:tabs>
          <w:tab w:val="clear" w:pos="360"/>
        </w:tabs>
        <w:spacing w:line="312" w:lineRule="auto"/>
        <w:ind w:left="993"/>
        <w:jc w:val="both"/>
        <w:rPr>
          <w:sz w:val="26"/>
          <w:szCs w:val="26"/>
        </w:rPr>
      </w:pPr>
      <w:r>
        <w:rPr>
          <w:sz w:val="26"/>
          <w:szCs w:val="26"/>
        </w:rPr>
        <w:t xml:space="preserve">Các tài liệu khác (các tài liệu bổ sung trong quá trình thực hiện Hợp đồng). </w:t>
      </w:r>
    </w:p>
    <w:p w14:paraId="6E6C5FA2" w14:textId="77777777" w:rsidR="002A0519" w:rsidRDefault="00FA3F67" w:rsidP="008A0C2B">
      <w:pPr>
        <w:numPr>
          <w:ilvl w:val="1"/>
          <w:numId w:val="1"/>
        </w:numPr>
        <w:tabs>
          <w:tab w:val="clear" w:pos="1080"/>
          <w:tab w:val="left" w:pos="567"/>
        </w:tabs>
        <w:spacing w:line="312" w:lineRule="auto"/>
        <w:ind w:left="567" w:hanging="567"/>
        <w:jc w:val="both"/>
        <w:rPr>
          <w:sz w:val="26"/>
          <w:szCs w:val="26"/>
        </w:rPr>
      </w:pPr>
      <w:r>
        <w:rPr>
          <w:sz w:val="26"/>
          <w:szCs w:val="26"/>
        </w:rPr>
        <w:t>Bên B được coi là đã kiểm tra và đảm bảo có đủ tất cả các tài liệu được liệt kê trong Hợp đồng và được coi là đã giữ các tài liệu này.</w:t>
      </w:r>
    </w:p>
    <w:p w14:paraId="60E4F49E" w14:textId="77777777" w:rsidR="00D064A0" w:rsidRDefault="00D064A0" w:rsidP="000D2DAC">
      <w:pPr>
        <w:spacing w:before="120" w:after="120" w:line="288" w:lineRule="auto"/>
        <w:jc w:val="both"/>
        <w:rPr>
          <w:b/>
          <w:bCs/>
          <w:sz w:val="26"/>
          <w:szCs w:val="26"/>
        </w:rPr>
      </w:pPr>
    </w:p>
    <w:p w14:paraId="4E9DAA82" w14:textId="78D00F39" w:rsidR="002A0519" w:rsidRDefault="00FA3F67" w:rsidP="000D2DAC">
      <w:pPr>
        <w:spacing w:before="120" w:after="120" w:line="288" w:lineRule="auto"/>
        <w:jc w:val="both"/>
        <w:rPr>
          <w:b/>
          <w:bCs/>
          <w:sz w:val="26"/>
          <w:szCs w:val="26"/>
        </w:rPr>
      </w:pPr>
      <w:r>
        <w:rPr>
          <w:b/>
          <w:bCs/>
          <w:sz w:val="26"/>
          <w:szCs w:val="26"/>
        </w:rPr>
        <w:lastRenderedPageBreak/>
        <w:t>Điều 2: Các định nghĩa và diễn giải</w:t>
      </w:r>
    </w:p>
    <w:p w14:paraId="4049585E" w14:textId="77777777" w:rsidR="00604AA8" w:rsidRPr="00604AA8" w:rsidRDefault="00604AA8" w:rsidP="00604AA8">
      <w:pPr>
        <w:spacing w:before="120" w:after="120"/>
        <w:jc w:val="both"/>
        <w:rPr>
          <w:color w:val="000000" w:themeColor="text1"/>
          <w:sz w:val="26"/>
          <w:szCs w:val="26"/>
          <w:lang w:val="nl-NL"/>
        </w:rPr>
      </w:pPr>
      <w:r w:rsidRPr="00604AA8">
        <w:rPr>
          <w:rFonts w:eastAsia=".VnTime"/>
          <w:color w:val="000000" w:themeColor="text1"/>
          <w:sz w:val="26"/>
          <w:szCs w:val="26"/>
          <w:lang w:val="nl-NL"/>
        </w:rPr>
        <w:t>Trong hợp đồng này các từ và cụm từ được hiểu như sau:</w:t>
      </w:r>
    </w:p>
    <w:p w14:paraId="58CFEBE2" w14:textId="2A8574B0" w:rsidR="00604AA8" w:rsidRPr="00140885" w:rsidRDefault="00604AA8" w:rsidP="00D02BF1">
      <w:pPr>
        <w:numPr>
          <w:ilvl w:val="2"/>
          <w:numId w:val="10"/>
        </w:numPr>
        <w:spacing w:before="120" w:after="120"/>
        <w:jc w:val="both"/>
        <w:outlineLvl w:val="2"/>
        <w:rPr>
          <w:b/>
          <w:color w:val="000000" w:themeColor="text1"/>
          <w:sz w:val="26"/>
          <w:szCs w:val="26"/>
          <w:lang w:val="nl-NL"/>
        </w:rPr>
      </w:pPr>
      <w:bookmarkStart w:id="5" w:name="_Toc179249741"/>
      <w:bookmarkStart w:id="6" w:name="_Toc180807067"/>
      <w:bookmarkStart w:id="7" w:name="_Toc179249742"/>
      <w:bookmarkStart w:id="8" w:name="_Toc180807068"/>
      <w:bookmarkStart w:id="9" w:name="_Toc181075446"/>
      <w:bookmarkStart w:id="10" w:name="_Toc273427102"/>
      <w:bookmarkStart w:id="11" w:name="_Toc179249737"/>
      <w:r w:rsidRPr="00140885">
        <w:rPr>
          <w:color w:val="000000" w:themeColor="text1"/>
          <w:sz w:val="26"/>
          <w:szCs w:val="26"/>
          <w:lang w:val="nl-NL"/>
        </w:rPr>
        <w:t>Chủ đầu tư</w:t>
      </w:r>
      <w:bookmarkEnd w:id="5"/>
      <w:bookmarkEnd w:id="6"/>
      <w:r w:rsidRPr="00140885">
        <w:rPr>
          <w:color w:val="000000" w:themeColor="text1"/>
          <w:sz w:val="26"/>
          <w:szCs w:val="26"/>
          <w:lang w:val="nl-NL"/>
        </w:rPr>
        <w:t>: là</w:t>
      </w:r>
      <w:r w:rsidR="00D02BF1" w:rsidRPr="00140885">
        <w:rPr>
          <w:color w:val="000000" w:themeColor="text1"/>
          <w:sz w:val="26"/>
          <w:szCs w:val="26"/>
          <w:lang w:val="nl-NL"/>
        </w:rPr>
        <w:t xml:space="preserve"> Liên danh</w:t>
      </w:r>
      <w:r w:rsidRPr="00140885">
        <w:rPr>
          <w:color w:val="000000" w:themeColor="text1"/>
          <w:sz w:val="26"/>
          <w:szCs w:val="26"/>
          <w:lang w:val="nl-NL"/>
        </w:rPr>
        <w:t xml:space="preserve"> Công ty CP Đầu tư Tài chính và An ninh Công nghệ IFT</w:t>
      </w:r>
      <w:r w:rsidR="00D02BF1" w:rsidRPr="00140885">
        <w:rPr>
          <w:color w:val="000000" w:themeColor="text1"/>
          <w:sz w:val="26"/>
          <w:szCs w:val="26"/>
          <w:lang w:val="nl-NL"/>
        </w:rPr>
        <w:t xml:space="preserve"> và Công ty TNHH Phát triển Tiền Phong</w:t>
      </w:r>
      <w:r w:rsidRPr="00140885">
        <w:rPr>
          <w:color w:val="000000" w:themeColor="text1"/>
          <w:sz w:val="26"/>
          <w:szCs w:val="26"/>
          <w:lang w:val="nl-NL"/>
        </w:rPr>
        <w:t>, s</w:t>
      </w:r>
      <w:r w:rsidR="00D02BF1" w:rsidRPr="00140885">
        <w:rPr>
          <w:color w:val="000000" w:themeColor="text1"/>
          <w:sz w:val="26"/>
          <w:szCs w:val="26"/>
          <w:lang w:val="nl-NL"/>
        </w:rPr>
        <w:t>au đây gọi tắt là Chủ đầu tư</w:t>
      </w:r>
      <w:r w:rsidRPr="00140885">
        <w:rPr>
          <w:color w:val="000000" w:themeColor="text1"/>
          <w:sz w:val="26"/>
          <w:szCs w:val="26"/>
          <w:lang w:val="nl-NL"/>
        </w:rPr>
        <w:t>.</w:t>
      </w:r>
    </w:p>
    <w:p w14:paraId="3B991FDC" w14:textId="77777777" w:rsidR="00604AA8" w:rsidRPr="00140885" w:rsidRDefault="00604AA8" w:rsidP="00604AA8">
      <w:pPr>
        <w:numPr>
          <w:ilvl w:val="2"/>
          <w:numId w:val="10"/>
        </w:numPr>
        <w:spacing w:before="120" w:after="120"/>
        <w:jc w:val="both"/>
        <w:outlineLvl w:val="2"/>
        <w:rPr>
          <w:b/>
          <w:bCs/>
          <w:color w:val="000000" w:themeColor="text1"/>
          <w:sz w:val="26"/>
          <w:szCs w:val="26"/>
          <w:lang w:val="nl-NL"/>
        </w:rPr>
      </w:pPr>
      <w:r w:rsidRPr="00140885">
        <w:rPr>
          <w:color w:val="000000" w:themeColor="text1"/>
          <w:sz w:val="26"/>
          <w:szCs w:val="26"/>
          <w:lang w:val="nl-NL"/>
        </w:rPr>
        <w:t>Bên A</w:t>
      </w:r>
      <w:bookmarkEnd w:id="7"/>
      <w:bookmarkEnd w:id="8"/>
      <w:r w:rsidRPr="00140885">
        <w:rPr>
          <w:color w:val="000000" w:themeColor="text1"/>
          <w:sz w:val="26"/>
          <w:szCs w:val="26"/>
          <w:lang w:val="nl-NL"/>
        </w:rPr>
        <w:t xml:space="preserve"> </w:t>
      </w:r>
      <w:bookmarkStart w:id="12" w:name="_Toc179249743"/>
      <w:bookmarkStart w:id="13" w:name="_Toc180807069"/>
      <w:bookmarkStart w:id="14" w:name="_Toc181075447"/>
      <w:bookmarkStart w:id="15" w:name="_Toc273427103"/>
      <w:bookmarkEnd w:id="9"/>
      <w:bookmarkEnd w:id="10"/>
      <w:r w:rsidRPr="00140885">
        <w:rPr>
          <w:color w:val="000000" w:themeColor="text1"/>
          <w:sz w:val="26"/>
          <w:szCs w:val="26"/>
          <w:lang w:val="nl-NL"/>
        </w:rPr>
        <w:t>là Công ty Cổ phần Đầu tư Xây dựng và Kỹ thuật VNCN E&amp;C.</w:t>
      </w:r>
    </w:p>
    <w:p w14:paraId="7C67FDD4" w14:textId="562EC401" w:rsidR="00604AA8" w:rsidRPr="00140885" w:rsidRDefault="00604AA8" w:rsidP="00604AA8">
      <w:pPr>
        <w:numPr>
          <w:ilvl w:val="2"/>
          <w:numId w:val="10"/>
        </w:numPr>
        <w:spacing w:before="120" w:after="120"/>
        <w:jc w:val="both"/>
        <w:outlineLvl w:val="2"/>
        <w:rPr>
          <w:color w:val="000000" w:themeColor="text1"/>
          <w:sz w:val="26"/>
          <w:szCs w:val="26"/>
        </w:rPr>
      </w:pPr>
      <w:r w:rsidRPr="00140885">
        <w:rPr>
          <w:color w:val="000000" w:themeColor="text1"/>
          <w:sz w:val="26"/>
          <w:szCs w:val="26"/>
          <w:lang w:val="nl-NL"/>
        </w:rPr>
        <w:t>Bên B là</w:t>
      </w:r>
      <w:r w:rsidRPr="00140885">
        <w:rPr>
          <w:color w:val="000000" w:themeColor="text1"/>
          <w:sz w:val="26"/>
          <w:szCs w:val="26"/>
        </w:rPr>
        <w:t xml:space="preserve"> </w:t>
      </w:r>
      <w:r w:rsidR="001111B2">
        <w:rPr>
          <w:color w:val="000000" w:themeColor="text1"/>
          <w:sz w:val="26"/>
          <w:szCs w:val="26"/>
          <w:lang w:val="nl-NL"/>
        </w:rPr>
        <w:t>Công ty CP Tư vấn Trắc địa Mỏ Địa Chất</w:t>
      </w:r>
      <w:r w:rsidRPr="00140885">
        <w:rPr>
          <w:color w:val="000000" w:themeColor="text1"/>
          <w:sz w:val="26"/>
          <w:szCs w:val="26"/>
          <w:lang w:val="nl-NL"/>
        </w:rPr>
        <w:t>.</w:t>
      </w:r>
    </w:p>
    <w:p w14:paraId="3C81B616" w14:textId="77777777" w:rsidR="00604AA8" w:rsidRPr="00140885" w:rsidRDefault="00604AA8" w:rsidP="00604AA8">
      <w:pPr>
        <w:numPr>
          <w:ilvl w:val="2"/>
          <w:numId w:val="10"/>
        </w:numPr>
        <w:spacing w:before="120" w:after="120"/>
        <w:jc w:val="both"/>
        <w:outlineLvl w:val="2"/>
        <w:rPr>
          <w:b/>
          <w:color w:val="000000" w:themeColor="text1"/>
          <w:sz w:val="26"/>
          <w:szCs w:val="26"/>
          <w:lang w:val="nl-NL"/>
        </w:rPr>
      </w:pPr>
      <w:r w:rsidRPr="00140885">
        <w:rPr>
          <w:color w:val="000000" w:themeColor="text1"/>
          <w:sz w:val="26"/>
          <w:szCs w:val="26"/>
          <w:lang w:val="nl-NL"/>
        </w:rPr>
        <w:t>Đại diện Chủ đầu tư</w:t>
      </w:r>
      <w:bookmarkEnd w:id="12"/>
      <w:bookmarkEnd w:id="13"/>
      <w:bookmarkEnd w:id="14"/>
      <w:bookmarkEnd w:id="15"/>
      <w:r w:rsidRPr="00140885">
        <w:rPr>
          <w:color w:val="000000" w:themeColor="text1"/>
          <w:sz w:val="26"/>
          <w:szCs w:val="26"/>
          <w:lang w:val="nl-NL"/>
        </w:rPr>
        <w:t>: là người được Chủ đầu tư nêu ra trong hợp đồng hoặc được uỷ quyền theo từng thời gian và điều hành công việc thay mặt cho Chủ đầu tư.</w:t>
      </w:r>
    </w:p>
    <w:p w14:paraId="57333E6F"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16" w:name="_Toc180807072"/>
      <w:bookmarkStart w:id="17" w:name="_Toc181075450"/>
      <w:bookmarkStart w:id="18" w:name="_Toc273427104"/>
      <w:r w:rsidRPr="00140885">
        <w:rPr>
          <w:rFonts w:ascii="Times New Roman" w:hAnsi="Times New Roman" w:cs="Times New Roman"/>
          <w:i w:val="0"/>
          <w:color w:val="000000" w:themeColor="text1"/>
          <w:sz w:val="26"/>
          <w:szCs w:val="26"/>
          <w:lang w:val="nl-NL"/>
        </w:rPr>
        <w:t>Đại diện Bên A</w:t>
      </w:r>
      <w:bookmarkEnd w:id="16"/>
      <w:bookmarkEnd w:id="17"/>
      <w:bookmarkEnd w:id="18"/>
      <w:r w:rsidRPr="00140885">
        <w:rPr>
          <w:rFonts w:ascii="Times New Roman" w:hAnsi="Times New Roman" w:cs="Times New Roman"/>
          <w:i w:val="0"/>
          <w:color w:val="000000" w:themeColor="text1"/>
          <w:sz w:val="26"/>
          <w:szCs w:val="26"/>
          <w:lang w:val="nl-NL"/>
        </w:rPr>
        <w:t xml:space="preserve"> là người được Bên A nêu ra trong hợp đồng hoặc được Bên A uỷ quyền bằng văn bản và điều hành công việc thay mặt Bên A.</w:t>
      </w:r>
    </w:p>
    <w:p w14:paraId="63EF1D5C"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lang w:val="nl-NL"/>
        </w:rPr>
        <w:t>Đại diện Bên B là người được Bên B nêu ra trong hợp đồng hoặc được Bên B uỷ quyền bằng văn bản và điều hành công việc thay mặt Bên B.</w:t>
      </w:r>
    </w:p>
    <w:p w14:paraId="674647FB"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Cs/>
          <w:i w:val="0"/>
          <w:color w:val="000000" w:themeColor="text1"/>
          <w:sz w:val="26"/>
          <w:szCs w:val="26"/>
          <w:lang w:val="nl-NL"/>
        </w:rPr>
      </w:pPr>
      <w:bookmarkStart w:id="19" w:name="_Toc273427107"/>
      <w:bookmarkStart w:id="20" w:name="_Toc179249744"/>
      <w:r w:rsidRPr="00140885">
        <w:rPr>
          <w:rFonts w:ascii="Times New Roman" w:hAnsi="Times New Roman" w:cs="Times New Roman"/>
          <w:i w:val="0"/>
          <w:color w:val="000000" w:themeColor="text1"/>
          <w:sz w:val="26"/>
          <w:szCs w:val="26"/>
          <w:lang w:val="nl-NL"/>
        </w:rPr>
        <w:t>Tư vấn thiết kế: là tư vấn thực hiện việc thiết kế xây dựng công trình.</w:t>
      </w:r>
      <w:bookmarkEnd w:id="19"/>
    </w:p>
    <w:p w14:paraId="0E44682A" w14:textId="3A3204F1"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21" w:name="_Toc273427109"/>
      <w:bookmarkEnd w:id="20"/>
      <w:r w:rsidRPr="00140885">
        <w:rPr>
          <w:rFonts w:ascii="Times New Roman" w:hAnsi="Times New Roman" w:cs="Times New Roman"/>
          <w:i w:val="0"/>
          <w:color w:val="000000" w:themeColor="text1"/>
          <w:sz w:val="26"/>
          <w:szCs w:val="26"/>
          <w:lang w:val="nl-NL"/>
        </w:rPr>
        <w:t xml:space="preserve">Dự án: là </w:t>
      </w:r>
      <w:bookmarkEnd w:id="21"/>
      <w:r w:rsidRPr="00140885">
        <w:rPr>
          <w:rFonts w:ascii="Times New Roman" w:hAnsi="Times New Roman" w:cs="Times New Roman"/>
          <w:i w:val="0"/>
          <w:color w:val="000000" w:themeColor="text1"/>
          <w:sz w:val="26"/>
          <w:szCs w:val="26"/>
          <w:lang w:val="nl-NL"/>
        </w:rPr>
        <w:t>Dự án xây dựng nhà ở cho lực lượng vũ trang công an nhân dân (Nhà ở xã hội cho cán bộ, chiến sỹ công an) tại các ô đất C3-ODK3 và C3-ODK4 thuộc quy hoạch phân khu đô thị H2-4, phường Yên Sở, thành phố Hà Nội (Tên viết tắt là Dự án</w:t>
      </w:r>
      <w:r w:rsidR="00A50922">
        <w:rPr>
          <w:rFonts w:ascii="Times New Roman" w:hAnsi="Times New Roman" w:cs="Times New Roman"/>
          <w:i w:val="0"/>
          <w:color w:val="000000" w:themeColor="text1"/>
          <w:sz w:val="26"/>
          <w:szCs w:val="26"/>
          <w:lang w:val="nl-NL"/>
        </w:rPr>
        <w:t xml:space="preserve"> NOXH</w:t>
      </w:r>
      <w:r w:rsidRPr="00140885">
        <w:rPr>
          <w:rFonts w:ascii="Times New Roman" w:hAnsi="Times New Roman" w:cs="Times New Roman"/>
          <w:i w:val="0"/>
          <w:color w:val="000000" w:themeColor="text1"/>
          <w:sz w:val="26"/>
          <w:szCs w:val="26"/>
          <w:lang w:val="nl-NL"/>
        </w:rPr>
        <w:t xml:space="preserve"> Yên Sở).</w:t>
      </w:r>
    </w:p>
    <w:p w14:paraId="715CD006"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lang w:val="nl-NL"/>
        </w:rPr>
        <w:t xml:space="preserve"> Hợp đồng</w:t>
      </w:r>
      <w:bookmarkEnd w:id="11"/>
      <w:r w:rsidRPr="00140885">
        <w:rPr>
          <w:rFonts w:ascii="Times New Roman" w:hAnsi="Times New Roman" w:cs="Times New Roman"/>
          <w:i w:val="0"/>
          <w:color w:val="000000" w:themeColor="text1"/>
          <w:sz w:val="26"/>
          <w:szCs w:val="26"/>
        </w:rPr>
        <w:t>:</w:t>
      </w:r>
      <w:r w:rsidRPr="00140885">
        <w:rPr>
          <w:rFonts w:ascii="Times New Roman" w:hAnsi="Times New Roman" w:cs="Times New Roman"/>
          <w:i w:val="0"/>
          <w:color w:val="000000" w:themeColor="text1"/>
          <w:sz w:val="26"/>
          <w:szCs w:val="26"/>
          <w:lang w:val="nl-NL"/>
        </w:rPr>
        <w:t xml:space="preserve"> là toàn bộ hồ sơ hợp đồng, theo quy định tại Điều 2 [Hồ sơ hợp đồng và thứ tự ưu tiên].</w:t>
      </w:r>
    </w:p>
    <w:p w14:paraId="10A55BEF"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pacing w:val="-2"/>
          <w:sz w:val="26"/>
          <w:szCs w:val="26"/>
          <w:lang w:val="nl-NL"/>
        </w:rPr>
      </w:pPr>
      <w:r w:rsidRPr="00140885">
        <w:rPr>
          <w:rFonts w:ascii="Times New Roman" w:hAnsi="Times New Roman" w:cs="Times New Roman"/>
          <w:i w:val="0"/>
          <w:color w:val="000000" w:themeColor="text1"/>
          <w:sz w:val="26"/>
          <w:szCs w:val="26"/>
          <w:lang w:val="nl-NL"/>
        </w:rPr>
        <w:t>Chỉ dẫn kỹ</w:t>
      </w:r>
      <w:r w:rsidRPr="00140885">
        <w:rPr>
          <w:rFonts w:ascii="Times New Roman" w:hAnsi="Times New Roman" w:cs="Times New Roman"/>
          <w:i w:val="0"/>
          <w:color w:val="000000" w:themeColor="text1"/>
          <w:sz w:val="26"/>
          <w:szCs w:val="26"/>
        </w:rPr>
        <w:t xml:space="preserve"> </w:t>
      </w:r>
      <w:r w:rsidRPr="00140885">
        <w:rPr>
          <w:rFonts w:ascii="Times New Roman" w:hAnsi="Times New Roman" w:cs="Times New Roman"/>
          <w:i w:val="0"/>
          <w:color w:val="000000" w:themeColor="text1"/>
          <w:sz w:val="26"/>
          <w:szCs w:val="26"/>
          <w:lang w:val="nl-NL"/>
        </w:rPr>
        <w:t>thuật</w:t>
      </w:r>
      <w:r w:rsidRPr="00140885">
        <w:rPr>
          <w:rFonts w:ascii="Times New Roman" w:hAnsi="Times New Roman" w:cs="Times New Roman"/>
          <w:i w:val="0"/>
          <w:color w:val="000000" w:themeColor="text1"/>
          <w:sz w:val="26"/>
          <w:szCs w:val="26"/>
        </w:rPr>
        <w:t>:</w:t>
      </w:r>
      <w:r w:rsidRPr="00140885">
        <w:rPr>
          <w:rFonts w:ascii="Times New Roman" w:hAnsi="Times New Roman" w:cs="Times New Roman"/>
          <w:i w:val="0"/>
          <w:color w:val="000000" w:themeColor="text1"/>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32C4AD14"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lang w:val="nl-NL"/>
        </w:rPr>
        <w:t>Hồ sơ thiết kế: là hồ sơ thiết kế kỹ thuật và hồ sơ thiết kế bản vẽ thi công xây dựng công trình được cấp có thẩm quyền phê duyệt.</w:t>
      </w:r>
    </w:p>
    <w:p w14:paraId="3E309628" w14:textId="199490C2"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lang w:val="nl-NL"/>
        </w:rPr>
        <w:t xml:space="preserve">Hợp đồng Chủ đầu tư: là hợp đồng giữa Bên A và </w:t>
      </w:r>
      <w:r w:rsidR="00110A21">
        <w:rPr>
          <w:rFonts w:ascii="Times New Roman" w:hAnsi="Times New Roman" w:cs="Times New Roman"/>
          <w:i w:val="0"/>
          <w:color w:val="000000" w:themeColor="text1"/>
          <w:sz w:val="26"/>
          <w:szCs w:val="26"/>
          <w:lang w:val="nl-NL"/>
        </w:rPr>
        <w:t>Chủ đầu tư.</w:t>
      </w:r>
    </w:p>
    <w:p w14:paraId="68FD57B8"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lang w:val="nl-NL"/>
        </w:rPr>
        <w:t xml:space="preserve"> Bảng tiên lượng: là bảng kê chi tiết khối lượng và giá các công việc trong hợp đồng.</w:t>
      </w:r>
    </w:p>
    <w:p w14:paraId="5A1B09DB" w14:textId="6800B32D"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22" w:name="_Toc179249752"/>
      <w:bookmarkStart w:id="23" w:name="_Toc180807077"/>
      <w:bookmarkStart w:id="24" w:name="_Toc181075455"/>
      <w:bookmarkStart w:id="25" w:name="_Toc273427113"/>
      <w:r w:rsidRPr="00140885">
        <w:rPr>
          <w:rFonts w:ascii="Times New Roman" w:hAnsi="Times New Roman" w:cs="Times New Roman"/>
          <w:i w:val="0"/>
          <w:color w:val="000000" w:themeColor="text1"/>
          <w:sz w:val="26"/>
          <w:szCs w:val="26"/>
          <w:lang w:val="nl-NL"/>
        </w:rPr>
        <w:t>Biên bản nghiệm thu</w:t>
      </w:r>
      <w:bookmarkEnd w:id="22"/>
      <w:bookmarkEnd w:id="23"/>
      <w:bookmarkEnd w:id="24"/>
      <w:bookmarkEnd w:id="25"/>
      <w:r w:rsidRPr="00140885">
        <w:rPr>
          <w:rFonts w:ascii="Times New Roman" w:hAnsi="Times New Roman" w:cs="Times New Roman"/>
          <w:i w:val="0"/>
          <w:color w:val="000000" w:themeColor="text1"/>
          <w:sz w:val="26"/>
          <w:szCs w:val="26"/>
          <w:lang w:val="nl-NL"/>
        </w:rPr>
        <w:t xml:space="preserve">: là biên bản được phát hành theo </w:t>
      </w:r>
      <w:r w:rsidR="0036633A">
        <w:rPr>
          <w:rFonts w:ascii="Times New Roman" w:hAnsi="Times New Roman" w:cs="Times New Roman"/>
          <w:i w:val="0"/>
          <w:color w:val="000000" w:themeColor="text1"/>
          <w:sz w:val="26"/>
          <w:szCs w:val="26"/>
          <w:lang w:val="nl-NL"/>
        </w:rPr>
        <w:t>Quy định về y</w:t>
      </w:r>
      <w:r w:rsidRPr="00140885">
        <w:rPr>
          <w:rFonts w:ascii="Times New Roman" w:hAnsi="Times New Roman" w:cs="Times New Roman"/>
          <w:i w:val="0"/>
          <w:color w:val="000000" w:themeColor="text1"/>
          <w:sz w:val="26"/>
          <w:szCs w:val="26"/>
          <w:lang w:val="nl-NL"/>
        </w:rPr>
        <w:t xml:space="preserve">êu cầu về chất lượng sản phẩm và nghiệm thu, bàn giao sản phẩm </w:t>
      </w:r>
      <w:r w:rsidR="0036633A">
        <w:rPr>
          <w:rFonts w:ascii="Times New Roman" w:hAnsi="Times New Roman" w:cs="Times New Roman"/>
          <w:i w:val="0"/>
          <w:color w:val="000000" w:themeColor="text1"/>
          <w:sz w:val="26"/>
          <w:szCs w:val="26"/>
          <w:lang w:val="nl-NL"/>
        </w:rPr>
        <w:t>theo Hợp đồng này</w:t>
      </w:r>
      <w:r w:rsidRPr="00140885">
        <w:rPr>
          <w:rFonts w:ascii="Times New Roman" w:hAnsi="Times New Roman" w:cs="Times New Roman"/>
          <w:i w:val="0"/>
          <w:color w:val="000000" w:themeColor="text1"/>
          <w:sz w:val="26"/>
          <w:szCs w:val="26"/>
          <w:lang w:val="nl-NL"/>
        </w:rPr>
        <w:t>.</w:t>
      </w:r>
    </w:p>
    <w:p w14:paraId="5A55F27F"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lang w:val="nl-NL"/>
        </w:rPr>
        <w:t>Ngày: được hiểu là ngày dương lịch và tháng được hiểu là tháng dương lịch.</w:t>
      </w:r>
    </w:p>
    <w:p w14:paraId="2E44C71B"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26" w:name="_Toc179249765"/>
      <w:bookmarkStart w:id="27" w:name="_Toc180807079"/>
      <w:bookmarkStart w:id="28" w:name="_Toc181075457"/>
      <w:bookmarkStart w:id="29" w:name="_Toc273427115"/>
      <w:r w:rsidRPr="00140885">
        <w:rPr>
          <w:rFonts w:ascii="Times New Roman" w:hAnsi="Times New Roman" w:cs="Times New Roman"/>
          <w:i w:val="0"/>
          <w:color w:val="000000" w:themeColor="text1"/>
          <w:sz w:val="26"/>
          <w:szCs w:val="26"/>
          <w:lang w:val="nl-NL"/>
        </w:rPr>
        <w:t xml:space="preserve">Thiết bị của </w:t>
      </w:r>
      <w:bookmarkEnd w:id="26"/>
      <w:bookmarkEnd w:id="27"/>
      <w:bookmarkEnd w:id="28"/>
      <w:bookmarkEnd w:id="29"/>
      <w:r w:rsidRPr="00140885">
        <w:rPr>
          <w:rFonts w:ascii="Times New Roman" w:hAnsi="Times New Roman" w:cs="Times New Roman"/>
          <w:i w:val="0"/>
          <w:color w:val="000000" w:themeColor="text1"/>
          <w:sz w:val="26"/>
          <w:szCs w:val="26"/>
          <w:lang w:val="nl-NL"/>
        </w:rPr>
        <w:t xml:space="preserve">Bên B: là toàn bộ thiết bị máy móc, phương tiện, xe cộ và các phương tiện, thiết bị khác yêu cầu phải có để Bên B thi công, hoàn thành công trình và sửa chữa bất cứ sai sót nào (nếu có). </w:t>
      </w:r>
    </w:p>
    <w:p w14:paraId="1F972FE7"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bCs/>
          <w:i w:val="0"/>
          <w:color w:val="000000" w:themeColor="text1"/>
          <w:sz w:val="26"/>
          <w:szCs w:val="26"/>
          <w:lang w:val="nl-NL"/>
        </w:rPr>
      </w:pPr>
      <w:bookmarkStart w:id="30" w:name="_Toc180807083"/>
      <w:bookmarkStart w:id="31" w:name="_Toc181075461"/>
      <w:bookmarkStart w:id="32" w:name="_Toc273427119"/>
      <w:bookmarkStart w:id="33" w:name="_Toc179249775"/>
      <w:r w:rsidRPr="00140885">
        <w:rPr>
          <w:rFonts w:ascii="Times New Roman" w:hAnsi="Times New Roman" w:cs="Times New Roman"/>
          <w:i w:val="0"/>
          <w:color w:val="000000" w:themeColor="text1"/>
          <w:sz w:val="26"/>
          <w:szCs w:val="26"/>
          <w:lang w:val="nl-NL"/>
        </w:rPr>
        <w:t>Công trình: 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bookmarkEnd w:id="30"/>
      <w:bookmarkEnd w:id="31"/>
      <w:bookmarkEnd w:id="32"/>
    </w:p>
    <w:p w14:paraId="06156346" w14:textId="075127A8"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rPr>
        <w:t>Hạng</w:t>
      </w:r>
      <w:r w:rsidRPr="00140885">
        <w:rPr>
          <w:rFonts w:ascii="Times New Roman" w:hAnsi="Times New Roman" w:cs="Times New Roman"/>
          <w:i w:val="0"/>
          <w:color w:val="000000" w:themeColor="text1"/>
          <w:sz w:val="26"/>
          <w:szCs w:val="26"/>
          <w:lang w:val="nl-NL"/>
        </w:rPr>
        <w:t xml:space="preserve"> mục công trình:</w:t>
      </w:r>
      <w:r w:rsidRPr="00140885">
        <w:rPr>
          <w:rFonts w:ascii="Times New Roman" w:hAnsi="Times New Roman" w:cs="Times New Roman"/>
          <w:i w:val="0"/>
          <w:color w:val="000000" w:themeColor="text1"/>
          <w:sz w:val="26"/>
          <w:szCs w:val="26"/>
        </w:rPr>
        <w:t xml:space="preserve"> </w:t>
      </w:r>
      <w:r w:rsidR="000D75F8">
        <w:rPr>
          <w:rFonts w:ascii="Times New Roman" w:hAnsi="Times New Roman" w:cs="Times New Roman"/>
          <w:i w:val="0"/>
          <w:color w:val="000000" w:themeColor="text1"/>
          <w:sz w:val="26"/>
          <w:szCs w:val="26"/>
          <w:lang w:val="nl-NL"/>
        </w:rPr>
        <w:t>Khảo sát và quan trắc công trình</w:t>
      </w:r>
      <w:r w:rsidRPr="00140885">
        <w:rPr>
          <w:rFonts w:ascii="Times New Roman" w:hAnsi="Times New Roman" w:cs="Times New Roman"/>
          <w:i w:val="0"/>
          <w:color w:val="000000" w:themeColor="text1"/>
          <w:sz w:val="26"/>
          <w:szCs w:val="26"/>
          <w:lang w:val="nl-NL"/>
        </w:rPr>
        <w:t>.</w:t>
      </w:r>
    </w:p>
    <w:p w14:paraId="7D8E2A4D"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r w:rsidRPr="00140885">
        <w:rPr>
          <w:rFonts w:ascii="Times New Roman" w:hAnsi="Times New Roman" w:cs="Times New Roman"/>
          <w:i w:val="0"/>
          <w:color w:val="000000" w:themeColor="text1"/>
          <w:sz w:val="26"/>
          <w:szCs w:val="26"/>
        </w:rPr>
        <w:t>H</w:t>
      </w:r>
      <w:r w:rsidRPr="00140885">
        <w:rPr>
          <w:rFonts w:ascii="Times New Roman" w:hAnsi="Times New Roman" w:cs="Times New Roman"/>
          <w:i w:val="0"/>
          <w:color w:val="000000" w:themeColor="text1"/>
          <w:sz w:val="26"/>
          <w:szCs w:val="26"/>
          <w:lang w:val="nl-NL"/>
        </w:rPr>
        <w:t>ồ sơ hoàn công hay hồ sơ hoàn thành công trình: là tập hợp các hồ sơ, tài liệu có liên quan tới quá trình thi công xây dựng Công trình được lập theo quy định của pháp luật về xây dựng, hợp đồng thầu chính, Chủ đầu tư và cơ quan có thẩm quyền.</w:t>
      </w:r>
    </w:p>
    <w:p w14:paraId="51F9BCD0" w14:textId="428F97C6"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34" w:name="_Toc179249776"/>
      <w:bookmarkStart w:id="35" w:name="_Toc180807085"/>
      <w:bookmarkStart w:id="36" w:name="_Toc181075463"/>
      <w:bookmarkStart w:id="37" w:name="_Toc273427121"/>
      <w:bookmarkEnd w:id="33"/>
      <w:r w:rsidRPr="00140885">
        <w:rPr>
          <w:rFonts w:ascii="Times New Roman" w:hAnsi="Times New Roman" w:cs="Times New Roman"/>
          <w:i w:val="0"/>
          <w:color w:val="000000" w:themeColor="text1"/>
          <w:sz w:val="26"/>
          <w:szCs w:val="26"/>
          <w:lang w:val="nl-NL"/>
        </w:rPr>
        <w:t>Rủi ro và bất khả kháng</w:t>
      </w:r>
      <w:bookmarkEnd w:id="34"/>
      <w:bookmarkEnd w:id="35"/>
      <w:bookmarkEnd w:id="36"/>
      <w:bookmarkEnd w:id="37"/>
      <w:r w:rsidRPr="00140885">
        <w:rPr>
          <w:rFonts w:ascii="Times New Roman" w:hAnsi="Times New Roman" w:cs="Times New Roman"/>
          <w:i w:val="0"/>
          <w:color w:val="000000" w:themeColor="text1"/>
          <w:sz w:val="26"/>
          <w:szCs w:val="26"/>
          <w:lang w:val="nl-NL"/>
        </w:rPr>
        <w:t xml:space="preserve">: được định nghĩa tại Điều </w:t>
      </w:r>
      <w:r w:rsidR="009D1C4C">
        <w:rPr>
          <w:rFonts w:ascii="Times New Roman" w:hAnsi="Times New Roman" w:cs="Times New Roman"/>
          <w:i w:val="0"/>
          <w:color w:val="000000" w:themeColor="text1"/>
          <w:sz w:val="26"/>
          <w:szCs w:val="26"/>
          <w:lang w:val="nl-NL"/>
        </w:rPr>
        <w:t>.....</w:t>
      </w:r>
      <w:r w:rsidRPr="00140885">
        <w:rPr>
          <w:rFonts w:ascii="Times New Roman" w:hAnsi="Times New Roman" w:cs="Times New Roman"/>
          <w:i w:val="0"/>
          <w:color w:val="000000" w:themeColor="text1"/>
          <w:sz w:val="26"/>
          <w:szCs w:val="26"/>
          <w:lang w:val="nl-NL"/>
        </w:rPr>
        <w:t xml:space="preserve"> [Rủi ro và bất khả kháng]</w:t>
      </w:r>
    </w:p>
    <w:p w14:paraId="74CD66AE"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38" w:name="_Toc179249777"/>
      <w:bookmarkStart w:id="39" w:name="_Toc180807086"/>
      <w:bookmarkStart w:id="40" w:name="_Toc181075464"/>
      <w:bookmarkStart w:id="41" w:name="_Toc273427122"/>
      <w:r w:rsidRPr="00140885">
        <w:rPr>
          <w:rFonts w:ascii="Times New Roman" w:hAnsi="Times New Roman" w:cs="Times New Roman"/>
          <w:i w:val="0"/>
          <w:color w:val="000000" w:themeColor="text1"/>
          <w:sz w:val="26"/>
          <w:szCs w:val="26"/>
          <w:lang w:val="nl-NL"/>
        </w:rPr>
        <w:t>Luật</w:t>
      </w:r>
      <w:bookmarkEnd w:id="38"/>
      <w:bookmarkEnd w:id="39"/>
      <w:bookmarkEnd w:id="40"/>
      <w:bookmarkEnd w:id="41"/>
      <w:r w:rsidRPr="00140885">
        <w:rPr>
          <w:rFonts w:ascii="Times New Roman" w:hAnsi="Times New Roman" w:cs="Times New Roman"/>
          <w:i w:val="0"/>
          <w:color w:val="000000" w:themeColor="text1"/>
          <w:sz w:val="26"/>
          <w:szCs w:val="26"/>
          <w:lang w:val="nl-NL"/>
        </w:rPr>
        <w:t>: là toàn bộ hệ thống luật pháp của nước Cộng hoà Xã hội Chủ nghĩa Việt Nam.</w:t>
      </w:r>
    </w:p>
    <w:p w14:paraId="06E9095D" w14:textId="77777777" w:rsidR="00604AA8" w:rsidRPr="00140885" w:rsidRDefault="00604AA8" w:rsidP="00604AA8">
      <w:pPr>
        <w:pStyle w:val="Heading4"/>
        <w:keepNext w:val="0"/>
        <w:keepLines w:val="0"/>
        <w:numPr>
          <w:ilvl w:val="2"/>
          <w:numId w:val="10"/>
        </w:numPr>
        <w:spacing w:before="120" w:after="120"/>
        <w:jc w:val="both"/>
        <w:rPr>
          <w:rFonts w:ascii="Times New Roman" w:hAnsi="Times New Roman" w:cs="Times New Roman"/>
          <w:b/>
          <w:i w:val="0"/>
          <w:color w:val="000000" w:themeColor="text1"/>
          <w:sz w:val="26"/>
          <w:szCs w:val="26"/>
          <w:lang w:val="nl-NL"/>
        </w:rPr>
      </w:pPr>
      <w:bookmarkStart w:id="42" w:name="_Toc179249779"/>
      <w:bookmarkStart w:id="43" w:name="_Toc180807087"/>
      <w:bookmarkStart w:id="44" w:name="_Toc181075465"/>
      <w:bookmarkStart w:id="45" w:name="_Toc273427123"/>
      <w:r w:rsidRPr="00140885">
        <w:rPr>
          <w:rFonts w:ascii="Times New Roman" w:hAnsi="Times New Roman" w:cs="Times New Roman"/>
          <w:i w:val="0"/>
          <w:color w:val="000000" w:themeColor="text1"/>
          <w:sz w:val="26"/>
          <w:szCs w:val="26"/>
          <w:lang w:val="nl-NL"/>
        </w:rPr>
        <w:lastRenderedPageBreak/>
        <w:t>Công trường</w:t>
      </w:r>
      <w:bookmarkEnd w:id="42"/>
      <w:bookmarkEnd w:id="43"/>
      <w:bookmarkEnd w:id="44"/>
      <w:bookmarkEnd w:id="45"/>
      <w:r w:rsidRPr="00140885">
        <w:rPr>
          <w:rFonts w:ascii="Times New Roman" w:hAnsi="Times New Roman" w:cs="Times New Roman"/>
          <w:i w:val="0"/>
          <w:color w:val="000000" w:themeColor="text1"/>
          <w:sz w:val="26"/>
          <w:szCs w:val="26"/>
          <w:lang w:val="nl-NL"/>
        </w:rPr>
        <w:t>: là địa điểm Chủ đầu tư giao cho Bên A để thi công công trình cũng như bất kỳ địa điểm nào khác được quy định trong hợp đồng.</w:t>
      </w:r>
    </w:p>
    <w:p w14:paraId="131C4E3F" w14:textId="3518FAD8" w:rsidR="00604AA8" w:rsidRPr="00140885" w:rsidRDefault="00604AA8" w:rsidP="00604AA8">
      <w:pPr>
        <w:spacing w:before="120" w:after="120"/>
        <w:jc w:val="both"/>
        <w:rPr>
          <w:sz w:val="26"/>
          <w:szCs w:val="26"/>
        </w:rPr>
      </w:pPr>
      <w:r w:rsidRPr="00140885">
        <w:rPr>
          <w:color w:val="000000" w:themeColor="text1"/>
          <w:sz w:val="26"/>
          <w:szCs w:val="26"/>
          <w:lang w:val="nl-NL"/>
        </w:rPr>
        <w:t>Các từ ngữ khác chưa được định nghĩa ở Điều này sẽ được hiểu theo định nghĩa trong Hợp đồng thầu chính, quy định của Luật Xây dựng và các văn bản hướng dẫn.</w:t>
      </w:r>
    </w:p>
    <w:p w14:paraId="5659A866" w14:textId="3495B2F1" w:rsidR="002A0519" w:rsidRDefault="00FA3F67" w:rsidP="000D2DAC">
      <w:pPr>
        <w:spacing w:before="120" w:after="120" w:line="288" w:lineRule="auto"/>
        <w:jc w:val="both"/>
        <w:rPr>
          <w:b/>
          <w:bCs/>
          <w:sz w:val="26"/>
          <w:szCs w:val="26"/>
        </w:rPr>
      </w:pPr>
      <w:r>
        <w:rPr>
          <w:b/>
          <w:bCs/>
          <w:sz w:val="26"/>
          <w:szCs w:val="26"/>
        </w:rPr>
        <w:t>Điều 3: Nội dung và phạm vi công việc</w:t>
      </w:r>
    </w:p>
    <w:p w14:paraId="489E323D" w14:textId="2E58F81F" w:rsidR="002A0519" w:rsidRPr="004B192E" w:rsidRDefault="00FA3F67" w:rsidP="00933E08">
      <w:pPr>
        <w:tabs>
          <w:tab w:val="left" w:pos="504"/>
          <w:tab w:val="left" w:pos="567"/>
        </w:tabs>
        <w:spacing w:before="120" w:line="312" w:lineRule="auto"/>
        <w:jc w:val="both"/>
        <w:rPr>
          <w:color w:val="FF0000"/>
          <w:sz w:val="26"/>
          <w:szCs w:val="26"/>
        </w:rPr>
      </w:pPr>
      <w:r w:rsidRPr="004B192E">
        <w:rPr>
          <w:color w:val="FF0000"/>
          <w:sz w:val="26"/>
          <w:szCs w:val="26"/>
        </w:rPr>
        <w:t>Bên A đồng ý giao và Bên B đồng ý nhận công việc: “</w:t>
      </w:r>
      <w:r w:rsidR="00A50922" w:rsidRPr="004B192E">
        <w:rPr>
          <w:color w:val="FF0000"/>
          <w:sz w:val="26"/>
          <w:szCs w:val="26"/>
        </w:rPr>
        <w:t>Cung cấp vật tư, thiết bị, nhân lực và thực hiện khảo sát, quan trắc công trình</w:t>
      </w:r>
      <w:r w:rsidRPr="004B192E">
        <w:rPr>
          <w:color w:val="FF0000"/>
          <w:sz w:val="26"/>
          <w:szCs w:val="26"/>
        </w:rPr>
        <w:t>”.</w:t>
      </w:r>
      <w:r w:rsidR="00A50922" w:rsidRPr="004B192E">
        <w:rPr>
          <w:color w:val="FF0000"/>
          <w:sz w:val="26"/>
          <w:szCs w:val="26"/>
        </w:rPr>
        <w:t xml:space="preserve"> Phạm vi công việc bao gồm thi công mốc quan trắc, khảo sát công</w:t>
      </w:r>
      <w:r w:rsidR="00381940">
        <w:rPr>
          <w:color w:val="FF0000"/>
          <w:sz w:val="26"/>
          <w:szCs w:val="26"/>
        </w:rPr>
        <w:t xml:space="preserve"> trình lân cận, quan trắc đường và</w:t>
      </w:r>
      <w:r w:rsidR="00A50922" w:rsidRPr="004B192E">
        <w:rPr>
          <w:color w:val="FF0000"/>
          <w:sz w:val="26"/>
          <w:szCs w:val="26"/>
        </w:rPr>
        <w:t xml:space="preserve"> công trình lân cận, tường cừ, nước ngầm; Quan trắc lún và nghiêng công trình chính; Quan trắc môi trường và các công việc liên quan theo Chỉ dẫn kỹ thuật của Dự án về khảo sát và quan trắc</w:t>
      </w:r>
      <w:r w:rsidR="009F27A7" w:rsidRPr="004B192E">
        <w:rPr>
          <w:color w:val="FF0000"/>
          <w:sz w:val="26"/>
          <w:szCs w:val="26"/>
        </w:rPr>
        <w:t xml:space="preserve"> tại Dự án NOXH Yên Sở.</w:t>
      </w:r>
    </w:p>
    <w:p w14:paraId="77FA1830" w14:textId="77777777" w:rsidR="002A0519" w:rsidRDefault="00FA3F67" w:rsidP="00933E08">
      <w:pPr>
        <w:tabs>
          <w:tab w:val="left" w:pos="504"/>
          <w:tab w:val="left" w:pos="567"/>
        </w:tabs>
        <w:spacing w:line="312" w:lineRule="auto"/>
        <w:jc w:val="both"/>
        <w:rPr>
          <w:sz w:val="26"/>
          <w:szCs w:val="26"/>
        </w:rPr>
      </w:pPr>
      <w:r>
        <w:rPr>
          <w:sz w:val="26"/>
          <w:szCs w:val="26"/>
        </w:rPr>
        <w:t>Bên B được coi là đã khảo sát, tìm hiểu và có đầy đủ thông tin về mặt bằng hiện trạng công trường, về điều kiện thi công (các công trình, hạ tầng kỹ thuật, đường xá, hệ thống điện, nước …), hiểu rõ tất cả các thông tin và điều kiện liên quan của dự án để thực hiện nội dung công việc nêu trên với các điều khoản được quy định trong Hợp đồng này.</w:t>
      </w:r>
    </w:p>
    <w:p w14:paraId="507ED4F5" w14:textId="77777777" w:rsidR="002A0519" w:rsidRDefault="00FA3F67" w:rsidP="008A0C2B">
      <w:pPr>
        <w:spacing w:before="240" w:after="120" w:line="312" w:lineRule="auto"/>
        <w:jc w:val="both"/>
        <w:rPr>
          <w:b/>
          <w:bCs/>
          <w:sz w:val="26"/>
          <w:szCs w:val="26"/>
        </w:rPr>
      </w:pPr>
      <w:r>
        <w:rPr>
          <w:b/>
          <w:bCs/>
          <w:sz w:val="26"/>
          <w:szCs w:val="26"/>
        </w:rPr>
        <w:t>Điều 4: Giá trị Hợp đồng - Giá trị quyết toán</w:t>
      </w:r>
    </w:p>
    <w:p w14:paraId="2CBCAE05" w14:textId="3D369D6B" w:rsidR="002A0519" w:rsidRPr="00693548" w:rsidRDefault="00FA3F67" w:rsidP="00934331">
      <w:pPr>
        <w:numPr>
          <w:ilvl w:val="1"/>
          <w:numId w:val="1"/>
        </w:numPr>
        <w:tabs>
          <w:tab w:val="clear" w:pos="1080"/>
        </w:tabs>
        <w:spacing w:before="120" w:after="120" w:line="312" w:lineRule="auto"/>
        <w:ind w:left="567"/>
        <w:jc w:val="both"/>
        <w:rPr>
          <w:color w:val="FF0000"/>
          <w:sz w:val="26"/>
          <w:szCs w:val="26"/>
          <w:highlight w:val="yellow"/>
        </w:rPr>
      </w:pPr>
      <w:r w:rsidRPr="00693548">
        <w:rPr>
          <w:color w:val="FF0000"/>
          <w:sz w:val="26"/>
          <w:szCs w:val="26"/>
          <w:highlight w:val="yellow"/>
        </w:rPr>
        <w:t>Giá trị Hợp đồng tạm tính là</w:t>
      </w:r>
      <w:r w:rsidR="003010DA" w:rsidRPr="00693548">
        <w:rPr>
          <w:color w:val="FF0000"/>
          <w:sz w:val="26"/>
          <w:szCs w:val="26"/>
          <w:highlight w:val="yellow"/>
        </w:rPr>
        <w:t>:</w:t>
      </w:r>
      <w:r w:rsidRPr="00693548">
        <w:rPr>
          <w:color w:val="FF0000"/>
          <w:sz w:val="26"/>
          <w:szCs w:val="26"/>
          <w:highlight w:val="yellow"/>
        </w:rPr>
        <w:t xml:space="preserve"> </w:t>
      </w:r>
      <w:del w:id="46" w:author="Personal" w:date="2026-09-08T14:11:00Z" w16du:dateUtc="2026-09-08T07:11:00Z">
        <w:r w:rsidR="00934331" w:rsidRPr="00693548" w:rsidDel="00D72276">
          <w:rPr>
            <w:b/>
            <w:bCs/>
            <w:color w:val="FF0000"/>
            <w:sz w:val="26"/>
            <w:szCs w:val="26"/>
            <w:highlight w:val="yellow"/>
          </w:rPr>
          <w:delText>2.589.770.000</w:delText>
        </w:r>
      </w:del>
      <w:ins w:id="47" w:author="Personal" w:date="2026-09-08T14:11:00Z" w16du:dateUtc="2026-09-08T07:11:00Z">
        <w:r w:rsidR="00D72276" w:rsidRPr="00693548">
          <w:rPr>
            <w:b/>
            <w:bCs/>
            <w:color w:val="FF0000"/>
            <w:sz w:val="26"/>
            <w:szCs w:val="26"/>
            <w:highlight w:val="yellow"/>
          </w:rPr>
          <w:t>2.593.610.000</w:t>
        </w:r>
      </w:ins>
      <w:r w:rsidRPr="00693548">
        <w:rPr>
          <w:b/>
          <w:bCs/>
          <w:color w:val="FF0000"/>
          <w:sz w:val="26"/>
          <w:szCs w:val="26"/>
          <w:highlight w:val="yellow"/>
        </w:rPr>
        <w:t xml:space="preserve"> VNĐ</w:t>
      </w:r>
      <w:r w:rsidRPr="00693548">
        <w:rPr>
          <w:color w:val="FF0000"/>
          <w:sz w:val="26"/>
          <w:szCs w:val="26"/>
          <w:highlight w:val="yellow"/>
        </w:rPr>
        <w:t xml:space="preserve"> –</w:t>
      </w:r>
      <w:r w:rsidR="003010DA" w:rsidRPr="00693548">
        <w:rPr>
          <w:color w:val="FF0000"/>
          <w:sz w:val="26"/>
          <w:szCs w:val="26"/>
          <w:highlight w:val="yellow"/>
        </w:rPr>
        <w:t xml:space="preserve"> </w:t>
      </w:r>
      <w:r w:rsidR="00E00ED1" w:rsidRPr="00693548">
        <w:rPr>
          <w:b/>
          <w:color w:val="FF0000"/>
          <w:sz w:val="26"/>
          <w:szCs w:val="26"/>
          <w:highlight w:val="yellow"/>
        </w:rPr>
        <w:t xml:space="preserve">chưa </w:t>
      </w:r>
      <w:r w:rsidRPr="00693548">
        <w:rPr>
          <w:b/>
          <w:color w:val="FF0000"/>
          <w:sz w:val="26"/>
          <w:szCs w:val="26"/>
          <w:highlight w:val="yellow"/>
        </w:rPr>
        <w:t>bao gồm thuế VAT</w:t>
      </w:r>
      <w:r w:rsidRPr="00693548">
        <w:rPr>
          <w:color w:val="FF0000"/>
          <w:sz w:val="26"/>
          <w:szCs w:val="26"/>
          <w:highlight w:val="yellow"/>
        </w:rPr>
        <w:t xml:space="preserve"> (Bằng chữ: </w:t>
      </w:r>
      <w:r w:rsidR="003010DA" w:rsidRPr="00693548">
        <w:rPr>
          <w:b/>
          <w:bCs/>
          <w:color w:val="FF0000"/>
          <w:sz w:val="26"/>
          <w:szCs w:val="26"/>
          <w:highlight w:val="yellow"/>
        </w:rPr>
        <w:t>….</w:t>
      </w:r>
      <w:r w:rsidRPr="00693548">
        <w:rPr>
          <w:color w:val="FF0000"/>
          <w:sz w:val="26"/>
          <w:szCs w:val="26"/>
          <w:highlight w:val="yellow"/>
        </w:rPr>
        <w:t xml:space="preserve">). Chi tiết </w:t>
      </w:r>
      <w:r w:rsidR="003A2857" w:rsidRPr="00693548">
        <w:rPr>
          <w:color w:val="FF0000"/>
          <w:sz w:val="26"/>
          <w:szCs w:val="26"/>
          <w:highlight w:val="yellow"/>
        </w:rPr>
        <w:t>như Tiểu mục 1: Chi tiết giá trị Hợp đồng</w:t>
      </w:r>
      <w:r w:rsidR="001E1868" w:rsidRPr="00693548">
        <w:rPr>
          <w:color w:val="FF0000"/>
          <w:sz w:val="26"/>
          <w:szCs w:val="26"/>
          <w:highlight w:val="yellow"/>
        </w:rPr>
        <w:t xml:space="preserve"> đính kèm Hợp đồng này</w:t>
      </w:r>
      <w:r w:rsidRPr="00693548">
        <w:rPr>
          <w:color w:val="FF0000"/>
          <w:sz w:val="26"/>
          <w:szCs w:val="26"/>
          <w:highlight w:val="yellow"/>
        </w:rPr>
        <w:t>:</w:t>
      </w:r>
    </w:p>
    <w:p w14:paraId="479F7DAE" w14:textId="77777777" w:rsidR="002A0519" w:rsidRDefault="00FA3F67" w:rsidP="008A0C2B">
      <w:pPr>
        <w:tabs>
          <w:tab w:val="left" w:pos="567"/>
        </w:tabs>
        <w:spacing w:before="120" w:line="312" w:lineRule="auto"/>
        <w:jc w:val="both"/>
        <w:rPr>
          <w:sz w:val="26"/>
          <w:szCs w:val="26"/>
        </w:rPr>
      </w:pPr>
      <w:r>
        <w:rPr>
          <w:sz w:val="26"/>
          <w:szCs w:val="26"/>
        </w:rPr>
        <w:t xml:space="preserve">- </w:t>
      </w:r>
      <w:r>
        <w:rPr>
          <w:sz w:val="26"/>
          <w:szCs w:val="26"/>
        </w:rPr>
        <w:tab/>
        <w:t>Đơn giá chưa bao gồm thuế VAT -Thuế suất áp dụng theo thời điểm xuất hóa đơn được quy định của chính sách Thuế.</w:t>
      </w:r>
    </w:p>
    <w:p w14:paraId="4CA54D95" w14:textId="77777777" w:rsidR="002A0519" w:rsidRDefault="00FA3F67" w:rsidP="008A0C2B">
      <w:pPr>
        <w:numPr>
          <w:ilvl w:val="1"/>
          <w:numId w:val="1"/>
        </w:numPr>
        <w:tabs>
          <w:tab w:val="clear" w:pos="1080"/>
          <w:tab w:val="left" w:pos="567"/>
        </w:tabs>
        <w:spacing w:line="312" w:lineRule="auto"/>
        <w:ind w:left="567" w:hanging="567"/>
        <w:jc w:val="both"/>
        <w:rPr>
          <w:sz w:val="26"/>
          <w:szCs w:val="26"/>
        </w:rPr>
      </w:pPr>
      <w:r>
        <w:rPr>
          <w:sz w:val="26"/>
          <w:szCs w:val="26"/>
        </w:rPr>
        <w:t>Đơn giá là cố định, đơn giá không thay đổi trong suốt quá trình thực hiện Hợp đồng.</w:t>
      </w:r>
    </w:p>
    <w:p w14:paraId="7C9E3101" w14:textId="77777777" w:rsidR="002A0519" w:rsidRDefault="00D3670F" w:rsidP="008A0C2B">
      <w:pPr>
        <w:numPr>
          <w:ilvl w:val="1"/>
          <w:numId w:val="1"/>
        </w:numPr>
        <w:tabs>
          <w:tab w:val="clear" w:pos="1080"/>
          <w:tab w:val="left" w:pos="567"/>
        </w:tabs>
        <w:spacing w:line="312" w:lineRule="auto"/>
        <w:ind w:left="567" w:hanging="567"/>
        <w:jc w:val="both"/>
        <w:rPr>
          <w:sz w:val="26"/>
          <w:szCs w:val="26"/>
        </w:rPr>
      </w:pPr>
      <w:r>
        <w:rPr>
          <w:sz w:val="26"/>
          <w:szCs w:val="26"/>
        </w:rPr>
        <w:t>Khối lượng là tạm tính,</w:t>
      </w:r>
      <w:r w:rsidR="00FA3F67">
        <w:rPr>
          <w:sz w:val="26"/>
          <w:szCs w:val="26"/>
        </w:rPr>
        <w:t xml:space="preserve"> khối lượng thanh toán là khối lượng nghiệm thu thực tế.</w:t>
      </w:r>
    </w:p>
    <w:p w14:paraId="5BCAF86F" w14:textId="47D229B3" w:rsidR="002A0519" w:rsidRDefault="00FA3F67" w:rsidP="008A0C2B">
      <w:pPr>
        <w:numPr>
          <w:ilvl w:val="1"/>
          <w:numId w:val="1"/>
        </w:numPr>
        <w:tabs>
          <w:tab w:val="clear" w:pos="1080"/>
          <w:tab w:val="left" w:pos="567"/>
        </w:tabs>
        <w:spacing w:line="312" w:lineRule="auto"/>
        <w:ind w:left="567" w:hanging="567"/>
        <w:jc w:val="both"/>
        <w:rPr>
          <w:sz w:val="26"/>
          <w:szCs w:val="26"/>
        </w:rPr>
      </w:pPr>
      <w:r>
        <w:rPr>
          <w:sz w:val="26"/>
          <w:szCs w:val="26"/>
        </w:rPr>
        <w:t>Đơn giá đã bao gồm chi phí vật liệu, nhân công, máy móc, tất cả chi phí liên quan khác của bên B để hoàn thành</w:t>
      </w:r>
      <w:r w:rsidR="00644E9C">
        <w:rPr>
          <w:sz w:val="26"/>
          <w:szCs w:val="26"/>
        </w:rPr>
        <w:t xml:space="preserve"> trọn</w:t>
      </w:r>
      <w:r w:rsidR="00A6234B">
        <w:rPr>
          <w:sz w:val="26"/>
          <w:szCs w:val="26"/>
        </w:rPr>
        <w:t xml:space="preserve"> vẹn</w:t>
      </w:r>
      <w:r>
        <w:rPr>
          <w:sz w:val="26"/>
          <w:szCs w:val="26"/>
        </w:rPr>
        <w:t xml:space="preserve"> công việc được nêu tại Điều 3</w:t>
      </w:r>
      <w:r w:rsidR="00087EE1">
        <w:rPr>
          <w:sz w:val="26"/>
          <w:szCs w:val="26"/>
        </w:rPr>
        <w:t xml:space="preserve"> của</w:t>
      </w:r>
      <w:r>
        <w:rPr>
          <w:sz w:val="26"/>
          <w:szCs w:val="26"/>
        </w:rPr>
        <w:t xml:space="preserve"> Hợp đồng.</w:t>
      </w:r>
    </w:p>
    <w:p w14:paraId="14A9AAF2" w14:textId="77777777" w:rsidR="002A0519" w:rsidRDefault="00FA3F67" w:rsidP="000D2DAC">
      <w:pPr>
        <w:pStyle w:val="BodyTextIndent"/>
        <w:tabs>
          <w:tab w:val="left" w:pos="720"/>
        </w:tabs>
        <w:spacing w:before="60" w:after="60" w:line="288" w:lineRule="auto"/>
        <w:ind w:left="720" w:hanging="720"/>
        <w:jc w:val="both"/>
        <w:rPr>
          <w:rFonts w:ascii="Times New Roman" w:hAnsi="Times New Roman"/>
          <w:b/>
          <w:sz w:val="26"/>
          <w:szCs w:val="26"/>
        </w:rPr>
      </w:pPr>
      <w:r>
        <w:rPr>
          <w:rFonts w:ascii="Times New Roman" w:hAnsi="Times New Roman"/>
          <w:b/>
          <w:sz w:val="26"/>
          <w:szCs w:val="26"/>
        </w:rPr>
        <w:t xml:space="preserve">Điều 5: </w:t>
      </w:r>
      <w:r>
        <w:rPr>
          <w:rFonts w:ascii="Times New Roman" w:hAnsi="Times New Roman"/>
          <w:b/>
          <w:bCs/>
          <w:sz w:val="26"/>
          <w:szCs w:val="26"/>
        </w:rPr>
        <w:t>Các yêu cầu chất lượng</w:t>
      </w:r>
    </w:p>
    <w:p w14:paraId="4C0FB99D" w14:textId="77777777" w:rsidR="002A0519" w:rsidRDefault="00FA3F67" w:rsidP="000D2DAC">
      <w:pPr>
        <w:numPr>
          <w:ilvl w:val="1"/>
          <w:numId w:val="4"/>
        </w:numPr>
        <w:tabs>
          <w:tab w:val="clear" w:pos="360"/>
          <w:tab w:val="left" w:pos="540"/>
        </w:tabs>
        <w:spacing w:before="60" w:after="60" w:line="288" w:lineRule="auto"/>
        <w:ind w:left="540" w:hanging="540"/>
        <w:jc w:val="both"/>
        <w:rPr>
          <w:b/>
          <w:sz w:val="26"/>
          <w:szCs w:val="26"/>
        </w:rPr>
      </w:pPr>
      <w:r>
        <w:rPr>
          <w:b/>
          <w:sz w:val="26"/>
          <w:szCs w:val="26"/>
        </w:rPr>
        <w:t>Yêu cầu về chất lượng sản phẩm khảo sát xây dựng</w:t>
      </w:r>
    </w:p>
    <w:p w14:paraId="1250A29D" w14:textId="77777777" w:rsidR="002A0519" w:rsidRDefault="00FA3F67" w:rsidP="008A0C2B">
      <w:pPr>
        <w:numPr>
          <w:ilvl w:val="1"/>
          <w:numId w:val="4"/>
        </w:numPr>
        <w:tabs>
          <w:tab w:val="clear" w:pos="360"/>
          <w:tab w:val="left" w:pos="540"/>
          <w:tab w:val="left" w:pos="567"/>
        </w:tabs>
        <w:spacing w:line="312" w:lineRule="auto"/>
        <w:ind w:left="540" w:hanging="540"/>
        <w:jc w:val="both"/>
        <w:rPr>
          <w:b/>
          <w:sz w:val="26"/>
          <w:szCs w:val="26"/>
        </w:rPr>
      </w:pPr>
      <w:r>
        <w:rPr>
          <w:sz w:val="26"/>
          <w:szCs w:val="26"/>
          <w:lang w:val="pt-BR"/>
        </w:rPr>
        <w:t xml:space="preserve">Chất lượng công việc do Bên B thực hiện phải đáp ứng được các yêu cầu của Bên A theo nội dung công việc được mô tả tại Điều 3 và Điều 4 của Hợp Đồng, tuân thủ các quy định hiện hành của nhà nước và các quy trình, quy phạm chuyên ngành được áp dụng. </w:t>
      </w:r>
    </w:p>
    <w:p w14:paraId="3A7B2E10" w14:textId="77777777" w:rsidR="002A0519" w:rsidRDefault="00FA3F67" w:rsidP="008A0C2B">
      <w:pPr>
        <w:numPr>
          <w:ilvl w:val="1"/>
          <w:numId w:val="4"/>
        </w:numPr>
        <w:tabs>
          <w:tab w:val="clear" w:pos="360"/>
          <w:tab w:val="left" w:pos="540"/>
          <w:tab w:val="left" w:pos="567"/>
        </w:tabs>
        <w:spacing w:line="312" w:lineRule="auto"/>
        <w:ind w:left="540" w:hanging="540"/>
        <w:jc w:val="both"/>
        <w:rPr>
          <w:b/>
          <w:sz w:val="26"/>
          <w:szCs w:val="26"/>
        </w:rPr>
      </w:pPr>
      <w:r>
        <w:rPr>
          <w:b/>
          <w:sz w:val="26"/>
          <w:szCs w:val="26"/>
        </w:rPr>
        <w:t>Báo cáo kết quả quan trắc biến dạng</w:t>
      </w:r>
    </w:p>
    <w:p w14:paraId="22A2EB2A" w14:textId="77777777" w:rsidR="002A0519" w:rsidRPr="004B192E" w:rsidRDefault="00FA3F67" w:rsidP="008A0C2B">
      <w:pPr>
        <w:numPr>
          <w:ilvl w:val="1"/>
          <w:numId w:val="1"/>
        </w:numPr>
        <w:tabs>
          <w:tab w:val="clear" w:pos="1080"/>
          <w:tab w:val="left" w:pos="567"/>
        </w:tabs>
        <w:spacing w:line="312" w:lineRule="auto"/>
        <w:ind w:left="567" w:hanging="567"/>
        <w:jc w:val="both"/>
        <w:rPr>
          <w:bCs/>
          <w:sz w:val="26"/>
          <w:szCs w:val="26"/>
          <w:lang w:val="pt-BR"/>
        </w:rPr>
      </w:pPr>
      <w:r>
        <w:rPr>
          <w:bCs/>
          <w:sz w:val="26"/>
          <w:szCs w:val="26"/>
          <w:lang w:val="pt-BR"/>
        </w:rPr>
        <w:t xml:space="preserve">Báo cáo </w:t>
      </w:r>
      <w:r w:rsidRPr="004B192E">
        <w:rPr>
          <w:bCs/>
          <w:sz w:val="26"/>
          <w:szCs w:val="26"/>
          <w:lang w:val="pt-BR"/>
        </w:rPr>
        <w:t xml:space="preserve">kết quả </w:t>
      </w:r>
      <w:r w:rsidRPr="004B192E">
        <w:rPr>
          <w:sz w:val="26"/>
          <w:szCs w:val="26"/>
        </w:rPr>
        <w:t>quan trắc biến dạng</w:t>
      </w:r>
      <w:r w:rsidRPr="004B192E">
        <w:rPr>
          <w:bCs/>
          <w:sz w:val="26"/>
          <w:szCs w:val="26"/>
          <w:lang w:val="pt-BR"/>
        </w:rPr>
        <w:t xml:space="preserve"> phải được lập và nghiệm thu theo quy định </w:t>
      </w:r>
      <w:r w:rsidRPr="004B192E">
        <w:rPr>
          <w:bCs/>
          <w:sz w:val="26"/>
          <w:szCs w:val="26"/>
        </w:rPr>
        <w:t>của nhà nước theo thời điểm hiện hành;</w:t>
      </w:r>
    </w:p>
    <w:p w14:paraId="5F246B72" w14:textId="11043177" w:rsidR="002A0519" w:rsidRPr="004B192E" w:rsidRDefault="00FA3F67" w:rsidP="008A0C2B">
      <w:pPr>
        <w:numPr>
          <w:ilvl w:val="1"/>
          <w:numId w:val="1"/>
        </w:numPr>
        <w:tabs>
          <w:tab w:val="clear" w:pos="1080"/>
          <w:tab w:val="left" w:pos="567"/>
        </w:tabs>
        <w:spacing w:line="312" w:lineRule="auto"/>
        <w:ind w:left="567" w:hanging="567"/>
        <w:jc w:val="both"/>
        <w:rPr>
          <w:bCs/>
          <w:sz w:val="26"/>
          <w:szCs w:val="26"/>
          <w:lang w:val="pt-BR"/>
        </w:rPr>
      </w:pPr>
      <w:r w:rsidRPr="004B192E">
        <w:rPr>
          <w:bCs/>
          <w:sz w:val="26"/>
          <w:szCs w:val="26"/>
          <w:lang w:val="pt-BR"/>
        </w:rPr>
        <w:t xml:space="preserve">Số lượng báo cáo gồm: </w:t>
      </w:r>
      <w:r w:rsidR="00F55789" w:rsidRPr="004B192E">
        <w:rPr>
          <w:bCs/>
          <w:sz w:val="26"/>
          <w:szCs w:val="26"/>
        </w:rPr>
        <w:t>0</w:t>
      </w:r>
      <w:r w:rsidR="00647E9E" w:rsidRPr="004B192E">
        <w:rPr>
          <w:bCs/>
          <w:sz w:val="26"/>
          <w:szCs w:val="26"/>
        </w:rPr>
        <w:t>4</w:t>
      </w:r>
      <w:r w:rsidRPr="004B192E">
        <w:rPr>
          <w:bCs/>
          <w:sz w:val="26"/>
          <w:szCs w:val="26"/>
          <w:lang w:val="pt-BR"/>
        </w:rPr>
        <w:t xml:space="preserve"> bộ</w:t>
      </w:r>
      <w:r w:rsidRPr="004B192E">
        <w:rPr>
          <w:bCs/>
          <w:sz w:val="26"/>
          <w:szCs w:val="26"/>
        </w:rPr>
        <w:t>.</w:t>
      </w:r>
    </w:p>
    <w:p w14:paraId="133ACF4E" w14:textId="77777777" w:rsidR="002A0519" w:rsidRPr="004B192E" w:rsidRDefault="00FA3F67" w:rsidP="000D2DAC">
      <w:pPr>
        <w:spacing w:before="60" w:after="60" w:line="288" w:lineRule="auto"/>
        <w:jc w:val="both"/>
        <w:rPr>
          <w:b/>
          <w:bCs/>
          <w:sz w:val="26"/>
          <w:szCs w:val="26"/>
        </w:rPr>
      </w:pPr>
      <w:r w:rsidRPr="004B192E">
        <w:rPr>
          <w:b/>
          <w:bCs/>
          <w:sz w:val="26"/>
          <w:szCs w:val="26"/>
        </w:rPr>
        <w:t xml:space="preserve">Điều 6: Tiến độ thi công và bồi thường thiệt hại </w:t>
      </w:r>
    </w:p>
    <w:p w14:paraId="522FA379" w14:textId="77777777" w:rsidR="002A0519" w:rsidRPr="004B192E" w:rsidRDefault="00FA3F67" w:rsidP="008A0C2B">
      <w:pPr>
        <w:tabs>
          <w:tab w:val="left" w:pos="540"/>
        </w:tabs>
        <w:spacing w:line="312" w:lineRule="auto"/>
        <w:jc w:val="both"/>
        <w:rPr>
          <w:sz w:val="26"/>
          <w:szCs w:val="26"/>
        </w:rPr>
      </w:pPr>
      <w:r w:rsidRPr="004B192E">
        <w:rPr>
          <w:sz w:val="26"/>
          <w:szCs w:val="26"/>
        </w:rPr>
        <w:tab/>
        <w:t>Tiến độ thực hiện:</w:t>
      </w:r>
    </w:p>
    <w:p w14:paraId="089F4562" w14:textId="771C5CBD" w:rsidR="002A0519" w:rsidRPr="004B192E" w:rsidRDefault="00FA3F67" w:rsidP="008A0C2B">
      <w:pPr>
        <w:numPr>
          <w:ilvl w:val="1"/>
          <w:numId w:val="1"/>
        </w:numPr>
        <w:tabs>
          <w:tab w:val="clear" w:pos="1080"/>
          <w:tab w:val="left" w:pos="567"/>
        </w:tabs>
        <w:spacing w:line="312" w:lineRule="auto"/>
        <w:ind w:left="567" w:hanging="567"/>
        <w:jc w:val="both"/>
        <w:rPr>
          <w:sz w:val="26"/>
          <w:szCs w:val="26"/>
        </w:rPr>
      </w:pPr>
      <w:r w:rsidRPr="004B192E">
        <w:rPr>
          <w:sz w:val="26"/>
          <w:szCs w:val="26"/>
        </w:rPr>
        <w:lastRenderedPageBreak/>
        <w:t xml:space="preserve">Bắt đầu: </w:t>
      </w:r>
      <w:ins w:id="48" w:author="Personal" w:date="2026-09-08T11:36:00Z">
        <w:r w:rsidR="007147EB" w:rsidRPr="007147EB">
          <w:rPr>
            <w:sz w:val="26"/>
            <w:szCs w:val="26"/>
          </w:rPr>
          <w:t>Kể từ ngày Hợp đồng có hiệu lực và Bên A bàn giao mặt bằng/điều kiện thi công hợp lệ</w:t>
        </w:r>
      </w:ins>
      <w:del w:id="49" w:author="Personal" w:date="2026-09-08T11:36:00Z" w16du:dateUtc="2026-09-08T04:36:00Z">
        <w:r w:rsidRPr="004B192E" w:rsidDel="007147EB">
          <w:rPr>
            <w:sz w:val="26"/>
            <w:szCs w:val="26"/>
          </w:rPr>
          <w:delText>sau khi hợp đồng có hiệu lực</w:delText>
        </w:r>
      </w:del>
    </w:p>
    <w:p w14:paraId="4C58CBF2" w14:textId="3B164B44" w:rsidR="002A0519" w:rsidRPr="00452EEB" w:rsidRDefault="00FA3F67" w:rsidP="00647E9E">
      <w:pPr>
        <w:numPr>
          <w:ilvl w:val="1"/>
          <w:numId w:val="1"/>
        </w:numPr>
        <w:tabs>
          <w:tab w:val="clear" w:pos="1080"/>
          <w:tab w:val="left" w:pos="567"/>
        </w:tabs>
        <w:spacing w:after="120" w:line="312" w:lineRule="auto"/>
        <w:ind w:left="562" w:hanging="562"/>
        <w:jc w:val="both"/>
        <w:rPr>
          <w:sz w:val="26"/>
          <w:szCs w:val="26"/>
          <w:rPrChange w:id="50" w:author="Personal" w:date="2026-09-08T12:05:00Z" w16du:dateUtc="2026-09-08T05:05:00Z">
            <w:rPr>
              <w:b/>
              <w:bCs/>
              <w:sz w:val="26"/>
              <w:szCs w:val="26"/>
            </w:rPr>
          </w:rPrChange>
        </w:rPr>
      </w:pPr>
      <w:r w:rsidRPr="004B192E">
        <w:rPr>
          <w:sz w:val="26"/>
          <w:szCs w:val="26"/>
        </w:rPr>
        <w:t xml:space="preserve">Hoàn thành: </w:t>
      </w:r>
      <w:del w:id="51" w:author="Personal" w:date="2026-09-08T11:38:00Z" w16du:dateUtc="2026-09-08T04:38:00Z">
        <w:r w:rsidRPr="004B192E" w:rsidDel="007147EB">
          <w:rPr>
            <w:color w:val="FF0000"/>
            <w:sz w:val="26"/>
            <w:szCs w:val="26"/>
          </w:rPr>
          <w:delText xml:space="preserve">Dự kiến tiến độ </w:delText>
        </w:r>
        <w:r w:rsidR="00452B9C" w:rsidRPr="004B192E" w:rsidDel="007147EB">
          <w:rPr>
            <w:color w:val="FF0000"/>
            <w:sz w:val="26"/>
            <w:szCs w:val="26"/>
          </w:rPr>
          <w:delText>24</w:delText>
        </w:r>
        <w:r w:rsidRPr="004B192E" w:rsidDel="007147EB">
          <w:rPr>
            <w:color w:val="FF0000"/>
            <w:sz w:val="26"/>
            <w:szCs w:val="26"/>
          </w:rPr>
          <w:delText xml:space="preserve"> </w:delText>
        </w:r>
        <w:r w:rsidR="00452B9C" w:rsidRPr="004B192E" w:rsidDel="007147EB">
          <w:rPr>
            <w:color w:val="FF0000"/>
            <w:sz w:val="26"/>
            <w:szCs w:val="26"/>
          </w:rPr>
          <w:delText>tháng</w:delText>
        </w:r>
        <w:r w:rsidRPr="004B192E" w:rsidDel="007147EB">
          <w:rPr>
            <w:color w:val="FF0000"/>
            <w:sz w:val="26"/>
            <w:szCs w:val="26"/>
          </w:rPr>
          <w:delText xml:space="preserve"> </w:delText>
        </w:r>
        <w:r w:rsidRPr="004B192E" w:rsidDel="007147EB">
          <w:rPr>
            <w:sz w:val="26"/>
            <w:szCs w:val="26"/>
          </w:rPr>
          <w:delText xml:space="preserve">(theo tiến độ thi công bên A cấp tại thời điểm ký kết hợp đồng).  Tiến độ quan trắc có thể thay đổi do thay đổi của tiến độ thi công tại dự án, nên được áp dụng theo bảng tần suất </w:delText>
        </w:r>
        <w:r w:rsidR="00647E9E" w:rsidRPr="004B192E" w:rsidDel="007147EB">
          <w:rPr>
            <w:sz w:val="26"/>
            <w:szCs w:val="26"/>
          </w:rPr>
          <w:delText>của đề cương quan trắc.</w:delText>
        </w:r>
      </w:del>
      <w:ins w:id="52" w:author="Personal" w:date="2026-09-08T11:38:00Z" w16du:dateUtc="2026-09-08T04:38:00Z">
        <w:r w:rsidR="007147EB" w:rsidRPr="007147EB">
          <w:rPr>
            <w:color w:val="FF0000"/>
            <w:sz w:val="26"/>
            <w:szCs w:val="26"/>
          </w:rPr>
          <w:t xml:space="preserve"> </w:t>
        </w:r>
      </w:ins>
      <w:ins w:id="53" w:author="Personal" w:date="2026-09-08T12:05:00Z">
        <w:r w:rsidR="00452EEB" w:rsidRPr="00452EEB">
          <w:rPr>
            <w:color w:val="FF0000"/>
            <w:sz w:val="26"/>
            <w:szCs w:val="26"/>
          </w:rPr>
          <w:t xml:space="preserve">Thời hạn thực hiện tổng cộng là 24 tháng hoặc kết thúc theo đúng tiến độ hoàn thành thực tế của hạng mục công trình. </w:t>
        </w:r>
      </w:ins>
    </w:p>
    <w:p w14:paraId="0594F3FC" w14:textId="4B633D67" w:rsidR="002A0519" w:rsidRPr="004B192E" w:rsidRDefault="00FA3F67" w:rsidP="006A3759">
      <w:pPr>
        <w:pStyle w:val="ListParagraph"/>
        <w:numPr>
          <w:ilvl w:val="1"/>
          <w:numId w:val="1"/>
        </w:numPr>
        <w:tabs>
          <w:tab w:val="clear" w:pos="1080"/>
          <w:tab w:val="left" w:pos="990"/>
        </w:tabs>
        <w:spacing w:before="60" w:after="60" w:line="288" w:lineRule="auto"/>
        <w:ind w:left="540" w:hanging="270"/>
        <w:jc w:val="both"/>
        <w:rPr>
          <w:sz w:val="26"/>
          <w:szCs w:val="26"/>
        </w:rPr>
      </w:pPr>
      <w:r w:rsidRPr="004B192E">
        <w:rPr>
          <w:sz w:val="26"/>
          <w:szCs w:val="26"/>
        </w:rPr>
        <w:t>Bên B lập đề cương quan trắc và tiến độ thực hiện gửi bên A phê duyệt.</w:t>
      </w:r>
      <w:ins w:id="54" w:author="Personal" w:date="2026-09-09T08:42:00Z" w16du:dateUtc="2026-09-09T01:42:00Z">
        <w:r w:rsidR="006A3759" w:rsidRPr="006A3759">
          <w:t xml:space="preserve"> </w:t>
        </w:r>
      </w:ins>
      <w:ins w:id="55" w:author="Personal" w:date="2026-09-09T08:42:00Z">
        <w:r w:rsidR="006A3759" w:rsidRPr="006A3759">
          <w:rPr>
            <w:sz w:val="26"/>
            <w:szCs w:val="26"/>
          </w:rPr>
          <w:t>Khi dự án kéo dài hoặc tạm dừng do yếu tố khách quan, thời gian quan trắc được điều chỉnh qua Phụ lục hợp đồng trên nguyên tắc giữ nguyên đơn giá cố định, tuyệt đối không phát sinh chi phí chờ việc hay chi phí quản lý cho Bên B. Mọi yêu cầu tăng dày tần suất hoặc phát sinh khối lượng chỉ có giá trị khi có văn bản phê duyệt từ người có thẩm quyền của Bên A; các yêu cầu từ bên thứ ba không có văn bản của Bên A đều vô giá trị và Bên A miễn trách nhiệm thanh toán.</w:t>
        </w:r>
      </w:ins>
    </w:p>
    <w:p w14:paraId="3E60C1B2" w14:textId="1D8EB30F" w:rsidR="002A0519" w:rsidDel="006C013E" w:rsidRDefault="00FA3F67">
      <w:pPr>
        <w:pStyle w:val="ListParagraph"/>
        <w:numPr>
          <w:ilvl w:val="1"/>
          <w:numId w:val="1"/>
        </w:numPr>
        <w:tabs>
          <w:tab w:val="clear" w:pos="1080"/>
          <w:tab w:val="left" w:pos="990"/>
        </w:tabs>
        <w:spacing w:before="60" w:after="60" w:line="288" w:lineRule="auto"/>
        <w:ind w:left="540" w:hanging="270"/>
        <w:jc w:val="both"/>
        <w:rPr>
          <w:del w:id="56" w:author="Personal" w:date="2026-09-08T11:44:00Z" w16du:dateUtc="2026-09-08T04:44:00Z"/>
          <w:sz w:val="26"/>
          <w:szCs w:val="26"/>
        </w:rPr>
      </w:pPr>
      <w:del w:id="57" w:author="Personal" w:date="2026-09-09T08:41:00Z" w16du:dateUtc="2026-09-09T01:41:00Z">
        <w:r w:rsidRPr="007147EB" w:rsidDel="006A3759">
          <w:rPr>
            <w:sz w:val="26"/>
            <w:szCs w:val="26"/>
          </w:rPr>
          <w:delText xml:space="preserve">Trường hợp tiến độ thực hiện bị kéo dài, hoặc do diễn biến số liệu phức tạp, các bên liên quan yêu cầu bên B tiếp tục quan trắc, hoặc tăng dày do yếu tố bất </w:delText>
        </w:r>
      </w:del>
      <w:del w:id="58" w:author="Personal" w:date="2026-09-08T11:44:00Z" w16du:dateUtc="2026-09-08T04:44:00Z">
        <w:r w:rsidDel="007147EB">
          <w:rPr>
            <w:sz w:val="26"/>
            <w:szCs w:val="26"/>
          </w:rPr>
          <w:delText>thường thì đều được coi là khối lượng phát sinh</w:delText>
        </w:r>
      </w:del>
    </w:p>
    <w:p w14:paraId="0BA38251" w14:textId="663A3708" w:rsidR="006C013E" w:rsidRPr="006C013E" w:rsidRDefault="006C013E" w:rsidP="006C013E">
      <w:pPr>
        <w:pStyle w:val="ListParagraph"/>
        <w:numPr>
          <w:ilvl w:val="1"/>
          <w:numId w:val="1"/>
        </w:numPr>
        <w:tabs>
          <w:tab w:val="clear" w:pos="1080"/>
          <w:tab w:val="left" w:pos="990"/>
        </w:tabs>
        <w:spacing w:before="120" w:after="120"/>
        <w:ind w:left="540" w:hanging="270"/>
        <w:contextualSpacing w:val="0"/>
        <w:jc w:val="both"/>
        <w:rPr>
          <w:ins w:id="59" w:author="Personal" w:date="2026-09-16T09:35:00Z" w16du:dateUtc="2026-09-16T02:35:00Z"/>
          <w:color w:val="000000" w:themeColor="text1"/>
          <w:sz w:val="26"/>
          <w:szCs w:val="26"/>
          <w:rPrChange w:id="60" w:author="Personal" w:date="2026-09-16T09:35:00Z" w16du:dateUtc="2026-09-16T02:35:00Z">
            <w:rPr>
              <w:ins w:id="61" w:author="Personal" w:date="2026-09-16T09:35:00Z" w16du:dateUtc="2026-09-16T02:35:00Z"/>
            </w:rPr>
          </w:rPrChange>
        </w:rPr>
        <w:pPrChange w:id="62" w:author="Personal" w:date="2026-09-16T09:35:00Z" w16du:dateUtc="2026-09-16T02:35:00Z">
          <w:pPr>
            <w:pStyle w:val="ListParagraph"/>
            <w:numPr>
              <w:ilvl w:val="1"/>
              <w:numId w:val="1"/>
            </w:numPr>
            <w:tabs>
              <w:tab w:val="left" w:pos="990"/>
              <w:tab w:val="left" w:pos="1080"/>
            </w:tabs>
            <w:spacing w:before="120" w:after="120" w:line="312" w:lineRule="auto"/>
            <w:ind w:left="548" w:hanging="274"/>
            <w:jc w:val="both"/>
          </w:pPr>
        </w:pPrChange>
      </w:pPr>
      <w:ins w:id="63" w:author="Personal" w:date="2026-09-16T09:35:00Z" w16du:dateUtc="2026-09-16T02:35:00Z">
        <w:r w:rsidRPr="002D5E16">
          <w:rPr>
            <w:color w:val="000000" w:themeColor="text1"/>
            <w:sz w:val="26"/>
            <w:szCs w:val="26"/>
          </w:rPr>
          <w:t>Trường hợp tiến độ kéo dài vượt quá 06</w:t>
        </w:r>
        <w:r>
          <w:rPr>
            <w:color w:val="000000" w:themeColor="text1"/>
            <w:sz w:val="26"/>
            <w:szCs w:val="26"/>
          </w:rPr>
          <w:t xml:space="preserve"> (sáu)</w:t>
        </w:r>
        <w:r w:rsidRPr="002D5E16">
          <w:rPr>
            <w:color w:val="000000" w:themeColor="text1"/>
            <w:sz w:val="26"/>
            <w:szCs w:val="26"/>
          </w:rPr>
          <w:t xml:space="preserve"> tháng do yếu tố khách quan không thuộc lỗi của Bên B, Bên B </w:t>
        </w:r>
        <w:r>
          <w:rPr>
            <w:color w:val="000000" w:themeColor="text1"/>
            <w:sz w:val="26"/>
            <w:szCs w:val="26"/>
          </w:rPr>
          <w:t>có</w:t>
        </w:r>
        <w:r w:rsidRPr="002D5E16">
          <w:rPr>
            <w:color w:val="000000" w:themeColor="text1"/>
            <w:sz w:val="26"/>
            <w:szCs w:val="26"/>
          </w:rPr>
          <w:t xml:space="preserve"> quyền đề xuất điều chỉnh đơn giá theo biến động thị trường để Bên A xem xét, quyết định. Đề xuất này chỉ có hiệu lực khi được người có thẩm quyền của Bên A chấp thuận bằng văn bản dưới hình thức Phụ lục Hợp đồng</w:t>
        </w:r>
        <w:r>
          <w:rPr>
            <w:color w:val="000000" w:themeColor="text1"/>
            <w:sz w:val="26"/>
            <w:szCs w:val="26"/>
          </w:rPr>
          <w:t>. Việc Bên B có quyền đề xuất điều chỉnh đơn giá theo quy định tại khoản này không đồng nghĩa và không làm phát sinh quyền của Bên B được tạm dừng, ngừng chờ, gián đoạn hoặc từ chối thực hiện công việc dưới bất kỳ hình thức nào; Bên B có nghĩa vụ tiếp tục triển khai đầy đủ, liên tục công việc theo đúng Hợp đồng cho đến khi có thoả thuận khác bằng văn bản của Bên A.</w:t>
        </w:r>
      </w:ins>
    </w:p>
    <w:p w14:paraId="29CDC3AF" w14:textId="77777777" w:rsidR="00F90469" w:rsidRDefault="00F90469" w:rsidP="00F90469">
      <w:pPr>
        <w:pStyle w:val="ListParagraph"/>
        <w:numPr>
          <w:ilvl w:val="1"/>
          <w:numId w:val="1"/>
        </w:numPr>
        <w:tabs>
          <w:tab w:val="clear" w:pos="1080"/>
          <w:tab w:val="left" w:pos="990"/>
        </w:tabs>
        <w:spacing w:before="120" w:after="120" w:line="312" w:lineRule="auto"/>
        <w:ind w:left="548" w:hanging="274"/>
        <w:jc w:val="both"/>
        <w:rPr>
          <w:sz w:val="26"/>
          <w:szCs w:val="26"/>
        </w:rPr>
      </w:pPr>
      <w:ins w:id="64" w:author="Personal" w:date="2026-09-09T08:23:00Z">
        <w:r w:rsidRPr="00F90469">
          <w:rPr>
            <w:sz w:val="26"/>
            <w:szCs w:val="26"/>
          </w:rPr>
          <w:t>Trường hợp Bên B chậm thực hiện các đợt đo hoặc chậm nộp báo cáo kết quả so với tiến độ đã phê duyệt mà không có lý do chính đáng được Bên A chấp thuận, Bên B chịu chế tài phạt vi phạm theo mức tối đa do pháp luật thương mại quy định cho mỗi ngày chậm trễ và bồi thường toàn bộ thiệt hại thực tế phát sinh.</w:t>
        </w:r>
      </w:ins>
    </w:p>
    <w:p w14:paraId="20F39784" w14:textId="4EBAB616" w:rsidR="002A0519" w:rsidRPr="00F90469" w:rsidRDefault="00FA3F67" w:rsidP="00F90469">
      <w:pPr>
        <w:tabs>
          <w:tab w:val="left" w:pos="284"/>
        </w:tabs>
        <w:spacing w:before="120" w:after="120" w:line="312" w:lineRule="auto"/>
        <w:jc w:val="both"/>
        <w:rPr>
          <w:sz w:val="26"/>
          <w:szCs w:val="26"/>
        </w:rPr>
      </w:pPr>
      <w:r w:rsidRPr="00F90469">
        <w:rPr>
          <w:b/>
          <w:bCs/>
          <w:sz w:val="26"/>
          <w:szCs w:val="26"/>
        </w:rPr>
        <w:t>Điều 7: Trách nhiệm và nghĩa vụ của Bên A</w:t>
      </w:r>
    </w:p>
    <w:p w14:paraId="3C08723A"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 xml:space="preserve">Bên A làm việc với các bên liên quan, bàn giao mặt bằng đủ điều kiện thi công cho bên B. </w:t>
      </w:r>
      <w:r>
        <w:rPr>
          <w:sz w:val="26"/>
          <w:szCs w:val="26"/>
          <w:lang w:val="pt-BR"/>
        </w:rPr>
        <w:t>Cung cấp cho bên B toàn bộ tài liệu liên quan đến việc thi công công trình.</w:t>
      </w:r>
    </w:p>
    <w:p w14:paraId="2B12FBA8"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Cử đại diện có mặt tại hiện trường để giám sát, nghiệm thu và phối hợp với bên B giải quyết những khó khăn, vướng mắc phát sinh trong quá trình thực hiện hợp đồng.</w:t>
      </w:r>
    </w:p>
    <w:p w14:paraId="124D14AE"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Cập nhật tiến độ thi công của dự án để bên B lên kế hoạch bố trí thời điểm quan trắc kịp thời</w:t>
      </w:r>
    </w:p>
    <w:p w14:paraId="321F16FA"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Hỗ trợ bên B trong công tác huy động thiết bị ra vào công trường, cung cấp nguồn điện, nguồn nước phục vụ thi công.</w:t>
      </w:r>
    </w:p>
    <w:p w14:paraId="6DC13E66"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Hỗ trợ chỗ làm việc, nghỉ ngơi tại chỗ cho kỹ thuật bên B trong trường hợp bên B ở lại làm việc tại dự án</w:t>
      </w:r>
    </w:p>
    <w:p w14:paraId="2983B722"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lastRenderedPageBreak/>
        <w:t>Báo cho bên B kế hoạch thi công trước 24 giờ.</w:t>
      </w:r>
    </w:p>
    <w:p w14:paraId="3D15525E"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Bảo quản, trông giữ các thiết bị, phụ kiện mà bên B đã bàn giao cho bên A. Nếu xẩy ra mất mát, hư hỏng trong thời gian bên A trông giữ thì bên A phải chịu trách nhiệm hoàn toàn;</w:t>
      </w:r>
    </w:p>
    <w:p w14:paraId="7605B0C5" w14:textId="17DACE13" w:rsidR="002A0519" w:rsidDel="001B316D" w:rsidRDefault="00FA3F67">
      <w:pPr>
        <w:tabs>
          <w:tab w:val="left" w:pos="504"/>
          <w:tab w:val="left" w:pos="567"/>
        </w:tabs>
        <w:spacing w:line="312" w:lineRule="auto"/>
        <w:jc w:val="both"/>
        <w:rPr>
          <w:del w:id="65" w:author="Personal" w:date="2026-09-08T10:01:00Z" w16du:dateUtc="2026-09-08T03:01:00Z"/>
          <w:sz w:val="26"/>
          <w:szCs w:val="26"/>
        </w:rPr>
        <w:pPrChange w:id="66" w:author="Personal" w:date="2026-09-08T10:00:00Z" w16du:dateUtc="2026-09-08T03:00:00Z">
          <w:pPr>
            <w:numPr>
              <w:ilvl w:val="1"/>
              <w:numId w:val="1"/>
            </w:numPr>
            <w:tabs>
              <w:tab w:val="left" w:pos="567"/>
              <w:tab w:val="left" w:pos="1080"/>
            </w:tabs>
            <w:spacing w:line="312" w:lineRule="auto"/>
            <w:ind w:left="567" w:hanging="567"/>
            <w:jc w:val="both"/>
          </w:pPr>
        </w:pPrChange>
      </w:pPr>
      <w:del w:id="67" w:author="Personal" w:date="2026-09-08T10:00:00Z" w16du:dateUtc="2026-09-08T03:00:00Z">
        <w:r w:rsidDel="001B316D">
          <w:rPr>
            <w:sz w:val="26"/>
            <w:szCs w:val="26"/>
          </w:rPr>
          <w:delText>Quá trình đo đạc dài, bên B không thường xuyên có mặt tại dự án nên bên A phải có trách nhiệm và kế hoạch bảo quản mốc chuẩn và quan trắc, tránh để va đập, che lấp mốc trong quá trình thi công. Các vấn đề do bên A bảo quản không cẩn thận khiến ảnh hưởng chất lượng sản phẩm, phải khôi phục, làm mới, nằm ngoài trách nhiệm bên B</w:delText>
        </w:r>
        <w:r w:rsidRPr="00851CEF" w:rsidDel="001B316D">
          <w:rPr>
            <w:sz w:val="26"/>
            <w:szCs w:val="26"/>
          </w:rPr>
          <w:delText>.</w:delText>
        </w:r>
      </w:del>
      <w:ins w:id="68" w:author="Personal" w:date="2026-09-08T10:00:00Z" w16du:dateUtc="2026-09-08T03:00:00Z">
        <w:r w:rsidR="001B316D" w:rsidRPr="00851CEF">
          <w:rPr>
            <w:sz w:val="26"/>
            <w:szCs w:val="26"/>
          </w:rPr>
          <w:t xml:space="preserve"> </w:t>
        </w:r>
      </w:ins>
      <w:ins w:id="69" w:author="Personal" w:date="2026-09-09T08:26:00Z">
        <w:r w:rsidR="00F90469" w:rsidRPr="00F90469">
          <w:rPr>
            <w:sz w:val="26"/>
            <w:szCs w:val="26"/>
          </w:rPr>
          <w:t>Do đặc thù công tác quan trắc có chu kỳ ngắt quãng và Bên B không thường xuyên túc trực tại dự án, Bên A chỉ có trách nhiệm thông báo trước khi có các hoạt động thi công lớn ảnh hưởng đến khu vực mốc để Bên B chủ động kiểm tra, bảo quản. Bên A không chịu bất kỳ trách nhiệm vật chất hay pháp lý nào liên quan đến hệ thống mốc chuẩn, mốc quan trắc; toàn bộ nghĩa vụ quản lý, bảo quản, khôi phục hoặc làm mới mốc thuộc hoàn toàn về Bên B.</w:t>
        </w:r>
      </w:ins>
    </w:p>
    <w:p w14:paraId="2457E942" w14:textId="6B58BD44" w:rsidR="00851CEF" w:rsidRPr="00D064A0" w:rsidRDefault="00FA3F67" w:rsidP="00D064A0">
      <w:pPr>
        <w:numPr>
          <w:ilvl w:val="1"/>
          <w:numId w:val="1"/>
        </w:numPr>
        <w:tabs>
          <w:tab w:val="clear" w:pos="1080"/>
          <w:tab w:val="left" w:pos="567"/>
        </w:tabs>
        <w:spacing w:line="312" w:lineRule="auto"/>
        <w:ind w:left="567" w:hanging="567"/>
        <w:jc w:val="both"/>
        <w:rPr>
          <w:ins w:id="70" w:author="Personal" w:date="2026-09-08T14:21:00Z" w16du:dateUtc="2026-09-08T07:21:00Z"/>
          <w:sz w:val="26"/>
          <w:szCs w:val="26"/>
        </w:rPr>
      </w:pPr>
      <w:r>
        <w:rPr>
          <w:sz w:val="26"/>
          <w:szCs w:val="26"/>
        </w:rPr>
        <w:t>Thanh toán hợp đồng đúng như quy định tại Điều 9 của Hợp đồng này.</w:t>
      </w:r>
    </w:p>
    <w:p w14:paraId="73917D0A" w14:textId="33141434" w:rsidR="002A0519" w:rsidRDefault="00FA3F67" w:rsidP="00866FDA">
      <w:pPr>
        <w:spacing w:before="120" w:line="312" w:lineRule="auto"/>
        <w:jc w:val="both"/>
        <w:rPr>
          <w:b/>
          <w:bCs/>
          <w:sz w:val="26"/>
          <w:szCs w:val="26"/>
        </w:rPr>
      </w:pPr>
      <w:r>
        <w:rPr>
          <w:b/>
          <w:bCs/>
          <w:sz w:val="26"/>
          <w:szCs w:val="26"/>
        </w:rPr>
        <w:t>Điều 8: Trách nhiệm và nghĩa vụ của Bên B</w:t>
      </w:r>
    </w:p>
    <w:p w14:paraId="2F76DC79" w14:textId="77777777" w:rsidR="002A0519" w:rsidRDefault="00FA3F67" w:rsidP="00866FDA">
      <w:pPr>
        <w:numPr>
          <w:ilvl w:val="1"/>
          <w:numId w:val="1"/>
        </w:numPr>
        <w:tabs>
          <w:tab w:val="clear" w:pos="1080"/>
          <w:tab w:val="left" w:pos="567"/>
        </w:tabs>
        <w:spacing w:before="120" w:line="312" w:lineRule="auto"/>
        <w:ind w:left="567" w:hanging="567"/>
        <w:jc w:val="both"/>
        <w:rPr>
          <w:sz w:val="26"/>
          <w:szCs w:val="26"/>
        </w:rPr>
      </w:pPr>
      <w:r>
        <w:rPr>
          <w:sz w:val="26"/>
          <w:szCs w:val="26"/>
        </w:rPr>
        <w:t>Trước khi thi công, bên B phải có trách nhiệm khảo sát thực tế công trình, tiến hành đo đạc các kích thước, vị trí thi công. Bên B sẽ chịu mọi chi phí phát sinh nếu không khảo sát trước khi thi công.</w:t>
      </w:r>
    </w:p>
    <w:p w14:paraId="7DF4E0E6"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Thực hiện theo đúng hợp đồng đã ký kết. Lập biện pháp thi công, biện pháp đảm bảo an toàn lao động và chất lượng trình bên A phê duyệt.</w:t>
      </w:r>
    </w:p>
    <w:p w14:paraId="3664DAAE"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Thông báo lịch thi công cụ thể để bên A cử người giám sát.</w:t>
      </w:r>
    </w:p>
    <w:p w14:paraId="56261A41"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Tổ chức nhân sự, thiết bị thực hiện Quan trắctheo yêu cầu của Hợp đồng (tiến độ, chất lượng, an toàn) đảm bảo hiệu quả kinh tế.</w:t>
      </w:r>
    </w:p>
    <w:p w14:paraId="5AC18EDB" w14:textId="29BDE9B8" w:rsidR="00851CEF" w:rsidRPr="00851CEF" w:rsidRDefault="00FA3F67" w:rsidP="00851CEF">
      <w:pPr>
        <w:numPr>
          <w:ilvl w:val="1"/>
          <w:numId w:val="1"/>
        </w:numPr>
        <w:tabs>
          <w:tab w:val="clear" w:pos="1080"/>
          <w:tab w:val="left" w:pos="567"/>
        </w:tabs>
        <w:spacing w:line="312" w:lineRule="auto"/>
        <w:ind w:left="567" w:hanging="567"/>
        <w:jc w:val="both"/>
        <w:rPr>
          <w:sz w:val="26"/>
          <w:szCs w:val="26"/>
        </w:rPr>
      </w:pPr>
      <w:r>
        <w:rPr>
          <w:sz w:val="26"/>
          <w:szCs w:val="26"/>
        </w:rPr>
        <w:t>Thực hiện và chịu trách nhiệm đối với chất lượng các sản phẩm tư vấn của mình</w:t>
      </w:r>
      <w:ins w:id="71" w:author="Personal" w:date="2026-09-08T10:19:00Z" w16du:dateUtc="2026-09-08T03:19:00Z">
        <w:r w:rsidR="00452D39">
          <w:t xml:space="preserve"> </w:t>
        </w:r>
      </w:ins>
      <w:ins w:id="72" w:author="Personal" w:date="2026-09-08T10:19:00Z">
        <w:r w:rsidR="00452D39" w:rsidRPr="00452D39">
          <w:rPr>
            <w:sz w:val="26"/>
            <w:szCs w:val="26"/>
          </w:rPr>
          <w:t>bao gồm cả việc lập thiết kế, lắp đặt, quản lý và bảo quản hệ thống mốc chuẩn/mốc quan trắc theo Đề cương quan trắc đã được phê duyệt. Trường hợp đặc thù công tác quan trắc có chu kỳ ngắt quãng, Bên B vẫn phải chủ động áp dụng các biện pháp kỹ thuật độc lập để bảo vệ mốc hoặc kiểm tra lại hiện trạng mốc trước mỗi đợt đo</w:t>
        </w:r>
      </w:ins>
      <w:r>
        <w:rPr>
          <w:sz w:val="26"/>
          <w:szCs w:val="26"/>
        </w:rPr>
        <w:t>. Sản phẩm tư vấn phải được các chuyên gia có đủ điều kiện năng lực theo qui định của pháp luật thực hiện.</w:t>
      </w:r>
      <w:ins w:id="73" w:author="Personal" w:date="2026-09-08T10:24:00Z" w16du:dateUtc="2026-09-08T03:24:00Z">
        <w:r w:rsidR="00CE44A3" w:rsidRPr="00CE44A3">
          <w:t xml:space="preserve"> </w:t>
        </w:r>
      </w:ins>
      <w:del w:id="74" w:author="Personal" w:date="2026-09-08T10:24:00Z" w16du:dateUtc="2026-09-08T03:24:00Z">
        <w:r w:rsidDel="00CE44A3">
          <w:rPr>
            <w:sz w:val="26"/>
            <w:szCs w:val="26"/>
          </w:rPr>
          <w:delText xml:space="preserve"> </w:delText>
        </w:r>
      </w:del>
      <w:del w:id="75" w:author="Personal" w:date="2026-09-08T14:25:00Z" w16du:dateUtc="2026-09-08T07:25:00Z">
        <w:r w:rsidDel="00851CEF">
          <w:rPr>
            <w:sz w:val="26"/>
            <w:szCs w:val="26"/>
          </w:rPr>
          <w:delText>Bất cứ công việc nào trong nhiệm vụ khảo sát mà bên B không đảm bảo yêu cầu kỹ thuật, chất lượng, thì bên B phải có trách nhiệm làm lại bằng chính kinh phí của mình.</w:delText>
        </w:r>
      </w:del>
      <w:ins w:id="76" w:author="Personal" w:date="2026-09-08T14:25:00Z" w16du:dateUtc="2026-09-08T07:25:00Z">
        <w:r w:rsidR="00851CEF">
          <w:rPr>
            <w:sz w:val="26"/>
            <w:szCs w:val="26"/>
          </w:rPr>
          <w:t xml:space="preserve"> </w:t>
        </w:r>
      </w:ins>
      <w:ins w:id="77" w:author="Personal" w:date="2026-09-08T14:24:00Z">
        <w:r w:rsidR="00851CEF" w:rsidRPr="00851CEF">
          <w:rPr>
            <w:sz w:val="26"/>
            <w:szCs w:val="26"/>
          </w:rPr>
          <w:t xml:space="preserve">Mọi hư hỏng, dịch chuyển, sai lệch mốc hoặc sản phẩm tư vấn không đảm bảo yêu cầu kỹ thuật, Bên B phải lập tức khắc phục và đo đạc lại bằng chính chi phí của mình trong vòng </w:t>
        </w:r>
      </w:ins>
      <w:ins w:id="78" w:author="Personal" w:date="2026-09-09T08:11:00Z" w16du:dateUtc="2026-09-09T01:11:00Z">
        <w:r w:rsidR="00693548">
          <w:rPr>
            <w:sz w:val="26"/>
            <w:szCs w:val="26"/>
          </w:rPr>
          <w:t>03</w:t>
        </w:r>
      </w:ins>
      <w:ins w:id="79" w:author="Personal" w:date="2026-09-08T14:24:00Z">
        <w:r w:rsidR="00851CEF" w:rsidRPr="00851CEF">
          <w:rPr>
            <w:sz w:val="26"/>
            <w:szCs w:val="26"/>
          </w:rPr>
          <w:t xml:space="preserve"> ngày kể từ khi có yêu cầu của Bên A. </w:t>
        </w:r>
      </w:ins>
      <w:ins w:id="80" w:author="Personal" w:date="2026-09-09T08:29:00Z">
        <w:r w:rsidR="00F90469" w:rsidRPr="00F90469">
          <w:rPr>
            <w:sz w:val="26"/>
            <w:szCs w:val="26"/>
          </w:rPr>
          <w:t>Quá thời hạn trên, Bên A có quyền thuê đơn vị độc lập thực hiện và toàn bộ chi phí phát sinh sẽ được khấu trừ trực tiếp từ bất kỳ khoản thanh toán hoặc bảo lãnh nào của Bên B, đồng thời Bên B chịu chế tài phạt vi phạm theo quy định và bồi thường toàn bộ thiệt hại thực tế phát sinh.</w:t>
        </w:r>
      </w:ins>
    </w:p>
    <w:p w14:paraId="78C80E13"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lastRenderedPageBreak/>
        <w:t xml:space="preserve">Có trách nhiệm hoàn thành đúng tiến độ và giao nộp các sản phẩm tư vấn. Bên B có trách nhiệm trình bày và bảo vệ các quan điểm về các nội dung của công việc tư vấn trong các buổi họp trình duyệt của các cấp có thẩm quyền do chủ đầu tư tổ chức. </w:t>
      </w:r>
    </w:p>
    <w:p w14:paraId="2DD0F1E1"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Lập hồ sơ nghiệm thu, hồ sơ thanh toán trình bên A phê duyệt làm cơ sở thanh toán.</w:t>
      </w:r>
    </w:p>
    <w:p w14:paraId="43DC0BB2"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Báo cáo các vấn đề vướng mắc phát sinh trong quá trình thực hiện để bên A xem xét và chỉ đạo kịp thời.</w:t>
      </w:r>
    </w:p>
    <w:p w14:paraId="6BB98606" w14:textId="77777777" w:rsidR="002A0519" w:rsidRDefault="00FA3F67" w:rsidP="00866FDA">
      <w:pPr>
        <w:numPr>
          <w:ilvl w:val="1"/>
          <w:numId w:val="1"/>
        </w:numPr>
        <w:tabs>
          <w:tab w:val="clear" w:pos="1080"/>
          <w:tab w:val="left" w:pos="567"/>
        </w:tabs>
        <w:spacing w:line="312" w:lineRule="auto"/>
        <w:ind w:left="567" w:hanging="567"/>
        <w:jc w:val="both"/>
        <w:rPr>
          <w:i/>
          <w:strike/>
          <w:sz w:val="26"/>
          <w:szCs w:val="26"/>
        </w:rPr>
      </w:pPr>
      <w:r>
        <w:rPr>
          <w:sz w:val="26"/>
          <w:szCs w:val="26"/>
        </w:rPr>
        <w:t>Chịu trách nhiệm tổ chức triển khai hợp đồng theo đúng phạm vi công việc, bản vẽ định vị hố khoan và đặc tính kỹ thuật, đảm bảo chất lượng, kỹ thuật và tiến độ của dự án; theo đúng các tiêu chuẩn và các yêu cầu của Bên A, Chủ đầu tư</w:t>
      </w:r>
    </w:p>
    <w:p w14:paraId="475796A1" w14:textId="2C219FB6"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 xml:space="preserve">Bàn </w:t>
      </w:r>
      <w:r w:rsidRPr="00AF172C">
        <w:rPr>
          <w:sz w:val="26"/>
          <w:szCs w:val="26"/>
        </w:rPr>
        <w:t xml:space="preserve">giao </w:t>
      </w:r>
      <w:r w:rsidR="00F55789" w:rsidRPr="00AF172C">
        <w:rPr>
          <w:sz w:val="26"/>
          <w:szCs w:val="26"/>
        </w:rPr>
        <w:t>0</w:t>
      </w:r>
      <w:r w:rsidR="00647E9E" w:rsidRPr="00AF172C">
        <w:rPr>
          <w:sz w:val="26"/>
          <w:szCs w:val="26"/>
        </w:rPr>
        <w:t>4</w:t>
      </w:r>
      <w:r w:rsidRPr="00AF172C">
        <w:rPr>
          <w:sz w:val="26"/>
          <w:szCs w:val="26"/>
        </w:rPr>
        <w:t xml:space="preserve"> bộ gốc báo cáo kết</w:t>
      </w:r>
      <w:r>
        <w:rPr>
          <w:sz w:val="26"/>
          <w:szCs w:val="26"/>
        </w:rPr>
        <w:t xml:space="preserve"> quả bằng ngôn ngữ tiếng việt về việc quan trắc biến dạng cho Bên A.</w:t>
      </w:r>
    </w:p>
    <w:p w14:paraId="063A8179"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Chịu trách nhiệm tổ chức điều phối các hoạt động trên công trường, thực hiện các biện pháp đảm bảo vệ sinh môi trường, phòng chống cháy nổ, an toàn lao động và an ninh trên công trường, bảo quản các vật tư và thiết bị. Trong bất cứ trường hợp và mức độ tai nạn như thế nào Bên B cũng phải tự mình chịu trách nhiệm trước pháp luật cũng như mọi chi phí tài chính khác.</w:t>
      </w:r>
    </w:p>
    <w:p w14:paraId="0D85B06A"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Thực hiện đúng các yêu cầu theo Điều 3, Điều 4 và theo đúng, tiến độ của bản hợp đồng này.</w:t>
      </w:r>
    </w:p>
    <w:p w14:paraId="5CCD817D" w14:textId="27800D15"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Có trách nhiệm tuân thủ theo đúng nội quy công trường chung của dự án do bên A ban hành. Mọi vi phạm đều sẽ bị bên A xử lý nghiêm khắc và bị phạt tiền, số tiền phạt sẽ được trừ vào thanh toán của bên B.</w:t>
      </w:r>
    </w:p>
    <w:p w14:paraId="38022573" w14:textId="2F71C1A6" w:rsidR="00B27694" w:rsidRPr="004B192E" w:rsidRDefault="00B27694" w:rsidP="00B27694">
      <w:pPr>
        <w:numPr>
          <w:ilvl w:val="1"/>
          <w:numId w:val="1"/>
        </w:numPr>
        <w:tabs>
          <w:tab w:val="clear" w:pos="1080"/>
          <w:tab w:val="left" w:pos="567"/>
        </w:tabs>
        <w:spacing w:line="312" w:lineRule="auto"/>
        <w:ind w:left="567" w:hanging="567"/>
        <w:jc w:val="both"/>
        <w:rPr>
          <w:color w:val="FF0000"/>
          <w:sz w:val="26"/>
          <w:szCs w:val="26"/>
        </w:rPr>
      </w:pPr>
      <w:r w:rsidRPr="004B192E">
        <w:rPr>
          <w:color w:val="FF0000"/>
          <w:sz w:val="26"/>
          <w:szCs w:val="26"/>
        </w:rPr>
        <w:t>Tuân thủ các quy định về an toàn lao động, vệ sinh môi trường, quy trình quản lý chất lượng (QA/QC) của Dự án và các quy định hiện hành.</w:t>
      </w:r>
    </w:p>
    <w:p w14:paraId="52ED6DFA" w14:textId="77777777" w:rsidR="002A0519" w:rsidRDefault="00FA3F67" w:rsidP="00866FDA">
      <w:pPr>
        <w:spacing w:before="120" w:line="312" w:lineRule="auto"/>
        <w:jc w:val="both"/>
        <w:rPr>
          <w:b/>
          <w:bCs/>
          <w:sz w:val="26"/>
          <w:szCs w:val="26"/>
        </w:rPr>
      </w:pPr>
      <w:r>
        <w:rPr>
          <w:b/>
          <w:bCs/>
          <w:sz w:val="26"/>
          <w:szCs w:val="26"/>
        </w:rPr>
        <w:t>Điều 9: Tạm ứng và thanh toán hợp đồng</w:t>
      </w:r>
    </w:p>
    <w:p w14:paraId="79A0FA4A" w14:textId="67EEF2ED" w:rsidR="002A0519" w:rsidRPr="00866FDA" w:rsidRDefault="00FA3F67" w:rsidP="00866FDA">
      <w:pPr>
        <w:numPr>
          <w:ilvl w:val="1"/>
          <w:numId w:val="5"/>
        </w:numPr>
        <w:tabs>
          <w:tab w:val="clear" w:pos="1080"/>
          <w:tab w:val="left" w:pos="540"/>
        </w:tabs>
        <w:spacing w:before="120" w:line="312" w:lineRule="auto"/>
        <w:ind w:left="540" w:hanging="540"/>
        <w:jc w:val="both"/>
        <w:rPr>
          <w:sz w:val="26"/>
          <w:szCs w:val="26"/>
        </w:rPr>
      </w:pPr>
      <w:r w:rsidRPr="00866FDA">
        <w:rPr>
          <w:sz w:val="26"/>
          <w:szCs w:val="26"/>
        </w:rPr>
        <w:t xml:space="preserve">Tạm ứng: Bên A sẽ tạm ứng cho bên B </w:t>
      </w:r>
      <w:r w:rsidR="002B20F1">
        <w:rPr>
          <w:sz w:val="26"/>
          <w:szCs w:val="26"/>
        </w:rPr>
        <w:t>3</w:t>
      </w:r>
      <w:r w:rsidR="002A5D76">
        <w:rPr>
          <w:sz w:val="26"/>
          <w:szCs w:val="26"/>
        </w:rPr>
        <w:t xml:space="preserve">0% </w:t>
      </w:r>
      <w:r w:rsidRPr="00866FDA">
        <w:rPr>
          <w:sz w:val="26"/>
          <w:szCs w:val="26"/>
        </w:rPr>
        <w:t>giá trị hợp đồng sau</w:t>
      </w:r>
      <w:r w:rsidR="002A5D76">
        <w:rPr>
          <w:sz w:val="26"/>
          <w:szCs w:val="26"/>
        </w:rPr>
        <w:t xml:space="preserve"> </w:t>
      </w:r>
      <w:r w:rsidR="00FE7394" w:rsidRPr="00A617A1">
        <w:rPr>
          <w:color w:val="FF0000"/>
          <w:sz w:val="26"/>
          <w:szCs w:val="26"/>
        </w:rPr>
        <w:t>10</w:t>
      </w:r>
      <w:r w:rsidR="002A5D76" w:rsidRPr="00A617A1">
        <w:rPr>
          <w:color w:val="FF0000"/>
          <w:sz w:val="26"/>
          <w:szCs w:val="26"/>
        </w:rPr>
        <w:t xml:space="preserve"> ngày</w:t>
      </w:r>
      <w:r w:rsidR="002A5D76">
        <w:rPr>
          <w:sz w:val="26"/>
          <w:szCs w:val="26"/>
        </w:rPr>
        <w:t xml:space="preserve"> sau</w:t>
      </w:r>
      <w:r w:rsidRPr="00866FDA">
        <w:rPr>
          <w:sz w:val="26"/>
          <w:szCs w:val="26"/>
        </w:rPr>
        <w:t xml:space="preserve"> khi hợp đồng được ký kết và bên A nhận được </w:t>
      </w:r>
      <w:r w:rsidR="002A5D76">
        <w:rPr>
          <w:sz w:val="26"/>
          <w:szCs w:val="26"/>
        </w:rPr>
        <w:t>đủ hồ sơ từ</w:t>
      </w:r>
      <w:r w:rsidRPr="00866FDA">
        <w:rPr>
          <w:sz w:val="26"/>
          <w:szCs w:val="26"/>
        </w:rPr>
        <w:t xml:space="preserve"> bên B.</w:t>
      </w:r>
      <w:bookmarkStart w:id="81" w:name="OLE_LINK1"/>
      <w:r w:rsidRPr="00866FDA">
        <w:rPr>
          <w:sz w:val="26"/>
          <w:szCs w:val="26"/>
        </w:rPr>
        <w:t xml:space="preserve"> Bên B </w:t>
      </w:r>
      <w:del w:id="82" w:author="Personal" w:date="2026-09-16T09:40:00Z" w16du:dateUtc="2026-09-16T02:40:00Z">
        <w:r w:rsidRPr="00866FDA" w:rsidDel="006C013E">
          <w:rPr>
            <w:sz w:val="26"/>
            <w:szCs w:val="26"/>
          </w:rPr>
          <w:delText>sẽ chỉ bắt đầu triển khai công việc khi nhận được tạm ứng từ bên A.</w:delText>
        </w:r>
      </w:del>
      <w:ins w:id="83" w:author="Personal" w:date="2026-09-16T09:40:00Z" w16du:dateUtc="2026-09-16T02:40:00Z">
        <w:r w:rsidR="006C013E" w:rsidRPr="006C013E">
          <w:t xml:space="preserve"> </w:t>
        </w:r>
      </w:ins>
      <w:ins w:id="84" w:author="Personal" w:date="2026-09-16T09:40:00Z">
        <w:r w:rsidR="006C013E" w:rsidRPr="006C013E">
          <w:rPr>
            <w:sz w:val="26"/>
            <w:szCs w:val="26"/>
          </w:rPr>
          <w:t>Bên B có trách nhiệm triển khai thi công theo đúng tiến độ từ ngày Hợp đồng có hiệu lực</w:t>
        </w:r>
      </w:ins>
      <w:ins w:id="85" w:author="Personal" w:date="2026-09-16T09:40:00Z" w16du:dateUtc="2026-09-16T02:40:00Z">
        <w:r w:rsidR="00CF4BC4">
          <w:rPr>
            <w:sz w:val="26"/>
            <w:szCs w:val="26"/>
          </w:rPr>
          <w:t>.</w:t>
        </w:r>
      </w:ins>
    </w:p>
    <w:p w14:paraId="4B5660EA" w14:textId="3AA01C69" w:rsidR="002A0519" w:rsidRDefault="00FA3F67" w:rsidP="00647E9E">
      <w:pPr>
        <w:spacing w:line="312" w:lineRule="auto"/>
        <w:ind w:left="540"/>
        <w:jc w:val="both"/>
        <w:rPr>
          <w:sz w:val="26"/>
          <w:szCs w:val="26"/>
        </w:rPr>
      </w:pPr>
      <w:r w:rsidRPr="00866FDA">
        <w:rPr>
          <w:sz w:val="26"/>
          <w:szCs w:val="26"/>
        </w:rPr>
        <w:t xml:space="preserve">Giá trị tạm ứng sẽ được khấu trừ vào các đợt thanh toán, </w:t>
      </w:r>
      <w:r w:rsidR="00647E9E">
        <w:rPr>
          <w:sz w:val="26"/>
          <w:szCs w:val="26"/>
        </w:rPr>
        <w:t>theo tỷ lệ hoàn thành từng đợt.</w:t>
      </w:r>
    </w:p>
    <w:p w14:paraId="2B6ECDD3" w14:textId="45C6CD94" w:rsidR="002A5D76" w:rsidRPr="004B192E" w:rsidRDefault="002A5D76" w:rsidP="00647E9E">
      <w:pPr>
        <w:spacing w:line="312" w:lineRule="auto"/>
        <w:ind w:left="540"/>
        <w:jc w:val="both"/>
        <w:rPr>
          <w:color w:val="FF0000"/>
          <w:sz w:val="26"/>
          <w:szCs w:val="26"/>
        </w:rPr>
      </w:pPr>
      <w:r w:rsidRPr="004B192E">
        <w:rPr>
          <w:color w:val="FF0000"/>
          <w:sz w:val="26"/>
          <w:szCs w:val="26"/>
        </w:rPr>
        <w:t>Hồ sơ tạm ứng bao gồm:</w:t>
      </w:r>
    </w:p>
    <w:p w14:paraId="76C98D57" w14:textId="69EBDB2A" w:rsidR="002A5D76" w:rsidRPr="004B192E" w:rsidRDefault="002A5D76" w:rsidP="002C7925">
      <w:pPr>
        <w:spacing w:line="312" w:lineRule="auto"/>
        <w:ind w:left="567"/>
        <w:jc w:val="both"/>
        <w:rPr>
          <w:color w:val="FF0000"/>
          <w:sz w:val="26"/>
          <w:szCs w:val="26"/>
        </w:rPr>
      </w:pPr>
      <w:r w:rsidRPr="004B192E">
        <w:rPr>
          <w:color w:val="FF0000"/>
          <w:sz w:val="26"/>
          <w:szCs w:val="26"/>
        </w:rPr>
        <w:t>- Đề nghị tạm ứng;</w:t>
      </w:r>
    </w:p>
    <w:p w14:paraId="1843D405" w14:textId="6098634D" w:rsidR="00DB2FD0" w:rsidRPr="00A064C6" w:rsidRDefault="00DB2FD0" w:rsidP="002C7925">
      <w:pPr>
        <w:spacing w:line="312" w:lineRule="auto"/>
        <w:ind w:left="567"/>
        <w:jc w:val="both"/>
        <w:rPr>
          <w:color w:val="FF0000"/>
          <w:sz w:val="26"/>
          <w:szCs w:val="26"/>
        </w:rPr>
      </w:pPr>
      <w:commentRangeStart w:id="86"/>
      <w:r w:rsidRPr="00A064C6">
        <w:rPr>
          <w:color w:val="FF0000"/>
          <w:sz w:val="26"/>
          <w:szCs w:val="26"/>
        </w:rPr>
        <w:t>- Bảo lãnh thực hiện Hợp đồng theo quy định tại Điều 10 của Hợp đồng này</w:t>
      </w:r>
      <w:commentRangeEnd w:id="86"/>
      <w:r w:rsidR="006C013E" w:rsidRPr="00A064C6">
        <w:rPr>
          <w:rStyle w:val="CommentReference"/>
          <w:color w:val="FF0000"/>
          <w:sz w:val="26"/>
          <w:szCs w:val="26"/>
        </w:rPr>
        <w:commentReference w:id="86"/>
      </w:r>
    </w:p>
    <w:p w14:paraId="641CE3FB" w14:textId="24918AE1" w:rsidR="002A5D76" w:rsidRPr="004B192E" w:rsidRDefault="002A5D76" w:rsidP="002C7925">
      <w:pPr>
        <w:spacing w:line="312" w:lineRule="auto"/>
        <w:ind w:left="567"/>
        <w:jc w:val="both"/>
        <w:rPr>
          <w:color w:val="FF0000"/>
          <w:sz w:val="26"/>
          <w:szCs w:val="26"/>
        </w:rPr>
      </w:pPr>
      <w:r w:rsidRPr="004B192E">
        <w:rPr>
          <w:color w:val="FF0000"/>
          <w:sz w:val="26"/>
          <w:szCs w:val="26"/>
        </w:rPr>
        <w:t>- Bảo lãnh tạm ứng theo quy định tại Điều 10 của Hợp đồng này.</w:t>
      </w:r>
    </w:p>
    <w:p w14:paraId="4BD0D496" w14:textId="77777777" w:rsidR="002A0519" w:rsidRPr="00866FDA" w:rsidRDefault="00FA3F67" w:rsidP="00866FDA">
      <w:pPr>
        <w:numPr>
          <w:ilvl w:val="1"/>
          <w:numId w:val="5"/>
        </w:numPr>
        <w:tabs>
          <w:tab w:val="clear" w:pos="1080"/>
          <w:tab w:val="left" w:pos="540"/>
        </w:tabs>
        <w:spacing w:line="312" w:lineRule="auto"/>
        <w:ind w:left="540" w:hanging="540"/>
        <w:jc w:val="both"/>
        <w:rPr>
          <w:sz w:val="26"/>
          <w:szCs w:val="26"/>
        </w:rPr>
      </w:pPr>
      <w:r w:rsidRPr="00866FDA">
        <w:rPr>
          <w:sz w:val="26"/>
          <w:szCs w:val="26"/>
        </w:rPr>
        <w:t>Thanh toán:</w:t>
      </w:r>
    </w:p>
    <w:p w14:paraId="257867B2" w14:textId="77777777" w:rsidR="002A0519" w:rsidRPr="00866FDA" w:rsidRDefault="00FA3F67" w:rsidP="00866FDA">
      <w:pPr>
        <w:numPr>
          <w:ilvl w:val="1"/>
          <w:numId w:val="1"/>
        </w:numPr>
        <w:tabs>
          <w:tab w:val="clear" w:pos="1080"/>
          <w:tab w:val="left" w:pos="567"/>
        </w:tabs>
        <w:spacing w:line="312" w:lineRule="auto"/>
        <w:ind w:left="567" w:hanging="567"/>
        <w:jc w:val="both"/>
        <w:rPr>
          <w:sz w:val="26"/>
          <w:szCs w:val="26"/>
        </w:rPr>
      </w:pPr>
      <w:r w:rsidRPr="00866FDA">
        <w:rPr>
          <w:sz w:val="26"/>
          <w:szCs w:val="26"/>
        </w:rPr>
        <w:t xml:space="preserve">Đợt thanh toán: </w:t>
      </w:r>
    </w:p>
    <w:p w14:paraId="172ECC0B" w14:textId="77777777" w:rsidR="002A0519" w:rsidRPr="00866FDA" w:rsidRDefault="00FA3F67" w:rsidP="00866FDA">
      <w:pPr>
        <w:tabs>
          <w:tab w:val="left" w:pos="504"/>
          <w:tab w:val="left" w:pos="540"/>
        </w:tabs>
        <w:spacing w:line="312" w:lineRule="auto"/>
        <w:ind w:left="540"/>
        <w:jc w:val="both"/>
        <w:rPr>
          <w:sz w:val="26"/>
          <w:szCs w:val="26"/>
        </w:rPr>
      </w:pPr>
      <w:r w:rsidRPr="00866FDA">
        <w:rPr>
          <w:b/>
          <w:bCs/>
          <w:sz w:val="26"/>
          <w:szCs w:val="26"/>
        </w:rPr>
        <w:t>+ Đợt 1</w:t>
      </w:r>
      <w:r w:rsidRPr="00866FDA">
        <w:rPr>
          <w:sz w:val="26"/>
          <w:szCs w:val="26"/>
        </w:rPr>
        <w:t>: Khi bên B hoàn thành một phần khối lượng của các công tác thi công mốc và quan trắc. (Có khối lượng là có thể làm thanh toán)</w:t>
      </w:r>
    </w:p>
    <w:p w14:paraId="79567432" w14:textId="77777777" w:rsidR="002A0519" w:rsidRPr="00866FDA" w:rsidRDefault="00FA3F67" w:rsidP="00866FDA">
      <w:pPr>
        <w:tabs>
          <w:tab w:val="left" w:pos="504"/>
          <w:tab w:val="left" w:pos="540"/>
        </w:tabs>
        <w:spacing w:line="312" w:lineRule="auto"/>
        <w:ind w:left="540"/>
        <w:jc w:val="both"/>
        <w:rPr>
          <w:sz w:val="26"/>
          <w:szCs w:val="26"/>
        </w:rPr>
      </w:pPr>
      <w:r w:rsidRPr="00866FDA">
        <w:rPr>
          <w:b/>
          <w:bCs/>
          <w:sz w:val="26"/>
          <w:szCs w:val="26"/>
        </w:rPr>
        <w:lastRenderedPageBreak/>
        <w:t>+ Các đợt tiếp theo:</w:t>
      </w:r>
      <w:r w:rsidRPr="00866FDA">
        <w:rPr>
          <w:sz w:val="26"/>
          <w:szCs w:val="26"/>
        </w:rPr>
        <w:t xml:space="preserve"> Chốt khối lượng làm thanh toán theo giá trị hoàn thành hoặc theo từng chu kỳ, hoặc vào ngày cuối cùng của tháng (tùy điều kiện nào hợp lý và đến trước).</w:t>
      </w:r>
    </w:p>
    <w:p w14:paraId="04B496D5" w14:textId="77777777" w:rsidR="002A0519" w:rsidRPr="00866FDA" w:rsidRDefault="00FA3F67" w:rsidP="00866FDA">
      <w:pPr>
        <w:numPr>
          <w:ilvl w:val="1"/>
          <w:numId w:val="1"/>
        </w:numPr>
        <w:tabs>
          <w:tab w:val="clear" w:pos="1080"/>
          <w:tab w:val="left" w:pos="567"/>
        </w:tabs>
        <w:spacing w:line="312" w:lineRule="auto"/>
        <w:ind w:left="567" w:hanging="567"/>
        <w:jc w:val="both"/>
        <w:rPr>
          <w:sz w:val="26"/>
          <w:szCs w:val="26"/>
        </w:rPr>
      </w:pPr>
      <w:r w:rsidRPr="00866FDA">
        <w:rPr>
          <w:sz w:val="26"/>
          <w:szCs w:val="26"/>
        </w:rPr>
        <w:t xml:space="preserve">Bên A sẽ thanh toán cho bên B đến 90% giá trị hoàn thành của kỳ thanh toán đó trừ đi các khoản khấu trừ (nếu có). </w:t>
      </w:r>
    </w:p>
    <w:p w14:paraId="1F0B15D0" w14:textId="77777777" w:rsidR="002A0519" w:rsidRPr="00866FDA" w:rsidRDefault="00FA3F67" w:rsidP="00866FDA">
      <w:pPr>
        <w:numPr>
          <w:ilvl w:val="1"/>
          <w:numId w:val="1"/>
        </w:numPr>
        <w:tabs>
          <w:tab w:val="clear" w:pos="1080"/>
          <w:tab w:val="left" w:pos="567"/>
        </w:tabs>
        <w:spacing w:line="312" w:lineRule="auto"/>
        <w:ind w:left="567" w:hanging="567"/>
        <w:jc w:val="both"/>
        <w:rPr>
          <w:sz w:val="26"/>
          <w:szCs w:val="26"/>
        </w:rPr>
      </w:pPr>
      <w:r w:rsidRPr="00866FDA">
        <w:rPr>
          <w:sz w:val="26"/>
          <w:szCs w:val="26"/>
        </w:rPr>
        <w:t>Hồ sơ thanh toán bao gồm:</w:t>
      </w:r>
    </w:p>
    <w:p w14:paraId="07509B64" w14:textId="4E92647A" w:rsidR="002A0519" w:rsidRPr="00866FDA" w:rsidRDefault="00FA3F67" w:rsidP="00866FDA">
      <w:pPr>
        <w:tabs>
          <w:tab w:val="left" w:pos="432"/>
          <w:tab w:val="left" w:pos="1080"/>
        </w:tabs>
        <w:spacing w:line="312" w:lineRule="auto"/>
        <w:ind w:left="547"/>
        <w:jc w:val="both"/>
        <w:rPr>
          <w:sz w:val="26"/>
          <w:szCs w:val="26"/>
        </w:rPr>
      </w:pPr>
      <w:r w:rsidRPr="00866FDA">
        <w:rPr>
          <w:sz w:val="26"/>
          <w:szCs w:val="26"/>
        </w:rPr>
        <w:t>+ Biên bản nghiệm thu</w:t>
      </w:r>
      <w:r w:rsidR="00954C0C">
        <w:rPr>
          <w:sz w:val="26"/>
          <w:szCs w:val="26"/>
        </w:rPr>
        <w:t xml:space="preserve"> khối lượng hoàn thành</w:t>
      </w:r>
      <w:r w:rsidRPr="00866FDA">
        <w:rPr>
          <w:sz w:val="26"/>
          <w:szCs w:val="26"/>
        </w:rPr>
        <w:t xml:space="preserve"> báo cáo quan trắc cho từng chu kỳ;</w:t>
      </w:r>
    </w:p>
    <w:p w14:paraId="3A66021A" w14:textId="263DC0E4" w:rsidR="002A0519" w:rsidRPr="00866FDA" w:rsidRDefault="00FA3F67" w:rsidP="00866FDA">
      <w:pPr>
        <w:tabs>
          <w:tab w:val="left" w:pos="1080"/>
        </w:tabs>
        <w:spacing w:line="312" w:lineRule="auto"/>
        <w:jc w:val="both"/>
        <w:rPr>
          <w:sz w:val="26"/>
          <w:szCs w:val="26"/>
        </w:rPr>
      </w:pPr>
      <w:r w:rsidRPr="00866FDA">
        <w:rPr>
          <w:sz w:val="26"/>
          <w:szCs w:val="26"/>
        </w:rPr>
        <w:t xml:space="preserve">        + Bảng xác nhận giá trị hoàn thành</w:t>
      </w:r>
      <w:r w:rsidR="009B62BD">
        <w:rPr>
          <w:sz w:val="26"/>
          <w:szCs w:val="26"/>
        </w:rPr>
        <w:t xml:space="preserve"> </w:t>
      </w:r>
      <w:r w:rsidR="009B62BD" w:rsidRPr="009B62BD">
        <w:rPr>
          <w:color w:val="FF0000"/>
          <w:sz w:val="26"/>
          <w:szCs w:val="26"/>
        </w:rPr>
        <w:t>theo mẫu của Bên A</w:t>
      </w:r>
      <w:r w:rsidRPr="00866FDA">
        <w:rPr>
          <w:sz w:val="26"/>
          <w:szCs w:val="26"/>
        </w:rPr>
        <w:t>;</w:t>
      </w:r>
    </w:p>
    <w:p w14:paraId="766B70D0" w14:textId="77777777" w:rsidR="002A0519" w:rsidRPr="00866FDA" w:rsidRDefault="00FA3F67" w:rsidP="00866FDA">
      <w:pPr>
        <w:tabs>
          <w:tab w:val="left" w:pos="1080"/>
        </w:tabs>
        <w:spacing w:line="312" w:lineRule="auto"/>
        <w:jc w:val="both"/>
        <w:rPr>
          <w:sz w:val="26"/>
          <w:szCs w:val="26"/>
        </w:rPr>
      </w:pPr>
      <w:r w:rsidRPr="00866FDA">
        <w:rPr>
          <w:sz w:val="26"/>
          <w:szCs w:val="26"/>
        </w:rPr>
        <w:t xml:space="preserve">        + Đề nghị thanh toán của bên B;</w:t>
      </w:r>
    </w:p>
    <w:p w14:paraId="12D3E5CF" w14:textId="10BBA1B3" w:rsidR="002A0519" w:rsidRPr="00866FDA" w:rsidRDefault="00FA3F67" w:rsidP="00866FDA">
      <w:pPr>
        <w:tabs>
          <w:tab w:val="left" w:pos="1080"/>
        </w:tabs>
        <w:spacing w:line="312" w:lineRule="auto"/>
        <w:jc w:val="both"/>
        <w:rPr>
          <w:sz w:val="26"/>
          <w:szCs w:val="26"/>
        </w:rPr>
      </w:pPr>
      <w:r w:rsidRPr="00866FDA">
        <w:rPr>
          <w:sz w:val="26"/>
          <w:szCs w:val="26"/>
        </w:rPr>
        <w:t xml:space="preserve">        + Hóa đơn GTGT hợp lệ</w:t>
      </w:r>
      <w:r w:rsidR="00925184">
        <w:rPr>
          <w:sz w:val="26"/>
          <w:szCs w:val="26"/>
        </w:rPr>
        <w:t xml:space="preserve"> </w:t>
      </w:r>
      <w:r w:rsidR="00925184" w:rsidRPr="00925184">
        <w:rPr>
          <w:color w:val="FF0000"/>
          <w:sz w:val="26"/>
          <w:szCs w:val="26"/>
        </w:rPr>
        <w:t>(2 bản hóa đơn chuyển đổi có ký và dấu của Bên B)</w:t>
      </w:r>
      <w:r w:rsidRPr="00925184">
        <w:rPr>
          <w:color w:val="FF0000"/>
          <w:sz w:val="26"/>
          <w:szCs w:val="26"/>
        </w:rPr>
        <w:t>;</w:t>
      </w:r>
    </w:p>
    <w:p w14:paraId="6623EE9E" w14:textId="03D32B97" w:rsidR="002A0519" w:rsidRPr="00AF6623" w:rsidRDefault="00FA3F67" w:rsidP="00AF6623">
      <w:pPr>
        <w:numPr>
          <w:ilvl w:val="1"/>
          <w:numId w:val="1"/>
        </w:numPr>
        <w:tabs>
          <w:tab w:val="clear" w:pos="1080"/>
          <w:tab w:val="left" w:pos="567"/>
        </w:tabs>
        <w:spacing w:line="312" w:lineRule="auto"/>
        <w:ind w:left="567" w:hanging="567"/>
        <w:jc w:val="both"/>
        <w:rPr>
          <w:sz w:val="26"/>
          <w:szCs w:val="26"/>
        </w:rPr>
      </w:pPr>
      <w:r w:rsidRPr="00AF6623">
        <w:rPr>
          <w:sz w:val="26"/>
          <w:szCs w:val="26"/>
        </w:rPr>
        <w:t xml:space="preserve">Thời gian thanh toán: Sau </w:t>
      </w:r>
      <w:ins w:id="87" w:author="Personal" w:date="2026-09-16T09:41:00Z" w16du:dateUtc="2026-09-16T02:41:00Z">
        <w:r w:rsidR="00CF4BC4">
          <w:rPr>
            <w:sz w:val="26"/>
            <w:szCs w:val="26"/>
          </w:rPr>
          <w:t>10</w:t>
        </w:r>
      </w:ins>
      <w:del w:id="88" w:author="Personal" w:date="2026-09-16T09:41:00Z" w16du:dateUtc="2026-09-16T02:41:00Z">
        <w:r w:rsidRPr="00AF6623" w:rsidDel="00CF4BC4">
          <w:rPr>
            <w:sz w:val="26"/>
            <w:szCs w:val="26"/>
          </w:rPr>
          <w:delText>05</w:delText>
        </w:r>
      </w:del>
      <w:r w:rsidRPr="00AF6623">
        <w:rPr>
          <w:sz w:val="26"/>
          <w:szCs w:val="26"/>
        </w:rPr>
        <w:t xml:space="preserve"> ngày kể từ khi nhận được hồ sơ thanh toán hợp lệ của bên B.</w:t>
      </w:r>
      <w:ins w:id="89" w:author="Personal" w:date="2026-09-08T14:32:00Z" w16du:dateUtc="2026-09-08T07:32:00Z">
        <w:r w:rsidR="00AF6623" w:rsidRPr="00AF6623">
          <w:rPr>
            <w:rFonts w:ascii="Arial" w:hAnsi="Arial" w:cs="Arial"/>
          </w:rPr>
          <w:t xml:space="preserve"> </w:t>
        </w:r>
      </w:ins>
      <w:ins w:id="90" w:author="Personal" w:date="2026-09-08T14:32:00Z">
        <w:r w:rsidR="00AF6623" w:rsidRPr="00AF6623">
          <w:rPr>
            <w:sz w:val="26"/>
            <w:szCs w:val="26"/>
          </w:rPr>
          <w:t xml:space="preserve">. </w:t>
        </w:r>
        <w:r w:rsidR="00AF6623" w:rsidRPr="00AF6623">
          <w:rPr>
            <w:sz w:val="26"/>
            <w:szCs w:val="26"/>
            <w:rPrChange w:id="91" w:author="Personal" w:date="2026-09-08T14:32:00Z" w16du:dateUtc="2026-09-08T07:32:00Z">
              <w:rPr>
                <w:b/>
                <w:bCs/>
                <w:sz w:val="26"/>
                <w:szCs w:val="26"/>
              </w:rPr>
            </w:rPrChange>
          </w:rPr>
          <w:t>Bên A có toàn quyền từ chối hoặc tạm hoãn thanh toán đối với các kỳ thanh toán/quyết toán nếu Bên B chưa hoàn thiện đầy đủ hồ sơ pháp lý, chứng từ hợp lệ, hoặc chưa khắc phục triệt để các sai sót kỹ thuật theo yêu cầu của Bên A mà Bên A không phải chịu bất kỳ khoản lãi chậm trả hay bồi thường nào.</w:t>
        </w:r>
        <w:r w:rsidR="00AF6623" w:rsidRPr="00AF6623">
          <w:rPr>
            <w:sz w:val="26"/>
            <w:szCs w:val="26"/>
          </w:rPr>
          <w:t xml:space="preserve"> </w:t>
        </w:r>
      </w:ins>
    </w:p>
    <w:p w14:paraId="0B861AFD" w14:textId="77777777" w:rsidR="002A0519" w:rsidRDefault="00FA3F67" w:rsidP="00866FDA">
      <w:pPr>
        <w:numPr>
          <w:ilvl w:val="1"/>
          <w:numId w:val="5"/>
        </w:numPr>
        <w:tabs>
          <w:tab w:val="clear" w:pos="1080"/>
          <w:tab w:val="left" w:pos="540"/>
        </w:tabs>
        <w:spacing w:line="312" w:lineRule="auto"/>
        <w:ind w:left="540" w:hanging="540"/>
        <w:jc w:val="both"/>
        <w:rPr>
          <w:sz w:val="26"/>
          <w:szCs w:val="26"/>
        </w:rPr>
      </w:pPr>
      <w:r>
        <w:rPr>
          <w:sz w:val="26"/>
          <w:szCs w:val="26"/>
        </w:rPr>
        <w:t>Quyết toán: Bên A sẽ thanh toán cho bên B 100% giá trị quyết toán sau khi bên B hoàn thành xong toàn bộ công việc được thể hiện trong hợp đồng</w:t>
      </w:r>
      <w:bookmarkEnd w:id="81"/>
      <w:r>
        <w:rPr>
          <w:sz w:val="26"/>
          <w:szCs w:val="26"/>
        </w:rPr>
        <w:t>, hồ sơ thanh toán bao gồm:</w:t>
      </w:r>
    </w:p>
    <w:p w14:paraId="32C60B7E" w14:textId="77777777" w:rsidR="002A0519" w:rsidRDefault="00FA3F67" w:rsidP="00866FDA">
      <w:pPr>
        <w:numPr>
          <w:ilvl w:val="1"/>
          <w:numId w:val="6"/>
        </w:numPr>
        <w:tabs>
          <w:tab w:val="left" w:pos="900"/>
        </w:tabs>
        <w:spacing w:line="312" w:lineRule="auto"/>
        <w:ind w:hanging="540"/>
        <w:jc w:val="both"/>
        <w:rPr>
          <w:sz w:val="26"/>
          <w:szCs w:val="26"/>
        </w:rPr>
      </w:pPr>
      <w:r>
        <w:rPr>
          <w:sz w:val="26"/>
          <w:szCs w:val="26"/>
        </w:rPr>
        <w:t>Biên bản nghiệm thu báo cáo quan trắc cho từng chu kỳ;</w:t>
      </w:r>
    </w:p>
    <w:p w14:paraId="72B3A15C" w14:textId="1FE45FB7" w:rsidR="002A0519" w:rsidRDefault="00FA3F67" w:rsidP="00866FDA">
      <w:pPr>
        <w:numPr>
          <w:ilvl w:val="1"/>
          <w:numId w:val="6"/>
        </w:numPr>
        <w:tabs>
          <w:tab w:val="left" w:pos="900"/>
        </w:tabs>
        <w:spacing w:line="312" w:lineRule="auto"/>
        <w:ind w:hanging="540"/>
        <w:jc w:val="both"/>
        <w:rPr>
          <w:sz w:val="26"/>
          <w:szCs w:val="26"/>
        </w:rPr>
      </w:pPr>
      <w:r>
        <w:rPr>
          <w:sz w:val="26"/>
          <w:szCs w:val="26"/>
        </w:rPr>
        <w:t>Bảng quyết toán hợp đồng</w:t>
      </w:r>
      <w:r w:rsidR="0038769B">
        <w:rPr>
          <w:sz w:val="26"/>
          <w:szCs w:val="26"/>
        </w:rPr>
        <w:t xml:space="preserve"> </w:t>
      </w:r>
      <w:r w:rsidR="0038769B" w:rsidRPr="0038769B">
        <w:rPr>
          <w:color w:val="FF0000"/>
          <w:sz w:val="26"/>
          <w:szCs w:val="26"/>
        </w:rPr>
        <w:t>theo mẫu của Bên A</w:t>
      </w:r>
      <w:r>
        <w:rPr>
          <w:sz w:val="26"/>
          <w:szCs w:val="26"/>
        </w:rPr>
        <w:t>;</w:t>
      </w:r>
    </w:p>
    <w:p w14:paraId="7042364A" w14:textId="77777777" w:rsidR="002A0519" w:rsidRDefault="00FA3F67" w:rsidP="00866FDA">
      <w:pPr>
        <w:numPr>
          <w:ilvl w:val="1"/>
          <w:numId w:val="6"/>
        </w:numPr>
        <w:tabs>
          <w:tab w:val="left" w:pos="900"/>
        </w:tabs>
        <w:spacing w:line="312" w:lineRule="auto"/>
        <w:ind w:hanging="540"/>
        <w:jc w:val="both"/>
        <w:rPr>
          <w:sz w:val="26"/>
          <w:szCs w:val="26"/>
        </w:rPr>
      </w:pPr>
      <w:r>
        <w:rPr>
          <w:sz w:val="26"/>
          <w:szCs w:val="26"/>
        </w:rPr>
        <w:t>Đề nghị thanh toán của bên B;</w:t>
      </w:r>
    </w:p>
    <w:p w14:paraId="37299611" w14:textId="77777777" w:rsidR="002A0519" w:rsidRDefault="00FA3F67" w:rsidP="00866FDA">
      <w:pPr>
        <w:numPr>
          <w:ilvl w:val="1"/>
          <w:numId w:val="6"/>
        </w:numPr>
        <w:tabs>
          <w:tab w:val="left" w:pos="900"/>
        </w:tabs>
        <w:spacing w:line="312" w:lineRule="auto"/>
        <w:ind w:hanging="540"/>
        <w:jc w:val="both"/>
        <w:rPr>
          <w:sz w:val="26"/>
          <w:szCs w:val="26"/>
        </w:rPr>
      </w:pPr>
      <w:r>
        <w:rPr>
          <w:sz w:val="26"/>
          <w:szCs w:val="26"/>
        </w:rPr>
        <w:t>Hóa đơn GTGT hợp lệ;</w:t>
      </w:r>
    </w:p>
    <w:p w14:paraId="516ED447" w14:textId="77777777" w:rsidR="002A0519" w:rsidRDefault="00FA3F67" w:rsidP="00866FDA">
      <w:pPr>
        <w:numPr>
          <w:ilvl w:val="1"/>
          <w:numId w:val="6"/>
        </w:numPr>
        <w:tabs>
          <w:tab w:val="left" w:pos="900"/>
        </w:tabs>
        <w:spacing w:line="312" w:lineRule="auto"/>
        <w:ind w:hanging="540"/>
        <w:jc w:val="both"/>
        <w:rPr>
          <w:sz w:val="26"/>
          <w:szCs w:val="26"/>
        </w:rPr>
      </w:pPr>
      <w:r>
        <w:rPr>
          <w:sz w:val="26"/>
          <w:szCs w:val="26"/>
        </w:rPr>
        <w:t>Biên bản thanh lý hợp đồng.</w:t>
      </w:r>
    </w:p>
    <w:p w14:paraId="23D29A49" w14:textId="6B13DDDA"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 xml:space="preserve">Thời hạn thanh toán: Bên A thanh toán cho bên B trong vòng </w:t>
      </w:r>
      <w:r w:rsidR="00667B91" w:rsidRPr="00667B91">
        <w:rPr>
          <w:color w:val="FF0000"/>
          <w:sz w:val="26"/>
          <w:szCs w:val="26"/>
        </w:rPr>
        <w:t>10</w:t>
      </w:r>
      <w:r w:rsidRPr="00667B91">
        <w:rPr>
          <w:color w:val="FF0000"/>
          <w:sz w:val="26"/>
          <w:szCs w:val="26"/>
        </w:rPr>
        <w:t xml:space="preserve"> ngày</w:t>
      </w:r>
      <w:r>
        <w:rPr>
          <w:sz w:val="26"/>
          <w:szCs w:val="26"/>
        </w:rPr>
        <w:t xml:space="preserve"> làm việc kể từ khi hoàn thành các điều kiện thanh toán quy định ở trên.</w:t>
      </w:r>
    </w:p>
    <w:p w14:paraId="6175AAF9"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Hình thức thanh toán: chuyển khoản qua ngân hàng.</w:t>
      </w:r>
    </w:p>
    <w:p w14:paraId="7A2D0518"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Đồng tiền thanh toán: Việt Nam đồng (VNĐ).</w:t>
      </w:r>
    </w:p>
    <w:p w14:paraId="41067A1F" w14:textId="737F6463" w:rsidR="00DF608C" w:rsidRPr="00CD6436" w:rsidRDefault="00DF608C" w:rsidP="00FA3F67">
      <w:pPr>
        <w:spacing w:before="120" w:line="312" w:lineRule="auto"/>
        <w:jc w:val="both"/>
        <w:rPr>
          <w:b/>
          <w:bCs/>
          <w:color w:val="FF0000"/>
          <w:sz w:val="26"/>
          <w:szCs w:val="26"/>
        </w:rPr>
      </w:pPr>
      <w:r w:rsidRPr="00CD6436">
        <w:rPr>
          <w:b/>
          <w:bCs/>
          <w:color w:val="FF0000"/>
          <w:sz w:val="26"/>
          <w:szCs w:val="26"/>
        </w:rPr>
        <w:t>Điều 10: Bảo lãnh Hợp đồng và Bảo lãnh Tạm ứng</w:t>
      </w:r>
    </w:p>
    <w:p w14:paraId="7B9C617B" w14:textId="69BDA681" w:rsidR="00D36A26" w:rsidRPr="00CD6436" w:rsidRDefault="00D36A26" w:rsidP="00D36A26">
      <w:pPr>
        <w:spacing w:before="120" w:line="312" w:lineRule="auto"/>
        <w:jc w:val="both"/>
        <w:rPr>
          <w:bCs/>
          <w:color w:val="FF0000"/>
          <w:sz w:val="26"/>
          <w:szCs w:val="26"/>
        </w:rPr>
      </w:pPr>
      <w:r w:rsidRPr="00CD6436">
        <w:rPr>
          <w:b/>
          <w:bCs/>
          <w:color w:val="FF0000"/>
          <w:sz w:val="26"/>
          <w:szCs w:val="26"/>
        </w:rPr>
        <w:t>10.1. Bảo lãnh tạm ứng Hợp đồng</w:t>
      </w:r>
    </w:p>
    <w:p w14:paraId="3954B5DA" w14:textId="77D70974" w:rsidR="00D36A26" w:rsidRPr="00CD6436" w:rsidRDefault="00D36A26" w:rsidP="00D36A26">
      <w:pPr>
        <w:spacing w:before="120" w:line="312" w:lineRule="auto"/>
        <w:jc w:val="both"/>
        <w:rPr>
          <w:bCs/>
          <w:color w:val="FF0000"/>
          <w:sz w:val="26"/>
          <w:szCs w:val="26"/>
        </w:rPr>
      </w:pPr>
      <w:r w:rsidRPr="00CD6436">
        <w:rPr>
          <w:bCs/>
          <w:color w:val="FF0000"/>
          <w:sz w:val="26"/>
          <w:szCs w:val="26"/>
        </w:rPr>
        <w:t>Hình thức bảo lãnh: Bảo lãnh vô điều kiện, không hủy ngang của Ngân hàng thương mại trong nước được Bên A chấp thuận (Vietcombank,</w:t>
      </w:r>
      <w:r w:rsidR="00CC6B46">
        <w:rPr>
          <w:bCs/>
          <w:color w:val="FF0000"/>
          <w:sz w:val="26"/>
          <w:szCs w:val="26"/>
        </w:rPr>
        <w:t xml:space="preserve"> Vietinbank, BIDV, Agribank, ACB hoặc</w:t>
      </w:r>
      <w:r w:rsidRPr="00CD6436">
        <w:rPr>
          <w:bCs/>
          <w:color w:val="FF0000"/>
          <w:sz w:val="26"/>
          <w:szCs w:val="26"/>
        </w:rPr>
        <w:t xml:space="preserve"> </w:t>
      </w:r>
      <w:r w:rsidR="001325B7">
        <w:rPr>
          <w:bCs/>
          <w:color w:val="FF0000"/>
          <w:sz w:val="26"/>
          <w:szCs w:val="26"/>
        </w:rPr>
        <w:t>MB</w:t>
      </w:r>
      <w:r w:rsidRPr="00CD6436">
        <w:rPr>
          <w:bCs/>
          <w:color w:val="FF0000"/>
          <w:sz w:val="26"/>
          <w:szCs w:val="26"/>
        </w:rPr>
        <w:t>), theo mẫu bên A chấp thuận đính kèm tại Biểu 06 của hợp đồng này.</w:t>
      </w:r>
    </w:p>
    <w:p w14:paraId="01D143F1" w14:textId="77777777" w:rsidR="00D36A26" w:rsidRPr="00CD6436" w:rsidRDefault="00D36A26" w:rsidP="00D36A26">
      <w:pPr>
        <w:spacing w:before="120" w:line="312" w:lineRule="auto"/>
        <w:jc w:val="both"/>
        <w:rPr>
          <w:bCs/>
          <w:color w:val="FF0000"/>
          <w:sz w:val="26"/>
          <w:szCs w:val="26"/>
        </w:rPr>
      </w:pPr>
      <w:r w:rsidRPr="00CD6436">
        <w:rPr>
          <w:bCs/>
          <w:color w:val="FF0000"/>
          <w:sz w:val="26"/>
          <w:szCs w:val="26"/>
        </w:rPr>
        <w:t>Đồng tiền bảo lãnh: Đồng tiền Việt Nam.</w:t>
      </w:r>
    </w:p>
    <w:p w14:paraId="54281C90" w14:textId="77777777" w:rsidR="00D36A26" w:rsidRPr="00CD6436" w:rsidRDefault="00D36A26" w:rsidP="00D36A26">
      <w:pPr>
        <w:spacing w:before="120" w:line="312" w:lineRule="auto"/>
        <w:jc w:val="both"/>
        <w:rPr>
          <w:bCs/>
          <w:color w:val="FF0000"/>
          <w:sz w:val="26"/>
          <w:szCs w:val="26"/>
        </w:rPr>
      </w:pPr>
      <w:r w:rsidRPr="00CD6436">
        <w:rPr>
          <w:bCs/>
          <w:color w:val="FF0000"/>
          <w:sz w:val="26"/>
          <w:szCs w:val="26"/>
        </w:rPr>
        <w:t>Giá trị bảo lãnh tạm ứng: Bằng giá trị Bên A tạm ứng cho Bên B.</w:t>
      </w:r>
    </w:p>
    <w:p w14:paraId="177BB680" w14:textId="7C14AD5D" w:rsidR="00F27FC3" w:rsidRPr="00F27FC3" w:rsidRDefault="00D36A26" w:rsidP="00A064C6">
      <w:pPr>
        <w:spacing w:before="120" w:line="312" w:lineRule="auto"/>
        <w:jc w:val="both"/>
        <w:rPr>
          <w:bCs/>
          <w:color w:val="FF0000"/>
          <w:sz w:val="26"/>
          <w:szCs w:val="26"/>
        </w:rPr>
      </w:pPr>
      <w:r w:rsidRPr="00CD6436">
        <w:rPr>
          <w:bCs/>
          <w:color w:val="FF0000"/>
          <w:sz w:val="26"/>
          <w:szCs w:val="26"/>
        </w:rPr>
        <w:t>Thời hạn hiệu lực của bảo lãnh:</w:t>
      </w:r>
      <w:r w:rsidRPr="001A3D2E">
        <w:rPr>
          <w:bCs/>
          <w:color w:val="FF0000"/>
          <w:sz w:val="26"/>
          <w:szCs w:val="26"/>
        </w:rPr>
        <w:t xml:space="preserve"> </w:t>
      </w:r>
      <w:r w:rsidR="00F27FC3" w:rsidRPr="001A3D2E">
        <w:rPr>
          <w:bCs/>
          <w:color w:val="FF0000"/>
          <w:sz w:val="26"/>
          <w:szCs w:val="26"/>
        </w:rPr>
        <w:t>360 ngày kể từ ngày nhận được tạm ứng</w:t>
      </w:r>
      <w:r w:rsidR="00A064C6" w:rsidRPr="001A3D2E">
        <w:rPr>
          <w:bCs/>
          <w:color w:val="FF0000"/>
          <w:sz w:val="26"/>
          <w:szCs w:val="26"/>
        </w:rPr>
        <w:t xml:space="preserve"> cho đến khi Bên A thu hồi hết tiền tạm ứng</w:t>
      </w:r>
      <w:r w:rsidR="00F27FC3" w:rsidRPr="001A3D2E">
        <w:rPr>
          <w:bCs/>
          <w:color w:val="FF0000"/>
          <w:sz w:val="26"/>
          <w:szCs w:val="26"/>
        </w:rPr>
        <w:t>.</w:t>
      </w:r>
    </w:p>
    <w:p w14:paraId="270CF31A" w14:textId="77777777" w:rsidR="00D36A26" w:rsidRPr="00CD6436" w:rsidRDefault="00D36A26" w:rsidP="00D36A26">
      <w:pPr>
        <w:spacing w:before="120" w:line="312" w:lineRule="auto"/>
        <w:jc w:val="both"/>
        <w:rPr>
          <w:bCs/>
          <w:color w:val="FF0000"/>
          <w:sz w:val="26"/>
          <w:szCs w:val="26"/>
        </w:rPr>
      </w:pPr>
      <w:r w:rsidRPr="00CD6436">
        <w:rPr>
          <w:bCs/>
          <w:color w:val="FF0000"/>
          <w:sz w:val="26"/>
          <w:szCs w:val="26"/>
        </w:rPr>
        <w:t>Thời hạn nộp bảo lãnh: Kèm theo hồ sơ đề nghị tạm ứng của Bên B gửi Bên A.</w:t>
      </w:r>
    </w:p>
    <w:p w14:paraId="36D70503" w14:textId="37F23C54" w:rsidR="00D36A26" w:rsidRPr="00CC4A55" w:rsidRDefault="00D36A26" w:rsidP="00D36A26">
      <w:pPr>
        <w:spacing w:before="120" w:line="312" w:lineRule="auto"/>
        <w:jc w:val="both"/>
        <w:rPr>
          <w:bCs/>
          <w:color w:val="FF0000"/>
          <w:sz w:val="26"/>
          <w:szCs w:val="26"/>
        </w:rPr>
      </w:pPr>
      <w:r w:rsidRPr="00CC4A55">
        <w:rPr>
          <w:b/>
          <w:bCs/>
          <w:color w:val="FF0000"/>
          <w:sz w:val="26"/>
          <w:szCs w:val="26"/>
        </w:rPr>
        <w:lastRenderedPageBreak/>
        <w:t>10.2. Bảo lãnh thực hiện Hợp đồng</w:t>
      </w:r>
    </w:p>
    <w:p w14:paraId="71E81263" w14:textId="33B8B9A5" w:rsidR="00D36A26" w:rsidRPr="00CC4A55" w:rsidRDefault="00D36A26" w:rsidP="00D36A26">
      <w:pPr>
        <w:spacing w:before="120" w:line="312" w:lineRule="auto"/>
        <w:jc w:val="both"/>
        <w:rPr>
          <w:bCs/>
          <w:color w:val="FF0000"/>
          <w:sz w:val="26"/>
          <w:szCs w:val="26"/>
        </w:rPr>
      </w:pPr>
      <w:r w:rsidRPr="00CC4A55">
        <w:rPr>
          <w:bCs/>
          <w:color w:val="FF0000"/>
          <w:sz w:val="26"/>
          <w:szCs w:val="26"/>
        </w:rPr>
        <w:t xml:space="preserve">Hình thức bảo lãnh: Bảo lãnh vô điều kiện, không </w:t>
      </w:r>
      <w:commentRangeStart w:id="92"/>
      <w:r w:rsidRPr="00CC4A55">
        <w:rPr>
          <w:bCs/>
          <w:color w:val="FF0000"/>
          <w:sz w:val="26"/>
          <w:szCs w:val="26"/>
        </w:rPr>
        <w:t>hủy</w:t>
      </w:r>
      <w:commentRangeEnd w:id="92"/>
      <w:r w:rsidR="00585FEA" w:rsidRPr="00CC4A55">
        <w:rPr>
          <w:rStyle w:val="CommentReference"/>
          <w:bCs/>
          <w:color w:val="FF0000"/>
          <w:sz w:val="26"/>
          <w:szCs w:val="26"/>
        </w:rPr>
        <w:commentReference w:id="92"/>
      </w:r>
      <w:r w:rsidRPr="00CC4A55">
        <w:rPr>
          <w:bCs/>
          <w:color w:val="FF0000"/>
          <w:sz w:val="26"/>
          <w:szCs w:val="26"/>
        </w:rPr>
        <w:t xml:space="preserve"> ngang của Ngân hàng thương mại trong nước được Bên A chấp thuận (</w:t>
      </w:r>
      <w:r w:rsidR="008D73A9" w:rsidRPr="00CC4A55">
        <w:rPr>
          <w:bCs/>
          <w:color w:val="FF0000"/>
          <w:sz w:val="26"/>
          <w:szCs w:val="26"/>
        </w:rPr>
        <w:t>Vietcombank, Vietinbank, BIDV, Agribank, ACB hoặc MB</w:t>
      </w:r>
      <w:r w:rsidRPr="00CC4A55">
        <w:rPr>
          <w:bCs/>
          <w:color w:val="FF0000"/>
          <w:sz w:val="26"/>
          <w:szCs w:val="26"/>
        </w:rPr>
        <w:t>).</w:t>
      </w:r>
    </w:p>
    <w:p w14:paraId="6F16590C" w14:textId="77777777" w:rsidR="00D36A26" w:rsidRPr="00CC4A55" w:rsidRDefault="00D36A26" w:rsidP="00D36A26">
      <w:pPr>
        <w:spacing w:before="120" w:line="312" w:lineRule="auto"/>
        <w:jc w:val="both"/>
        <w:rPr>
          <w:bCs/>
          <w:color w:val="FF0000"/>
          <w:sz w:val="26"/>
          <w:szCs w:val="26"/>
        </w:rPr>
      </w:pPr>
      <w:r w:rsidRPr="00CC4A55">
        <w:rPr>
          <w:bCs/>
          <w:color w:val="FF0000"/>
          <w:sz w:val="26"/>
          <w:szCs w:val="26"/>
        </w:rPr>
        <w:t>Đồng tiền bảo lãnh: Đồng tiền Việt Nam.</w:t>
      </w:r>
    </w:p>
    <w:p w14:paraId="47630F94" w14:textId="220A6CE6" w:rsidR="00D36A26" w:rsidRPr="00CC4A55" w:rsidRDefault="00D36A26" w:rsidP="00D36A26">
      <w:pPr>
        <w:spacing w:before="120" w:line="312" w:lineRule="auto"/>
        <w:jc w:val="both"/>
        <w:rPr>
          <w:bCs/>
          <w:color w:val="FF0000"/>
          <w:sz w:val="26"/>
          <w:szCs w:val="26"/>
        </w:rPr>
      </w:pPr>
      <w:r w:rsidRPr="00CC4A55">
        <w:rPr>
          <w:bCs/>
          <w:color w:val="FF0000"/>
          <w:sz w:val="26"/>
          <w:szCs w:val="26"/>
        </w:rPr>
        <w:t xml:space="preserve">Giá trị bảo lãnh thực hiện Hợp đồng: Bằng </w:t>
      </w:r>
      <w:r w:rsidR="00CC4A55">
        <w:rPr>
          <w:bCs/>
          <w:color w:val="FF0000"/>
          <w:sz w:val="26"/>
          <w:szCs w:val="26"/>
        </w:rPr>
        <w:t>5</w:t>
      </w:r>
      <w:r w:rsidRPr="00CC4A55">
        <w:rPr>
          <w:bCs/>
          <w:color w:val="FF0000"/>
          <w:sz w:val="26"/>
          <w:szCs w:val="26"/>
        </w:rPr>
        <w:t>% giá trị Hợp đồng.</w:t>
      </w:r>
    </w:p>
    <w:p w14:paraId="3E598219" w14:textId="4DA88C32" w:rsidR="00D36A26" w:rsidRPr="00CC4A55" w:rsidRDefault="00D36A26" w:rsidP="00D36A26">
      <w:pPr>
        <w:spacing w:before="120" w:line="312" w:lineRule="auto"/>
        <w:jc w:val="both"/>
        <w:rPr>
          <w:bCs/>
          <w:color w:val="FF0000"/>
          <w:sz w:val="26"/>
          <w:szCs w:val="26"/>
        </w:rPr>
      </w:pPr>
      <w:r w:rsidRPr="00CC4A55">
        <w:rPr>
          <w:bCs/>
          <w:color w:val="FF0000"/>
          <w:sz w:val="26"/>
          <w:szCs w:val="26"/>
        </w:rPr>
        <w:t xml:space="preserve">Thời hạn hiệu lực của bảo lãnh: Bảo lãnh thực hiện Hợp đồng có hiệu lực kể từ ngày phát hành đến hết 28 ngày sau ngày Bên B hoàn thành, được Bên A chấp thuận nghiệm thu </w:t>
      </w:r>
      <w:r w:rsidR="008F0509" w:rsidRPr="00CC4A55">
        <w:rPr>
          <w:bCs/>
          <w:color w:val="FF0000"/>
          <w:sz w:val="26"/>
          <w:szCs w:val="26"/>
        </w:rPr>
        <w:t>toàn bộ công việc</w:t>
      </w:r>
      <w:r w:rsidRPr="00CC4A55">
        <w:rPr>
          <w:bCs/>
          <w:color w:val="FF0000"/>
          <w:sz w:val="26"/>
          <w:szCs w:val="26"/>
        </w:rPr>
        <w:t xml:space="preserve"> theo Hợp đồng và đã hoàn tất việc khắc phục các tồn tại, </w:t>
      </w:r>
      <w:r w:rsidR="008F0509" w:rsidRPr="00CC4A55">
        <w:rPr>
          <w:bCs/>
          <w:color w:val="FF0000"/>
          <w:sz w:val="26"/>
          <w:szCs w:val="26"/>
        </w:rPr>
        <w:t>thiếu sót</w:t>
      </w:r>
      <w:r w:rsidRPr="00CC4A55">
        <w:rPr>
          <w:bCs/>
          <w:color w:val="FF0000"/>
          <w:sz w:val="26"/>
          <w:szCs w:val="26"/>
        </w:rPr>
        <w:t xml:space="preserve"> (nếu có), nhưng trong mọi trường hợp không sớm hơn thời điểm Bên A được </w:t>
      </w:r>
      <w:r w:rsidR="007F4072" w:rsidRPr="00CC4A55">
        <w:rPr>
          <w:bCs/>
          <w:color w:val="FF0000"/>
          <w:sz w:val="26"/>
          <w:szCs w:val="26"/>
        </w:rPr>
        <w:t>Tư Vấn Giám sát</w:t>
      </w:r>
      <w:r w:rsidRPr="00CC4A55">
        <w:rPr>
          <w:bCs/>
          <w:color w:val="FF0000"/>
          <w:sz w:val="26"/>
          <w:szCs w:val="26"/>
        </w:rPr>
        <w:t xml:space="preserve">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0AE0D10D" w14:textId="796F3DC8" w:rsidR="00D36A26" w:rsidRPr="00CC4A55" w:rsidRDefault="00D36A26" w:rsidP="00D36A26">
      <w:pPr>
        <w:spacing w:before="120" w:line="312" w:lineRule="auto"/>
        <w:jc w:val="both"/>
        <w:rPr>
          <w:bCs/>
          <w:color w:val="FF0000"/>
          <w:sz w:val="26"/>
          <w:szCs w:val="26"/>
        </w:rPr>
      </w:pPr>
      <w:r w:rsidRPr="00CC4A55">
        <w:rPr>
          <w:bCs/>
          <w:color w:val="FF0000"/>
          <w:sz w:val="26"/>
          <w:szCs w:val="26"/>
        </w:rPr>
        <w:t>Thời hạn nộp bảo lãnh: Bên B phải giao cho Bên A bản gốc của bảo lãnh thực hiện Hợp đồng. Trong vòng 1</w:t>
      </w:r>
      <w:r w:rsidR="0085161B" w:rsidRPr="00CC4A55">
        <w:rPr>
          <w:bCs/>
          <w:color w:val="FF0000"/>
          <w:sz w:val="26"/>
          <w:szCs w:val="26"/>
        </w:rPr>
        <w:t>0</w:t>
      </w:r>
      <w:r w:rsidRPr="00CC4A55">
        <w:rPr>
          <w:bCs/>
          <w:color w:val="FF0000"/>
          <w:sz w:val="26"/>
          <w:szCs w:val="26"/>
        </w:rPr>
        <w:t xml:space="preserve"> ngày kể từ ngày ký Hợp đồng.</w:t>
      </w:r>
    </w:p>
    <w:p w14:paraId="793B1243" w14:textId="6DC09CA3" w:rsidR="00DF608C" w:rsidRPr="00CC4A55" w:rsidRDefault="00D36A26" w:rsidP="00D36A26">
      <w:pPr>
        <w:spacing w:before="120" w:line="312" w:lineRule="auto"/>
        <w:jc w:val="both"/>
        <w:rPr>
          <w:bCs/>
          <w:color w:val="FF0000"/>
          <w:sz w:val="26"/>
          <w:szCs w:val="26"/>
        </w:rPr>
      </w:pPr>
      <w:r w:rsidRPr="00CC4A55">
        <w:rPr>
          <w:bCs/>
          <w:color w:val="FF0000"/>
          <w:sz w:val="26"/>
          <w:szCs w:val="26"/>
        </w:rPr>
        <w:t>Mẫu bảo lãnh: Theo mẫu đính kèm Hợp đồng.</w:t>
      </w:r>
    </w:p>
    <w:p w14:paraId="2C29667A" w14:textId="21A38524" w:rsidR="002A0519" w:rsidRDefault="00FA3F67" w:rsidP="00FA3F67">
      <w:pPr>
        <w:spacing w:before="120" w:line="312" w:lineRule="auto"/>
        <w:jc w:val="both"/>
        <w:rPr>
          <w:b/>
          <w:bCs/>
          <w:sz w:val="26"/>
          <w:szCs w:val="26"/>
        </w:rPr>
      </w:pPr>
      <w:r>
        <w:rPr>
          <w:b/>
          <w:bCs/>
          <w:sz w:val="26"/>
          <w:szCs w:val="26"/>
        </w:rPr>
        <w:t>Điều 1</w:t>
      </w:r>
      <w:r w:rsidR="003C12C2">
        <w:rPr>
          <w:b/>
          <w:bCs/>
          <w:sz w:val="26"/>
          <w:szCs w:val="26"/>
        </w:rPr>
        <w:t>1</w:t>
      </w:r>
      <w:r>
        <w:rPr>
          <w:b/>
          <w:bCs/>
          <w:sz w:val="26"/>
          <w:szCs w:val="26"/>
        </w:rPr>
        <w:t>: Bất khả kháng</w:t>
      </w:r>
    </w:p>
    <w:p w14:paraId="4B4D1A6E" w14:textId="77777777" w:rsidR="002A0519" w:rsidRDefault="00FA3F67" w:rsidP="00FA3F67">
      <w:pPr>
        <w:pStyle w:val="BodyTextIndent"/>
        <w:numPr>
          <w:ilvl w:val="1"/>
          <w:numId w:val="7"/>
        </w:numPr>
        <w:tabs>
          <w:tab w:val="left" w:pos="540"/>
        </w:tabs>
        <w:spacing w:before="120" w:after="0" w:line="312" w:lineRule="auto"/>
        <w:ind w:left="540" w:hanging="540"/>
        <w:jc w:val="both"/>
        <w:rPr>
          <w:rFonts w:ascii="Times New Roman" w:hAnsi="Times New Roman"/>
          <w:sz w:val="26"/>
          <w:szCs w:val="26"/>
        </w:rPr>
      </w:pPr>
      <w:r>
        <w:rPr>
          <w:rFonts w:ascii="Times New Roman" w:hAnsi="Times New Roman"/>
          <w:sz w:val="26"/>
          <w:szCs w:val="26"/>
        </w:rPr>
        <w:t>Sự kiện bất khả kháng là sự kiện xảy ra mang tính khách quan và nằm ngoài tầm kiểm soát của các bên như động đất, bão, lũ lụt, lốc, sóng thần, lở đất, hỏa hoạn, chiến tranh hoặc có nguy cơ xảy ra chiến tranh…và các thảm họa khác chưa lường hết được, sự thay đổi chính sách hoặc ngăn cấm của cơ quan có thẩm quyền của Việt Nam….</w:t>
      </w:r>
    </w:p>
    <w:p w14:paraId="67FBCC12" w14:textId="77777777" w:rsidR="002A0519" w:rsidRDefault="00FA3F67" w:rsidP="00866FDA">
      <w:pPr>
        <w:pStyle w:val="BodyTextIndent"/>
        <w:tabs>
          <w:tab w:val="left" w:pos="567"/>
        </w:tabs>
        <w:spacing w:after="0" w:line="312" w:lineRule="auto"/>
        <w:ind w:left="567"/>
        <w:jc w:val="both"/>
        <w:rPr>
          <w:rFonts w:ascii="Times New Roman" w:hAnsi="Times New Roman"/>
          <w:sz w:val="26"/>
          <w:szCs w:val="26"/>
        </w:rPr>
      </w:pPr>
      <w:r>
        <w:rPr>
          <w:rFonts w:ascii="Times New Roman" w:hAnsi="Times New Roman"/>
          <w:sz w:val="26"/>
          <w:szCs w:val="26"/>
        </w:rPr>
        <w:t>Việc một bên không hoàn thành nghĩa vụ của mình do sự kiện bất khả kháng sẽ không phải là cơ sở để bên kia chấm dứt hợp đồng. Tuy nhiên bên bị ảnh hưởng bởi sự kiện bất khả kháng có nghĩa vụ phải:</w:t>
      </w:r>
    </w:p>
    <w:p w14:paraId="41D0ADC6"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Tiến hành các biện pháp ngăn ngừa hợp lý, các biện pháp thay thế cần thiết để hạn chế tối đa ảnh hưởng do sự kiện bất khả kháng gây ra.</w:t>
      </w:r>
    </w:p>
    <w:p w14:paraId="7DA75998"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Thông báo ngay cho bên kia về sự kiện bất khả kháng xảy ra trong vòng 7 ngày ngay sau khi xảy ra sự kiện bất khả kháng.</w:t>
      </w:r>
    </w:p>
    <w:p w14:paraId="1825262A" w14:textId="77777777" w:rsidR="002A0519" w:rsidRDefault="00FA3F67" w:rsidP="00866FDA">
      <w:pPr>
        <w:pStyle w:val="BodyTextIndent"/>
        <w:numPr>
          <w:ilvl w:val="1"/>
          <w:numId w:val="7"/>
        </w:numPr>
        <w:tabs>
          <w:tab w:val="left" w:pos="567"/>
        </w:tabs>
        <w:spacing w:after="0" w:line="312" w:lineRule="auto"/>
        <w:ind w:left="567" w:hanging="567"/>
        <w:jc w:val="both"/>
        <w:rPr>
          <w:rFonts w:ascii="Times New Roman" w:hAnsi="Times New Roman"/>
          <w:sz w:val="26"/>
          <w:szCs w:val="26"/>
        </w:rPr>
      </w:pPr>
      <w:r>
        <w:rPr>
          <w:rFonts w:ascii="Times New Roman" w:hAnsi="Times New Roman"/>
          <w:sz w:val="26"/>
          <w:szCs w:val="26"/>
        </w:rPr>
        <w:t>Trong trường hợp xảy ra sự kiện bất khả kháng, thời gian thực hiện hợp đồng sẽ được kéo dài bằng thời gian diễn ra sự kiện bất khả kháng mà bên bị ảnh hưởng không thể thực hiện các nghĩa vụ theo hợp đồng của mình.</w:t>
      </w:r>
    </w:p>
    <w:p w14:paraId="6435DC2B" w14:textId="09401A4E" w:rsidR="002A0519" w:rsidRDefault="00105FC8" w:rsidP="00FA3F67">
      <w:pPr>
        <w:pStyle w:val="BodyTextIndent"/>
        <w:tabs>
          <w:tab w:val="left" w:pos="720"/>
        </w:tabs>
        <w:spacing w:before="120" w:after="0" w:line="312" w:lineRule="auto"/>
        <w:ind w:left="720" w:hanging="720"/>
        <w:jc w:val="both"/>
        <w:rPr>
          <w:rFonts w:ascii="Times New Roman" w:hAnsi="Times New Roman"/>
          <w:b/>
          <w:sz w:val="26"/>
          <w:szCs w:val="26"/>
        </w:rPr>
      </w:pPr>
      <w:r>
        <w:rPr>
          <w:rFonts w:ascii="Times New Roman" w:hAnsi="Times New Roman"/>
          <w:b/>
          <w:sz w:val="26"/>
          <w:szCs w:val="26"/>
        </w:rPr>
        <w:t>Điều 12</w:t>
      </w:r>
      <w:r w:rsidR="00FA3F67">
        <w:rPr>
          <w:rFonts w:ascii="Times New Roman" w:hAnsi="Times New Roman"/>
          <w:b/>
          <w:sz w:val="26"/>
          <w:szCs w:val="26"/>
        </w:rPr>
        <w:t>: Tạm dừng, hủy bỏ hợp đồng</w:t>
      </w:r>
    </w:p>
    <w:p w14:paraId="014C3F55" w14:textId="77777777" w:rsidR="002A0519" w:rsidRDefault="00FA3F67" w:rsidP="00FA3F67">
      <w:pPr>
        <w:pStyle w:val="BodyTextIndent"/>
        <w:numPr>
          <w:ilvl w:val="1"/>
          <w:numId w:val="8"/>
        </w:numPr>
        <w:tabs>
          <w:tab w:val="left" w:pos="567"/>
        </w:tabs>
        <w:spacing w:before="120" w:after="0" w:line="312" w:lineRule="auto"/>
        <w:ind w:hanging="1181"/>
        <w:jc w:val="both"/>
        <w:rPr>
          <w:rFonts w:ascii="Times New Roman" w:hAnsi="Times New Roman"/>
          <w:sz w:val="26"/>
          <w:szCs w:val="26"/>
        </w:rPr>
      </w:pPr>
      <w:r>
        <w:rPr>
          <w:rFonts w:ascii="Times New Roman" w:hAnsi="Times New Roman"/>
          <w:sz w:val="26"/>
          <w:szCs w:val="26"/>
        </w:rPr>
        <w:t>Tạm dừng thực hiện hợp đồng: Các trường hợp tạm dừng thực hiện hợp đồng:</w:t>
      </w:r>
    </w:p>
    <w:p w14:paraId="65264DF5"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Do lỗi của bên A hoặc bên B gây ra;</w:t>
      </w:r>
    </w:p>
    <w:p w14:paraId="0989A50C"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lastRenderedPageBreak/>
        <w:t>Các trường hợp bất khả kháng;</w:t>
      </w:r>
    </w:p>
    <w:p w14:paraId="008D71AA"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Các trường hợp khác do hai bên thỏa thuận.</w:t>
      </w:r>
    </w:p>
    <w:p w14:paraId="4D4E31FE"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Một bên có quyền quyết định tạm dừng hợp đồng do lỗi của bên kia gây ra, nhưng phải báo cho bên kia biết bằng văn bản và cùng bàn bạc giải quyết để tiếp tục thực hiện đúng hợp đồng đã ký kết, trường hợp bên tạm dừng không thông báo mà tạm dừng gây thiệt hại thì phải bồi thường cho bên thiệt hại.</w:t>
      </w:r>
    </w:p>
    <w:p w14:paraId="4BE0AFB2" w14:textId="33631156" w:rsidR="002A0519" w:rsidRPr="003D37D7" w:rsidDel="000A1948" w:rsidRDefault="00FA3F67" w:rsidP="00866FDA">
      <w:pPr>
        <w:numPr>
          <w:ilvl w:val="1"/>
          <w:numId w:val="1"/>
        </w:numPr>
        <w:tabs>
          <w:tab w:val="clear" w:pos="1080"/>
          <w:tab w:val="left" w:pos="567"/>
        </w:tabs>
        <w:spacing w:line="312" w:lineRule="auto"/>
        <w:ind w:left="567" w:hanging="567"/>
        <w:jc w:val="both"/>
        <w:rPr>
          <w:del w:id="93" w:author="Personal" w:date="2026-09-08T12:08:00Z" w16du:dateUtc="2026-09-08T05:08:00Z"/>
          <w:sz w:val="26"/>
          <w:szCs w:val="26"/>
        </w:rPr>
      </w:pPr>
      <w:del w:id="94" w:author="Personal" w:date="2026-09-08T12:08:00Z" w16du:dateUtc="2026-09-08T05:08:00Z">
        <w:r w:rsidDel="000A1948">
          <w:rPr>
            <w:color w:val="000000"/>
            <w:sz w:val="26"/>
            <w:szCs w:val="26"/>
          </w:rPr>
          <w:delText xml:space="preserve">Trường hợp bên A không thực hiện thanh toán, hoặc cố tình trì hoãn công tác xử lý hồ sơ để làm chậm tiến độ thanh toán. Bên B có quyền gửi công văn thông báo đề nghị hoàn thành nghĩa vụ thanh toán và dừng công tác triển khai tại hiện trường. Mọi vấn </w:delText>
        </w:r>
        <w:r w:rsidR="00D943AB" w:rsidDel="000A1948">
          <w:rPr>
            <w:color w:val="000000"/>
            <w:sz w:val="26"/>
            <w:szCs w:val="26"/>
          </w:rPr>
          <w:delText>đề tổn thất (</w:delText>
        </w:r>
        <w:r w:rsidDel="000A1948">
          <w:rPr>
            <w:color w:val="000000"/>
            <w:sz w:val="26"/>
            <w:szCs w:val="26"/>
          </w:rPr>
          <w:delText>nếu có) do việc bên B dừng triển khai được coi là lỗi bên A, nằm ngoài trách nhiệm bên B.</w:delText>
        </w:r>
      </w:del>
      <w:ins w:id="95" w:author="Personal" w:date="2026-09-08T12:08:00Z" w16du:dateUtc="2026-09-08T05:08:00Z">
        <w:r w:rsidR="000A1948" w:rsidRPr="000A1948">
          <w:t xml:space="preserve"> </w:t>
        </w:r>
      </w:ins>
      <w:ins w:id="96" w:author="Personal" w:date="2026-09-08T12:08:00Z">
        <w:r w:rsidR="000A1948" w:rsidRPr="000A1948">
          <w:rPr>
            <w:color w:val="000000"/>
            <w:sz w:val="26"/>
            <w:szCs w:val="26"/>
          </w:rPr>
          <w:t>Trường hợp Bên A chậm thanh toán theo đúng thỏa thuận tại Hợp đồng, Bên B có quyền gửi văn bản thông báo đề nghị thanh toán. Trong thời gian chờ thanh toán, Bên B vẫn có trách nhiệm duy trì các nghĩa vụ theo hợp đồng, tuyệt đối không được tự ý đơn phương dừng công tác triển khai tại hiện trường khi chưa có văn bản xác nhận chính thức hoặc chưa hết thời hạn khắc phục theo quy định. Mọi hành vi tự ý dừng công việc trái phép của Bên B khi Bên A đang trong quá trình xử lý hồ sơ hợp lệ sẽ bị coi là vi phạm hợp đồng và Bên B phải hoàn toàn chịu trách nhiệm về các tổn thất phát sinh.</w:t>
        </w:r>
      </w:ins>
    </w:p>
    <w:p w14:paraId="05C11D7A" w14:textId="77777777" w:rsidR="002A0519" w:rsidRDefault="00FA3F67" w:rsidP="00866FDA">
      <w:pPr>
        <w:pStyle w:val="BodyTextIndent"/>
        <w:numPr>
          <w:ilvl w:val="1"/>
          <w:numId w:val="8"/>
        </w:numPr>
        <w:tabs>
          <w:tab w:val="left" w:pos="567"/>
        </w:tabs>
        <w:spacing w:after="0" w:line="312" w:lineRule="auto"/>
        <w:ind w:hanging="1181"/>
        <w:jc w:val="both"/>
        <w:rPr>
          <w:rFonts w:ascii="Times New Roman" w:hAnsi="Times New Roman"/>
          <w:sz w:val="26"/>
          <w:szCs w:val="26"/>
        </w:rPr>
      </w:pPr>
      <w:r>
        <w:rPr>
          <w:rFonts w:ascii="Times New Roman" w:hAnsi="Times New Roman"/>
          <w:sz w:val="26"/>
          <w:szCs w:val="26"/>
        </w:rPr>
        <w:t>Hủy bỏ hợp đồng:</w:t>
      </w:r>
    </w:p>
    <w:p w14:paraId="5C9494AE"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Một bên có quyền hủy bỏ hợp đồng và không phải bồi thường thiệt hại khi bên kia vi phạm hợp đồng là điều kiện hủy bỏ mà các bên đã thỏa thuận hoặc pháp luật có quy định. Bên vi phạm hợp đồng phải bồi thường thiệt hại;</w:t>
      </w:r>
    </w:p>
    <w:p w14:paraId="4B18BC5D"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Bên hủy bỏ hợp đồng phải thông báo ngay cho bên kia biết về việc hủy bỏ; nếu không thông báo mà gây thiệt hại cho bên kia, thì bên hủy bỏ hợp đồng phải bồi thường;</w:t>
      </w:r>
    </w:p>
    <w:p w14:paraId="0EFF1DDF" w14:textId="0EFC2401"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Khi hợp đồng bị hủy bỏ, thì hợp đồng sẽ không có hiệu lực từ thời điểm bị hủy bỏ và các bên phải hoàn trả cho nhau tài sản hoặc tiền.</w:t>
      </w:r>
    </w:p>
    <w:p w14:paraId="79FDED9C" w14:textId="72187BCB" w:rsidR="003D37D7" w:rsidRDefault="003D37D7" w:rsidP="003D37D7">
      <w:pPr>
        <w:tabs>
          <w:tab w:val="left" w:pos="504"/>
          <w:tab w:val="left" w:pos="567"/>
        </w:tabs>
        <w:spacing w:line="312" w:lineRule="auto"/>
        <w:jc w:val="both"/>
        <w:rPr>
          <w:sz w:val="26"/>
          <w:szCs w:val="26"/>
        </w:rPr>
      </w:pPr>
      <w:r>
        <w:rPr>
          <w:sz w:val="26"/>
          <w:szCs w:val="26"/>
        </w:rPr>
        <w:t>12.3. Công trường tạm dừng thi công</w:t>
      </w:r>
    </w:p>
    <w:p w14:paraId="30520FA3" w14:textId="1D2C55C0" w:rsidR="003D37D7" w:rsidRPr="00CF4BC4" w:rsidRDefault="003D37D7" w:rsidP="00CF4BC4">
      <w:pPr>
        <w:numPr>
          <w:ilvl w:val="1"/>
          <w:numId w:val="1"/>
        </w:numPr>
        <w:tabs>
          <w:tab w:val="clear" w:pos="1080"/>
          <w:tab w:val="left" w:pos="567"/>
        </w:tabs>
        <w:spacing w:before="120" w:after="120"/>
        <w:ind w:left="567" w:hanging="567"/>
        <w:jc w:val="both"/>
        <w:rPr>
          <w:color w:val="000000" w:themeColor="text1"/>
          <w:sz w:val="26"/>
          <w:szCs w:val="26"/>
          <w:rPrChange w:id="97" w:author="Personal" w:date="2026-09-16T09:43:00Z" w16du:dateUtc="2026-09-16T02:43:00Z">
            <w:rPr>
              <w:sz w:val="26"/>
              <w:szCs w:val="26"/>
            </w:rPr>
          </w:rPrChange>
        </w:rPr>
        <w:pPrChange w:id="98" w:author="Personal" w:date="2026-09-16T09:43:00Z" w16du:dateUtc="2026-09-16T02:43:00Z">
          <w:pPr>
            <w:numPr>
              <w:ilvl w:val="1"/>
              <w:numId w:val="1"/>
            </w:numPr>
            <w:tabs>
              <w:tab w:val="left" w:pos="567"/>
            </w:tabs>
            <w:spacing w:line="312" w:lineRule="auto"/>
            <w:ind w:left="567" w:hanging="567"/>
            <w:jc w:val="both"/>
          </w:pPr>
        </w:pPrChange>
      </w:pPr>
      <w:r>
        <w:rPr>
          <w:sz w:val="26"/>
          <w:szCs w:val="26"/>
        </w:rPr>
        <w:t>Trường hợp công trường dừng thi công do mọi nguyên nhân, hai bên thống nhất vẫn thực hiện theo hợp đồng với đơn giá không thay đổi, Bên B có trách nhiệm tư vấn cho Bên A các công việc quan trắc, khảo sát cần thực hiện trong thời gian dừng chờ</w:t>
      </w:r>
      <w:del w:id="99" w:author="Personal" w:date="2026-09-08T12:10:00Z" w16du:dateUtc="2026-09-08T05:10:00Z">
        <w:r w:rsidDel="000A1948">
          <w:rPr>
            <w:sz w:val="26"/>
            <w:szCs w:val="26"/>
          </w:rPr>
          <w:delText>. Trường hợp công trường dừng thi công quá 6 tháng, 2 bên sẽ tiến hành quyết toán và thanh lý Hợp đồng này dựa trên khối lượng hoàn thành thực tế của Bên B được Bên A nghiệm thu</w:delText>
        </w:r>
        <w:r w:rsidRPr="000A1948" w:rsidDel="000A1948">
          <w:rPr>
            <w:sz w:val="26"/>
            <w:szCs w:val="26"/>
          </w:rPr>
          <w:delText xml:space="preserve">. </w:delText>
        </w:r>
      </w:del>
      <w:ins w:id="100" w:author="Personal" w:date="2026-09-16T09:43:00Z" w16du:dateUtc="2026-09-16T02:43:00Z">
        <w:r w:rsidR="00CF4BC4">
          <w:rPr>
            <w:color w:val="000000" w:themeColor="text1"/>
            <w:sz w:val="26"/>
            <w:szCs w:val="26"/>
          </w:rPr>
          <w:t xml:space="preserve">Trường hợp công trường dừng thi công kéo dài quá 6 tháng, quyền đề xuất điều chỉnh đơn giá và nghĩa vụ tiếp tục thực hiện của Bên B áp dụng theo quy định tại Điều 6 của Hợp đồng này; Bên B không được viện dẫn thời gian dừng chờ để tạm dừng, ngừng chờ hoặc gián đoạn việc thực hiện Hợp đồng. Hợp đồng chỉ được quyết toán, thanh lý khi hai Bên có văn bản thống nhất chấm dứt theo quy định tại Điều 12.2 của Hợp đồng này. </w:t>
        </w:r>
      </w:ins>
    </w:p>
    <w:p w14:paraId="6C299E92" w14:textId="7E53B366" w:rsidR="002A0519" w:rsidRDefault="00FA3F67" w:rsidP="00013F1F">
      <w:pPr>
        <w:keepNext/>
        <w:spacing w:before="120" w:line="312" w:lineRule="auto"/>
        <w:jc w:val="both"/>
        <w:outlineLvl w:val="0"/>
        <w:rPr>
          <w:b/>
          <w:bCs/>
          <w:sz w:val="26"/>
          <w:szCs w:val="26"/>
          <w:lang w:val="de-DE"/>
        </w:rPr>
      </w:pPr>
      <w:r>
        <w:rPr>
          <w:b/>
          <w:bCs/>
          <w:sz w:val="26"/>
          <w:szCs w:val="26"/>
        </w:rPr>
        <w:t>Điều 1</w:t>
      </w:r>
      <w:r w:rsidR="00261C1E">
        <w:rPr>
          <w:b/>
          <w:bCs/>
          <w:sz w:val="26"/>
          <w:szCs w:val="26"/>
        </w:rPr>
        <w:t>3</w:t>
      </w:r>
      <w:r>
        <w:rPr>
          <w:b/>
          <w:bCs/>
          <w:sz w:val="26"/>
          <w:szCs w:val="26"/>
        </w:rPr>
        <w:t xml:space="preserve">: </w:t>
      </w:r>
      <w:r>
        <w:rPr>
          <w:b/>
          <w:bCs/>
          <w:sz w:val="26"/>
          <w:szCs w:val="26"/>
          <w:lang w:val="de-DE"/>
        </w:rPr>
        <w:t xml:space="preserve"> </w:t>
      </w:r>
      <w:bookmarkStart w:id="101" w:name="_Toc289995623"/>
      <w:bookmarkStart w:id="102" w:name="_Toc289714112"/>
      <w:r>
        <w:rPr>
          <w:b/>
          <w:bCs/>
          <w:sz w:val="26"/>
          <w:szCs w:val="26"/>
          <w:lang w:val="de-DE"/>
        </w:rPr>
        <w:t>Điều chỉnh hợp đồng</w:t>
      </w:r>
      <w:bookmarkEnd w:id="101"/>
      <w:bookmarkEnd w:id="102"/>
    </w:p>
    <w:p w14:paraId="13B5277A" w14:textId="2CA24BF3" w:rsidR="002A0519" w:rsidRDefault="00FA3F67" w:rsidP="00FA3F67">
      <w:pPr>
        <w:tabs>
          <w:tab w:val="left" w:pos="567"/>
        </w:tabs>
        <w:spacing w:before="120" w:line="312" w:lineRule="auto"/>
        <w:jc w:val="both"/>
        <w:rPr>
          <w:sz w:val="26"/>
          <w:szCs w:val="26"/>
          <w:lang w:val="de-DE"/>
        </w:rPr>
      </w:pPr>
      <w:r>
        <w:rPr>
          <w:sz w:val="26"/>
          <w:szCs w:val="26"/>
        </w:rPr>
        <w:t>1</w:t>
      </w:r>
      <w:r w:rsidR="00BD1DF0">
        <w:rPr>
          <w:sz w:val="26"/>
          <w:szCs w:val="26"/>
        </w:rPr>
        <w:t>3</w:t>
      </w:r>
      <w:r>
        <w:rPr>
          <w:sz w:val="26"/>
          <w:szCs w:val="26"/>
          <w:lang w:val="de-DE"/>
        </w:rPr>
        <w:t>.1</w:t>
      </w:r>
      <w:r>
        <w:rPr>
          <w:color w:val="FF0000"/>
          <w:sz w:val="28"/>
          <w:szCs w:val="28"/>
          <w:lang w:val="de-DE"/>
        </w:rPr>
        <w:t xml:space="preserve">. </w:t>
      </w:r>
      <w:r>
        <w:rPr>
          <w:sz w:val="26"/>
          <w:szCs w:val="26"/>
          <w:lang w:val="de-DE"/>
        </w:rPr>
        <w:t>Hợp đồng này chỉ được điều chỉnh trong các trường hợp sau:</w:t>
      </w:r>
    </w:p>
    <w:p w14:paraId="27B81E1B" w14:textId="77777777" w:rsidR="002A0519" w:rsidRDefault="00FA3F67" w:rsidP="00866FDA">
      <w:pPr>
        <w:numPr>
          <w:ilvl w:val="1"/>
          <w:numId w:val="1"/>
        </w:numPr>
        <w:tabs>
          <w:tab w:val="clear" w:pos="1080"/>
          <w:tab w:val="left" w:pos="567"/>
        </w:tabs>
        <w:spacing w:line="312" w:lineRule="auto"/>
        <w:ind w:left="567" w:hanging="567"/>
        <w:jc w:val="both"/>
        <w:rPr>
          <w:sz w:val="26"/>
          <w:szCs w:val="26"/>
          <w:lang w:val="de-DE"/>
        </w:rPr>
      </w:pPr>
      <w:r>
        <w:rPr>
          <w:sz w:val="26"/>
          <w:szCs w:val="26"/>
          <w:lang w:val="de-DE"/>
        </w:rPr>
        <w:lastRenderedPageBreak/>
        <w:t>Bên A có văn bản yêu cầu bổ sung khối lượng công việc ngoài phạm vi Hợp đồng đã ký kết.</w:t>
      </w:r>
    </w:p>
    <w:p w14:paraId="5D67C0C8" w14:textId="77777777" w:rsidR="002A0519" w:rsidRDefault="00FA3F67" w:rsidP="00866FDA">
      <w:pPr>
        <w:numPr>
          <w:ilvl w:val="1"/>
          <w:numId w:val="1"/>
        </w:numPr>
        <w:tabs>
          <w:tab w:val="clear" w:pos="1080"/>
          <w:tab w:val="left" w:pos="567"/>
        </w:tabs>
        <w:spacing w:line="312" w:lineRule="auto"/>
        <w:ind w:left="567" w:hanging="567"/>
        <w:jc w:val="both"/>
        <w:rPr>
          <w:sz w:val="26"/>
          <w:szCs w:val="26"/>
          <w:lang w:val="de-DE"/>
        </w:rPr>
      </w:pPr>
      <w:r>
        <w:rPr>
          <w:sz w:val="26"/>
          <w:szCs w:val="26"/>
          <w:lang w:val="de-DE"/>
        </w:rPr>
        <w:t>Khi có yêu cầu bằng văn bản từ người có thẩm quyền của Bên A về việc bổ sung khối lượng công việc ngoài phạm vi Hợp đồng đã ký kết, Các Bên phải lập Phụ lục hợp đồng bổ sung, trong đó cần xác định rõ về khối lượng công việc bổ sung, đơn giá áp dụng, tiến độ thực hiện, tổng giá trị thay đổi so với hợp đồng đã ký kết thì mới có giá trị thực hiện.</w:t>
      </w:r>
    </w:p>
    <w:p w14:paraId="705BA3BA" w14:textId="77777777" w:rsidR="002A0519" w:rsidRDefault="00FA3F67" w:rsidP="00866FDA">
      <w:pPr>
        <w:numPr>
          <w:ilvl w:val="1"/>
          <w:numId w:val="1"/>
        </w:numPr>
        <w:tabs>
          <w:tab w:val="clear" w:pos="1080"/>
          <w:tab w:val="left" w:pos="567"/>
        </w:tabs>
        <w:spacing w:line="312" w:lineRule="auto"/>
        <w:ind w:left="567" w:hanging="567"/>
        <w:jc w:val="both"/>
        <w:rPr>
          <w:sz w:val="26"/>
          <w:szCs w:val="26"/>
          <w:lang w:val="de-DE"/>
        </w:rPr>
      </w:pPr>
      <w:r>
        <w:rPr>
          <w:sz w:val="26"/>
          <w:szCs w:val="26"/>
          <w:lang w:val="de-DE"/>
        </w:rPr>
        <w:t>Bên A có văn bản yêu cầu cắt giảm khối lượng công việc hoặc hạng mục trong hồ sơ thiết kế thuộc phạm vi công việc phải thực hiện theo Hợp đồng đã ký kết.</w:t>
      </w:r>
    </w:p>
    <w:p w14:paraId="06A50611" w14:textId="510C0D0C" w:rsidR="002A0519" w:rsidRPr="000A1948" w:rsidDel="00CF4BC4" w:rsidRDefault="00FA3F67" w:rsidP="00CF4BC4">
      <w:pPr>
        <w:numPr>
          <w:ilvl w:val="1"/>
          <w:numId w:val="1"/>
        </w:numPr>
        <w:tabs>
          <w:tab w:val="clear" w:pos="1080"/>
          <w:tab w:val="left" w:pos="567"/>
        </w:tabs>
        <w:spacing w:line="312" w:lineRule="auto"/>
        <w:ind w:left="567" w:hanging="567"/>
        <w:jc w:val="both"/>
        <w:rPr>
          <w:del w:id="103" w:author="Personal" w:date="2026-09-16T09:49:00Z" w16du:dateUtc="2026-09-16T02:49:00Z"/>
          <w:sz w:val="26"/>
          <w:szCs w:val="26"/>
        </w:rPr>
      </w:pPr>
      <w:r>
        <w:rPr>
          <w:sz w:val="26"/>
          <w:szCs w:val="26"/>
        </w:rPr>
        <w:t xml:space="preserve">Trường hợp </w:t>
      </w:r>
      <w:del w:id="104" w:author="Personal" w:date="2026-09-16T09:49:00Z" w16du:dateUtc="2026-09-16T02:49:00Z">
        <w:r w:rsidDel="00CF4BC4">
          <w:rPr>
            <w:sz w:val="26"/>
            <w:szCs w:val="26"/>
          </w:rPr>
          <w:delText>thời gian thực hiện hợp đồng bị trượt tiến độ so với tiến độ ban đầu đề ra quá 12 tháng mà không phải do lỗi của Bên B gây ra, Khi đó nhà thầu trình cho Bên A đơn giá điều chỉnh cho các hạng mục bị trượt tiến độ, đơn giá điều chỉnh sẽ được hai bên thỏa thuận tại thời điểm trượt tiến độ (thời điểm quá 12 tháng) và đơn giá được điều chỉnh tối thiếu 10%/1 năm</w:delText>
        </w:r>
        <w:r w:rsidRPr="000A1948" w:rsidDel="00CF4BC4">
          <w:rPr>
            <w:sz w:val="26"/>
            <w:szCs w:val="26"/>
          </w:rPr>
          <w:delText>.</w:delText>
        </w:r>
      </w:del>
    </w:p>
    <w:p w14:paraId="629A6891" w14:textId="3F791602" w:rsidR="00CF4BC4" w:rsidRPr="00335C73" w:rsidRDefault="00FA3F67" w:rsidP="00CF4BC4">
      <w:pPr>
        <w:numPr>
          <w:ilvl w:val="1"/>
          <w:numId w:val="1"/>
        </w:numPr>
        <w:tabs>
          <w:tab w:val="clear" w:pos="1080"/>
          <w:tab w:val="left" w:pos="567"/>
        </w:tabs>
        <w:spacing w:before="120" w:after="120"/>
        <w:ind w:left="567" w:hanging="567"/>
        <w:jc w:val="both"/>
        <w:rPr>
          <w:ins w:id="105" w:author="Personal" w:date="2026-09-16T09:49:00Z" w16du:dateUtc="2026-09-16T02:49:00Z"/>
          <w:color w:val="000000" w:themeColor="text1"/>
          <w:sz w:val="26"/>
          <w:szCs w:val="26"/>
        </w:rPr>
      </w:pPr>
      <w:del w:id="106" w:author="Personal" w:date="2026-09-16T09:49:00Z" w16du:dateUtc="2026-09-16T02:49:00Z">
        <w:r w:rsidRPr="00713927" w:rsidDel="00CF4BC4">
          <w:rPr>
            <w:sz w:val="26"/>
            <w:szCs w:val="26"/>
          </w:rPr>
          <w:delText xml:space="preserve">Trường hợp dự án dừng triển khai quá 3 tháng, hoặc dừng vô thời hạn. Thì các bên tiến hành thống kê khối lượng đến thời điêm </w:delText>
        </w:r>
      </w:del>
      <w:del w:id="107" w:author="Personal" w:date="2026-09-08T10:38:00Z" w16du:dateUtc="2026-09-08T03:38:00Z">
        <w:r w:rsidRPr="00713927" w:rsidDel="00713927">
          <w:rPr>
            <w:sz w:val="26"/>
            <w:szCs w:val="26"/>
          </w:rPr>
          <w:delText>hiện tại</w:delText>
        </w:r>
      </w:del>
      <w:del w:id="108" w:author="Personal" w:date="2026-09-08T10:41:00Z" w16du:dateUtc="2026-09-08T03:41:00Z">
        <w:r w:rsidRPr="00713927" w:rsidDel="00713927">
          <w:rPr>
            <w:sz w:val="26"/>
            <w:szCs w:val="26"/>
          </w:rPr>
          <w:delText xml:space="preserve">, và thực hiện thanh toán 100% giá trị đã hoàn thành. </w:delText>
        </w:r>
      </w:del>
      <w:del w:id="109" w:author="Personal" w:date="2026-09-16T09:49:00Z" w16du:dateUtc="2026-09-16T02:49:00Z">
        <w:r w:rsidRPr="00713927" w:rsidDel="00CF4BC4">
          <w:rPr>
            <w:sz w:val="26"/>
            <w:szCs w:val="26"/>
          </w:rPr>
          <w:delText xml:space="preserve">Không áp dụng các phần giữ lại nếu lý do không phải từ bên B. </w:delText>
        </w:r>
      </w:del>
      <w:del w:id="110" w:author="Personal" w:date="2026-09-08T10:41:00Z" w16du:dateUtc="2026-09-08T03:41:00Z">
        <w:r w:rsidRPr="00713927" w:rsidDel="00713927">
          <w:rPr>
            <w:sz w:val="26"/>
            <w:szCs w:val="26"/>
          </w:rPr>
          <w:delText xml:space="preserve">Việc thanh toán </w:delText>
        </w:r>
      </w:del>
      <w:del w:id="111" w:author="Personal" w:date="2026-09-08T10:33:00Z" w16du:dateUtc="2026-09-08T03:33:00Z">
        <w:r w:rsidRPr="00713927" w:rsidDel="00713927">
          <w:rPr>
            <w:sz w:val="26"/>
            <w:szCs w:val="26"/>
          </w:rPr>
          <w:delText>chỉ</w:delText>
        </w:r>
      </w:del>
      <w:del w:id="112" w:author="Personal" w:date="2026-09-08T10:41:00Z" w16du:dateUtc="2026-09-08T03:41:00Z">
        <w:r w:rsidRPr="00713927" w:rsidDel="00713927">
          <w:rPr>
            <w:sz w:val="26"/>
            <w:szCs w:val="26"/>
          </w:rPr>
          <w:delText xml:space="preserve"> căn cứ vào phần khối lượng thực </w:delText>
        </w:r>
      </w:del>
      <w:del w:id="113" w:author="Personal" w:date="2026-09-08T10:34:00Z" w16du:dateUtc="2026-09-08T03:34:00Z">
        <w:r w:rsidDel="00713927">
          <w:rPr>
            <w:sz w:val="26"/>
            <w:szCs w:val="26"/>
          </w:rPr>
          <w:delText xml:space="preserve">hiện của bên B theo yêu cầu bên A. Không phụ thuộc vào sản lượng nghiệm thu, hoặc các vấn đề liên quan giữa bên A và Chủ đầu tư khi bên B đã hoàn thành công việc của mình. </w:delText>
        </w:r>
      </w:del>
      <w:ins w:id="114" w:author="Personal" w:date="2026-09-16T09:49:00Z" w16du:dateUtc="2026-09-16T02:49:00Z">
        <w:r w:rsidR="00CF4BC4">
          <w:rPr>
            <w:color w:val="000000" w:themeColor="text1"/>
            <w:sz w:val="26"/>
            <w:szCs w:val="26"/>
          </w:rPr>
          <w:t>d</w:t>
        </w:r>
        <w:r w:rsidR="00CF4BC4">
          <w:rPr>
            <w:color w:val="000000" w:themeColor="text1"/>
            <w:sz w:val="26"/>
            <w:szCs w:val="26"/>
          </w:rPr>
          <w:t xml:space="preserve">ự án dừng triển khai quá 6 tháng hoặc dừng vô thời hạn không do lỗi của Bên B; trường hợp này, việc đề xuất điều chỉnh đơn giá, nghĩa vụ tiếp tục thực hiện của Bên B và việc thanh toán khối lượng đã hoàn thành được thực hiện theo quy định tương ứng tại Điều 6, Điều 9 và Điều 12.3 của Hợp đồng này. </w:t>
        </w:r>
      </w:ins>
    </w:p>
    <w:p w14:paraId="03E67872" w14:textId="58AA7B62" w:rsidR="002A0519" w:rsidDel="00713927" w:rsidRDefault="002A0519" w:rsidP="00CF4BC4">
      <w:pPr>
        <w:numPr>
          <w:ilvl w:val="1"/>
          <w:numId w:val="1"/>
        </w:numPr>
        <w:tabs>
          <w:tab w:val="clear" w:pos="1080"/>
          <w:tab w:val="left" w:pos="567"/>
        </w:tabs>
        <w:spacing w:line="312" w:lineRule="auto"/>
        <w:ind w:left="567" w:hanging="567"/>
        <w:jc w:val="both"/>
        <w:rPr>
          <w:del w:id="115" w:author="Personal" w:date="2026-09-08T10:34:00Z" w16du:dateUtc="2026-09-08T03:34:00Z"/>
          <w:sz w:val="26"/>
          <w:szCs w:val="26"/>
        </w:rPr>
        <w:pPrChange w:id="116" w:author="Personal" w:date="2026-09-16T09:49:00Z" w16du:dateUtc="2026-09-16T02:49:00Z">
          <w:pPr>
            <w:numPr>
              <w:ilvl w:val="1"/>
              <w:numId w:val="1"/>
            </w:numPr>
            <w:tabs>
              <w:tab w:val="left" w:pos="567"/>
              <w:tab w:val="left" w:pos="1080"/>
            </w:tabs>
            <w:spacing w:line="312" w:lineRule="auto"/>
            <w:ind w:left="567" w:hanging="567"/>
            <w:jc w:val="both"/>
          </w:pPr>
        </w:pPrChange>
      </w:pPr>
    </w:p>
    <w:p w14:paraId="3BA75EB8" w14:textId="7D836043" w:rsidR="002A0519" w:rsidRPr="00713927" w:rsidRDefault="00BB3B36">
      <w:pPr>
        <w:numPr>
          <w:ilvl w:val="1"/>
          <w:numId w:val="1"/>
        </w:numPr>
        <w:tabs>
          <w:tab w:val="clear" w:pos="1080"/>
          <w:tab w:val="left" w:pos="567"/>
        </w:tabs>
        <w:spacing w:before="120" w:line="312" w:lineRule="auto"/>
        <w:ind w:left="567" w:hanging="567"/>
        <w:jc w:val="both"/>
        <w:rPr>
          <w:sz w:val="26"/>
          <w:szCs w:val="26"/>
        </w:rPr>
        <w:pPrChange w:id="117" w:author="Personal" w:date="2026-09-08T10:34:00Z" w16du:dateUtc="2026-09-08T03:34:00Z">
          <w:pPr>
            <w:tabs>
              <w:tab w:val="left" w:pos="567"/>
            </w:tabs>
            <w:spacing w:before="120" w:line="312" w:lineRule="auto"/>
            <w:jc w:val="both"/>
          </w:pPr>
        </w:pPrChange>
      </w:pPr>
      <w:r w:rsidRPr="00713927">
        <w:rPr>
          <w:sz w:val="26"/>
          <w:szCs w:val="26"/>
        </w:rPr>
        <w:t>1</w:t>
      </w:r>
      <w:r w:rsidR="0050193C" w:rsidRPr="00713927">
        <w:rPr>
          <w:sz w:val="26"/>
          <w:szCs w:val="26"/>
        </w:rPr>
        <w:t>3</w:t>
      </w:r>
      <w:r w:rsidR="00FA3F67" w:rsidRPr="00713927">
        <w:rPr>
          <w:sz w:val="26"/>
          <w:szCs w:val="26"/>
        </w:rPr>
        <w:t>.2. Phương pháp điều chỉnh giá Hợp đồng</w:t>
      </w:r>
    </w:p>
    <w:p w14:paraId="1EE98041" w14:textId="77777777" w:rsidR="002A0519" w:rsidRDefault="00FA3F67" w:rsidP="00866FDA">
      <w:pPr>
        <w:numPr>
          <w:ilvl w:val="1"/>
          <w:numId w:val="1"/>
        </w:numPr>
        <w:tabs>
          <w:tab w:val="clear" w:pos="1080"/>
          <w:tab w:val="left" w:pos="567"/>
        </w:tabs>
        <w:spacing w:line="312" w:lineRule="auto"/>
        <w:ind w:left="567" w:hanging="567"/>
        <w:jc w:val="both"/>
        <w:rPr>
          <w:sz w:val="26"/>
          <w:szCs w:val="26"/>
          <w:lang w:val="de-DE"/>
        </w:rPr>
      </w:pPr>
      <w:r>
        <w:rPr>
          <w:sz w:val="26"/>
          <w:szCs w:val="26"/>
          <w:lang w:val="de-DE"/>
        </w:rPr>
        <w:t xml:space="preserve">Đối với khối lượng công việc bổ sung đã có đơn giá trong hợp đồng thì áp dụng đơn giá trong hợp đồng đã ký. </w:t>
      </w:r>
    </w:p>
    <w:p w14:paraId="7EE9F50F" w14:textId="77777777" w:rsidR="002A0519" w:rsidRDefault="00FA3F67" w:rsidP="00866FDA">
      <w:pPr>
        <w:numPr>
          <w:ilvl w:val="1"/>
          <w:numId w:val="1"/>
        </w:numPr>
        <w:tabs>
          <w:tab w:val="clear" w:pos="1080"/>
          <w:tab w:val="left" w:pos="567"/>
        </w:tabs>
        <w:spacing w:line="312" w:lineRule="auto"/>
        <w:ind w:left="567" w:hanging="567"/>
        <w:jc w:val="both"/>
        <w:rPr>
          <w:sz w:val="26"/>
          <w:szCs w:val="26"/>
          <w:lang w:val="de-DE"/>
        </w:rPr>
      </w:pPr>
      <w:r>
        <w:rPr>
          <w:sz w:val="26"/>
          <w:szCs w:val="26"/>
          <w:lang w:val="de-DE"/>
        </w:rPr>
        <w:t xml:space="preserve">Đối với khối lượng công việc bổ sung chưa có đơn giá trong Hợp đồng thì Bên B phải trình báo giá để Bên A xem xét và phê duyệt trước khi thi công khối lượng công việc bổ sung này. </w:t>
      </w:r>
    </w:p>
    <w:p w14:paraId="706B2A2C" w14:textId="6943A0FC" w:rsidR="002A0519" w:rsidDel="00AF6623" w:rsidRDefault="00FA3F67" w:rsidP="00C45AFE">
      <w:pPr>
        <w:numPr>
          <w:ilvl w:val="1"/>
          <w:numId w:val="1"/>
        </w:numPr>
        <w:tabs>
          <w:tab w:val="clear" w:pos="1080"/>
          <w:tab w:val="left" w:pos="567"/>
        </w:tabs>
        <w:spacing w:before="120" w:line="312" w:lineRule="auto"/>
        <w:ind w:left="567" w:hanging="567"/>
        <w:jc w:val="both"/>
        <w:rPr>
          <w:del w:id="118" w:author="Personal" w:date="2026-09-08T12:21:00Z" w16du:dateUtc="2026-09-08T05:21:00Z"/>
          <w:sz w:val="26"/>
          <w:szCs w:val="26"/>
        </w:rPr>
      </w:pPr>
      <w:r w:rsidRPr="00C73194">
        <w:rPr>
          <w:sz w:val="26"/>
          <w:szCs w:val="26"/>
          <w:lang w:val="de-DE"/>
        </w:rPr>
        <w:t xml:space="preserve">Trường hợp Bên A cắt giảm khối lượng công việc thuộc phạm vi công việc phải thực hiện theo Hợp đồng đã ký kết thì giá hợp đồng </w:t>
      </w:r>
      <w:ins w:id="119" w:author="Personal" w:date="2026-09-08T12:19:00Z">
        <w:r w:rsidR="00C73194" w:rsidRPr="00C73194">
          <w:rPr>
            <w:sz w:val="26"/>
            <w:szCs w:val="26"/>
            <w:rPrChange w:id="120" w:author="Personal" w:date="2026-09-08T12:21:00Z" w16du:dateUtc="2026-09-08T05:21:00Z">
              <w:rPr>
                <w:b/>
                <w:bCs/>
                <w:sz w:val="26"/>
                <w:szCs w:val="26"/>
              </w:rPr>
            </w:rPrChange>
          </w:rPr>
          <w:t>bắt buộc phải giảm tương ứng với phần giá trị khối lượng công việc không phải thực hiện dựa trên đơn giá đã thỏa thuận trong Hợp đồng</w:t>
        </w:r>
        <w:r w:rsidR="00C73194" w:rsidRPr="00C73194">
          <w:rPr>
            <w:sz w:val="26"/>
            <w:szCs w:val="26"/>
          </w:rPr>
          <w:t xml:space="preserve"> </w:t>
        </w:r>
      </w:ins>
      <w:del w:id="121" w:author="Personal" w:date="2026-09-08T12:19:00Z" w16du:dateUtc="2026-09-08T05:19:00Z">
        <w:r w:rsidRPr="00C73194" w:rsidDel="00C73194">
          <w:rPr>
            <w:sz w:val="26"/>
            <w:szCs w:val="26"/>
            <w:lang w:val="de-DE"/>
          </w:rPr>
          <w:delText>phải giảm tương ứng với phần giá trị khối lượng công việc không phải thực hiện.</w:delText>
        </w:r>
      </w:del>
      <w:del w:id="122" w:author="Personal" w:date="2026-09-08T12:18:00Z" w16du:dateUtc="2026-09-08T05:18:00Z">
        <w:r w:rsidRPr="00C73194" w:rsidDel="00C73194">
          <w:rPr>
            <w:sz w:val="26"/>
            <w:szCs w:val="26"/>
          </w:rPr>
          <w:delText xml:space="preserve">Trường hợp Bên A cắt giảm khối lượng công việc theo hợp đồng đã kí kết từ 15% trở lên, </w:delText>
        </w:r>
      </w:del>
      <w:del w:id="123" w:author="Personal" w:date="2026-09-08T10:49:00Z" w16du:dateUtc="2026-09-08T03:49:00Z">
        <w:r w:rsidRPr="00C73194" w:rsidDel="00000506">
          <w:rPr>
            <w:sz w:val="26"/>
            <w:szCs w:val="26"/>
          </w:rPr>
          <w:delText>giá trị Hợp đồng sẽ không giảm tương ứng theo khối lượng cắt giảm hợp đồng, khi đó Nhà thầu sẽ đệ trình cho Bên A giá trị hợp đồng mới theo khối lượng sau đã cắt giảm để Bên A xem xét</w:delText>
        </w:r>
      </w:del>
      <w:del w:id="124" w:author="Personal" w:date="2026-09-08T12:18:00Z" w16du:dateUtc="2026-09-08T05:18:00Z">
        <w:r w:rsidRPr="00C73194" w:rsidDel="00C73194">
          <w:rPr>
            <w:sz w:val="26"/>
            <w:szCs w:val="26"/>
          </w:rPr>
          <w:delText>.</w:delText>
        </w:r>
      </w:del>
      <w:del w:id="125" w:author="Personal" w:date="2026-09-08T12:19:00Z" w16du:dateUtc="2026-09-08T05:19:00Z">
        <w:r w:rsidRPr="00C73194" w:rsidDel="00C73194">
          <w:rPr>
            <w:sz w:val="26"/>
            <w:szCs w:val="26"/>
          </w:rPr>
          <w:delText xml:space="preserve"> </w:delText>
        </w:r>
      </w:del>
      <w:r w:rsidRPr="00C73194">
        <w:rPr>
          <w:sz w:val="26"/>
          <w:szCs w:val="26"/>
        </w:rPr>
        <w:t xml:space="preserve">Trường hợp hai Bên </w:t>
      </w:r>
      <w:del w:id="126" w:author="Personal" w:date="2026-09-08T12:21:00Z" w16du:dateUtc="2026-09-08T05:21:00Z">
        <w:r w:rsidRPr="00C73194" w:rsidDel="00C73194">
          <w:rPr>
            <w:sz w:val="26"/>
            <w:szCs w:val="26"/>
          </w:rPr>
          <w:delText>không đi được thống nhất đơn giá mới</w:delText>
        </w:r>
      </w:del>
      <w:ins w:id="127" w:author="Personal" w:date="2026-09-08T12:21:00Z" w16du:dateUtc="2026-09-08T05:21:00Z">
        <w:r w:rsidR="00C73194" w:rsidRPr="00C73194">
          <w:t xml:space="preserve"> </w:t>
        </w:r>
      </w:ins>
      <w:ins w:id="128" w:author="Personal" w:date="2026-09-08T12:21:00Z">
        <w:r w:rsidR="00C73194" w:rsidRPr="00C73194">
          <w:rPr>
            <w:sz w:val="26"/>
            <w:szCs w:val="26"/>
          </w:rPr>
          <w:t>chấm dứt hợp đồng do cắt giảm hoặc dừng dự án</w:t>
        </w:r>
      </w:ins>
      <w:del w:id="129" w:author="Personal" w:date="2026-09-08T12:21:00Z" w16du:dateUtc="2026-09-08T05:21:00Z">
        <w:r w:rsidRPr="00C73194" w:rsidDel="00C73194">
          <w:rPr>
            <w:sz w:val="26"/>
            <w:szCs w:val="26"/>
          </w:rPr>
          <w:delText xml:space="preserve">, Hợp đồng có thể chấm dứt, </w:delText>
        </w:r>
        <w:r w:rsidDel="00C73194">
          <w:rPr>
            <w:sz w:val="26"/>
            <w:szCs w:val="26"/>
          </w:rPr>
          <w:delText xml:space="preserve">hai bên có nghĩa vụ hoàn tất thanh toán </w:delText>
        </w:r>
        <w:r w:rsidDel="00C73194">
          <w:rPr>
            <w:sz w:val="26"/>
            <w:szCs w:val="26"/>
          </w:rPr>
          <w:lastRenderedPageBreak/>
          <w:delText>phần khối lượng đã thực hiện được các Bên nghiệm thu cũng như hoàn trả lại tạm ứng (nếu có).</w:delText>
        </w:r>
      </w:del>
      <w:ins w:id="130" w:author="Personal" w:date="2026-09-08T12:21:00Z" w16du:dateUtc="2026-09-08T05:21:00Z">
        <w:r w:rsidR="00C73194" w:rsidRPr="00C73194">
          <w:t xml:space="preserve"> </w:t>
        </w:r>
      </w:ins>
      <w:ins w:id="131" w:author="Personal" w:date="2026-09-08T12:21:00Z">
        <w:r w:rsidR="00C73194" w:rsidRPr="00C73194">
          <w:rPr>
            <w:sz w:val="26"/>
            <w:szCs w:val="26"/>
          </w:rPr>
          <w:t>nghĩa vụ thanh toán chỉ giới hạn trong phần khối lượng thực tế đã thực hiện được các bên nghiệm thu hợp lệ sau khi đã trừ đi phần tạm ứng chưa thu hồi (nếu có</w:t>
        </w:r>
      </w:ins>
      <w:ins w:id="132" w:author="Personal" w:date="2026-09-08T14:38:00Z" w16du:dateUtc="2026-09-08T07:38:00Z">
        <w:r w:rsidR="00AF6623">
          <w:rPr>
            <w:sz w:val="26"/>
            <w:szCs w:val="26"/>
          </w:rPr>
          <w:t>).</w:t>
        </w:r>
      </w:ins>
    </w:p>
    <w:p w14:paraId="2C35D0A1" w14:textId="72363E46" w:rsidR="00AF6623" w:rsidRDefault="00AF6623" w:rsidP="00AF6623">
      <w:pPr>
        <w:tabs>
          <w:tab w:val="left" w:pos="504"/>
          <w:tab w:val="left" w:pos="567"/>
        </w:tabs>
        <w:spacing w:before="120" w:line="312" w:lineRule="auto"/>
        <w:ind w:left="567"/>
        <w:jc w:val="both"/>
        <w:rPr>
          <w:ins w:id="133" w:author="Personal" w:date="2026-09-08T14:39:00Z" w16du:dateUtc="2026-09-08T07:39:00Z"/>
          <w:b/>
          <w:bCs/>
          <w:sz w:val="26"/>
          <w:szCs w:val="26"/>
        </w:rPr>
      </w:pPr>
      <w:ins w:id="134" w:author="Personal" w:date="2026-09-08T14:38:00Z" w16du:dateUtc="2026-09-08T07:38:00Z">
        <w:r w:rsidRPr="00AF6623">
          <w:rPr>
            <w:b/>
            <w:bCs/>
            <w:sz w:val="26"/>
            <w:szCs w:val="26"/>
            <w:rPrChange w:id="135" w:author="Personal" w:date="2026-09-08T14:39:00Z" w16du:dateUtc="2026-09-08T07:39:00Z">
              <w:rPr>
                <w:sz w:val="26"/>
                <w:szCs w:val="26"/>
              </w:rPr>
            </w:rPrChange>
          </w:rPr>
          <w:t xml:space="preserve">Điều 14: </w:t>
        </w:r>
      </w:ins>
      <w:ins w:id="136" w:author="Personal" w:date="2026-09-08T14:38:00Z">
        <w:r w:rsidRPr="00AF6623">
          <w:rPr>
            <w:b/>
            <w:bCs/>
            <w:sz w:val="26"/>
            <w:szCs w:val="26"/>
          </w:rPr>
          <w:t>Các điều khoản đặc thù về kiểm định thiết bị, bảo mật, xử lý sự cố khẩn cấp và quyền khấu trừ</w:t>
        </w:r>
      </w:ins>
    </w:p>
    <w:p w14:paraId="62984FCE" w14:textId="77777777" w:rsidR="00C06B97" w:rsidRDefault="00AF6623" w:rsidP="00C06B97">
      <w:pPr>
        <w:tabs>
          <w:tab w:val="left" w:pos="504"/>
          <w:tab w:val="left" w:pos="567"/>
        </w:tabs>
        <w:spacing w:before="120" w:line="312" w:lineRule="auto"/>
        <w:ind w:left="567"/>
        <w:jc w:val="both"/>
        <w:rPr>
          <w:ins w:id="137" w:author="Personal" w:date="2026-09-08T14:43:00Z" w16du:dateUtc="2026-09-08T07:43:00Z"/>
          <w:sz w:val="26"/>
          <w:szCs w:val="26"/>
        </w:rPr>
      </w:pPr>
      <w:ins w:id="138" w:author="Personal" w:date="2026-09-08T14:39:00Z" w16du:dateUtc="2026-09-08T07:39:00Z">
        <w:r>
          <w:rPr>
            <w:b/>
            <w:bCs/>
            <w:sz w:val="26"/>
            <w:szCs w:val="26"/>
          </w:rPr>
          <w:t xml:space="preserve">14.1. </w:t>
        </w:r>
      </w:ins>
      <w:ins w:id="139" w:author="Personal" w:date="2026-09-08T14:38:00Z">
        <w:r w:rsidRPr="00AF6623">
          <w:rPr>
            <w:sz w:val="26"/>
            <w:szCs w:val="26"/>
            <w:rPrChange w:id="140" w:author="Personal" w:date="2026-09-08T14:39:00Z" w16du:dateUtc="2026-09-08T07:39:00Z">
              <w:rPr>
                <w:b/>
                <w:bCs/>
                <w:sz w:val="26"/>
                <w:szCs w:val="26"/>
              </w:rPr>
            </w:rPrChange>
          </w:rPr>
          <w:t>Về chất lượng thiết bị đo đạc và kiểm định:</w:t>
        </w:r>
      </w:ins>
    </w:p>
    <w:p w14:paraId="6499FE6F" w14:textId="3F8D250E" w:rsidR="00AF6623" w:rsidRPr="00C06B97" w:rsidRDefault="00C06B97">
      <w:pPr>
        <w:tabs>
          <w:tab w:val="left" w:pos="504"/>
          <w:tab w:val="left" w:pos="567"/>
        </w:tabs>
        <w:spacing w:before="120" w:line="312" w:lineRule="auto"/>
        <w:jc w:val="both"/>
        <w:rPr>
          <w:ins w:id="141" w:author="Personal" w:date="2026-09-08T14:40:00Z" w16du:dateUtc="2026-09-08T07:40:00Z"/>
          <w:sz w:val="26"/>
          <w:szCs w:val="26"/>
        </w:rPr>
        <w:pPrChange w:id="142" w:author="Personal" w:date="2026-09-08T14:43:00Z" w16du:dateUtc="2026-09-08T07:43:00Z">
          <w:pPr>
            <w:tabs>
              <w:tab w:val="left" w:pos="504"/>
              <w:tab w:val="left" w:pos="567"/>
            </w:tabs>
            <w:spacing w:before="120" w:line="312" w:lineRule="auto"/>
            <w:ind w:left="567"/>
            <w:jc w:val="both"/>
          </w:pPr>
        </w:pPrChange>
      </w:pPr>
      <w:ins w:id="143" w:author="Personal" w:date="2026-09-08T14:43:00Z" w16du:dateUtc="2026-09-08T07:43:00Z">
        <w:r>
          <w:rPr>
            <w:b/>
            <w:bCs/>
            <w:sz w:val="26"/>
            <w:szCs w:val="26"/>
          </w:rPr>
          <w:t>-</w:t>
        </w:r>
        <w:r>
          <w:rPr>
            <w:sz w:val="26"/>
            <w:szCs w:val="26"/>
          </w:rPr>
          <w:t xml:space="preserve">        </w:t>
        </w:r>
      </w:ins>
      <w:ins w:id="144" w:author="Personal" w:date="2026-09-09T08:17:00Z">
        <w:r w:rsidR="00693548" w:rsidRPr="00693548">
          <w:rPr>
            <w:sz w:val="26"/>
            <w:szCs w:val="26"/>
          </w:rPr>
          <w:t>Bên B cam kết toàn bộ máy móc, thiết bị đo đạc, trắc địa sử dụng cho dự án phải còn hiệu lực kiểm định kỹ thuật tại cơ quan nhà nước có thẩm quyền trong suốt quá trình thực hiện hợp đồng. Bản sao chứng chỉ kiểm định thiết bị phải được nộp kèm theo hồ sơ nghiệm thu mỗi đợt. Trường hợp phát hiện thiết bị quá hạn kiểm định hoặc sai số vượt quá giới hạn cho phép theo quy chuẩn kỹ thuật, Bên B chịu chế tài phạt vi phạm theo mức tối đa do pháp luật thương mại quy định cho mỗi lần vi phạm, đồng thời toàn bộ kết quả đo đạc bằng thiết bị đó bị coi là vô giá trị và Bên B phải thực hiện đo đạc lại bằng chính chi phí của mình.</w:t>
        </w:r>
      </w:ins>
      <w:ins w:id="145" w:author="Personal" w:date="2026-09-08T14:38:00Z">
        <w:r w:rsidR="00AF6623" w:rsidRPr="00AF6623">
          <w:rPr>
            <w:sz w:val="26"/>
            <w:szCs w:val="26"/>
            <w:rPrChange w:id="146" w:author="Personal" w:date="2026-09-08T14:39:00Z" w16du:dateUtc="2026-09-08T07:39:00Z">
              <w:rPr>
                <w:i/>
                <w:iCs/>
                <w:sz w:val="26"/>
                <w:szCs w:val="26"/>
              </w:rPr>
            </w:rPrChange>
          </w:rPr>
          <w:t>.</w:t>
        </w:r>
      </w:ins>
    </w:p>
    <w:p w14:paraId="5D37563A" w14:textId="77777777" w:rsidR="00C06B97" w:rsidRDefault="00AF6623" w:rsidP="00C06B97">
      <w:pPr>
        <w:tabs>
          <w:tab w:val="left" w:pos="504"/>
          <w:tab w:val="left" w:pos="567"/>
        </w:tabs>
        <w:spacing w:before="120" w:line="312" w:lineRule="auto"/>
        <w:ind w:left="567"/>
        <w:jc w:val="both"/>
        <w:rPr>
          <w:ins w:id="147" w:author="Personal" w:date="2026-09-08T14:43:00Z" w16du:dateUtc="2026-09-08T07:43:00Z"/>
          <w:sz w:val="26"/>
          <w:szCs w:val="26"/>
        </w:rPr>
      </w:pPr>
      <w:ins w:id="148" w:author="Personal" w:date="2026-09-08T14:40:00Z" w16du:dateUtc="2026-09-08T07:40:00Z">
        <w:r w:rsidRPr="00AF6623">
          <w:rPr>
            <w:b/>
            <w:bCs/>
            <w:sz w:val="26"/>
            <w:szCs w:val="26"/>
            <w:rPrChange w:id="149" w:author="Personal" w:date="2026-09-08T14:40:00Z" w16du:dateUtc="2026-09-08T07:40:00Z">
              <w:rPr>
                <w:sz w:val="26"/>
                <w:szCs w:val="26"/>
              </w:rPr>
            </w:rPrChange>
          </w:rPr>
          <w:t>14.2.</w:t>
        </w:r>
        <w:r>
          <w:rPr>
            <w:sz w:val="26"/>
            <w:szCs w:val="26"/>
          </w:rPr>
          <w:t xml:space="preserve"> </w:t>
        </w:r>
      </w:ins>
      <w:ins w:id="150" w:author="Personal" w:date="2026-09-08T14:38:00Z">
        <w:r w:rsidRPr="00AF6623">
          <w:rPr>
            <w:sz w:val="26"/>
            <w:szCs w:val="26"/>
            <w:rPrChange w:id="151" w:author="Personal" w:date="2026-09-08T14:39:00Z" w16du:dateUtc="2026-09-08T07:39:00Z">
              <w:rPr>
                <w:b/>
                <w:bCs/>
                <w:sz w:val="26"/>
                <w:szCs w:val="26"/>
              </w:rPr>
            </w:rPrChange>
          </w:rPr>
          <w:t>Về bảo mật thông tin và số liệu quan trắc:</w:t>
        </w:r>
      </w:ins>
    </w:p>
    <w:p w14:paraId="7DA38875" w14:textId="1525A70D" w:rsidR="00AF6623" w:rsidRDefault="00693548">
      <w:pPr>
        <w:tabs>
          <w:tab w:val="left" w:pos="504"/>
          <w:tab w:val="left" w:pos="567"/>
        </w:tabs>
        <w:spacing w:before="120" w:line="312" w:lineRule="auto"/>
        <w:jc w:val="both"/>
        <w:rPr>
          <w:ins w:id="152" w:author="Personal" w:date="2026-09-08T14:41:00Z" w16du:dateUtc="2026-09-08T07:41:00Z"/>
          <w:sz w:val="26"/>
          <w:szCs w:val="26"/>
        </w:rPr>
        <w:pPrChange w:id="153" w:author="Personal" w:date="2026-09-08T14:43:00Z" w16du:dateUtc="2026-09-08T07:43:00Z">
          <w:pPr>
            <w:tabs>
              <w:tab w:val="left" w:pos="504"/>
              <w:tab w:val="left" w:pos="567"/>
            </w:tabs>
            <w:spacing w:before="120" w:line="312" w:lineRule="auto"/>
            <w:ind w:left="567"/>
            <w:jc w:val="both"/>
          </w:pPr>
        </w:pPrChange>
      </w:pPr>
      <w:ins w:id="154" w:author="Personal" w:date="2026-09-09T08:18:00Z" w16du:dateUtc="2026-09-09T01:18:00Z">
        <w:r>
          <w:rPr>
            <w:sz w:val="26"/>
            <w:szCs w:val="26"/>
          </w:rPr>
          <w:t xml:space="preserve">-      </w:t>
        </w:r>
      </w:ins>
      <w:ins w:id="155" w:author="Personal" w:date="2026-09-09T08:18:00Z">
        <w:r w:rsidRPr="00693548">
          <w:rPr>
            <w:sz w:val="26"/>
            <w:szCs w:val="26"/>
            <w:rPrChange w:id="156" w:author="Personal" w:date="2026-09-09T08:18:00Z" w16du:dateUtc="2026-09-09T01:18:00Z">
              <w:rPr>
                <w:b/>
                <w:bCs/>
                <w:sz w:val="26"/>
                <w:szCs w:val="26"/>
              </w:rPr>
            </w:rPrChange>
          </w:rPr>
          <w:t>Toàn bộ số liệu đo đạc, dữ liệu hiện trường, hình ảnh và các bản báo cáo quan trắc biến dạng là tài sản độc quyền thuộc sở hữu của Bên A và Chủ đầu tư. Bên B tuyệt đối không được sử dụng, cung cấp, tiết lộ hoặc công bố bất kỳ thông tin nào liên quan đến dự án cho bất kỳ bên thứ ba nào dưới mọi hình thức khi chưa có sự chấp thuận trước bằng văn bản của Bên A. Vi phạm điều này, Bên B chịu trách nhiệm bồi thường toàn bộ thiệt hại thực tế phát sinh và chịu phạt vi phạm hợp đồng ở mức tối đa theo quy định của pháp luật.</w:t>
        </w:r>
      </w:ins>
      <w:ins w:id="157" w:author="Personal" w:date="2026-09-08T14:40:00Z" w16du:dateUtc="2026-09-08T07:40:00Z">
        <w:r w:rsidR="00AF6623" w:rsidRPr="00693548">
          <w:rPr>
            <w:sz w:val="26"/>
            <w:szCs w:val="26"/>
          </w:rPr>
          <w:br/>
        </w:r>
        <w:r w:rsidR="00AF6623" w:rsidRPr="00AF6623">
          <w:rPr>
            <w:b/>
            <w:bCs/>
            <w:sz w:val="26"/>
            <w:szCs w:val="26"/>
            <w:rPrChange w:id="158" w:author="Personal" w:date="2026-09-08T14:40:00Z" w16du:dateUtc="2026-09-08T07:40:00Z">
              <w:rPr>
                <w:sz w:val="26"/>
                <w:szCs w:val="26"/>
              </w:rPr>
            </w:rPrChange>
          </w:rPr>
          <w:t>14.3.</w:t>
        </w:r>
        <w:r w:rsidR="00AF6623">
          <w:rPr>
            <w:sz w:val="26"/>
            <w:szCs w:val="26"/>
          </w:rPr>
          <w:t xml:space="preserve"> </w:t>
        </w:r>
      </w:ins>
      <w:ins w:id="159" w:author="Personal" w:date="2026-09-08T14:38:00Z">
        <w:r w:rsidR="00AF6623" w:rsidRPr="00AF6623">
          <w:rPr>
            <w:sz w:val="26"/>
            <w:szCs w:val="26"/>
            <w:rPrChange w:id="160" w:author="Personal" w:date="2026-09-08T14:39:00Z" w16du:dateUtc="2026-09-08T07:39:00Z">
              <w:rPr>
                <w:b/>
                <w:bCs/>
                <w:sz w:val="26"/>
                <w:szCs w:val="26"/>
              </w:rPr>
            </w:rPrChange>
          </w:rPr>
          <w:t>Về xử lý khẩn cấp sự cố quan trắc vượt ngưỡng:</w:t>
        </w:r>
      </w:ins>
    </w:p>
    <w:p w14:paraId="4976E8D1" w14:textId="409CF0BB" w:rsidR="00C06B97" w:rsidRDefault="00C06B97">
      <w:pPr>
        <w:tabs>
          <w:tab w:val="left" w:pos="504"/>
          <w:tab w:val="left" w:pos="567"/>
        </w:tabs>
        <w:spacing w:before="120" w:line="312" w:lineRule="auto"/>
        <w:jc w:val="both"/>
        <w:rPr>
          <w:ins w:id="161" w:author="Personal" w:date="2026-09-08T14:42:00Z" w16du:dateUtc="2026-09-08T07:42:00Z"/>
          <w:sz w:val="26"/>
          <w:szCs w:val="26"/>
        </w:rPr>
        <w:pPrChange w:id="162" w:author="Personal" w:date="2026-09-08T14:42:00Z" w16du:dateUtc="2026-09-08T07:42:00Z">
          <w:pPr>
            <w:tabs>
              <w:tab w:val="left" w:pos="504"/>
              <w:tab w:val="left" w:pos="567"/>
            </w:tabs>
            <w:spacing w:before="120" w:line="312" w:lineRule="auto"/>
            <w:ind w:left="567"/>
            <w:jc w:val="both"/>
          </w:pPr>
        </w:pPrChange>
      </w:pPr>
      <w:ins w:id="163" w:author="Personal" w:date="2026-09-08T14:42:00Z" w16du:dateUtc="2026-09-08T07:42:00Z">
        <w:r>
          <w:rPr>
            <w:sz w:val="26"/>
            <w:szCs w:val="26"/>
          </w:rPr>
          <w:t xml:space="preserve">-    </w:t>
        </w:r>
      </w:ins>
      <w:ins w:id="164" w:author="Personal" w:date="2026-09-08T14:43:00Z" w16du:dateUtc="2026-09-08T07:43:00Z">
        <w:r>
          <w:rPr>
            <w:sz w:val="26"/>
            <w:szCs w:val="26"/>
          </w:rPr>
          <w:t xml:space="preserve">  </w:t>
        </w:r>
      </w:ins>
      <w:ins w:id="165" w:author="Personal" w:date="2026-09-08T14:38:00Z">
        <w:r w:rsidR="00AF6623" w:rsidRPr="00AF6623">
          <w:rPr>
            <w:sz w:val="26"/>
            <w:szCs w:val="26"/>
            <w:rPrChange w:id="166" w:author="Personal" w:date="2026-09-08T14:39:00Z" w16du:dateUtc="2026-09-08T07:39:00Z">
              <w:rPr>
                <w:i/>
                <w:iCs/>
                <w:sz w:val="26"/>
                <w:szCs w:val="26"/>
              </w:rPr>
            </w:rPrChange>
          </w:rPr>
          <w:t>Trong quá trình thực hiện quan trắc, nếu phát hiện các thông số biến dạng, dịch chuyển hoặc sụt lún vượt quá giới hạn cho phép theo quy chuẩn kỹ thuật hoặc thiết kế được duyệt, Bên B có nghĩa vụ lập tức thông báo khẩn cấp bằng điện thoại/email và gửi văn bản trong vòng 02 (hai) giờ đồng hồ tới người đại diện của Bên A. Trường hợp Bên B chậm trễ thông báo dẫn đến việc không xử lý kịp thời các sự cố kỹ thuật công trình, làm ảnh hưởng đến an toàn công trình hoặc bị các cơ quan quản lý nhà nước xử phạt vi phạm hành chính, Bên B phải chịu trách nhiệm bồi thường 100% thiệt hại thực tế, bao gồm cả toàn bộ tiền phạt và chi phí khắc phục hậu quả mà Bên A phải gánh chịu</w:t>
        </w:r>
      </w:ins>
      <w:ins w:id="167" w:author="Personal" w:date="2026-09-08T14:43:00Z" w16du:dateUtc="2026-09-08T07:43:00Z">
        <w:r>
          <w:rPr>
            <w:sz w:val="26"/>
            <w:szCs w:val="26"/>
          </w:rPr>
          <w:t>.</w:t>
        </w:r>
      </w:ins>
    </w:p>
    <w:p w14:paraId="6C9F7AB0" w14:textId="50C56B35" w:rsidR="00AF6623" w:rsidRPr="00AF6623" w:rsidRDefault="00C06B97">
      <w:pPr>
        <w:tabs>
          <w:tab w:val="left" w:pos="504"/>
          <w:tab w:val="left" w:pos="567"/>
        </w:tabs>
        <w:spacing w:before="120" w:line="312" w:lineRule="auto"/>
        <w:ind w:left="567"/>
        <w:jc w:val="both"/>
        <w:rPr>
          <w:ins w:id="168" w:author="Personal" w:date="2026-09-08T14:38:00Z"/>
          <w:sz w:val="26"/>
          <w:szCs w:val="26"/>
        </w:rPr>
        <w:pPrChange w:id="169" w:author="Personal" w:date="2026-09-08T14:42:00Z" w16du:dateUtc="2026-09-08T07:42:00Z">
          <w:pPr>
            <w:numPr>
              <w:numId w:val="11"/>
            </w:numPr>
            <w:tabs>
              <w:tab w:val="left" w:pos="504"/>
              <w:tab w:val="left" w:pos="567"/>
              <w:tab w:val="num" w:pos="720"/>
            </w:tabs>
            <w:spacing w:before="120" w:line="312" w:lineRule="auto"/>
            <w:ind w:left="720" w:hanging="360"/>
            <w:jc w:val="both"/>
          </w:pPr>
        </w:pPrChange>
      </w:pPr>
      <w:ins w:id="170" w:author="Personal" w:date="2026-09-08T14:42:00Z" w16du:dateUtc="2026-09-08T07:42:00Z">
        <w:r w:rsidRPr="00C06B97">
          <w:rPr>
            <w:b/>
            <w:bCs/>
            <w:sz w:val="26"/>
            <w:szCs w:val="26"/>
            <w:rPrChange w:id="171" w:author="Personal" w:date="2026-09-08T14:42:00Z" w16du:dateUtc="2026-09-08T07:42:00Z">
              <w:rPr>
                <w:sz w:val="26"/>
                <w:szCs w:val="26"/>
              </w:rPr>
            </w:rPrChange>
          </w:rPr>
          <w:t>14.4.</w:t>
        </w:r>
        <w:r>
          <w:rPr>
            <w:sz w:val="26"/>
            <w:szCs w:val="26"/>
          </w:rPr>
          <w:t xml:space="preserve"> </w:t>
        </w:r>
      </w:ins>
      <w:ins w:id="172" w:author="Personal" w:date="2026-09-08T14:38:00Z">
        <w:r w:rsidR="00AF6623" w:rsidRPr="00AF6623">
          <w:rPr>
            <w:sz w:val="26"/>
            <w:szCs w:val="26"/>
            <w:rPrChange w:id="173" w:author="Personal" w:date="2026-09-08T14:39:00Z" w16du:dateUtc="2026-09-08T07:39:00Z">
              <w:rPr>
                <w:b/>
                <w:bCs/>
                <w:sz w:val="26"/>
                <w:szCs w:val="26"/>
              </w:rPr>
            </w:rPrChange>
          </w:rPr>
          <w:t>Về quyền khấu trừ trực tiếp</w:t>
        </w:r>
      </w:ins>
      <w:ins w:id="174" w:author="Personal" w:date="2026-09-08T14:42:00Z" w16du:dateUtc="2026-09-08T07:42:00Z">
        <w:r>
          <w:rPr>
            <w:sz w:val="26"/>
            <w:szCs w:val="26"/>
          </w:rPr>
          <w:t>:</w:t>
        </w:r>
      </w:ins>
    </w:p>
    <w:p w14:paraId="64B33187" w14:textId="273BD229" w:rsidR="00AF6623" w:rsidRPr="00AF6623" w:rsidRDefault="00C06B97">
      <w:pPr>
        <w:tabs>
          <w:tab w:val="left" w:pos="504"/>
          <w:tab w:val="left" w:pos="567"/>
        </w:tabs>
        <w:spacing w:before="120" w:line="312" w:lineRule="auto"/>
        <w:jc w:val="both"/>
        <w:rPr>
          <w:ins w:id="175" w:author="Personal" w:date="2026-09-08T14:38:00Z" w16du:dateUtc="2026-09-08T07:38:00Z"/>
          <w:sz w:val="26"/>
          <w:szCs w:val="26"/>
        </w:rPr>
        <w:pPrChange w:id="176" w:author="Personal" w:date="2026-09-08T14:43:00Z" w16du:dateUtc="2026-09-08T07:43:00Z">
          <w:pPr>
            <w:numPr>
              <w:ilvl w:val="1"/>
              <w:numId w:val="1"/>
            </w:numPr>
            <w:tabs>
              <w:tab w:val="left" w:pos="567"/>
              <w:tab w:val="left" w:pos="1080"/>
            </w:tabs>
            <w:spacing w:before="120" w:line="312" w:lineRule="auto"/>
            <w:ind w:left="567" w:hanging="567"/>
            <w:jc w:val="both"/>
          </w:pPr>
        </w:pPrChange>
      </w:pPr>
      <w:ins w:id="177" w:author="Personal" w:date="2026-09-08T14:42:00Z" w16du:dateUtc="2026-09-08T07:42:00Z">
        <w:r>
          <w:rPr>
            <w:sz w:val="26"/>
            <w:szCs w:val="26"/>
          </w:rPr>
          <w:t xml:space="preserve">-        </w:t>
        </w:r>
      </w:ins>
      <w:ins w:id="178" w:author="Personal" w:date="2026-09-08T14:38:00Z">
        <w:r w:rsidR="00AF6623" w:rsidRPr="00AF6623">
          <w:rPr>
            <w:sz w:val="26"/>
            <w:szCs w:val="26"/>
            <w:rPrChange w:id="179" w:author="Personal" w:date="2026-09-08T14:39:00Z" w16du:dateUtc="2026-09-08T07:39:00Z">
              <w:rPr>
                <w:i/>
                <w:iCs/>
                <w:sz w:val="26"/>
                <w:szCs w:val="26"/>
              </w:rPr>
            </w:rPrChange>
          </w:rPr>
          <w:t>Bên A có toàn quyền đơn phương khấu trừ trực tiếp các khoản tiền phạt vi phạm hợp đồng, tiền bồi thường thiệt hại do lỗi của Bên B, hoặc các khoản tiền mà Bên B có nghĩa vụ hoàn trả từ bất kỳ giá trị thanh toán đợt nào, giá trị tạm ứng hoặc giá trị bảo lãnh nào của Bên B đang giữ mà không cần phải có sự đồng ý trước của Bên B.</w:t>
        </w:r>
      </w:ins>
    </w:p>
    <w:p w14:paraId="5A3DBF36" w14:textId="3548DD25" w:rsidR="002A0519" w:rsidRPr="00C73194" w:rsidRDefault="00FA3F67">
      <w:pPr>
        <w:tabs>
          <w:tab w:val="left" w:pos="504"/>
          <w:tab w:val="left" w:pos="567"/>
        </w:tabs>
        <w:spacing w:before="120" w:line="312" w:lineRule="auto"/>
        <w:ind w:left="567"/>
        <w:jc w:val="both"/>
        <w:rPr>
          <w:b/>
          <w:bCs/>
          <w:sz w:val="26"/>
          <w:szCs w:val="26"/>
        </w:rPr>
        <w:pPrChange w:id="180" w:author="Personal" w:date="2026-09-08T14:38:00Z" w16du:dateUtc="2026-09-08T07:38:00Z">
          <w:pPr>
            <w:spacing w:before="120" w:line="312" w:lineRule="auto"/>
            <w:jc w:val="both"/>
          </w:pPr>
        </w:pPrChange>
      </w:pPr>
      <w:r w:rsidRPr="00C73194">
        <w:rPr>
          <w:b/>
          <w:bCs/>
          <w:sz w:val="26"/>
          <w:szCs w:val="26"/>
        </w:rPr>
        <w:t xml:space="preserve">Điều </w:t>
      </w:r>
      <w:ins w:id="181" w:author="Personal" w:date="2026-09-09T08:17:00Z" w16du:dateUtc="2026-09-09T01:17:00Z">
        <w:r w:rsidR="00693548">
          <w:rPr>
            <w:b/>
            <w:bCs/>
            <w:sz w:val="26"/>
            <w:szCs w:val="26"/>
          </w:rPr>
          <w:t>15</w:t>
        </w:r>
      </w:ins>
      <w:del w:id="182" w:author="Personal" w:date="2026-09-09T08:17:00Z" w16du:dateUtc="2026-09-09T01:17:00Z">
        <w:r w:rsidRPr="00C73194" w:rsidDel="00693548">
          <w:rPr>
            <w:b/>
            <w:bCs/>
            <w:sz w:val="26"/>
            <w:szCs w:val="26"/>
          </w:rPr>
          <w:delText>1</w:delText>
        </w:r>
        <w:r w:rsidR="00E72C91" w:rsidRPr="00C73194" w:rsidDel="00693548">
          <w:rPr>
            <w:b/>
            <w:bCs/>
            <w:sz w:val="26"/>
            <w:szCs w:val="26"/>
          </w:rPr>
          <w:delText>4</w:delText>
        </w:r>
        <w:r w:rsidRPr="00C73194" w:rsidDel="00693548">
          <w:rPr>
            <w:b/>
            <w:bCs/>
            <w:sz w:val="26"/>
            <w:szCs w:val="26"/>
          </w:rPr>
          <w:delText xml:space="preserve">: </w:delText>
        </w:r>
      </w:del>
      <w:r w:rsidRPr="00C73194">
        <w:rPr>
          <w:b/>
          <w:bCs/>
          <w:sz w:val="26"/>
          <w:szCs w:val="26"/>
        </w:rPr>
        <w:t>Cam kết chung</w:t>
      </w:r>
    </w:p>
    <w:p w14:paraId="0DDD63BF" w14:textId="3EBDF2F7" w:rsidR="002A0519" w:rsidRDefault="00FA3F67" w:rsidP="00C45AFE">
      <w:pPr>
        <w:numPr>
          <w:ilvl w:val="1"/>
          <w:numId w:val="1"/>
        </w:numPr>
        <w:tabs>
          <w:tab w:val="clear" w:pos="1080"/>
          <w:tab w:val="left" w:pos="567"/>
        </w:tabs>
        <w:spacing w:before="120" w:line="312" w:lineRule="auto"/>
        <w:ind w:left="567" w:hanging="567"/>
        <w:jc w:val="both"/>
        <w:rPr>
          <w:sz w:val="26"/>
          <w:szCs w:val="26"/>
        </w:rPr>
      </w:pPr>
      <w:r>
        <w:rPr>
          <w:sz w:val="26"/>
          <w:szCs w:val="26"/>
        </w:rPr>
        <w:lastRenderedPageBreak/>
        <w:t>Hai bên cam kết nghiêm túc thực hiện các điều khoản trong hợp đồng. Các tranh chấp nếu xảy ra sẽ được hai bên giải quyết bằng trao đổi thương lượng. Các tranh chấp liên quan đến hợp đồng này mà các bên không thể đi đến thống nhất bằng cách thương lượng sẽ được giải quyết theo trình tự tố tụng</w:t>
      </w:r>
      <w:ins w:id="183" w:author="Personal" w:date="2026-09-16T09:51:00Z" w16du:dateUtc="2026-09-16T02:51:00Z">
        <w:r w:rsidR="00AD6D3F">
          <w:rPr>
            <w:sz w:val="26"/>
            <w:szCs w:val="26"/>
          </w:rPr>
          <w:t xml:space="preserve"> </w:t>
        </w:r>
        <w:r w:rsidR="00AD6D3F">
          <w:rPr>
            <w:color w:val="000000" w:themeColor="text1"/>
            <w:sz w:val="26"/>
            <w:szCs w:val="26"/>
          </w:rPr>
          <w:t>tại Tòa án nhân dân có thẩm quyền nơi Bên A có trụ sở</w:t>
        </w:r>
        <w:r w:rsidR="00AD6D3F">
          <w:rPr>
            <w:color w:val="000000" w:themeColor="text1"/>
            <w:sz w:val="26"/>
            <w:szCs w:val="26"/>
          </w:rPr>
          <w:t>,</w:t>
        </w:r>
      </w:ins>
      <w:r>
        <w:rPr>
          <w:sz w:val="26"/>
          <w:szCs w:val="26"/>
        </w:rPr>
        <w:t xml:space="preserve"> Quy định trong Bộ luật dân sự nước Công hòa xã hội Chủ nghĩa Việt Nam. Chi phí giải quyết khiếu nại và các chi phí liên quan do bên có lỗi chịu;</w:t>
      </w:r>
    </w:p>
    <w:p w14:paraId="014843CC"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Hợp đồng này có giá trị kể từ ngày ký bởi hai bên cho đến ngày hoàn tất thanh quyết toán Hợp đồng;</w:t>
      </w:r>
    </w:p>
    <w:p w14:paraId="4C5D9F6F" w14:textId="77777777"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Bất kỳ thay đổi hoặc điều khoản bổ sung nào đưa vào hợp đồng sẽ chỉ có giá trị khi được thực hiện bằng văn bản và được xác nhận của cả hai bên;</w:t>
      </w:r>
    </w:p>
    <w:p w14:paraId="3EBA3340" w14:textId="172CF15B" w:rsidR="002A0519" w:rsidRDefault="00FA3F67" w:rsidP="00866FDA">
      <w:pPr>
        <w:numPr>
          <w:ilvl w:val="1"/>
          <w:numId w:val="1"/>
        </w:numPr>
        <w:tabs>
          <w:tab w:val="clear" w:pos="1080"/>
          <w:tab w:val="left" w:pos="567"/>
        </w:tabs>
        <w:spacing w:line="312" w:lineRule="auto"/>
        <w:ind w:left="567" w:hanging="567"/>
        <w:jc w:val="both"/>
        <w:rPr>
          <w:sz w:val="26"/>
          <w:szCs w:val="26"/>
        </w:rPr>
      </w:pPr>
      <w:r>
        <w:rPr>
          <w:sz w:val="26"/>
          <w:szCs w:val="26"/>
        </w:rPr>
        <w:t>Hợp đồng này được lập thành 05 bản có giá trị như nhau, bên A giữ 03 bản, bên B giữ 02 bản.</w:t>
      </w:r>
    </w:p>
    <w:p w14:paraId="3233DF7D" w14:textId="77777777" w:rsidR="009E5A75" w:rsidRDefault="009E5A75" w:rsidP="009E5A75">
      <w:pPr>
        <w:tabs>
          <w:tab w:val="left" w:pos="504"/>
          <w:tab w:val="left" w:pos="567"/>
        </w:tabs>
        <w:spacing w:line="312" w:lineRule="auto"/>
        <w:ind w:left="567"/>
        <w:jc w:val="both"/>
        <w:rPr>
          <w:sz w:val="26"/>
          <w:szCs w:val="26"/>
        </w:rPr>
      </w:pPr>
    </w:p>
    <w:tbl>
      <w:tblPr>
        <w:tblW w:w="0" w:type="auto"/>
        <w:tblLook w:val="04A0" w:firstRow="1" w:lastRow="0" w:firstColumn="1" w:lastColumn="0" w:noHBand="0" w:noVBand="1"/>
      </w:tblPr>
      <w:tblGrid>
        <w:gridCol w:w="4781"/>
        <w:gridCol w:w="4781"/>
      </w:tblGrid>
      <w:tr w:rsidR="002A0519" w14:paraId="7476C073" w14:textId="77777777">
        <w:tc>
          <w:tcPr>
            <w:tcW w:w="4781" w:type="dxa"/>
          </w:tcPr>
          <w:p w14:paraId="084CFFF6" w14:textId="77777777" w:rsidR="002A0519" w:rsidRDefault="00FA3F67">
            <w:pPr>
              <w:spacing w:before="120"/>
              <w:jc w:val="center"/>
              <w:rPr>
                <w:b/>
                <w:bCs/>
                <w:sz w:val="26"/>
                <w:szCs w:val="26"/>
              </w:rPr>
            </w:pPr>
            <w:r>
              <w:rPr>
                <w:b/>
                <w:bCs/>
                <w:sz w:val="26"/>
                <w:szCs w:val="26"/>
              </w:rPr>
              <w:t>ĐẠI DIỆN BÊN A</w:t>
            </w:r>
          </w:p>
        </w:tc>
        <w:tc>
          <w:tcPr>
            <w:tcW w:w="4781" w:type="dxa"/>
          </w:tcPr>
          <w:p w14:paraId="0D042E74" w14:textId="77777777" w:rsidR="002A0519" w:rsidRDefault="00FA3F67">
            <w:pPr>
              <w:spacing w:before="120"/>
              <w:jc w:val="center"/>
              <w:rPr>
                <w:b/>
                <w:bCs/>
                <w:sz w:val="26"/>
                <w:szCs w:val="26"/>
              </w:rPr>
            </w:pPr>
            <w:r>
              <w:rPr>
                <w:b/>
                <w:bCs/>
                <w:sz w:val="26"/>
                <w:szCs w:val="26"/>
              </w:rPr>
              <w:t>ĐẠI DIỆN BÊN B</w:t>
            </w:r>
          </w:p>
        </w:tc>
      </w:tr>
    </w:tbl>
    <w:p w14:paraId="4F5E50A0" w14:textId="7F312EF0" w:rsidR="005359FC" w:rsidRDefault="005359FC">
      <w:pPr>
        <w:rPr>
          <w:szCs w:val="22"/>
        </w:rPr>
      </w:pPr>
    </w:p>
    <w:p w14:paraId="6BEEE675" w14:textId="2E006CD9" w:rsidR="005359FC" w:rsidRDefault="005359FC">
      <w:pPr>
        <w:rPr>
          <w:szCs w:val="22"/>
        </w:rPr>
      </w:pPr>
    </w:p>
    <w:p w14:paraId="513F3D2D" w14:textId="77777777" w:rsidR="00C06B97" w:rsidRDefault="00C06B97">
      <w:pPr>
        <w:rPr>
          <w:szCs w:val="22"/>
        </w:rPr>
      </w:pPr>
    </w:p>
    <w:p w14:paraId="4D089A8A" w14:textId="77777777" w:rsidR="00C06B97" w:rsidRDefault="00C06B97">
      <w:pPr>
        <w:rPr>
          <w:szCs w:val="22"/>
        </w:rPr>
      </w:pPr>
    </w:p>
    <w:p w14:paraId="4D7D7C0E" w14:textId="77777777" w:rsidR="00C06B97" w:rsidRDefault="00C06B97">
      <w:pPr>
        <w:rPr>
          <w:szCs w:val="22"/>
        </w:rPr>
      </w:pPr>
    </w:p>
    <w:p w14:paraId="04134ADB" w14:textId="77777777" w:rsidR="00C06B97" w:rsidRDefault="00C06B97">
      <w:pPr>
        <w:rPr>
          <w:szCs w:val="22"/>
        </w:rPr>
      </w:pPr>
    </w:p>
    <w:p w14:paraId="5769BD66" w14:textId="77777777" w:rsidR="00C06B97" w:rsidRDefault="00C06B97">
      <w:pPr>
        <w:rPr>
          <w:szCs w:val="22"/>
        </w:rPr>
      </w:pPr>
    </w:p>
    <w:p w14:paraId="361B4C7E" w14:textId="77777777" w:rsidR="00C06B97" w:rsidRDefault="00C06B97">
      <w:pPr>
        <w:rPr>
          <w:szCs w:val="22"/>
        </w:rPr>
      </w:pPr>
    </w:p>
    <w:p w14:paraId="6D003BCD" w14:textId="77777777" w:rsidR="00C06B97" w:rsidRDefault="00C06B97">
      <w:pPr>
        <w:rPr>
          <w:szCs w:val="22"/>
        </w:rPr>
      </w:pPr>
    </w:p>
    <w:p w14:paraId="51DE95C0" w14:textId="77777777" w:rsidR="00C06B97" w:rsidRDefault="00C06B97">
      <w:pPr>
        <w:rPr>
          <w:szCs w:val="22"/>
        </w:rPr>
      </w:pPr>
    </w:p>
    <w:p w14:paraId="48A650FA" w14:textId="77777777" w:rsidR="00C06B97" w:rsidRDefault="00C06B97">
      <w:pPr>
        <w:rPr>
          <w:szCs w:val="22"/>
        </w:rPr>
      </w:pPr>
    </w:p>
    <w:p w14:paraId="01655A04" w14:textId="77777777" w:rsidR="00C06B97" w:rsidRDefault="00C06B97">
      <w:pPr>
        <w:rPr>
          <w:szCs w:val="22"/>
        </w:rPr>
      </w:pPr>
    </w:p>
    <w:p w14:paraId="0C262B40" w14:textId="77777777" w:rsidR="00C06B97" w:rsidRDefault="00C06B97">
      <w:pPr>
        <w:rPr>
          <w:szCs w:val="22"/>
        </w:rPr>
      </w:pPr>
    </w:p>
    <w:p w14:paraId="43690055" w14:textId="77777777" w:rsidR="00C06B97" w:rsidRDefault="00C06B97">
      <w:pPr>
        <w:rPr>
          <w:szCs w:val="22"/>
        </w:rPr>
      </w:pPr>
    </w:p>
    <w:p w14:paraId="3264AAA8" w14:textId="77777777" w:rsidR="00C06B97" w:rsidRDefault="00C06B97">
      <w:pPr>
        <w:rPr>
          <w:szCs w:val="22"/>
        </w:rPr>
      </w:pPr>
    </w:p>
    <w:p w14:paraId="303936ED" w14:textId="77777777" w:rsidR="00C06B97" w:rsidRDefault="00C06B97">
      <w:pPr>
        <w:rPr>
          <w:szCs w:val="22"/>
        </w:rPr>
      </w:pPr>
    </w:p>
    <w:p w14:paraId="15C1BF64" w14:textId="77777777" w:rsidR="00C06B97" w:rsidRDefault="00C06B97">
      <w:pPr>
        <w:rPr>
          <w:szCs w:val="22"/>
        </w:rPr>
      </w:pPr>
    </w:p>
    <w:p w14:paraId="01C2C3A4" w14:textId="77777777" w:rsidR="00C06B97" w:rsidRDefault="00C06B97">
      <w:pPr>
        <w:rPr>
          <w:szCs w:val="22"/>
        </w:rPr>
      </w:pPr>
    </w:p>
    <w:p w14:paraId="2FBAA0F7" w14:textId="77777777" w:rsidR="00C06B97" w:rsidRDefault="00C06B97">
      <w:pPr>
        <w:rPr>
          <w:szCs w:val="22"/>
        </w:rPr>
      </w:pPr>
    </w:p>
    <w:p w14:paraId="3ED4EB4A" w14:textId="77777777" w:rsidR="00C06B97" w:rsidRDefault="00C06B97">
      <w:pPr>
        <w:rPr>
          <w:szCs w:val="22"/>
        </w:rPr>
      </w:pPr>
    </w:p>
    <w:p w14:paraId="309C7119" w14:textId="77777777" w:rsidR="00C06B97" w:rsidRDefault="00C06B97">
      <w:pPr>
        <w:rPr>
          <w:szCs w:val="22"/>
        </w:rPr>
      </w:pPr>
    </w:p>
    <w:p w14:paraId="73DA63EB" w14:textId="77777777" w:rsidR="00C06B97" w:rsidRDefault="00C06B97">
      <w:pPr>
        <w:rPr>
          <w:szCs w:val="22"/>
        </w:rPr>
      </w:pPr>
    </w:p>
    <w:p w14:paraId="37F5B6AD" w14:textId="77777777" w:rsidR="00C06B97" w:rsidRDefault="00C06B97">
      <w:pPr>
        <w:rPr>
          <w:szCs w:val="22"/>
        </w:rPr>
      </w:pPr>
    </w:p>
    <w:p w14:paraId="5967DC99" w14:textId="77777777" w:rsidR="00C06B97" w:rsidRDefault="00C06B97">
      <w:pPr>
        <w:rPr>
          <w:szCs w:val="22"/>
        </w:rPr>
      </w:pPr>
    </w:p>
    <w:p w14:paraId="3497BE32" w14:textId="77777777" w:rsidR="00C06B97" w:rsidRDefault="00C06B97">
      <w:pPr>
        <w:rPr>
          <w:szCs w:val="22"/>
        </w:rPr>
      </w:pPr>
    </w:p>
    <w:p w14:paraId="6FDB941D" w14:textId="77777777" w:rsidR="00C06B97" w:rsidRDefault="00C06B97" w:rsidP="00517637">
      <w:pPr>
        <w:rPr>
          <w:ins w:id="184" w:author="Personal" w:date="2026-09-09T11:30:00Z" w16du:dateUtc="2026-09-09T04:30:00Z"/>
          <w:b/>
          <w:color w:val="FF0000"/>
          <w:szCs w:val="22"/>
        </w:rPr>
      </w:pPr>
    </w:p>
    <w:p w14:paraId="7CDDAAB4" w14:textId="77777777" w:rsidR="003F0E7A" w:rsidRDefault="003F0E7A" w:rsidP="00517637">
      <w:pPr>
        <w:rPr>
          <w:ins w:id="185" w:author="Personal" w:date="2026-09-09T11:30:00Z" w16du:dateUtc="2026-09-09T04:30:00Z"/>
          <w:b/>
          <w:color w:val="FF0000"/>
          <w:szCs w:val="22"/>
        </w:rPr>
      </w:pPr>
    </w:p>
    <w:p w14:paraId="7328CC19" w14:textId="77777777" w:rsidR="003F0E7A" w:rsidRDefault="003F0E7A" w:rsidP="00517637">
      <w:pPr>
        <w:rPr>
          <w:ins w:id="186" w:author="Personal" w:date="2026-09-09T11:30:00Z" w16du:dateUtc="2026-09-09T04:30:00Z"/>
          <w:b/>
          <w:color w:val="FF0000"/>
          <w:szCs w:val="22"/>
        </w:rPr>
      </w:pPr>
    </w:p>
    <w:p w14:paraId="44315752" w14:textId="77777777" w:rsidR="003F0E7A" w:rsidRDefault="003F0E7A" w:rsidP="00517637">
      <w:pPr>
        <w:rPr>
          <w:ins w:id="187" w:author="Personal" w:date="2026-09-09T11:30:00Z" w16du:dateUtc="2026-09-09T04:30:00Z"/>
          <w:b/>
          <w:color w:val="FF0000"/>
          <w:szCs w:val="22"/>
        </w:rPr>
      </w:pPr>
    </w:p>
    <w:p w14:paraId="621A0AB8" w14:textId="77777777" w:rsidR="003F0E7A" w:rsidRDefault="003F0E7A" w:rsidP="00517637">
      <w:pPr>
        <w:rPr>
          <w:ins w:id="188" w:author="Personal" w:date="2026-09-09T11:30:00Z" w16du:dateUtc="2026-09-09T04:30:00Z"/>
          <w:b/>
          <w:color w:val="FF0000"/>
          <w:szCs w:val="22"/>
        </w:rPr>
      </w:pPr>
    </w:p>
    <w:p w14:paraId="6A81478B" w14:textId="77777777" w:rsidR="003F0E7A" w:rsidRDefault="003F0E7A" w:rsidP="00517637">
      <w:pPr>
        <w:rPr>
          <w:ins w:id="189" w:author="Personal" w:date="2026-09-09T11:30:00Z" w16du:dateUtc="2026-09-09T04:30:00Z"/>
          <w:b/>
          <w:color w:val="FF0000"/>
          <w:szCs w:val="22"/>
        </w:rPr>
      </w:pPr>
    </w:p>
    <w:p w14:paraId="44C1EAFC" w14:textId="77777777" w:rsidR="003F0E7A" w:rsidRDefault="003F0E7A" w:rsidP="00517637">
      <w:pPr>
        <w:rPr>
          <w:ins w:id="190" w:author="Personal" w:date="2026-09-09T11:30:00Z" w16du:dateUtc="2026-09-09T04:30:00Z"/>
          <w:b/>
          <w:color w:val="FF0000"/>
          <w:szCs w:val="22"/>
        </w:rPr>
      </w:pPr>
    </w:p>
    <w:p w14:paraId="71A5498E" w14:textId="77777777" w:rsidR="003F0E7A" w:rsidRDefault="003F0E7A" w:rsidP="00517637">
      <w:pPr>
        <w:rPr>
          <w:ins w:id="191" w:author="Personal" w:date="2026-09-09T11:30:00Z" w16du:dateUtc="2026-09-09T04:30:00Z"/>
          <w:b/>
          <w:color w:val="FF0000"/>
          <w:szCs w:val="22"/>
        </w:rPr>
      </w:pPr>
    </w:p>
    <w:p w14:paraId="471A0285" w14:textId="77777777" w:rsidR="003F0E7A" w:rsidRDefault="003F0E7A" w:rsidP="00517637">
      <w:pPr>
        <w:rPr>
          <w:b/>
          <w:color w:val="FF0000"/>
          <w:szCs w:val="22"/>
        </w:rPr>
      </w:pPr>
    </w:p>
    <w:p w14:paraId="42A2F69D" w14:textId="1BFA6403" w:rsidR="00765658" w:rsidRPr="000B5325" w:rsidRDefault="00765658" w:rsidP="00765658">
      <w:pPr>
        <w:jc w:val="center"/>
        <w:rPr>
          <w:b/>
          <w:color w:val="FF0000"/>
          <w:szCs w:val="22"/>
        </w:rPr>
      </w:pPr>
      <w:r w:rsidRPr="000B5325">
        <w:rPr>
          <w:b/>
          <w:color w:val="FF0000"/>
          <w:szCs w:val="22"/>
        </w:rPr>
        <w:t>TIỂU MỤC 1</w:t>
      </w:r>
    </w:p>
    <w:p w14:paraId="787F43CA" w14:textId="47E92790" w:rsidR="005359FC" w:rsidRPr="000B5325" w:rsidRDefault="00765658" w:rsidP="00765658">
      <w:pPr>
        <w:jc w:val="center"/>
        <w:rPr>
          <w:b/>
          <w:color w:val="FF0000"/>
          <w:szCs w:val="22"/>
        </w:rPr>
      </w:pPr>
      <w:r w:rsidRPr="000B5325">
        <w:rPr>
          <w:b/>
          <w:color w:val="FF0000"/>
          <w:szCs w:val="22"/>
        </w:rPr>
        <w:t>(Đ</w:t>
      </w:r>
      <w:r w:rsidR="00E54D45" w:rsidRPr="000B5325">
        <w:rPr>
          <w:b/>
          <w:color w:val="FF0000"/>
          <w:szCs w:val="22"/>
        </w:rPr>
        <w:t>ính kèm</w:t>
      </w:r>
      <w:r w:rsidR="005359FC" w:rsidRPr="000B5325">
        <w:rPr>
          <w:b/>
          <w:color w:val="FF0000"/>
          <w:szCs w:val="22"/>
        </w:rPr>
        <w:t xml:space="preserve"> Hợp đồng số          /HĐTV-2026/VNCNEC-MDC ngày    tháng      năm 2026</w:t>
      </w:r>
      <w:r w:rsidRPr="000B5325">
        <w:rPr>
          <w:b/>
          <w:color w:val="FF0000"/>
          <w:szCs w:val="22"/>
        </w:rPr>
        <w:t>)</w:t>
      </w:r>
    </w:p>
    <w:p w14:paraId="6B823C74" w14:textId="77777777" w:rsidR="005359FC" w:rsidRPr="000B5325" w:rsidRDefault="005359FC">
      <w:pPr>
        <w:rPr>
          <w:b/>
          <w:color w:val="FF0000"/>
          <w:szCs w:val="22"/>
        </w:rPr>
      </w:pPr>
    </w:p>
    <w:p w14:paraId="054BB25E" w14:textId="671C0EFB" w:rsidR="005359FC" w:rsidRPr="000B5325" w:rsidRDefault="005359FC" w:rsidP="008A7D11">
      <w:pPr>
        <w:jc w:val="center"/>
        <w:rPr>
          <w:b/>
          <w:color w:val="FF0000"/>
          <w:szCs w:val="22"/>
        </w:rPr>
      </w:pPr>
      <w:r w:rsidRPr="000B5325">
        <w:rPr>
          <w:b/>
          <w:color w:val="FF0000"/>
          <w:szCs w:val="22"/>
        </w:rPr>
        <w:t>Chi tiết Giá trị Hợp đồng</w:t>
      </w:r>
    </w:p>
    <w:p w14:paraId="3A77AA2C" w14:textId="49206979" w:rsidR="00E4637E" w:rsidRDefault="00E4637E">
      <w:pPr>
        <w:rPr>
          <w:b/>
          <w:szCs w:val="22"/>
        </w:rPr>
      </w:pPr>
    </w:p>
    <w:p w14:paraId="7B7B1B06" w14:textId="189DCECE" w:rsidR="00E4637E" w:rsidRDefault="00E4637E">
      <w:pPr>
        <w:rPr>
          <w:b/>
          <w:szCs w:val="22"/>
        </w:rPr>
      </w:pPr>
    </w:p>
    <w:p w14:paraId="79137379" w14:textId="7B452F9C" w:rsidR="00E4637E" w:rsidRDefault="00E4637E">
      <w:pPr>
        <w:rPr>
          <w:b/>
          <w:szCs w:val="22"/>
        </w:rPr>
      </w:pPr>
    </w:p>
    <w:p w14:paraId="28405CA6" w14:textId="475423A1" w:rsidR="00E4637E" w:rsidRDefault="00E4637E">
      <w:pPr>
        <w:rPr>
          <w:b/>
          <w:szCs w:val="22"/>
        </w:rPr>
      </w:pPr>
    </w:p>
    <w:p w14:paraId="01E79F6C" w14:textId="023EDFAD" w:rsidR="00E4637E" w:rsidRDefault="00E4637E">
      <w:pPr>
        <w:rPr>
          <w:b/>
          <w:szCs w:val="22"/>
        </w:rPr>
      </w:pPr>
    </w:p>
    <w:p w14:paraId="4117B17C" w14:textId="33ED4408" w:rsidR="00E4637E" w:rsidRDefault="00E4637E">
      <w:pPr>
        <w:rPr>
          <w:b/>
          <w:szCs w:val="22"/>
        </w:rPr>
      </w:pPr>
    </w:p>
    <w:p w14:paraId="3057AADE" w14:textId="56519B04" w:rsidR="00E4637E" w:rsidRDefault="00E4637E">
      <w:pPr>
        <w:rPr>
          <w:b/>
          <w:szCs w:val="22"/>
        </w:rPr>
      </w:pPr>
    </w:p>
    <w:p w14:paraId="13B4D4CD" w14:textId="16606C77" w:rsidR="00E4637E" w:rsidRDefault="00E4637E">
      <w:pPr>
        <w:rPr>
          <w:b/>
          <w:szCs w:val="22"/>
        </w:rPr>
      </w:pPr>
    </w:p>
    <w:p w14:paraId="0C2DC77B" w14:textId="41BC104F" w:rsidR="00E4637E" w:rsidRDefault="00E4637E">
      <w:pPr>
        <w:rPr>
          <w:b/>
          <w:szCs w:val="22"/>
        </w:rPr>
      </w:pPr>
    </w:p>
    <w:p w14:paraId="66CA8ACD" w14:textId="5401D530" w:rsidR="00E4637E" w:rsidRDefault="00E4637E">
      <w:pPr>
        <w:rPr>
          <w:b/>
          <w:szCs w:val="22"/>
        </w:rPr>
      </w:pPr>
    </w:p>
    <w:p w14:paraId="655C68FA" w14:textId="3C489CC3" w:rsidR="00E4637E" w:rsidRDefault="00E4637E">
      <w:pPr>
        <w:rPr>
          <w:b/>
          <w:szCs w:val="22"/>
        </w:rPr>
      </w:pPr>
    </w:p>
    <w:p w14:paraId="48B2AD72" w14:textId="5D796240" w:rsidR="00E4637E" w:rsidRDefault="00E4637E">
      <w:pPr>
        <w:rPr>
          <w:b/>
          <w:szCs w:val="22"/>
        </w:rPr>
      </w:pPr>
    </w:p>
    <w:p w14:paraId="14BB12F6" w14:textId="5EE74E6C" w:rsidR="00E4637E" w:rsidRDefault="00E4637E">
      <w:pPr>
        <w:rPr>
          <w:b/>
          <w:szCs w:val="22"/>
        </w:rPr>
      </w:pPr>
    </w:p>
    <w:p w14:paraId="6AB880CA" w14:textId="32B99687" w:rsidR="00E4637E" w:rsidRDefault="00E4637E">
      <w:pPr>
        <w:rPr>
          <w:b/>
          <w:szCs w:val="22"/>
        </w:rPr>
      </w:pPr>
    </w:p>
    <w:p w14:paraId="14D082ED" w14:textId="6FADA885" w:rsidR="00E4637E" w:rsidRDefault="00E4637E">
      <w:pPr>
        <w:rPr>
          <w:b/>
          <w:szCs w:val="22"/>
        </w:rPr>
      </w:pPr>
    </w:p>
    <w:p w14:paraId="7426F145" w14:textId="30840A56" w:rsidR="00E4637E" w:rsidRDefault="00E4637E">
      <w:pPr>
        <w:rPr>
          <w:b/>
          <w:szCs w:val="22"/>
        </w:rPr>
      </w:pPr>
    </w:p>
    <w:p w14:paraId="548D64B4" w14:textId="28819E05" w:rsidR="00E4637E" w:rsidRDefault="00E4637E">
      <w:pPr>
        <w:rPr>
          <w:b/>
          <w:szCs w:val="22"/>
        </w:rPr>
      </w:pPr>
    </w:p>
    <w:p w14:paraId="0F97EBE1" w14:textId="57A60CDB" w:rsidR="00E4637E" w:rsidRDefault="00E4637E">
      <w:pPr>
        <w:rPr>
          <w:b/>
          <w:szCs w:val="22"/>
        </w:rPr>
      </w:pPr>
    </w:p>
    <w:p w14:paraId="18480F91" w14:textId="0F469E17" w:rsidR="00E4637E" w:rsidRDefault="00E4637E">
      <w:pPr>
        <w:rPr>
          <w:b/>
          <w:szCs w:val="22"/>
        </w:rPr>
      </w:pPr>
    </w:p>
    <w:p w14:paraId="232BA10A" w14:textId="0BD60DBF" w:rsidR="00E4637E" w:rsidRDefault="00E4637E">
      <w:pPr>
        <w:rPr>
          <w:b/>
          <w:szCs w:val="22"/>
        </w:rPr>
      </w:pPr>
    </w:p>
    <w:p w14:paraId="2DDA0977" w14:textId="0D191130" w:rsidR="00E4637E" w:rsidRDefault="00E4637E">
      <w:pPr>
        <w:rPr>
          <w:b/>
          <w:szCs w:val="22"/>
        </w:rPr>
      </w:pPr>
    </w:p>
    <w:p w14:paraId="15B50D92" w14:textId="222C46DB" w:rsidR="00E4637E" w:rsidRDefault="00E4637E">
      <w:pPr>
        <w:rPr>
          <w:b/>
          <w:szCs w:val="22"/>
        </w:rPr>
      </w:pPr>
    </w:p>
    <w:p w14:paraId="17A6F150" w14:textId="45667B49" w:rsidR="00E4637E" w:rsidRDefault="00E4637E">
      <w:pPr>
        <w:rPr>
          <w:b/>
          <w:szCs w:val="22"/>
        </w:rPr>
      </w:pPr>
    </w:p>
    <w:p w14:paraId="0794711F" w14:textId="1BB76E44" w:rsidR="00E4637E" w:rsidRDefault="00E4637E">
      <w:pPr>
        <w:rPr>
          <w:b/>
          <w:szCs w:val="22"/>
        </w:rPr>
      </w:pPr>
    </w:p>
    <w:p w14:paraId="670DE08C" w14:textId="1FC62C76" w:rsidR="00E4637E" w:rsidRDefault="00E4637E">
      <w:pPr>
        <w:rPr>
          <w:b/>
          <w:szCs w:val="22"/>
        </w:rPr>
      </w:pPr>
    </w:p>
    <w:p w14:paraId="10A47FD7" w14:textId="413035B0" w:rsidR="00E4637E" w:rsidRDefault="00E4637E">
      <w:pPr>
        <w:rPr>
          <w:b/>
          <w:szCs w:val="22"/>
        </w:rPr>
      </w:pPr>
    </w:p>
    <w:p w14:paraId="7188662B" w14:textId="605B4D4F" w:rsidR="00E4637E" w:rsidRDefault="00E4637E">
      <w:pPr>
        <w:rPr>
          <w:b/>
          <w:szCs w:val="22"/>
        </w:rPr>
      </w:pPr>
    </w:p>
    <w:p w14:paraId="29B1C86A" w14:textId="7A74BAA8" w:rsidR="00E4637E" w:rsidRDefault="00E4637E">
      <w:pPr>
        <w:rPr>
          <w:b/>
          <w:szCs w:val="22"/>
        </w:rPr>
      </w:pPr>
    </w:p>
    <w:p w14:paraId="6B29B2B8" w14:textId="4038404C" w:rsidR="00E4637E" w:rsidRDefault="00E4637E">
      <w:pPr>
        <w:rPr>
          <w:b/>
          <w:szCs w:val="22"/>
        </w:rPr>
      </w:pPr>
    </w:p>
    <w:p w14:paraId="49076DDD" w14:textId="1D7F2FEF" w:rsidR="00E4637E" w:rsidRDefault="00E4637E">
      <w:pPr>
        <w:rPr>
          <w:b/>
          <w:szCs w:val="22"/>
        </w:rPr>
      </w:pPr>
    </w:p>
    <w:p w14:paraId="335E985A" w14:textId="3BFDFBB9" w:rsidR="00E4637E" w:rsidRDefault="00E4637E">
      <w:pPr>
        <w:rPr>
          <w:b/>
          <w:szCs w:val="22"/>
        </w:rPr>
      </w:pPr>
    </w:p>
    <w:p w14:paraId="19AEB4B6" w14:textId="13B3E4C5" w:rsidR="00E4637E" w:rsidRDefault="00E4637E">
      <w:pPr>
        <w:rPr>
          <w:b/>
          <w:szCs w:val="22"/>
        </w:rPr>
      </w:pPr>
    </w:p>
    <w:p w14:paraId="775C1FEC" w14:textId="5EDD0DE5" w:rsidR="00E4637E" w:rsidRDefault="00E4637E">
      <w:pPr>
        <w:rPr>
          <w:b/>
          <w:szCs w:val="22"/>
        </w:rPr>
      </w:pPr>
    </w:p>
    <w:p w14:paraId="616B04FF" w14:textId="01F9EF40" w:rsidR="00E4637E" w:rsidRDefault="00E4637E">
      <w:pPr>
        <w:rPr>
          <w:b/>
          <w:szCs w:val="22"/>
        </w:rPr>
      </w:pPr>
    </w:p>
    <w:p w14:paraId="6C5C10FC" w14:textId="26CC2E2C" w:rsidR="00E4637E" w:rsidRDefault="00E4637E">
      <w:pPr>
        <w:rPr>
          <w:b/>
          <w:szCs w:val="22"/>
        </w:rPr>
      </w:pPr>
    </w:p>
    <w:p w14:paraId="02141ED6" w14:textId="0A3246E1" w:rsidR="00E4637E" w:rsidRDefault="00E4637E">
      <w:pPr>
        <w:rPr>
          <w:b/>
          <w:szCs w:val="22"/>
        </w:rPr>
      </w:pPr>
    </w:p>
    <w:p w14:paraId="45D5E175" w14:textId="66FEBDEA" w:rsidR="00E4637E" w:rsidRDefault="00E4637E">
      <w:pPr>
        <w:rPr>
          <w:b/>
          <w:szCs w:val="22"/>
        </w:rPr>
      </w:pPr>
    </w:p>
    <w:p w14:paraId="55C8A2D5" w14:textId="3B027630" w:rsidR="00E4637E" w:rsidRDefault="00E4637E">
      <w:pPr>
        <w:rPr>
          <w:b/>
          <w:szCs w:val="22"/>
        </w:rPr>
      </w:pPr>
    </w:p>
    <w:p w14:paraId="687CE754" w14:textId="0F2F442C" w:rsidR="00E4637E" w:rsidRDefault="00E4637E">
      <w:pPr>
        <w:rPr>
          <w:b/>
          <w:szCs w:val="22"/>
        </w:rPr>
      </w:pPr>
    </w:p>
    <w:p w14:paraId="2356FC2A" w14:textId="1F219D5E" w:rsidR="00E4637E" w:rsidRDefault="00E4637E">
      <w:pPr>
        <w:rPr>
          <w:b/>
          <w:szCs w:val="22"/>
        </w:rPr>
      </w:pPr>
    </w:p>
    <w:p w14:paraId="679ED3F9" w14:textId="4E08E730" w:rsidR="00E4637E" w:rsidRDefault="00E4637E">
      <w:pPr>
        <w:rPr>
          <w:b/>
          <w:szCs w:val="22"/>
        </w:rPr>
      </w:pPr>
    </w:p>
    <w:p w14:paraId="4699F06F" w14:textId="26E075C7" w:rsidR="00E4637E" w:rsidRDefault="00E4637E">
      <w:pPr>
        <w:rPr>
          <w:b/>
          <w:szCs w:val="22"/>
        </w:rPr>
      </w:pPr>
    </w:p>
    <w:p w14:paraId="43483AA1" w14:textId="7FDB5C60" w:rsidR="00E4637E" w:rsidRDefault="00E4637E">
      <w:pPr>
        <w:rPr>
          <w:b/>
          <w:szCs w:val="22"/>
        </w:rPr>
      </w:pPr>
    </w:p>
    <w:p w14:paraId="3D382554" w14:textId="77777777" w:rsidR="00C06B97" w:rsidRDefault="00C06B97" w:rsidP="00E4637E">
      <w:pPr>
        <w:spacing w:before="60" w:after="60" w:line="300" w:lineRule="exact"/>
        <w:jc w:val="center"/>
        <w:rPr>
          <w:b/>
          <w:bCs/>
          <w:color w:val="FF0000"/>
          <w:sz w:val="25"/>
          <w:szCs w:val="25"/>
        </w:rPr>
      </w:pPr>
    </w:p>
    <w:p w14:paraId="050A4887" w14:textId="77777777" w:rsidR="00C06B97" w:rsidRDefault="00C06B97" w:rsidP="00E4637E">
      <w:pPr>
        <w:spacing w:before="60" w:after="60" w:line="300" w:lineRule="exact"/>
        <w:jc w:val="center"/>
        <w:rPr>
          <w:b/>
          <w:bCs/>
          <w:color w:val="FF0000"/>
          <w:sz w:val="25"/>
          <w:szCs w:val="25"/>
        </w:rPr>
      </w:pPr>
    </w:p>
    <w:p w14:paraId="00553424" w14:textId="77777777" w:rsidR="00C06B97" w:rsidRDefault="00C06B97" w:rsidP="00E4637E">
      <w:pPr>
        <w:spacing w:before="60" w:after="60" w:line="300" w:lineRule="exact"/>
        <w:jc w:val="center"/>
        <w:rPr>
          <w:b/>
          <w:bCs/>
          <w:color w:val="FF0000"/>
          <w:sz w:val="25"/>
          <w:szCs w:val="25"/>
        </w:rPr>
      </w:pPr>
    </w:p>
    <w:p w14:paraId="6125195A" w14:textId="77777777" w:rsidR="00C06B97" w:rsidRDefault="00C06B97" w:rsidP="00E4637E">
      <w:pPr>
        <w:spacing w:before="60" w:after="60" w:line="300" w:lineRule="exact"/>
        <w:jc w:val="center"/>
        <w:rPr>
          <w:b/>
          <w:bCs/>
          <w:color w:val="FF0000"/>
          <w:sz w:val="25"/>
          <w:szCs w:val="25"/>
        </w:rPr>
      </w:pPr>
    </w:p>
    <w:p w14:paraId="3C4C07A4" w14:textId="0CBA463C" w:rsidR="00E4637E" w:rsidRPr="000B5325" w:rsidRDefault="00E4637E" w:rsidP="00E4637E">
      <w:pPr>
        <w:spacing w:before="60" w:after="60" w:line="300" w:lineRule="exact"/>
        <w:jc w:val="center"/>
        <w:rPr>
          <w:b/>
          <w:bCs/>
          <w:color w:val="FF0000"/>
          <w:sz w:val="25"/>
          <w:szCs w:val="25"/>
        </w:rPr>
      </w:pPr>
      <w:r w:rsidRPr="000B5325">
        <w:rPr>
          <w:b/>
          <w:bCs/>
          <w:color w:val="FF0000"/>
          <w:sz w:val="25"/>
          <w:szCs w:val="25"/>
        </w:rPr>
        <w:lastRenderedPageBreak/>
        <w:t>TIỂU MỤC 2</w:t>
      </w:r>
    </w:p>
    <w:p w14:paraId="4BCDE59C" w14:textId="77777777" w:rsidR="00E4637E" w:rsidRPr="000B5325" w:rsidRDefault="00E4637E" w:rsidP="00E4637E">
      <w:pPr>
        <w:spacing w:before="60" w:after="60" w:line="300" w:lineRule="exact"/>
        <w:jc w:val="center"/>
        <w:rPr>
          <w:b/>
          <w:bCs/>
          <w:color w:val="FF0000"/>
          <w:sz w:val="25"/>
          <w:szCs w:val="25"/>
        </w:rPr>
      </w:pPr>
      <w:r w:rsidRPr="000B5325">
        <w:rPr>
          <w:b/>
          <w:bCs/>
          <w:color w:val="FF0000"/>
          <w:sz w:val="25"/>
          <w:szCs w:val="25"/>
          <w:lang w:val="vi-VN"/>
        </w:rPr>
        <w:t xml:space="preserve"> </w:t>
      </w:r>
      <w:r w:rsidRPr="000B5325">
        <w:rPr>
          <w:b/>
          <w:bCs/>
          <w:color w:val="FF0000"/>
          <w:sz w:val="25"/>
          <w:szCs w:val="25"/>
        </w:rPr>
        <w:t>MẪU BẢO LÃNH THỰC HIỆN HỢP ĐỒNG. BẢO LÃNH TIỀN TẠM ỨNG</w:t>
      </w:r>
    </w:p>
    <w:p w14:paraId="3ABEC554" w14:textId="1CB17EE5" w:rsidR="00E4637E" w:rsidRPr="000B5325" w:rsidRDefault="00E4637E" w:rsidP="00E4637E">
      <w:pPr>
        <w:spacing w:before="60" w:after="60" w:line="300" w:lineRule="exact"/>
        <w:jc w:val="center"/>
        <w:rPr>
          <w:bCs/>
          <w:i/>
          <w:color w:val="FF0000"/>
          <w:sz w:val="25"/>
          <w:szCs w:val="25"/>
        </w:rPr>
      </w:pPr>
      <w:r w:rsidRPr="000B5325">
        <w:rPr>
          <w:bCs/>
          <w:i/>
          <w:color w:val="FF0000"/>
          <w:sz w:val="25"/>
          <w:szCs w:val="25"/>
          <w:lang w:val="nl-NL"/>
        </w:rPr>
        <w:t xml:space="preserve">(Kèm theo hợp đồng </w:t>
      </w:r>
      <w:r w:rsidRPr="000B5325">
        <w:rPr>
          <w:bCs/>
          <w:i/>
          <w:color w:val="FF0000"/>
          <w:sz w:val="26"/>
          <w:szCs w:val="26"/>
          <w:lang w:val="nl-NL"/>
        </w:rPr>
        <w:t>số</w:t>
      </w:r>
      <w:r w:rsidR="00CE443F" w:rsidRPr="000B5325">
        <w:rPr>
          <w:bCs/>
          <w:i/>
          <w:color w:val="FF0000"/>
          <w:sz w:val="26"/>
          <w:szCs w:val="26"/>
          <w:lang w:val="nl-NL"/>
        </w:rPr>
        <w:t xml:space="preserve">         </w:t>
      </w:r>
      <w:r w:rsidR="00CE443F" w:rsidRPr="000B5325">
        <w:rPr>
          <w:bCs/>
          <w:i/>
          <w:color w:val="FF0000"/>
          <w:sz w:val="26"/>
          <w:szCs w:val="26"/>
        </w:rPr>
        <w:t>/HĐTV-2026/VNCNEC-MDC</w:t>
      </w:r>
      <w:r w:rsidR="00CE443F" w:rsidRPr="000B5325">
        <w:rPr>
          <w:bCs/>
          <w:i/>
          <w:color w:val="FF0000"/>
          <w:sz w:val="25"/>
          <w:szCs w:val="25"/>
          <w:lang w:val="nl-NL"/>
        </w:rPr>
        <w:t xml:space="preserve">  </w:t>
      </w:r>
      <w:r w:rsidRPr="000B5325">
        <w:rPr>
          <w:bCs/>
          <w:i/>
          <w:color w:val="FF0000"/>
          <w:sz w:val="25"/>
          <w:szCs w:val="25"/>
          <w:lang w:val="nl-NL"/>
        </w:rPr>
        <w:t xml:space="preserve"> ngày……tháng……năm 2026)</w:t>
      </w:r>
    </w:p>
    <w:p w14:paraId="43A50ACC" w14:textId="77777777" w:rsidR="00E4637E" w:rsidRDefault="00E4637E" w:rsidP="00E4637E">
      <w:pPr>
        <w:spacing w:before="120" w:after="120" w:line="320" w:lineRule="atLeast"/>
        <w:jc w:val="center"/>
        <w:rPr>
          <w:i/>
          <w:color w:val="000000" w:themeColor="text1"/>
        </w:rPr>
      </w:pPr>
    </w:p>
    <w:p w14:paraId="74F162B5" w14:textId="77777777" w:rsidR="00C06B97" w:rsidRDefault="00C06B97" w:rsidP="00E4637E">
      <w:pPr>
        <w:spacing w:before="120" w:after="120" w:line="320" w:lineRule="atLeast"/>
        <w:jc w:val="center"/>
        <w:rPr>
          <w:i/>
          <w:color w:val="000000" w:themeColor="text1"/>
        </w:rPr>
      </w:pPr>
    </w:p>
    <w:p w14:paraId="23887FB5" w14:textId="77777777" w:rsidR="00C06B97" w:rsidRDefault="00C06B97" w:rsidP="00E4637E">
      <w:pPr>
        <w:spacing w:before="120" w:after="120" w:line="320" w:lineRule="atLeast"/>
        <w:jc w:val="center"/>
        <w:rPr>
          <w:i/>
          <w:color w:val="000000" w:themeColor="text1"/>
        </w:rPr>
      </w:pPr>
    </w:p>
    <w:p w14:paraId="5E99A41D" w14:textId="77777777" w:rsidR="00C06B97" w:rsidRDefault="00C06B97" w:rsidP="00E4637E">
      <w:pPr>
        <w:spacing w:before="120" w:after="120" w:line="320" w:lineRule="atLeast"/>
        <w:jc w:val="center"/>
        <w:rPr>
          <w:i/>
          <w:color w:val="000000" w:themeColor="text1"/>
        </w:rPr>
      </w:pPr>
    </w:p>
    <w:p w14:paraId="1C42DC0E" w14:textId="77777777" w:rsidR="00C06B97" w:rsidRPr="00AA644C" w:rsidRDefault="00C06B97" w:rsidP="00E4637E">
      <w:pPr>
        <w:spacing w:before="120" w:after="120" w:line="320" w:lineRule="atLeast"/>
        <w:jc w:val="center"/>
        <w:rPr>
          <w:i/>
          <w:color w:val="000000" w:themeColor="text1"/>
        </w:rPr>
      </w:pPr>
    </w:p>
    <w:p w14:paraId="6D947836" w14:textId="77777777" w:rsidR="00C06B97" w:rsidRDefault="00C06B97" w:rsidP="00E4637E">
      <w:pPr>
        <w:spacing w:before="120" w:after="120" w:line="320" w:lineRule="atLeast"/>
        <w:jc w:val="center"/>
        <w:rPr>
          <w:b/>
          <w:color w:val="000000" w:themeColor="text1"/>
          <w:spacing w:val="-10"/>
          <w:sz w:val="25"/>
          <w:szCs w:val="25"/>
        </w:rPr>
      </w:pPr>
    </w:p>
    <w:p w14:paraId="39370E65" w14:textId="77777777" w:rsidR="00C06B97" w:rsidRDefault="00C06B97" w:rsidP="00E4637E">
      <w:pPr>
        <w:spacing w:before="120" w:after="120" w:line="320" w:lineRule="atLeast"/>
        <w:jc w:val="center"/>
        <w:rPr>
          <w:b/>
          <w:color w:val="000000" w:themeColor="text1"/>
          <w:spacing w:val="-10"/>
          <w:sz w:val="25"/>
          <w:szCs w:val="25"/>
        </w:rPr>
      </w:pPr>
    </w:p>
    <w:p w14:paraId="53245B94" w14:textId="77777777" w:rsidR="00C06B97" w:rsidRDefault="00C06B97" w:rsidP="00E4637E">
      <w:pPr>
        <w:spacing w:before="120" w:after="120" w:line="320" w:lineRule="atLeast"/>
        <w:jc w:val="center"/>
        <w:rPr>
          <w:b/>
          <w:color w:val="000000" w:themeColor="text1"/>
          <w:spacing w:val="-10"/>
          <w:sz w:val="25"/>
          <w:szCs w:val="25"/>
        </w:rPr>
      </w:pPr>
    </w:p>
    <w:p w14:paraId="2A0CB928" w14:textId="77777777" w:rsidR="00C06B97" w:rsidRDefault="00C06B97" w:rsidP="00E4637E">
      <w:pPr>
        <w:spacing w:before="120" w:after="120" w:line="320" w:lineRule="atLeast"/>
        <w:jc w:val="center"/>
        <w:rPr>
          <w:b/>
          <w:color w:val="000000" w:themeColor="text1"/>
          <w:spacing w:val="-10"/>
          <w:sz w:val="25"/>
          <w:szCs w:val="25"/>
        </w:rPr>
      </w:pPr>
    </w:p>
    <w:p w14:paraId="1827BE57" w14:textId="77777777" w:rsidR="00C06B97" w:rsidRDefault="00C06B97" w:rsidP="00E4637E">
      <w:pPr>
        <w:spacing w:before="120" w:after="120" w:line="320" w:lineRule="atLeast"/>
        <w:jc w:val="center"/>
        <w:rPr>
          <w:b/>
          <w:color w:val="000000" w:themeColor="text1"/>
          <w:spacing w:val="-10"/>
          <w:sz w:val="25"/>
          <w:szCs w:val="25"/>
        </w:rPr>
      </w:pPr>
    </w:p>
    <w:p w14:paraId="1EB30B25" w14:textId="77777777" w:rsidR="00C06B97" w:rsidRDefault="00C06B97" w:rsidP="00E4637E">
      <w:pPr>
        <w:spacing w:before="120" w:after="120" w:line="320" w:lineRule="atLeast"/>
        <w:jc w:val="center"/>
        <w:rPr>
          <w:b/>
          <w:color w:val="000000" w:themeColor="text1"/>
          <w:spacing w:val="-10"/>
          <w:sz w:val="25"/>
          <w:szCs w:val="25"/>
        </w:rPr>
      </w:pPr>
    </w:p>
    <w:p w14:paraId="15F06686" w14:textId="77777777" w:rsidR="00C06B97" w:rsidRDefault="00C06B97" w:rsidP="00E4637E">
      <w:pPr>
        <w:spacing w:before="120" w:after="120" w:line="320" w:lineRule="atLeast"/>
        <w:jc w:val="center"/>
        <w:rPr>
          <w:b/>
          <w:color w:val="000000" w:themeColor="text1"/>
          <w:spacing w:val="-10"/>
          <w:sz w:val="25"/>
          <w:szCs w:val="25"/>
        </w:rPr>
      </w:pPr>
    </w:p>
    <w:p w14:paraId="444C016E" w14:textId="77777777" w:rsidR="00C06B97" w:rsidRDefault="00C06B97" w:rsidP="00E4637E">
      <w:pPr>
        <w:spacing w:before="120" w:after="120" w:line="320" w:lineRule="atLeast"/>
        <w:jc w:val="center"/>
        <w:rPr>
          <w:b/>
          <w:color w:val="000000" w:themeColor="text1"/>
          <w:spacing w:val="-10"/>
          <w:sz w:val="25"/>
          <w:szCs w:val="25"/>
        </w:rPr>
      </w:pPr>
    </w:p>
    <w:p w14:paraId="399464E7" w14:textId="77777777" w:rsidR="00C06B97" w:rsidRDefault="00C06B97" w:rsidP="00E4637E">
      <w:pPr>
        <w:spacing w:before="120" w:after="120" w:line="320" w:lineRule="atLeast"/>
        <w:jc w:val="center"/>
        <w:rPr>
          <w:b/>
          <w:color w:val="000000" w:themeColor="text1"/>
          <w:spacing w:val="-10"/>
          <w:sz w:val="25"/>
          <w:szCs w:val="25"/>
        </w:rPr>
      </w:pPr>
    </w:p>
    <w:p w14:paraId="0C5AB30C" w14:textId="77777777" w:rsidR="00C06B97" w:rsidRDefault="00C06B97" w:rsidP="00E4637E">
      <w:pPr>
        <w:spacing w:before="120" w:after="120" w:line="320" w:lineRule="atLeast"/>
        <w:jc w:val="center"/>
        <w:rPr>
          <w:b/>
          <w:color w:val="000000" w:themeColor="text1"/>
          <w:spacing w:val="-10"/>
          <w:sz w:val="25"/>
          <w:szCs w:val="25"/>
        </w:rPr>
      </w:pPr>
    </w:p>
    <w:p w14:paraId="7C450F15" w14:textId="77777777" w:rsidR="00C06B97" w:rsidRDefault="00C06B97" w:rsidP="00E4637E">
      <w:pPr>
        <w:spacing w:before="120" w:after="120" w:line="320" w:lineRule="atLeast"/>
        <w:jc w:val="center"/>
        <w:rPr>
          <w:b/>
          <w:color w:val="000000" w:themeColor="text1"/>
          <w:spacing w:val="-10"/>
          <w:sz w:val="25"/>
          <w:szCs w:val="25"/>
        </w:rPr>
      </w:pPr>
    </w:p>
    <w:p w14:paraId="09DF462A" w14:textId="77777777" w:rsidR="00C06B97" w:rsidRDefault="00C06B97" w:rsidP="00E4637E">
      <w:pPr>
        <w:spacing w:before="120" w:after="120" w:line="320" w:lineRule="atLeast"/>
        <w:jc w:val="center"/>
        <w:rPr>
          <w:b/>
          <w:color w:val="000000" w:themeColor="text1"/>
          <w:spacing w:val="-10"/>
          <w:sz w:val="25"/>
          <w:szCs w:val="25"/>
        </w:rPr>
      </w:pPr>
    </w:p>
    <w:p w14:paraId="6E9C1D5E" w14:textId="77777777" w:rsidR="00C06B97" w:rsidRDefault="00C06B97" w:rsidP="00E4637E">
      <w:pPr>
        <w:spacing w:before="120" w:after="120" w:line="320" w:lineRule="atLeast"/>
        <w:jc w:val="center"/>
        <w:rPr>
          <w:b/>
          <w:color w:val="000000" w:themeColor="text1"/>
          <w:spacing w:val="-10"/>
          <w:sz w:val="25"/>
          <w:szCs w:val="25"/>
        </w:rPr>
      </w:pPr>
    </w:p>
    <w:p w14:paraId="33A45C38" w14:textId="77777777" w:rsidR="00C06B97" w:rsidRDefault="00C06B97" w:rsidP="00E4637E">
      <w:pPr>
        <w:spacing w:before="120" w:after="120" w:line="320" w:lineRule="atLeast"/>
        <w:jc w:val="center"/>
        <w:rPr>
          <w:b/>
          <w:color w:val="000000" w:themeColor="text1"/>
          <w:spacing w:val="-10"/>
          <w:sz w:val="25"/>
          <w:szCs w:val="25"/>
        </w:rPr>
      </w:pPr>
    </w:p>
    <w:p w14:paraId="566D8FA6" w14:textId="77777777" w:rsidR="00C06B97" w:rsidRDefault="00C06B97" w:rsidP="00E4637E">
      <w:pPr>
        <w:spacing w:before="120" w:after="120" w:line="320" w:lineRule="atLeast"/>
        <w:jc w:val="center"/>
        <w:rPr>
          <w:b/>
          <w:color w:val="000000" w:themeColor="text1"/>
          <w:spacing w:val="-10"/>
          <w:sz w:val="25"/>
          <w:szCs w:val="25"/>
        </w:rPr>
      </w:pPr>
    </w:p>
    <w:p w14:paraId="19DEE1FE" w14:textId="77777777" w:rsidR="00C06B97" w:rsidRDefault="00C06B97" w:rsidP="00E4637E">
      <w:pPr>
        <w:spacing w:before="120" w:after="120" w:line="320" w:lineRule="atLeast"/>
        <w:jc w:val="center"/>
        <w:rPr>
          <w:b/>
          <w:color w:val="000000" w:themeColor="text1"/>
          <w:spacing w:val="-10"/>
          <w:sz w:val="25"/>
          <w:szCs w:val="25"/>
        </w:rPr>
      </w:pPr>
    </w:p>
    <w:p w14:paraId="3E3CEBCE" w14:textId="77777777" w:rsidR="00C06B97" w:rsidRDefault="00C06B97" w:rsidP="00E4637E">
      <w:pPr>
        <w:spacing w:before="120" w:after="120" w:line="320" w:lineRule="atLeast"/>
        <w:jc w:val="center"/>
        <w:rPr>
          <w:b/>
          <w:color w:val="000000" w:themeColor="text1"/>
          <w:spacing w:val="-10"/>
          <w:sz w:val="25"/>
          <w:szCs w:val="25"/>
        </w:rPr>
      </w:pPr>
    </w:p>
    <w:p w14:paraId="68D36B65" w14:textId="77777777" w:rsidR="00C06B97" w:rsidRDefault="00C06B97" w:rsidP="00E4637E">
      <w:pPr>
        <w:spacing w:before="120" w:after="120" w:line="320" w:lineRule="atLeast"/>
        <w:jc w:val="center"/>
        <w:rPr>
          <w:b/>
          <w:color w:val="000000" w:themeColor="text1"/>
          <w:spacing w:val="-10"/>
          <w:sz w:val="25"/>
          <w:szCs w:val="25"/>
        </w:rPr>
      </w:pPr>
    </w:p>
    <w:p w14:paraId="27D8057D" w14:textId="77777777" w:rsidR="00C06B97" w:rsidRDefault="00C06B97" w:rsidP="00E4637E">
      <w:pPr>
        <w:spacing w:before="120" w:after="120" w:line="320" w:lineRule="atLeast"/>
        <w:jc w:val="center"/>
        <w:rPr>
          <w:b/>
          <w:color w:val="000000" w:themeColor="text1"/>
          <w:spacing w:val="-10"/>
          <w:sz w:val="25"/>
          <w:szCs w:val="25"/>
        </w:rPr>
      </w:pPr>
    </w:p>
    <w:p w14:paraId="6C498D63" w14:textId="77777777" w:rsidR="00C06B97" w:rsidRDefault="00C06B97" w:rsidP="00E4637E">
      <w:pPr>
        <w:spacing w:before="120" w:after="120" w:line="320" w:lineRule="atLeast"/>
        <w:jc w:val="center"/>
        <w:rPr>
          <w:b/>
          <w:color w:val="000000" w:themeColor="text1"/>
          <w:spacing w:val="-10"/>
          <w:sz w:val="25"/>
          <w:szCs w:val="25"/>
        </w:rPr>
      </w:pPr>
    </w:p>
    <w:p w14:paraId="48CEBAB5" w14:textId="77777777" w:rsidR="00C06B97" w:rsidRDefault="00C06B97" w:rsidP="00E4637E">
      <w:pPr>
        <w:spacing w:before="120" w:after="120" w:line="320" w:lineRule="atLeast"/>
        <w:jc w:val="center"/>
        <w:rPr>
          <w:b/>
          <w:color w:val="000000" w:themeColor="text1"/>
          <w:spacing w:val="-10"/>
          <w:sz w:val="25"/>
          <w:szCs w:val="25"/>
        </w:rPr>
      </w:pPr>
    </w:p>
    <w:p w14:paraId="243D031A" w14:textId="77777777" w:rsidR="00C06B97" w:rsidRDefault="00C06B97" w:rsidP="00E4637E">
      <w:pPr>
        <w:spacing w:before="120" w:after="120" w:line="320" w:lineRule="atLeast"/>
        <w:jc w:val="center"/>
        <w:rPr>
          <w:b/>
          <w:color w:val="000000" w:themeColor="text1"/>
          <w:spacing w:val="-10"/>
          <w:sz w:val="25"/>
          <w:szCs w:val="25"/>
        </w:rPr>
      </w:pPr>
    </w:p>
    <w:p w14:paraId="62D15C46" w14:textId="77777777" w:rsidR="00C06B97" w:rsidRDefault="00C06B97" w:rsidP="00E4637E">
      <w:pPr>
        <w:spacing w:before="120" w:after="120" w:line="320" w:lineRule="atLeast"/>
        <w:jc w:val="center"/>
        <w:rPr>
          <w:b/>
          <w:color w:val="000000" w:themeColor="text1"/>
          <w:spacing w:val="-10"/>
          <w:sz w:val="25"/>
          <w:szCs w:val="25"/>
        </w:rPr>
      </w:pPr>
    </w:p>
    <w:p w14:paraId="219E3B4F" w14:textId="77777777" w:rsidR="00C06B97" w:rsidRDefault="00C06B97" w:rsidP="00E4637E">
      <w:pPr>
        <w:spacing w:before="120" w:after="120" w:line="320" w:lineRule="atLeast"/>
        <w:jc w:val="center"/>
        <w:rPr>
          <w:b/>
          <w:color w:val="000000" w:themeColor="text1"/>
          <w:spacing w:val="-10"/>
          <w:sz w:val="25"/>
          <w:szCs w:val="25"/>
        </w:rPr>
      </w:pPr>
    </w:p>
    <w:p w14:paraId="04F00C26" w14:textId="77777777" w:rsidR="00C06B97" w:rsidRDefault="00C06B97" w:rsidP="00E4637E">
      <w:pPr>
        <w:spacing w:before="120" w:after="120" w:line="320" w:lineRule="atLeast"/>
        <w:jc w:val="center"/>
        <w:rPr>
          <w:b/>
          <w:color w:val="000000" w:themeColor="text1"/>
          <w:spacing w:val="-10"/>
          <w:sz w:val="25"/>
          <w:szCs w:val="25"/>
        </w:rPr>
      </w:pPr>
    </w:p>
    <w:p w14:paraId="3BF2B2EC" w14:textId="77777777" w:rsidR="00C06B97" w:rsidRDefault="00C06B97" w:rsidP="00E4637E">
      <w:pPr>
        <w:spacing w:before="120" w:after="120" w:line="320" w:lineRule="atLeast"/>
        <w:jc w:val="center"/>
        <w:rPr>
          <w:b/>
          <w:color w:val="000000" w:themeColor="text1"/>
          <w:spacing w:val="-10"/>
          <w:sz w:val="25"/>
          <w:szCs w:val="25"/>
        </w:rPr>
      </w:pPr>
    </w:p>
    <w:p w14:paraId="2D9C0170" w14:textId="03039834" w:rsidR="00E4637E" w:rsidRPr="00AA644C" w:rsidRDefault="00E4637E" w:rsidP="00E4637E">
      <w:pPr>
        <w:spacing w:before="120" w:after="120" w:line="320" w:lineRule="atLeast"/>
        <w:jc w:val="center"/>
        <w:rPr>
          <w:b/>
          <w:color w:val="000000" w:themeColor="text1"/>
          <w:spacing w:val="-10"/>
          <w:sz w:val="25"/>
          <w:szCs w:val="25"/>
        </w:rPr>
      </w:pPr>
      <w:r w:rsidRPr="00AA644C">
        <w:rPr>
          <w:b/>
          <w:color w:val="000000" w:themeColor="text1"/>
          <w:spacing w:val="-10"/>
          <w:sz w:val="25"/>
          <w:szCs w:val="25"/>
        </w:rPr>
        <w:lastRenderedPageBreak/>
        <w:t>BẢO LÃNH THỰC HIỆN HỢP ĐỒNG</w:t>
      </w:r>
    </w:p>
    <w:p w14:paraId="54EFEA8C" w14:textId="77777777" w:rsidR="00E4637E" w:rsidRPr="00AA644C" w:rsidRDefault="00E4637E" w:rsidP="00E4637E">
      <w:pPr>
        <w:spacing w:before="120" w:after="120" w:line="320" w:lineRule="atLeast"/>
        <w:jc w:val="center"/>
        <w:rPr>
          <w:b/>
          <w:i/>
          <w:color w:val="000000" w:themeColor="text1"/>
          <w:spacing w:val="-10"/>
          <w:w w:val="125"/>
          <w:sz w:val="25"/>
          <w:szCs w:val="25"/>
        </w:rPr>
      </w:pPr>
    </w:p>
    <w:p w14:paraId="1305D3EE" w14:textId="77777777" w:rsidR="00E4637E" w:rsidRPr="00AA644C" w:rsidRDefault="00E4637E" w:rsidP="00E4637E">
      <w:pPr>
        <w:tabs>
          <w:tab w:val="left" w:pos="851"/>
        </w:tabs>
        <w:spacing w:before="60" w:after="60" w:line="300" w:lineRule="exact"/>
        <w:jc w:val="both"/>
        <w:rPr>
          <w:color w:val="000000" w:themeColor="text1"/>
          <w:sz w:val="25"/>
          <w:szCs w:val="25"/>
        </w:rPr>
      </w:pPr>
      <w:r w:rsidRPr="00AA644C">
        <w:rPr>
          <w:color w:val="000000" w:themeColor="text1"/>
          <w:sz w:val="25"/>
          <w:szCs w:val="25"/>
        </w:rPr>
        <w:t xml:space="preserve">Chúng tôi được thông báo rằng Công ty …..……..... có trụ sở </w:t>
      </w:r>
      <w:r w:rsidRPr="00AA644C">
        <w:rPr>
          <w:i/>
          <w:color w:val="000000" w:themeColor="text1"/>
          <w:sz w:val="25"/>
          <w:szCs w:val="25"/>
        </w:rPr>
        <w:t xml:space="preserve">[địa chỉ] </w:t>
      </w:r>
      <w:r w:rsidRPr="00AA644C">
        <w:rPr>
          <w:color w:val="000000" w:themeColor="text1"/>
          <w:sz w:val="25"/>
          <w:szCs w:val="25"/>
        </w:rPr>
        <w:t xml:space="preserve">tại …....……… (sau đây gọi là “Bên được bảo lãnh”) và Công ty cổ phần đầu tư Xây dựng và Kỹ Thuật VNCN E&amp;C (sau đây gọi là “Bên nhận bảo lãnh”) đã ký hợp đồng  </w:t>
      </w:r>
      <w:r w:rsidRPr="00AA644C">
        <w:rPr>
          <w:i/>
          <w:color w:val="000000" w:themeColor="text1"/>
          <w:sz w:val="25"/>
          <w:szCs w:val="25"/>
        </w:rPr>
        <w:t xml:space="preserve">[hợp đồng kinh tế] </w:t>
      </w:r>
      <w:r w:rsidRPr="00AA644C">
        <w:rPr>
          <w:color w:val="000000" w:themeColor="text1"/>
          <w:sz w:val="25"/>
          <w:szCs w:val="25"/>
        </w:rPr>
        <w:t xml:space="preserve">số.....….. ngày …. tháng …. năm …. về việc thực hiện </w:t>
      </w:r>
      <w:r w:rsidRPr="00AA644C">
        <w:rPr>
          <w:i/>
          <w:color w:val="000000" w:themeColor="text1"/>
          <w:sz w:val="25"/>
          <w:szCs w:val="25"/>
        </w:rPr>
        <w:t xml:space="preserve">[thi công] </w:t>
      </w:r>
      <w:r w:rsidRPr="00AA644C">
        <w:rPr>
          <w:color w:val="000000" w:themeColor="text1"/>
          <w:sz w:val="25"/>
          <w:szCs w:val="25"/>
        </w:rPr>
        <w:t>dự án “</w:t>
      </w:r>
      <w:r w:rsidRPr="00AA644C">
        <w:rPr>
          <w:color w:val="000000" w:themeColor="text1"/>
          <w:sz w:val="25"/>
          <w:szCs w:val="25"/>
          <w:lang w:val="en-GB"/>
        </w:rPr>
        <w:t>……………..</w:t>
      </w:r>
      <w:r w:rsidRPr="00AA644C">
        <w:rPr>
          <w:color w:val="000000" w:themeColor="text1"/>
          <w:sz w:val="25"/>
          <w:szCs w:val="25"/>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61A0077C" w14:textId="77777777" w:rsidR="00E4637E" w:rsidRPr="00AA644C" w:rsidRDefault="00E4637E" w:rsidP="00E4637E">
      <w:pPr>
        <w:tabs>
          <w:tab w:val="left" w:pos="851"/>
        </w:tabs>
        <w:spacing w:before="60" w:after="60" w:line="300" w:lineRule="exact"/>
        <w:jc w:val="both"/>
        <w:rPr>
          <w:color w:val="000000" w:themeColor="text1"/>
          <w:sz w:val="25"/>
          <w:szCs w:val="25"/>
        </w:rPr>
      </w:pPr>
      <w:r w:rsidRPr="00AA644C">
        <w:rPr>
          <w:color w:val="000000" w:themeColor="text1"/>
          <w:sz w:val="25"/>
          <w:szCs w:val="25"/>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AA644C">
        <w:rPr>
          <w:color w:val="000000" w:themeColor="text1"/>
          <w:sz w:val="25"/>
          <w:szCs w:val="25"/>
          <w:lang w:val="en-GB"/>
        </w:rPr>
        <w:t xml:space="preserve">............... </w:t>
      </w:r>
      <w:r w:rsidRPr="00AA644C">
        <w:rPr>
          <w:b/>
          <w:color w:val="000000" w:themeColor="text1"/>
          <w:sz w:val="25"/>
          <w:szCs w:val="25"/>
          <w:lang w:val="en-GB"/>
        </w:rPr>
        <w:t xml:space="preserve">đồng (Bằng chữ: </w:t>
      </w:r>
      <w:r w:rsidRPr="00AA644C">
        <w:rPr>
          <w:color w:val="000000" w:themeColor="text1"/>
          <w:sz w:val="25"/>
          <w:szCs w:val="25"/>
          <w:lang w:val="en-GB"/>
        </w:rPr>
        <w:t xml:space="preserve">.................) </w:t>
      </w:r>
      <w:r w:rsidRPr="00AA644C">
        <w:rPr>
          <w:color w:val="000000" w:themeColor="text1"/>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34BF876" w14:textId="77777777" w:rsidR="00E4637E" w:rsidRPr="00AA644C" w:rsidRDefault="00E4637E" w:rsidP="00E4637E">
      <w:pPr>
        <w:spacing w:before="60" w:after="60" w:line="300" w:lineRule="exact"/>
        <w:jc w:val="both"/>
        <w:rPr>
          <w:color w:val="000000" w:themeColor="text1"/>
          <w:sz w:val="25"/>
          <w:szCs w:val="25"/>
        </w:rPr>
      </w:pPr>
      <w:r w:rsidRPr="00AA644C">
        <w:rPr>
          <w:color w:val="000000" w:themeColor="text1"/>
          <w:sz w:val="25"/>
          <w:szCs w:val="25"/>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2487AD99" w14:textId="77777777" w:rsidR="00E4637E" w:rsidRPr="00AA644C" w:rsidRDefault="00E4637E" w:rsidP="00E4637E">
      <w:pPr>
        <w:spacing w:before="60" w:after="60" w:line="300" w:lineRule="exact"/>
        <w:jc w:val="both"/>
        <w:rPr>
          <w:color w:val="000000" w:themeColor="text1"/>
          <w:sz w:val="25"/>
          <w:szCs w:val="25"/>
        </w:rPr>
      </w:pPr>
      <w:r w:rsidRPr="00AA644C">
        <w:rPr>
          <w:color w:val="000000" w:themeColor="text1"/>
          <w:sz w:val="25"/>
          <w:szCs w:val="25"/>
        </w:rPr>
        <w:t>Bảo lãnh này có hiệu lực kể từ ……………………….(“Ngày có hiệu lực”).</w:t>
      </w:r>
      <w:r w:rsidRPr="00AA644C">
        <w:rPr>
          <w:i/>
          <w:color w:val="000000" w:themeColor="text1"/>
          <w:sz w:val="25"/>
          <w:szCs w:val="25"/>
        </w:rPr>
        <w:t xml:space="preserve"> </w:t>
      </w:r>
    </w:p>
    <w:p w14:paraId="041B7B30" w14:textId="77777777" w:rsidR="00E4637E" w:rsidRPr="00AA644C" w:rsidRDefault="00E4637E" w:rsidP="00E4637E">
      <w:pPr>
        <w:spacing w:before="60" w:after="60" w:line="300" w:lineRule="exact"/>
        <w:jc w:val="both"/>
        <w:rPr>
          <w:color w:val="000000" w:themeColor="text1"/>
          <w:sz w:val="25"/>
          <w:szCs w:val="25"/>
        </w:rPr>
      </w:pPr>
      <w:r w:rsidRPr="00AA644C">
        <w:rPr>
          <w:color w:val="000000" w:themeColor="text1"/>
          <w:sz w:val="25"/>
          <w:szCs w:val="25"/>
        </w:rPr>
        <w:t>Bảo lãnh này sẽ hết hiệu lực……….</w:t>
      </w:r>
      <w:r w:rsidRPr="00AA644C">
        <w:rPr>
          <w:i/>
          <w:color w:val="000000" w:themeColor="text1"/>
          <w:sz w:val="25"/>
          <w:szCs w:val="25"/>
        </w:rPr>
        <w:t xml:space="preserve">[điều kiện hoặc ngày hết hiệu lực] </w:t>
      </w:r>
      <w:r w:rsidRPr="00AA644C">
        <w:rPr>
          <w:color w:val="000000" w:themeColor="text1"/>
          <w:sz w:val="25"/>
          <w:szCs w:val="25"/>
        </w:rPr>
        <w:t>(“Ngày hết hạn”).</w:t>
      </w:r>
    </w:p>
    <w:p w14:paraId="2D51812F" w14:textId="77777777" w:rsidR="00E4637E" w:rsidRPr="00AA644C" w:rsidRDefault="00E4637E" w:rsidP="00E4637E">
      <w:pPr>
        <w:spacing w:before="60" w:after="60" w:line="300" w:lineRule="exact"/>
        <w:jc w:val="both"/>
        <w:rPr>
          <w:i/>
          <w:color w:val="000000" w:themeColor="text1"/>
          <w:sz w:val="25"/>
          <w:szCs w:val="25"/>
        </w:rPr>
      </w:pPr>
      <w:r w:rsidRPr="00AA644C">
        <w:rPr>
          <w:color w:val="000000" w:themeColor="text1"/>
          <w:sz w:val="25"/>
          <w:szCs w:val="25"/>
        </w:rPr>
        <w:t xml:space="preserve">Mọi thông báo hoặc yêu cầu thanh toán liên quan đến bảo lãnh này phải </w:t>
      </w:r>
      <w:r w:rsidRPr="00AA644C">
        <w:rPr>
          <w:color w:val="000000" w:themeColor="text1"/>
          <w:sz w:val="25"/>
          <w:szCs w:val="25"/>
          <w:lang w:val="en-GB"/>
        </w:rPr>
        <w:t xml:space="preserve">được </w:t>
      </w:r>
      <w:r w:rsidRPr="00AA644C">
        <w:rPr>
          <w:color w:val="000000" w:themeColor="text1"/>
          <w:sz w:val="25"/>
          <w:szCs w:val="25"/>
        </w:rPr>
        <w:t xml:space="preserve">gửi tới Ngân hàng tại địa chỉ …………. vào  …. </w:t>
      </w:r>
      <w:r w:rsidRPr="00AA644C">
        <w:rPr>
          <w:i/>
          <w:color w:val="000000" w:themeColor="text1"/>
          <w:sz w:val="25"/>
          <w:szCs w:val="25"/>
        </w:rPr>
        <w:t xml:space="preserve">[ghi rõ ngày và thời gian]. </w:t>
      </w:r>
    </w:p>
    <w:p w14:paraId="2AD5AA03" w14:textId="77777777" w:rsidR="00E4637E" w:rsidRPr="00AA644C" w:rsidRDefault="00E4637E" w:rsidP="00E4637E">
      <w:pPr>
        <w:spacing w:before="60" w:after="60" w:line="300" w:lineRule="exact"/>
        <w:jc w:val="both"/>
        <w:rPr>
          <w:color w:val="000000" w:themeColor="text1"/>
          <w:sz w:val="25"/>
          <w:szCs w:val="25"/>
        </w:rPr>
      </w:pPr>
      <w:r w:rsidRPr="00AA644C">
        <w:rPr>
          <w:color w:val="000000" w:themeColor="text1"/>
          <w:sz w:val="25"/>
          <w:szCs w:val="25"/>
        </w:rPr>
        <w:t>Sau Ngày hết hạn. Bảo lãnh này sẽ hết hiệu lực cho dù bản gốc của Bảo lãnh có được gửi trả cho Ngân hàng hay không.</w:t>
      </w:r>
    </w:p>
    <w:p w14:paraId="61E808EF" w14:textId="77777777" w:rsidR="00E4637E" w:rsidRPr="00AA644C" w:rsidRDefault="00E4637E" w:rsidP="00E4637E">
      <w:pPr>
        <w:widowControl w:val="0"/>
        <w:autoSpaceDE w:val="0"/>
        <w:autoSpaceDN w:val="0"/>
        <w:adjustRightInd w:val="0"/>
        <w:spacing w:before="60" w:after="60" w:line="300" w:lineRule="exact"/>
        <w:jc w:val="both"/>
        <w:rPr>
          <w:color w:val="000000" w:themeColor="text1"/>
          <w:sz w:val="25"/>
          <w:szCs w:val="25"/>
        </w:rPr>
      </w:pPr>
      <w:r w:rsidRPr="00AA644C">
        <w:rPr>
          <w:color w:val="000000" w:themeColor="text1"/>
          <w:sz w:val="25"/>
          <w:szCs w:val="25"/>
        </w:rPr>
        <w:t>Thư bảo lãnh này được giải thích theo Luật pháp Việt Nam.</w:t>
      </w:r>
    </w:p>
    <w:p w14:paraId="1DAB9C7B" w14:textId="77777777" w:rsidR="00E4637E" w:rsidRPr="00AA644C" w:rsidRDefault="00E4637E" w:rsidP="00E4637E">
      <w:pPr>
        <w:spacing w:before="120" w:after="120" w:line="320" w:lineRule="atLeast"/>
        <w:jc w:val="both"/>
        <w:rPr>
          <w:color w:val="000000" w:themeColor="text1"/>
          <w:sz w:val="25"/>
          <w:szCs w:val="25"/>
          <w:lang w:val="it-IT"/>
        </w:rPr>
      </w:pPr>
    </w:p>
    <w:p w14:paraId="5B9EE47D" w14:textId="77777777" w:rsidR="00E4637E" w:rsidRPr="00AA644C" w:rsidRDefault="00E4637E" w:rsidP="00E4637E">
      <w:pPr>
        <w:spacing w:before="120" w:after="120" w:line="320" w:lineRule="atLeast"/>
        <w:ind w:left="5214" w:firstLine="79"/>
        <w:jc w:val="both"/>
        <w:rPr>
          <w:i/>
          <w:color w:val="000000" w:themeColor="text1"/>
          <w:sz w:val="25"/>
          <w:szCs w:val="25"/>
          <w:lang w:val="it-IT"/>
        </w:rPr>
      </w:pPr>
      <w:r w:rsidRPr="00AA644C">
        <w:rPr>
          <w:i/>
          <w:color w:val="000000" w:themeColor="text1"/>
          <w:sz w:val="25"/>
          <w:szCs w:val="25"/>
          <w:lang w:val="it-IT"/>
        </w:rPr>
        <w:t>[XÁC NHẬN CỦA NGÂN HÀNG]</w:t>
      </w:r>
    </w:p>
    <w:p w14:paraId="79B06606" w14:textId="77777777" w:rsidR="00E4637E" w:rsidRPr="00AA644C" w:rsidRDefault="00E4637E" w:rsidP="00E4637E">
      <w:pPr>
        <w:spacing w:before="120" w:after="120" w:line="320" w:lineRule="atLeast"/>
        <w:ind w:left="5214" w:firstLine="79"/>
        <w:jc w:val="both"/>
        <w:rPr>
          <w:i/>
          <w:color w:val="000000" w:themeColor="text1"/>
          <w:sz w:val="25"/>
          <w:szCs w:val="25"/>
          <w:lang w:val="it-IT"/>
        </w:rPr>
      </w:pPr>
    </w:p>
    <w:p w14:paraId="7F46F37B" w14:textId="77777777" w:rsidR="00E4637E" w:rsidRPr="00AA644C" w:rsidRDefault="00E4637E" w:rsidP="00E4637E">
      <w:pPr>
        <w:spacing w:before="120" w:after="120" w:line="320" w:lineRule="atLeast"/>
        <w:ind w:left="5214" w:firstLine="79"/>
        <w:jc w:val="both"/>
        <w:rPr>
          <w:i/>
          <w:color w:val="000000" w:themeColor="text1"/>
          <w:sz w:val="25"/>
          <w:szCs w:val="25"/>
          <w:lang w:val="it-IT"/>
        </w:rPr>
      </w:pPr>
    </w:p>
    <w:p w14:paraId="5FF7A6E6" w14:textId="77777777" w:rsidR="00E4637E" w:rsidRPr="00AA644C" w:rsidRDefault="00E4637E" w:rsidP="00E4637E">
      <w:pPr>
        <w:spacing w:before="120" w:after="120" w:line="320" w:lineRule="atLeast"/>
        <w:jc w:val="center"/>
        <w:rPr>
          <w:i/>
          <w:color w:val="000000" w:themeColor="text1"/>
          <w:sz w:val="25"/>
          <w:szCs w:val="25"/>
          <w:lang w:val="it-IT"/>
        </w:rPr>
      </w:pPr>
      <w:r w:rsidRPr="00AA644C">
        <w:rPr>
          <w:i/>
          <w:color w:val="000000" w:themeColor="text1"/>
          <w:sz w:val="25"/>
          <w:szCs w:val="25"/>
          <w:lang w:val="it-IT"/>
        </w:rPr>
        <w:t>[Hướng dẫn của ngân hàng về cách thức tra cứu/xác thực hiệu lực của Thư bảo lãnh.]</w:t>
      </w:r>
    </w:p>
    <w:p w14:paraId="3ACAB114" w14:textId="77777777" w:rsidR="00E4637E" w:rsidRPr="00AA644C" w:rsidRDefault="00E4637E" w:rsidP="00E4637E">
      <w:pPr>
        <w:spacing w:before="120" w:after="120" w:line="320" w:lineRule="atLeast"/>
        <w:jc w:val="center"/>
        <w:rPr>
          <w:b/>
          <w:color w:val="000000" w:themeColor="text1"/>
          <w:spacing w:val="-10"/>
          <w:sz w:val="25"/>
          <w:szCs w:val="25"/>
          <w:lang w:val="it-IT"/>
        </w:rPr>
      </w:pPr>
      <w:r w:rsidRPr="00AA644C">
        <w:rPr>
          <w:i/>
          <w:color w:val="000000" w:themeColor="text1"/>
          <w:lang w:val="it-IT"/>
        </w:rPr>
        <w:br w:type="page"/>
      </w:r>
      <w:r w:rsidRPr="00AA644C">
        <w:rPr>
          <w:b/>
          <w:color w:val="000000" w:themeColor="text1"/>
          <w:spacing w:val="-10"/>
          <w:sz w:val="25"/>
          <w:szCs w:val="25"/>
          <w:lang w:val="it-IT"/>
        </w:rPr>
        <w:lastRenderedPageBreak/>
        <w:t>BẢO LÃNH TIỂN ỨNG TRƯỚC [TẠM ỨNG]</w:t>
      </w:r>
    </w:p>
    <w:p w14:paraId="0CF818D9" w14:textId="77777777" w:rsidR="00E4637E" w:rsidRPr="00AA644C" w:rsidRDefault="00E4637E" w:rsidP="00E4637E">
      <w:pPr>
        <w:tabs>
          <w:tab w:val="left" w:pos="851"/>
        </w:tabs>
        <w:spacing w:before="120" w:after="120" w:line="320" w:lineRule="atLeast"/>
        <w:jc w:val="both"/>
        <w:rPr>
          <w:b/>
          <w:color w:val="000000" w:themeColor="text1"/>
          <w:sz w:val="25"/>
          <w:szCs w:val="25"/>
          <w:lang w:val="it-IT"/>
        </w:rPr>
      </w:pPr>
    </w:p>
    <w:p w14:paraId="24DDE260" w14:textId="77777777" w:rsidR="00E4637E" w:rsidRPr="00AA644C" w:rsidRDefault="00E4637E" w:rsidP="00E4637E">
      <w:pPr>
        <w:tabs>
          <w:tab w:val="left" w:pos="851"/>
        </w:tabs>
        <w:spacing w:before="60" w:after="60" w:line="300" w:lineRule="exact"/>
        <w:jc w:val="both"/>
        <w:rPr>
          <w:color w:val="000000" w:themeColor="text1"/>
          <w:sz w:val="25"/>
          <w:szCs w:val="25"/>
          <w:lang w:val="it-IT"/>
        </w:rPr>
      </w:pPr>
      <w:r w:rsidRPr="00AA644C">
        <w:rPr>
          <w:color w:val="000000" w:themeColor="text1"/>
          <w:sz w:val="25"/>
          <w:szCs w:val="25"/>
          <w:lang w:val="it-IT"/>
        </w:rPr>
        <w:t xml:space="preserve">Chúng tôi được thông báo rằng Công ty ………. có trụ sở </w:t>
      </w:r>
      <w:r w:rsidRPr="00AA644C">
        <w:rPr>
          <w:i/>
          <w:color w:val="000000" w:themeColor="text1"/>
          <w:sz w:val="25"/>
          <w:szCs w:val="25"/>
          <w:lang w:val="it-IT"/>
        </w:rPr>
        <w:t xml:space="preserve">[địa chỉ] </w:t>
      </w:r>
      <w:r w:rsidRPr="00AA644C">
        <w:rPr>
          <w:color w:val="000000" w:themeColor="text1"/>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AA644C">
        <w:rPr>
          <w:i/>
          <w:color w:val="000000" w:themeColor="text1"/>
          <w:sz w:val="25"/>
          <w:szCs w:val="25"/>
          <w:lang w:val="it-IT"/>
        </w:rPr>
        <w:t xml:space="preserve">[thi công] </w:t>
      </w:r>
      <w:r w:rsidRPr="00AA644C">
        <w:rPr>
          <w:color w:val="000000" w:themeColor="text1"/>
          <w:sz w:val="25"/>
          <w:szCs w:val="25"/>
          <w:lang w:val="it-IT"/>
        </w:rPr>
        <w:t xml:space="preserve">dự án “…………..” (Sau đây gọi là “Hợp đồng”). Theo quy định của Hợp đồng. Bên được bảo lãnh phải cung cấp một bảo lãnh tiền ứng trước </w:t>
      </w:r>
      <w:r w:rsidRPr="00AA644C">
        <w:rPr>
          <w:i/>
          <w:color w:val="000000" w:themeColor="text1"/>
          <w:sz w:val="25"/>
          <w:szCs w:val="25"/>
          <w:lang w:val="it-IT"/>
        </w:rPr>
        <w:t>[tạm ứng]</w:t>
      </w:r>
      <w:r w:rsidRPr="00AA644C">
        <w:rPr>
          <w:color w:val="000000" w:themeColor="text1"/>
          <w:sz w:val="25"/>
          <w:szCs w:val="25"/>
          <w:lang w:val="it-IT"/>
        </w:rPr>
        <w:t xml:space="preserve"> như sự đảm bảo cho nghĩa vụ của Bên được bảo lãnh đối với Bên nhận bảo lãnh.</w:t>
      </w:r>
    </w:p>
    <w:p w14:paraId="6F42306C" w14:textId="77777777" w:rsidR="00E4637E" w:rsidRPr="00AA644C" w:rsidRDefault="00E4637E" w:rsidP="00E4637E">
      <w:pPr>
        <w:spacing w:before="60" w:after="60" w:line="300" w:lineRule="exact"/>
        <w:jc w:val="both"/>
        <w:rPr>
          <w:color w:val="000000" w:themeColor="text1"/>
          <w:sz w:val="25"/>
          <w:szCs w:val="25"/>
          <w:lang w:val="it-IT"/>
        </w:rPr>
      </w:pPr>
      <w:r w:rsidRPr="00AA644C">
        <w:rPr>
          <w:color w:val="000000" w:themeColor="text1"/>
          <w:sz w:val="25"/>
          <w:szCs w:val="25"/>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AA644C">
        <w:rPr>
          <w:b/>
          <w:color w:val="000000" w:themeColor="text1"/>
          <w:sz w:val="25"/>
          <w:szCs w:val="25"/>
          <w:lang w:val="it-IT"/>
        </w:rPr>
        <w:t xml:space="preserve"> đồng (</w:t>
      </w:r>
      <w:r w:rsidRPr="00AA644C">
        <w:rPr>
          <w:i/>
          <w:color w:val="000000" w:themeColor="text1"/>
          <w:sz w:val="25"/>
          <w:szCs w:val="25"/>
          <w:lang w:val="it-IT"/>
        </w:rPr>
        <w:t xml:space="preserve">Bằng chữ: </w:t>
      </w:r>
      <w:r w:rsidRPr="00AA644C">
        <w:rPr>
          <w:color w:val="000000" w:themeColor="text1"/>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9489E3D" w14:textId="77777777" w:rsidR="00E4637E" w:rsidRPr="00AA644C" w:rsidRDefault="00E4637E" w:rsidP="00E4637E">
      <w:pPr>
        <w:spacing w:before="60" w:after="60" w:line="300" w:lineRule="exact"/>
        <w:jc w:val="both"/>
        <w:rPr>
          <w:color w:val="000000" w:themeColor="text1"/>
          <w:sz w:val="25"/>
          <w:szCs w:val="25"/>
          <w:lang w:val="it-IT"/>
        </w:rPr>
      </w:pPr>
      <w:r w:rsidRPr="00AA644C">
        <w:rPr>
          <w:color w:val="000000" w:themeColor="text1"/>
          <w:sz w:val="25"/>
          <w:szCs w:val="25"/>
          <w:lang w:val="it-IT"/>
        </w:rPr>
        <w:t xml:space="preserve">Số tiền bảo lãnh sẽ được giảm dần tương ứng với số tiền ứng trước </w:t>
      </w:r>
      <w:r w:rsidRPr="00AA644C">
        <w:rPr>
          <w:i/>
          <w:color w:val="000000" w:themeColor="text1"/>
          <w:sz w:val="25"/>
          <w:szCs w:val="25"/>
          <w:lang w:val="it-IT"/>
        </w:rPr>
        <w:t>[tạm ứng]</w:t>
      </w:r>
      <w:r w:rsidRPr="00AA644C">
        <w:rPr>
          <w:color w:val="000000" w:themeColor="text1"/>
          <w:sz w:val="25"/>
          <w:szCs w:val="25"/>
          <w:lang w:val="it-IT"/>
        </w:rPr>
        <w:t xml:space="preserve"> mà Bên nhận bảo lãnh đã thu hồi được từ Bên được bảo lãnh. </w:t>
      </w:r>
      <w:r w:rsidRPr="00AA644C">
        <w:rPr>
          <w:color w:val="000000" w:themeColor="text1"/>
          <w:sz w:val="25"/>
          <w:szCs w:val="25"/>
          <w:lang w:val="it-IT"/>
        </w:rPr>
        <w:tab/>
        <w:t xml:space="preserve">ngay sau khi chúng tôi nhận được từ Bên được bảo lãnh văn bản có xác nhận của Bên nhận bảo lãnh về số tiền ứng trước </w:t>
      </w:r>
      <w:r w:rsidRPr="00AA644C">
        <w:rPr>
          <w:i/>
          <w:color w:val="000000" w:themeColor="text1"/>
          <w:sz w:val="25"/>
          <w:szCs w:val="25"/>
          <w:lang w:val="it-IT"/>
        </w:rPr>
        <w:t xml:space="preserve">[tạm ứng] </w:t>
      </w:r>
      <w:r w:rsidRPr="00AA644C">
        <w:rPr>
          <w:color w:val="000000" w:themeColor="text1"/>
          <w:sz w:val="25"/>
          <w:szCs w:val="25"/>
          <w:lang w:val="it-IT"/>
        </w:rPr>
        <w:t>đã được thu hồi.</w:t>
      </w:r>
    </w:p>
    <w:p w14:paraId="51EB5F81" w14:textId="77777777" w:rsidR="00E4637E" w:rsidRPr="00AA644C" w:rsidRDefault="00E4637E" w:rsidP="00E4637E">
      <w:pPr>
        <w:spacing w:before="60" w:after="60" w:line="300" w:lineRule="exact"/>
        <w:jc w:val="both"/>
        <w:rPr>
          <w:color w:val="000000" w:themeColor="text1"/>
          <w:sz w:val="25"/>
          <w:szCs w:val="25"/>
          <w:lang w:val="it-IT"/>
        </w:rPr>
      </w:pPr>
      <w:r w:rsidRPr="00AA644C">
        <w:rPr>
          <w:color w:val="000000" w:themeColor="text1"/>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DBBAD6E" w14:textId="77777777" w:rsidR="00E4637E" w:rsidRPr="00AA644C" w:rsidRDefault="00E4637E" w:rsidP="00E4637E">
      <w:pPr>
        <w:spacing w:before="60" w:after="60" w:line="300" w:lineRule="exact"/>
        <w:jc w:val="both"/>
        <w:rPr>
          <w:color w:val="000000" w:themeColor="text1"/>
          <w:sz w:val="25"/>
          <w:szCs w:val="25"/>
          <w:lang w:val="it-IT"/>
        </w:rPr>
      </w:pPr>
      <w:r w:rsidRPr="00AA644C">
        <w:rPr>
          <w:color w:val="000000" w:themeColor="text1"/>
          <w:sz w:val="25"/>
          <w:szCs w:val="25"/>
          <w:lang w:val="it-IT"/>
        </w:rPr>
        <w:t>Bảo lãnh này có hiệu lực kể từ ……………………….(“Ngày có hiệu lực”).</w:t>
      </w:r>
      <w:r w:rsidRPr="00AA644C">
        <w:rPr>
          <w:i/>
          <w:color w:val="000000" w:themeColor="text1"/>
          <w:sz w:val="25"/>
          <w:szCs w:val="25"/>
          <w:lang w:val="it-IT"/>
        </w:rPr>
        <w:t xml:space="preserve"> </w:t>
      </w:r>
    </w:p>
    <w:p w14:paraId="33F93F6F" w14:textId="77777777" w:rsidR="00E4637E" w:rsidRPr="00AA644C" w:rsidRDefault="00E4637E" w:rsidP="00E4637E">
      <w:pPr>
        <w:spacing w:before="60" w:after="60" w:line="300" w:lineRule="exact"/>
        <w:jc w:val="both"/>
        <w:rPr>
          <w:color w:val="000000" w:themeColor="text1"/>
          <w:sz w:val="25"/>
          <w:szCs w:val="25"/>
          <w:lang w:val="it-IT"/>
        </w:rPr>
      </w:pPr>
      <w:r w:rsidRPr="00AA644C">
        <w:rPr>
          <w:color w:val="000000" w:themeColor="text1"/>
          <w:sz w:val="25"/>
          <w:szCs w:val="25"/>
          <w:lang w:val="it-IT"/>
        </w:rPr>
        <w:t>Bảo lãnh này sẽ hết hiệu lực  ……….</w:t>
      </w:r>
      <w:r w:rsidRPr="00AA644C">
        <w:rPr>
          <w:i/>
          <w:color w:val="000000" w:themeColor="text1"/>
          <w:sz w:val="25"/>
          <w:szCs w:val="25"/>
          <w:lang w:val="it-IT"/>
        </w:rPr>
        <w:t>[ngày hết hạn]</w:t>
      </w:r>
      <w:r w:rsidRPr="00AA644C">
        <w:rPr>
          <w:color w:val="000000" w:themeColor="text1"/>
          <w:sz w:val="25"/>
          <w:szCs w:val="25"/>
          <w:lang w:val="it-IT"/>
        </w:rPr>
        <w:t>(“Ngày hết hạn”).</w:t>
      </w:r>
    </w:p>
    <w:p w14:paraId="7C03636E" w14:textId="77777777" w:rsidR="00E4637E" w:rsidRPr="00AA644C" w:rsidRDefault="00E4637E" w:rsidP="00E4637E">
      <w:pPr>
        <w:spacing w:before="60" w:after="60" w:line="300" w:lineRule="exact"/>
        <w:jc w:val="both"/>
        <w:rPr>
          <w:i/>
          <w:color w:val="000000" w:themeColor="text1"/>
          <w:sz w:val="25"/>
          <w:szCs w:val="25"/>
          <w:lang w:val="it-IT"/>
        </w:rPr>
      </w:pPr>
      <w:r w:rsidRPr="00AA644C">
        <w:rPr>
          <w:color w:val="000000" w:themeColor="text1"/>
          <w:sz w:val="25"/>
          <w:szCs w:val="25"/>
          <w:lang w:val="it-IT"/>
        </w:rPr>
        <w:t xml:space="preserve">Mọi thông báo hoặc yêu cầu thanh toán liên quan đến bảo lãnh này phải được  gửi tới Ngân hàng tại địa chỉ …………. vào  …. </w:t>
      </w:r>
      <w:r w:rsidRPr="00AA644C">
        <w:rPr>
          <w:i/>
          <w:color w:val="000000" w:themeColor="text1"/>
          <w:sz w:val="25"/>
          <w:szCs w:val="25"/>
          <w:lang w:val="it-IT"/>
        </w:rPr>
        <w:t xml:space="preserve">[ghi rõ ngày và thời gian]. </w:t>
      </w:r>
    </w:p>
    <w:p w14:paraId="290A788F" w14:textId="77777777" w:rsidR="00E4637E" w:rsidRPr="00AA644C" w:rsidRDefault="00E4637E" w:rsidP="00E4637E">
      <w:pPr>
        <w:spacing w:before="60" w:after="60" w:line="300" w:lineRule="exact"/>
        <w:jc w:val="both"/>
        <w:rPr>
          <w:color w:val="000000" w:themeColor="text1"/>
          <w:sz w:val="25"/>
          <w:szCs w:val="25"/>
          <w:lang w:val="it-IT"/>
        </w:rPr>
      </w:pPr>
      <w:r w:rsidRPr="00AA644C">
        <w:rPr>
          <w:color w:val="000000" w:themeColor="text1"/>
          <w:sz w:val="25"/>
          <w:szCs w:val="25"/>
          <w:lang w:val="it-IT"/>
        </w:rPr>
        <w:t>Sau Ngày hết hạn. Bảo lãnh này sẽ hết hiệu lực cho dù bản gốc của Bảo lãnh có được gửi trả cho Ngân hàng hay không</w:t>
      </w:r>
    </w:p>
    <w:p w14:paraId="11BFDAB2" w14:textId="77777777" w:rsidR="00E4637E" w:rsidRPr="00AA644C" w:rsidRDefault="00E4637E" w:rsidP="00E4637E">
      <w:pPr>
        <w:widowControl w:val="0"/>
        <w:autoSpaceDE w:val="0"/>
        <w:autoSpaceDN w:val="0"/>
        <w:adjustRightInd w:val="0"/>
        <w:spacing w:before="60" w:after="60" w:line="300" w:lineRule="exact"/>
        <w:jc w:val="both"/>
        <w:rPr>
          <w:color w:val="000000" w:themeColor="text1"/>
          <w:sz w:val="25"/>
          <w:szCs w:val="25"/>
          <w:lang w:val="it-IT"/>
        </w:rPr>
      </w:pPr>
      <w:r w:rsidRPr="00AA644C">
        <w:rPr>
          <w:color w:val="000000" w:themeColor="text1"/>
          <w:sz w:val="25"/>
          <w:szCs w:val="25"/>
          <w:lang w:val="it-IT"/>
        </w:rPr>
        <w:t>Thư bảo lãnh này được giải thích theo Luật pháp Việt Nam.</w:t>
      </w:r>
    </w:p>
    <w:p w14:paraId="0835A2DA" w14:textId="77777777" w:rsidR="00E4637E" w:rsidRPr="00AA644C" w:rsidRDefault="00E4637E" w:rsidP="00E4637E">
      <w:pPr>
        <w:spacing w:before="120" w:after="120" w:line="320" w:lineRule="atLeast"/>
        <w:jc w:val="both"/>
        <w:rPr>
          <w:color w:val="000000" w:themeColor="text1"/>
          <w:sz w:val="25"/>
          <w:szCs w:val="25"/>
          <w:lang w:val="it-IT"/>
        </w:rPr>
      </w:pPr>
    </w:p>
    <w:p w14:paraId="0CB543EA" w14:textId="77777777" w:rsidR="00E4637E" w:rsidRPr="00AA644C" w:rsidRDefault="00E4637E" w:rsidP="00E4637E">
      <w:pPr>
        <w:spacing w:before="120" w:after="120" w:line="320" w:lineRule="atLeast"/>
        <w:ind w:left="5214" w:firstLine="79"/>
        <w:jc w:val="both"/>
        <w:rPr>
          <w:i/>
          <w:color w:val="000000" w:themeColor="text1"/>
          <w:sz w:val="25"/>
          <w:szCs w:val="25"/>
          <w:lang w:val="it-IT"/>
        </w:rPr>
      </w:pPr>
      <w:r w:rsidRPr="00AA644C">
        <w:rPr>
          <w:i/>
          <w:color w:val="000000" w:themeColor="text1"/>
          <w:sz w:val="25"/>
          <w:szCs w:val="25"/>
          <w:lang w:val="it-IT"/>
        </w:rPr>
        <w:t>[XÁC NHẬN CỦA NGÂN HÀNG]</w:t>
      </w:r>
    </w:p>
    <w:p w14:paraId="20FB1CC2" w14:textId="77777777" w:rsidR="00E4637E" w:rsidRPr="00AA644C" w:rsidRDefault="00E4637E" w:rsidP="00E4637E">
      <w:pPr>
        <w:spacing w:before="120" w:after="120" w:line="320" w:lineRule="atLeast"/>
        <w:ind w:left="5214" w:firstLine="79"/>
        <w:jc w:val="both"/>
        <w:rPr>
          <w:i/>
          <w:color w:val="000000" w:themeColor="text1"/>
          <w:sz w:val="25"/>
          <w:szCs w:val="25"/>
          <w:lang w:val="it-IT"/>
        </w:rPr>
      </w:pPr>
    </w:p>
    <w:p w14:paraId="5C8B1385" w14:textId="77777777" w:rsidR="00E4637E" w:rsidRPr="00AA644C" w:rsidRDefault="00E4637E" w:rsidP="00E4637E">
      <w:pPr>
        <w:spacing w:before="120" w:after="120" w:line="320" w:lineRule="atLeast"/>
        <w:ind w:left="5214" w:firstLine="79"/>
        <w:jc w:val="both"/>
        <w:rPr>
          <w:i/>
          <w:color w:val="000000" w:themeColor="text1"/>
          <w:sz w:val="25"/>
          <w:szCs w:val="25"/>
          <w:lang w:val="it-IT"/>
        </w:rPr>
      </w:pPr>
    </w:p>
    <w:p w14:paraId="0FC6532A" w14:textId="5E78B55F" w:rsidR="00E4637E" w:rsidRPr="00E4637E" w:rsidRDefault="00E4637E" w:rsidP="00E4637E">
      <w:pPr>
        <w:rPr>
          <w:b/>
          <w:szCs w:val="22"/>
        </w:rPr>
      </w:pPr>
      <w:r w:rsidRPr="00AA644C">
        <w:rPr>
          <w:i/>
          <w:color w:val="000000" w:themeColor="text1"/>
          <w:sz w:val="25"/>
          <w:szCs w:val="25"/>
          <w:lang w:val="it-IT"/>
        </w:rPr>
        <w:t>[Hướng dẫn của ngân hàng về tra cứu/xác thực hiệu lực của Thư bảo lãnh</w:t>
      </w:r>
    </w:p>
    <w:sectPr w:rsidR="00E4637E" w:rsidRPr="00E4637E" w:rsidSect="00F9033A">
      <w:headerReference w:type="even" r:id="rId12"/>
      <w:footerReference w:type="default" r:id="rId13"/>
      <w:pgSz w:w="11907" w:h="16840"/>
      <w:pgMar w:top="851" w:right="850" w:bottom="1276" w:left="1152" w:header="288"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6" w:author="Admin" w:date="2026-08-26T15:11:00Z" w:initials="A">
    <w:p w14:paraId="4E05FCF2" w14:textId="253FA539" w:rsidR="00F27FC3" w:rsidRDefault="00F27FC3">
      <w:pPr>
        <w:pStyle w:val="CommentText"/>
      </w:pPr>
      <w:r>
        <w:rPr>
          <w:rStyle w:val="CommentReference"/>
        </w:rPr>
        <w:annotationRef/>
      </w:r>
      <w:r>
        <w:t>Đề xuất bỏ bảo lãnh thực hiện</w:t>
      </w:r>
    </w:p>
  </w:comment>
  <w:comment w:id="92" w:author="Admin" w:date="2026-08-26T15:10:00Z" w:initials="A">
    <w:p w14:paraId="7F560FB4" w14:textId="43EB5C8D" w:rsidR="00F27FC3" w:rsidRDefault="00F27FC3">
      <w:pPr>
        <w:pStyle w:val="CommentText"/>
      </w:pPr>
      <w:r>
        <w:rPr>
          <w:rStyle w:val="CommentReference"/>
        </w:rPr>
        <w:annotationRef/>
      </w:r>
      <w:r>
        <w:t>Đề xuất bỏ bảo lãnh thực hiện, nhà thầu chỉ được thanh toán đến 90% giá trị hoàn thành, trong khi phần mốc ban đầu giá trị lớn, đã giữ về cuối DA, là giá trị giữ rất nhiều.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5FCF2" w15:done="0"/>
  <w15:commentEx w15:paraId="7F560F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22BEB9" w16cex:dateUtc="2026-08-26T08:11:00Z"/>
  <w16cex:commentExtensible w16cex:durableId="09EAE1B9" w16cex:dateUtc="2026-08-26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5FCF2" w16cid:durableId="4C22BEB9"/>
  <w16cid:commentId w16cid:paraId="7F560FB4" w16cid:durableId="09EAE1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79FA4" w14:textId="77777777" w:rsidR="00485082" w:rsidRDefault="00485082">
      <w:r>
        <w:separator/>
      </w:r>
    </w:p>
  </w:endnote>
  <w:endnote w:type="continuationSeparator" w:id="0">
    <w:p w14:paraId="088CDBAD" w14:textId="77777777" w:rsidR="00485082" w:rsidRDefault="0048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ourier New"/>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340131"/>
    </w:sdtPr>
    <w:sdtContent>
      <w:p w14:paraId="53DD9B44" w14:textId="49E3E9CA" w:rsidR="00FA3F67" w:rsidRDefault="001B1885">
        <w:pPr>
          <w:pStyle w:val="Footer"/>
          <w:jc w:val="right"/>
          <w:rPr>
            <w:sz w:val="20"/>
            <w:szCs w:val="20"/>
          </w:rPr>
        </w:pPr>
        <w:r>
          <w:rPr>
            <w:sz w:val="20"/>
            <w:szCs w:val="20"/>
          </w:rPr>
          <w:t>Trang</w:t>
        </w:r>
        <w:r w:rsidR="00FA3F67">
          <w:rPr>
            <w:sz w:val="20"/>
            <w:szCs w:val="20"/>
          </w:rPr>
          <w:t xml:space="preserve"> | </w:t>
        </w:r>
        <w:r w:rsidR="00FA3F67">
          <w:rPr>
            <w:sz w:val="20"/>
            <w:szCs w:val="20"/>
          </w:rPr>
          <w:fldChar w:fldCharType="begin"/>
        </w:r>
        <w:r w:rsidR="00FA3F67">
          <w:rPr>
            <w:sz w:val="20"/>
            <w:szCs w:val="20"/>
          </w:rPr>
          <w:instrText xml:space="preserve"> PAGE   \* MERGEFORMAT </w:instrText>
        </w:r>
        <w:r w:rsidR="00FA3F67">
          <w:rPr>
            <w:sz w:val="20"/>
            <w:szCs w:val="20"/>
          </w:rPr>
          <w:fldChar w:fldCharType="separate"/>
        </w:r>
        <w:r w:rsidR="00B634A5">
          <w:rPr>
            <w:noProof/>
            <w:sz w:val="20"/>
            <w:szCs w:val="20"/>
          </w:rPr>
          <w:t>11</w:t>
        </w:r>
        <w:r w:rsidR="00FA3F67">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B8FD1" w14:textId="77777777" w:rsidR="00485082" w:rsidRDefault="00485082">
      <w:r>
        <w:separator/>
      </w:r>
    </w:p>
  </w:footnote>
  <w:footnote w:type="continuationSeparator" w:id="0">
    <w:p w14:paraId="7B2DD068" w14:textId="77777777" w:rsidR="00485082" w:rsidRDefault="00485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4732" w14:textId="77777777" w:rsidR="00FA3F67" w:rsidRDefault="00FA3F67">
    <w:pPr>
      <w:pStyle w:val="Header"/>
    </w:pPr>
    <w:r>
      <w:t>[Type 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58"/>
    <w:multiLevelType w:val="multilevel"/>
    <w:tmpl w:val="01107758"/>
    <w:lvl w:ilvl="0">
      <w:start w:val="9"/>
      <w:numFmt w:val="decimal"/>
      <w:lvlText w:val="%1"/>
      <w:lvlJc w:val="left"/>
      <w:pPr>
        <w:tabs>
          <w:tab w:val="left" w:pos="360"/>
        </w:tabs>
        <w:ind w:left="360" w:hanging="360"/>
      </w:pPr>
      <w:rPr>
        <w:rFonts w:hint="default"/>
      </w:rPr>
    </w:lvl>
    <w:lvl w:ilvl="1">
      <w:start w:val="1"/>
      <w:numFmt w:val="decimal"/>
      <w:lvlText w:val="5.%2"/>
      <w:lvlJc w:val="left"/>
      <w:pPr>
        <w:tabs>
          <w:tab w:val="left" w:pos="360"/>
        </w:tabs>
        <w:ind w:left="360" w:hanging="36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1800"/>
        </w:tabs>
        <w:ind w:left="1800" w:hanging="1800"/>
      </w:pPr>
      <w:rPr>
        <w:rFonts w:hint="default"/>
      </w:rPr>
    </w:lvl>
  </w:abstractNum>
  <w:abstractNum w:abstractNumId="1" w15:restartNumberingAfterBreak="0">
    <w:nsid w:val="03D946C3"/>
    <w:multiLevelType w:val="multilevel"/>
    <w:tmpl w:val="03D946C3"/>
    <w:lvl w:ilvl="0">
      <w:start w:val="2"/>
      <w:numFmt w:val="decimal"/>
      <w:lvlText w:val="%1."/>
      <w:lvlJc w:val="left"/>
      <w:pPr>
        <w:tabs>
          <w:tab w:val="left" w:pos="720"/>
        </w:tabs>
        <w:ind w:left="720" w:hanging="720"/>
      </w:pPr>
      <w:rPr>
        <w:rFonts w:hint="default"/>
      </w:rPr>
    </w:lvl>
    <w:lvl w:ilvl="1">
      <w:start w:val="1"/>
      <w:numFmt w:val="decimal"/>
      <w:lvlText w:val="%1.%2"/>
      <w:lvlJc w:val="left"/>
      <w:pPr>
        <w:tabs>
          <w:tab w:val="left" w:pos="720"/>
        </w:tabs>
        <w:ind w:left="720" w:hanging="720"/>
      </w:pPr>
      <w:rPr>
        <w:rFonts w:hint="default"/>
        <w:b w:val="0"/>
        <w:bCs w:val="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2" w15:restartNumberingAfterBreak="0">
    <w:nsid w:val="0DBB739C"/>
    <w:multiLevelType w:val="multilevel"/>
    <w:tmpl w:val="2D9ADDAC"/>
    <w:lvl w:ilvl="0">
      <w:start w:val="12"/>
      <w:numFmt w:val="none"/>
      <w:lvlText w:val="%111"/>
      <w:lvlJc w:val="left"/>
      <w:pPr>
        <w:tabs>
          <w:tab w:val="num" w:pos="1185"/>
        </w:tabs>
        <w:ind w:left="1181" w:hanging="461"/>
      </w:pPr>
      <w:rPr>
        <w:rFonts w:hint="default"/>
      </w:rPr>
    </w:lvl>
    <w:lvl w:ilvl="1">
      <w:start w:val="1"/>
      <w:numFmt w:val="decimal"/>
      <w:lvlRestart w:val="0"/>
      <w:lvlText w:val="%111.%2"/>
      <w:lvlJc w:val="left"/>
      <w:pPr>
        <w:tabs>
          <w:tab w:val="num" w:pos="749"/>
        </w:tabs>
        <w:ind w:left="745" w:hanging="461"/>
      </w:pPr>
      <w:rPr>
        <w:rFonts w:hint="default"/>
      </w:rPr>
    </w:lvl>
    <w:lvl w:ilvl="2">
      <w:start w:val="1"/>
      <w:numFmt w:val="decimal"/>
      <w:lvlText w:val="%1.%2.%3"/>
      <w:lvlJc w:val="left"/>
      <w:pPr>
        <w:tabs>
          <w:tab w:val="num" w:pos="1185"/>
        </w:tabs>
        <w:ind w:left="1181" w:hanging="461"/>
      </w:pPr>
      <w:rPr>
        <w:rFonts w:hint="default"/>
      </w:rPr>
    </w:lvl>
    <w:lvl w:ilvl="3">
      <w:start w:val="1"/>
      <w:numFmt w:val="decimal"/>
      <w:lvlText w:val="%1.%2.%3.%4"/>
      <w:lvlJc w:val="left"/>
      <w:pPr>
        <w:tabs>
          <w:tab w:val="num" w:pos="1185"/>
        </w:tabs>
        <w:ind w:left="1181" w:hanging="461"/>
      </w:pPr>
      <w:rPr>
        <w:rFonts w:hint="default"/>
      </w:rPr>
    </w:lvl>
    <w:lvl w:ilvl="4">
      <w:start w:val="1"/>
      <w:numFmt w:val="decimal"/>
      <w:lvlText w:val="%1.%2.%3.%4.%5"/>
      <w:lvlJc w:val="left"/>
      <w:pPr>
        <w:tabs>
          <w:tab w:val="num" w:pos="1185"/>
        </w:tabs>
        <w:ind w:left="1181" w:hanging="461"/>
      </w:pPr>
      <w:rPr>
        <w:rFonts w:hint="default"/>
      </w:rPr>
    </w:lvl>
    <w:lvl w:ilvl="5">
      <w:start w:val="1"/>
      <w:numFmt w:val="decimal"/>
      <w:lvlText w:val="%1.%2.%3.%4.%5.%6"/>
      <w:lvlJc w:val="left"/>
      <w:pPr>
        <w:tabs>
          <w:tab w:val="num" w:pos="1185"/>
        </w:tabs>
        <w:ind w:left="1181" w:hanging="461"/>
      </w:pPr>
      <w:rPr>
        <w:rFonts w:hint="default"/>
      </w:rPr>
    </w:lvl>
    <w:lvl w:ilvl="6">
      <w:start w:val="1"/>
      <w:numFmt w:val="decimal"/>
      <w:lvlText w:val="%1.%2.%3.%4.%5.%6.%7"/>
      <w:lvlJc w:val="left"/>
      <w:pPr>
        <w:tabs>
          <w:tab w:val="num" w:pos="1185"/>
        </w:tabs>
        <w:ind w:left="1181" w:hanging="461"/>
      </w:pPr>
      <w:rPr>
        <w:rFonts w:hint="default"/>
      </w:rPr>
    </w:lvl>
    <w:lvl w:ilvl="7">
      <w:start w:val="1"/>
      <w:numFmt w:val="decimal"/>
      <w:lvlText w:val="%1.%2.%3.%4.%5.%6.%7.%8"/>
      <w:lvlJc w:val="left"/>
      <w:pPr>
        <w:tabs>
          <w:tab w:val="num" w:pos="1185"/>
        </w:tabs>
        <w:ind w:left="1181" w:hanging="461"/>
      </w:pPr>
      <w:rPr>
        <w:rFonts w:hint="default"/>
      </w:rPr>
    </w:lvl>
    <w:lvl w:ilvl="8">
      <w:start w:val="1"/>
      <w:numFmt w:val="decimal"/>
      <w:lvlText w:val="%1.%2.%3.%4.%5.%6.%7.%8.%9"/>
      <w:lvlJc w:val="left"/>
      <w:pPr>
        <w:tabs>
          <w:tab w:val="num" w:pos="1185"/>
        </w:tabs>
        <w:ind w:left="1181" w:hanging="461"/>
      </w:pPr>
      <w:rPr>
        <w:rFonts w:hint="default"/>
      </w:rPr>
    </w:lvl>
  </w:abstractNum>
  <w:abstractNum w:abstractNumId="3" w15:restartNumberingAfterBreak="0">
    <w:nsid w:val="23CE508E"/>
    <w:multiLevelType w:val="multilevel"/>
    <w:tmpl w:val="42A2CCC4"/>
    <w:lvl w:ilvl="0">
      <w:start w:val="1"/>
      <w:numFmt w:val="decimal"/>
      <w:lvlText w:val="%1."/>
      <w:lvlJc w:val="left"/>
      <w:pPr>
        <w:tabs>
          <w:tab w:val="left" w:pos="360"/>
        </w:tabs>
        <w:ind w:left="360" w:hanging="360"/>
      </w:pPr>
      <w:rPr>
        <w:rFonts w:hint="default"/>
      </w:rPr>
    </w:lvl>
    <w:lvl w:ilvl="1">
      <w:numFmt w:val="bullet"/>
      <w:lvlText w:val="+"/>
      <w:lvlJc w:val="left"/>
      <w:pPr>
        <w:tabs>
          <w:tab w:val="left" w:pos="360"/>
        </w:tabs>
        <w:ind w:left="360" w:hanging="360"/>
      </w:pPr>
      <w:rPr>
        <w:rFonts w:ascii="Arial" w:eastAsiaTheme="minorHAnsi" w:hAnsi="Arial"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4" w15:restartNumberingAfterBreak="0">
    <w:nsid w:val="364118D8"/>
    <w:multiLevelType w:val="multilevel"/>
    <w:tmpl w:val="8BA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6" w15:restartNumberingAfterBreak="0">
    <w:nsid w:val="418419F7"/>
    <w:multiLevelType w:val="multilevel"/>
    <w:tmpl w:val="418419F7"/>
    <w:lvl w:ilvl="0">
      <w:start w:val="1"/>
      <w:numFmt w:val="bullet"/>
      <w:lvlText w:val=""/>
      <w:lvlJc w:val="left"/>
      <w:pPr>
        <w:tabs>
          <w:tab w:val="left" w:pos="504"/>
        </w:tabs>
        <w:ind w:left="504" w:hanging="504"/>
      </w:pPr>
      <w:rPr>
        <w:rFonts w:ascii="Symbol" w:hAnsi="Symbol" w:hint="default"/>
      </w:rPr>
    </w:lvl>
    <w:lvl w:ilvl="1">
      <w:start w:val="1"/>
      <w:numFmt w:val="decimal"/>
      <w:lvlText w:val="9.%2"/>
      <w:lvlJc w:val="left"/>
      <w:pPr>
        <w:tabs>
          <w:tab w:val="left" w:pos="1080"/>
        </w:tabs>
        <w:ind w:left="1080" w:hanging="360"/>
      </w:pPr>
      <w:rPr>
        <w:rFont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15:restartNumberingAfterBreak="0">
    <w:nsid w:val="5E041A57"/>
    <w:multiLevelType w:val="multilevel"/>
    <w:tmpl w:val="5E041A57"/>
    <w:lvl w:ilvl="0">
      <w:start w:val="1"/>
      <w:numFmt w:val="decimal"/>
      <w:lvlText w:val="%1."/>
      <w:lvlJc w:val="left"/>
      <w:pPr>
        <w:tabs>
          <w:tab w:val="left" w:pos="360"/>
        </w:tabs>
        <w:ind w:left="360" w:hanging="360"/>
      </w:pPr>
      <w:rPr>
        <w:rFonts w:hint="default"/>
      </w:rPr>
    </w:lvl>
    <w:lvl w:ilvl="1">
      <w:start w:val="1"/>
      <w:numFmt w:val="decimal"/>
      <w:lvlText w:val="%1.%2"/>
      <w:lvlJc w:val="left"/>
      <w:pPr>
        <w:tabs>
          <w:tab w:val="left" w:pos="360"/>
        </w:tabs>
        <w:ind w:left="360" w:hanging="360"/>
      </w:pPr>
      <w:rPr>
        <w:rFonts w:ascii="Times New Roman" w:eastAsia="Times New Roman" w:hAnsi="Times New Roman" w:cs="Times New Roman"/>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8" w15:restartNumberingAfterBreak="0">
    <w:nsid w:val="65930D40"/>
    <w:multiLevelType w:val="multilevel"/>
    <w:tmpl w:val="65930D40"/>
    <w:lvl w:ilvl="0">
      <w:start w:val="1"/>
      <w:numFmt w:val="bullet"/>
      <w:lvlText w:val=""/>
      <w:lvlJc w:val="left"/>
      <w:pPr>
        <w:tabs>
          <w:tab w:val="left" w:pos="504"/>
        </w:tabs>
        <w:ind w:left="504" w:hanging="504"/>
      </w:pPr>
      <w:rPr>
        <w:rFonts w:ascii="Symbol" w:hAnsi="Symbol" w:hint="default"/>
      </w:rPr>
    </w:lvl>
    <w:lvl w:ilvl="1">
      <w:numFmt w:val="bullet"/>
      <w:lvlText w:val="+"/>
      <w:lvlJc w:val="left"/>
      <w:pPr>
        <w:tabs>
          <w:tab w:val="left" w:pos="1080"/>
        </w:tabs>
        <w:ind w:left="1080" w:hanging="360"/>
      </w:pPr>
      <w:rPr>
        <w:rFonts w:ascii=".VnTime" w:eastAsia="Times New Roman" w:hAnsi=".VnTime" w:cs="Times New Roman"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 w15:restartNumberingAfterBreak="0">
    <w:nsid w:val="72AD3415"/>
    <w:multiLevelType w:val="multilevel"/>
    <w:tmpl w:val="72AD3415"/>
    <w:lvl w:ilvl="0">
      <w:start w:val="1"/>
      <w:numFmt w:val="bullet"/>
      <w:lvlText w:val=""/>
      <w:lvlJc w:val="left"/>
      <w:pPr>
        <w:tabs>
          <w:tab w:val="left" w:pos="504"/>
        </w:tabs>
        <w:ind w:left="504" w:hanging="504"/>
      </w:pPr>
      <w:rPr>
        <w:rFonts w:ascii="Symbol" w:hAnsi="Symbol" w:hint="default"/>
      </w:rPr>
    </w:lvl>
    <w:lvl w:ilvl="1">
      <w:numFmt w:val="bullet"/>
      <w:lvlText w:val="-"/>
      <w:lvlJc w:val="left"/>
      <w:pPr>
        <w:tabs>
          <w:tab w:val="left" w:pos="1080"/>
        </w:tabs>
        <w:ind w:left="1080" w:hanging="360"/>
      </w:pPr>
      <w:rPr>
        <w:rFonts w:ascii="Times New Roman" w:eastAsia="Times New Roman" w:hAnsi="Times New Roman" w:cs="Times New Roman"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15:restartNumberingAfterBreak="0">
    <w:nsid w:val="7A6557C0"/>
    <w:multiLevelType w:val="multilevel"/>
    <w:tmpl w:val="2F1A5354"/>
    <w:lvl w:ilvl="0">
      <w:start w:val="12"/>
      <w:numFmt w:val="none"/>
      <w:lvlText w:val="%111"/>
      <w:lvlJc w:val="left"/>
      <w:pPr>
        <w:tabs>
          <w:tab w:val="num" w:pos="1185"/>
        </w:tabs>
        <w:ind w:left="1181" w:hanging="461"/>
      </w:pPr>
      <w:rPr>
        <w:rFonts w:hint="default"/>
      </w:rPr>
    </w:lvl>
    <w:lvl w:ilvl="1">
      <w:start w:val="1"/>
      <w:numFmt w:val="decimal"/>
      <w:lvlRestart w:val="0"/>
      <w:lvlText w:val="%112.%2"/>
      <w:lvlJc w:val="left"/>
      <w:pPr>
        <w:tabs>
          <w:tab w:val="num" w:pos="1185"/>
        </w:tabs>
        <w:ind w:left="1181" w:hanging="461"/>
      </w:pPr>
      <w:rPr>
        <w:rFonts w:hint="default"/>
      </w:rPr>
    </w:lvl>
    <w:lvl w:ilvl="2">
      <w:start w:val="1"/>
      <w:numFmt w:val="decimal"/>
      <w:lvlText w:val="%1.%2.%3"/>
      <w:lvlJc w:val="left"/>
      <w:pPr>
        <w:tabs>
          <w:tab w:val="num" w:pos="1185"/>
        </w:tabs>
        <w:ind w:left="1181" w:hanging="461"/>
      </w:pPr>
      <w:rPr>
        <w:rFonts w:hint="default"/>
      </w:rPr>
    </w:lvl>
    <w:lvl w:ilvl="3">
      <w:start w:val="1"/>
      <w:numFmt w:val="decimal"/>
      <w:lvlText w:val="%1.%2.%3.%4"/>
      <w:lvlJc w:val="left"/>
      <w:pPr>
        <w:tabs>
          <w:tab w:val="num" w:pos="1185"/>
        </w:tabs>
        <w:ind w:left="1181" w:hanging="461"/>
      </w:pPr>
      <w:rPr>
        <w:rFonts w:hint="default"/>
      </w:rPr>
    </w:lvl>
    <w:lvl w:ilvl="4">
      <w:start w:val="1"/>
      <w:numFmt w:val="decimal"/>
      <w:lvlText w:val="%1.%2.%3.%4.%5"/>
      <w:lvlJc w:val="left"/>
      <w:pPr>
        <w:tabs>
          <w:tab w:val="num" w:pos="1185"/>
        </w:tabs>
        <w:ind w:left="1181" w:hanging="461"/>
      </w:pPr>
      <w:rPr>
        <w:rFonts w:hint="default"/>
      </w:rPr>
    </w:lvl>
    <w:lvl w:ilvl="5">
      <w:start w:val="1"/>
      <w:numFmt w:val="decimal"/>
      <w:lvlText w:val="%1.%2.%3.%4.%5.%6"/>
      <w:lvlJc w:val="left"/>
      <w:pPr>
        <w:tabs>
          <w:tab w:val="num" w:pos="1185"/>
        </w:tabs>
        <w:ind w:left="1181" w:hanging="461"/>
      </w:pPr>
      <w:rPr>
        <w:rFonts w:hint="default"/>
      </w:rPr>
    </w:lvl>
    <w:lvl w:ilvl="6">
      <w:start w:val="1"/>
      <w:numFmt w:val="decimal"/>
      <w:lvlText w:val="%1.%2.%3.%4.%5.%6.%7"/>
      <w:lvlJc w:val="left"/>
      <w:pPr>
        <w:tabs>
          <w:tab w:val="num" w:pos="1185"/>
        </w:tabs>
        <w:ind w:left="1181" w:hanging="461"/>
      </w:pPr>
      <w:rPr>
        <w:rFonts w:hint="default"/>
      </w:rPr>
    </w:lvl>
    <w:lvl w:ilvl="7">
      <w:start w:val="1"/>
      <w:numFmt w:val="decimal"/>
      <w:lvlText w:val="%1.%2.%3.%4.%5.%6.%7.%8"/>
      <w:lvlJc w:val="left"/>
      <w:pPr>
        <w:tabs>
          <w:tab w:val="num" w:pos="1185"/>
        </w:tabs>
        <w:ind w:left="1181" w:hanging="461"/>
      </w:pPr>
      <w:rPr>
        <w:rFonts w:hint="default"/>
      </w:rPr>
    </w:lvl>
    <w:lvl w:ilvl="8">
      <w:start w:val="1"/>
      <w:numFmt w:val="decimal"/>
      <w:lvlText w:val="%1.%2.%3.%4.%5.%6.%7.%8.%9"/>
      <w:lvlJc w:val="left"/>
      <w:pPr>
        <w:tabs>
          <w:tab w:val="num" w:pos="1185"/>
        </w:tabs>
        <w:ind w:left="1181" w:hanging="461"/>
      </w:pPr>
      <w:rPr>
        <w:rFonts w:hint="default"/>
      </w:rPr>
    </w:lvl>
  </w:abstractNum>
  <w:num w:numId="1" w16cid:durableId="1238203223">
    <w:abstractNumId w:val="9"/>
  </w:num>
  <w:num w:numId="2" w16cid:durableId="441657919">
    <w:abstractNumId w:val="7"/>
  </w:num>
  <w:num w:numId="3" w16cid:durableId="1631865039">
    <w:abstractNumId w:val="1"/>
  </w:num>
  <w:num w:numId="4" w16cid:durableId="378630320">
    <w:abstractNumId w:val="0"/>
  </w:num>
  <w:num w:numId="5" w16cid:durableId="794175382">
    <w:abstractNumId w:val="6"/>
  </w:num>
  <w:num w:numId="6" w16cid:durableId="588736251">
    <w:abstractNumId w:val="8"/>
  </w:num>
  <w:num w:numId="7" w16cid:durableId="1344699788">
    <w:abstractNumId w:val="2"/>
  </w:num>
  <w:num w:numId="8" w16cid:durableId="1933777912">
    <w:abstractNumId w:val="10"/>
  </w:num>
  <w:num w:numId="9" w16cid:durableId="534730076">
    <w:abstractNumId w:val="3"/>
  </w:num>
  <w:num w:numId="10" w16cid:durableId="1102913631">
    <w:abstractNumId w:val="5"/>
  </w:num>
  <w:num w:numId="11" w16cid:durableId="14115409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sonal">
    <w15:presenceInfo w15:providerId="None" w15:userId="Personal"/>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8FA"/>
    <w:rsid w:val="00000001"/>
    <w:rsid w:val="00000506"/>
    <w:rsid w:val="00000C69"/>
    <w:rsid w:val="00001036"/>
    <w:rsid w:val="00001897"/>
    <w:rsid w:val="00001BDF"/>
    <w:rsid w:val="00001F40"/>
    <w:rsid w:val="000024A2"/>
    <w:rsid w:val="00007746"/>
    <w:rsid w:val="000104C8"/>
    <w:rsid w:val="00012E1D"/>
    <w:rsid w:val="00013F1F"/>
    <w:rsid w:val="00014264"/>
    <w:rsid w:val="00015006"/>
    <w:rsid w:val="00016416"/>
    <w:rsid w:val="00016F34"/>
    <w:rsid w:val="0001769A"/>
    <w:rsid w:val="000200BE"/>
    <w:rsid w:val="00020809"/>
    <w:rsid w:val="000212B3"/>
    <w:rsid w:val="00024514"/>
    <w:rsid w:val="00025FD9"/>
    <w:rsid w:val="000274B0"/>
    <w:rsid w:val="00030AE4"/>
    <w:rsid w:val="00030FEA"/>
    <w:rsid w:val="00031DE4"/>
    <w:rsid w:val="000325F5"/>
    <w:rsid w:val="00034246"/>
    <w:rsid w:val="000343D6"/>
    <w:rsid w:val="0003459B"/>
    <w:rsid w:val="00035BF7"/>
    <w:rsid w:val="00035DED"/>
    <w:rsid w:val="00037988"/>
    <w:rsid w:val="000407B8"/>
    <w:rsid w:val="000411B3"/>
    <w:rsid w:val="00042C49"/>
    <w:rsid w:val="00044830"/>
    <w:rsid w:val="00045485"/>
    <w:rsid w:val="00045D91"/>
    <w:rsid w:val="00046972"/>
    <w:rsid w:val="00052583"/>
    <w:rsid w:val="00052ACB"/>
    <w:rsid w:val="00054036"/>
    <w:rsid w:val="00054EEE"/>
    <w:rsid w:val="00057145"/>
    <w:rsid w:val="00063B32"/>
    <w:rsid w:val="000640DD"/>
    <w:rsid w:val="00067291"/>
    <w:rsid w:val="00072923"/>
    <w:rsid w:val="0007325F"/>
    <w:rsid w:val="00075F17"/>
    <w:rsid w:val="00076EEF"/>
    <w:rsid w:val="00077C85"/>
    <w:rsid w:val="0008180A"/>
    <w:rsid w:val="00081869"/>
    <w:rsid w:val="00083538"/>
    <w:rsid w:val="0008706A"/>
    <w:rsid w:val="00087E4F"/>
    <w:rsid w:val="00087EE1"/>
    <w:rsid w:val="000903C8"/>
    <w:rsid w:val="00090B59"/>
    <w:rsid w:val="00091473"/>
    <w:rsid w:val="00093936"/>
    <w:rsid w:val="000952CA"/>
    <w:rsid w:val="00095B8D"/>
    <w:rsid w:val="0009650C"/>
    <w:rsid w:val="00097A17"/>
    <w:rsid w:val="000A0CCC"/>
    <w:rsid w:val="000A14D0"/>
    <w:rsid w:val="000A1948"/>
    <w:rsid w:val="000A1ABB"/>
    <w:rsid w:val="000A1D77"/>
    <w:rsid w:val="000A3421"/>
    <w:rsid w:val="000A3C19"/>
    <w:rsid w:val="000A4696"/>
    <w:rsid w:val="000A6053"/>
    <w:rsid w:val="000A762A"/>
    <w:rsid w:val="000B10B0"/>
    <w:rsid w:val="000B15B6"/>
    <w:rsid w:val="000B4384"/>
    <w:rsid w:val="000B49D8"/>
    <w:rsid w:val="000B5325"/>
    <w:rsid w:val="000B61DF"/>
    <w:rsid w:val="000B6350"/>
    <w:rsid w:val="000B6AAA"/>
    <w:rsid w:val="000B73F4"/>
    <w:rsid w:val="000C086D"/>
    <w:rsid w:val="000C0ED2"/>
    <w:rsid w:val="000C1732"/>
    <w:rsid w:val="000C1F66"/>
    <w:rsid w:val="000C26F2"/>
    <w:rsid w:val="000C3D77"/>
    <w:rsid w:val="000C4083"/>
    <w:rsid w:val="000C4549"/>
    <w:rsid w:val="000C4685"/>
    <w:rsid w:val="000C6861"/>
    <w:rsid w:val="000C7343"/>
    <w:rsid w:val="000D014D"/>
    <w:rsid w:val="000D2DAC"/>
    <w:rsid w:val="000D3630"/>
    <w:rsid w:val="000D3FDF"/>
    <w:rsid w:val="000D41F0"/>
    <w:rsid w:val="000D608D"/>
    <w:rsid w:val="000D6359"/>
    <w:rsid w:val="000D6792"/>
    <w:rsid w:val="000D68DC"/>
    <w:rsid w:val="000D75F8"/>
    <w:rsid w:val="000D7AF6"/>
    <w:rsid w:val="000E2703"/>
    <w:rsid w:val="000E4AB2"/>
    <w:rsid w:val="000E52E9"/>
    <w:rsid w:val="000E56C2"/>
    <w:rsid w:val="000E5B53"/>
    <w:rsid w:val="000E5DEE"/>
    <w:rsid w:val="000E6970"/>
    <w:rsid w:val="000E6D45"/>
    <w:rsid w:val="000E778A"/>
    <w:rsid w:val="000F0F4C"/>
    <w:rsid w:val="000F1D5B"/>
    <w:rsid w:val="000F2EC7"/>
    <w:rsid w:val="000F31EB"/>
    <w:rsid w:val="000F35D1"/>
    <w:rsid w:val="000F7677"/>
    <w:rsid w:val="000F7B96"/>
    <w:rsid w:val="0010090A"/>
    <w:rsid w:val="0010181C"/>
    <w:rsid w:val="00101DDC"/>
    <w:rsid w:val="00101E63"/>
    <w:rsid w:val="00102861"/>
    <w:rsid w:val="00103292"/>
    <w:rsid w:val="00103D64"/>
    <w:rsid w:val="00103EC8"/>
    <w:rsid w:val="00105527"/>
    <w:rsid w:val="00105C6A"/>
    <w:rsid w:val="00105FC8"/>
    <w:rsid w:val="00110A21"/>
    <w:rsid w:val="001111B2"/>
    <w:rsid w:val="00112E11"/>
    <w:rsid w:val="001132BF"/>
    <w:rsid w:val="00117A4F"/>
    <w:rsid w:val="001242B8"/>
    <w:rsid w:val="00124D89"/>
    <w:rsid w:val="0012513B"/>
    <w:rsid w:val="001258B9"/>
    <w:rsid w:val="00125A04"/>
    <w:rsid w:val="0013050C"/>
    <w:rsid w:val="00130F22"/>
    <w:rsid w:val="00131088"/>
    <w:rsid w:val="001325B7"/>
    <w:rsid w:val="0013347C"/>
    <w:rsid w:val="001343C0"/>
    <w:rsid w:val="00140885"/>
    <w:rsid w:val="00141329"/>
    <w:rsid w:val="0014167D"/>
    <w:rsid w:val="001446C1"/>
    <w:rsid w:val="00146465"/>
    <w:rsid w:val="00147D04"/>
    <w:rsid w:val="001502CF"/>
    <w:rsid w:val="00151A72"/>
    <w:rsid w:val="00152DC2"/>
    <w:rsid w:val="001566DA"/>
    <w:rsid w:val="00156CF8"/>
    <w:rsid w:val="001571C8"/>
    <w:rsid w:val="001601F1"/>
    <w:rsid w:val="00163B3B"/>
    <w:rsid w:val="00164F3F"/>
    <w:rsid w:val="00165537"/>
    <w:rsid w:val="001664F9"/>
    <w:rsid w:val="00170B11"/>
    <w:rsid w:val="001733AC"/>
    <w:rsid w:val="0017356E"/>
    <w:rsid w:val="001741DD"/>
    <w:rsid w:val="0017457F"/>
    <w:rsid w:val="00175218"/>
    <w:rsid w:val="00175F93"/>
    <w:rsid w:val="00176187"/>
    <w:rsid w:val="001776AC"/>
    <w:rsid w:val="0018058B"/>
    <w:rsid w:val="00180B1A"/>
    <w:rsid w:val="00180C71"/>
    <w:rsid w:val="00182C55"/>
    <w:rsid w:val="001859F3"/>
    <w:rsid w:val="00187324"/>
    <w:rsid w:val="0019188B"/>
    <w:rsid w:val="0019304E"/>
    <w:rsid w:val="00194AE4"/>
    <w:rsid w:val="00195C94"/>
    <w:rsid w:val="001964EA"/>
    <w:rsid w:val="001A19C9"/>
    <w:rsid w:val="001A1FB2"/>
    <w:rsid w:val="001A395D"/>
    <w:rsid w:val="001A3D2E"/>
    <w:rsid w:val="001A48A7"/>
    <w:rsid w:val="001A5051"/>
    <w:rsid w:val="001A555C"/>
    <w:rsid w:val="001A5BA8"/>
    <w:rsid w:val="001B0C85"/>
    <w:rsid w:val="001B1885"/>
    <w:rsid w:val="001B316D"/>
    <w:rsid w:val="001B3C06"/>
    <w:rsid w:val="001B4CC7"/>
    <w:rsid w:val="001B6999"/>
    <w:rsid w:val="001B69FB"/>
    <w:rsid w:val="001B7899"/>
    <w:rsid w:val="001C018C"/>
    <w:rsid w:val="001C0EC2"/>
    <w:rsid w:val="001C1CA5"/>
    <w:rsid w:val="001C22CC"/>
    <w:rsid w:val="001C4353"/>
    <w:rsid w:val="001C45D3"/>
    <w:rsid w:val="001C4EA8"/>
    <w:rsid w:val="001C5493"/>
    <w:rsid w:val="001C56A1"/>
    <w:rsid w:val="001C73E9"/>
    <w:rsid w:val="001D0008"/>
    <w:rsid w:val="001D24CD"/>
    <w:rsid w:val="001D3DAB"/>
    <w:rsid w:val="001D44A5"/>
    <w:rsid w:val="001E05A5"/>
    <w:rsid w:val="001E1868"/>
    <w:rsid w:val="001E1C0D"/>
    <w:rsid w:val="001E2F99"/>
    <w:rsid w:val="001E7A08"/>
    <w:rsid w:val="001F10CE"/>
    <w:rsid w:val="001F1B31"/>
    <w:rsid w:val="001F1FBD"/>
    <w:rsid w:val="001F55FE"/>
    <w:rsid w:val="001F64A0"/>
    <w:rsid w:val="001F7652"/>
    <w:rsid w:val="001F7D25"/>
    <w:rsid w:val="00201B52"/>
    <w:rsid w:val="0020346D"/>
    <w:rsid w:val="00205CEC"/>
    <w:rsid w:val="00207163"/>
    <w:rsid w:val="0021004E"/>
    <w:rsid w:val="00210B05"/>
    <w:rsid w:val="00210BB7"/>
    <w:rsid w:val="00210E02"/>
    <w:rsid w:val="00211812"/>
    <w:rsid w:val="00211B85"/>
    <w:rsid w:val="00211D0F"/>
    <w:rsid w:val="00212644"/>
    <w:rsid w:val="00212E4A"/>
    <w:rsid w:val="002138FB"/>
    <w:rsid w:val="002158D5"/>
    <w:rsid w:val="00215C71"/>
    <w:rsid w:val="002179E0"/>
    <w:rsid w:val="00217F44"/>
    <w:rsid w:val="002222EB"/>
    <w:rsid w:val="00222443"/>
    <w:rsid w:val="0022296E"/>
    <w:rsid w:val="00222D8A"/>
    <w:rsid w:val="00223D2D"/>
    <w:rsid w:val="00224B6A"/>
    <w:rsid w:val="00225611"/>
    <w:rsid w:val="002310F9"/>
    <w:rsid w:val="002317DB"/>
    <w:rsid w:val="00231803"/>
    <w:rsid w:val="002334C0"/>
    <w:rsid w:val="00236062"/>
    <w:rsid w:val="002363FA"/>
    <w:rsid w:val="00237A90"/>
    <w:rsid w:val="002407F9"/>
    <w:rsid w:val="002416B9"/>
    <w:rsid w:val="00250094"/>
    <w:rsid w:val="00250FFF"/>
    <w:rsid w:val="00251B33"/>
    <w:rsid w:val="00252519"/>
    <w:rsid w:val="002528FA"/>
    <w:rsid w:val="00252907"/>
    <w:rsid w:val="00252D21"/>
    <w:rsid w:val="00254125"/>
    <w:rsid w:val="00255B3E"/>
    <w:rsid w:val="00255E9E"/>
    <w:rsid w:val="00256095"/>
    <w:rsid w:val="002604FC"/>
    <w:rsid w:val="002606C4"/>
    <w:rsid w:val="0026070D"/>
    <w:rsid w:val="00261C1E"/>
    <w:rsid w:val="0026395B"/>
    <w:rsid w:val="00264297"/>
    <w:rsid w:val="00264AF0"/>
    <w:rsid w:val="00265C2C"/>
    <w:rsid w:val="00266CB4"/>
    <w:rsid w:val="002672BD"/>
    <w:rsid w:val="002675ED"/>
    <w:rsid w:val="002713E8"/>
    <w:rsid w:val="00272E5D"/>
    <w:rsid w:val="002761CB"/>
    <w:rsid w:val="00276241"/>
    <w:rsid w:val="0027633C"/>
    <w:rsid w:val="002773F7"/>
    <w:rsid w:val="00281442"/>
    <w:rsid w:val="00282566"/>
    <w:rsid w:val="00283E31"/>
    <w:rsid w:val="002842A9"/>
    <w:rsid w:val="00284F90"/>
    <w:rsid w:val="002856DE"/>
    <w:rsid w:val="0028727A"/>
    <w:rsid w:val="0029469B"/>
    <w:rsid w:val="00295E2C"/>
    <w:rsid w:val="00296381"/>
    <w:rsid w:val="002A0519"/>
    <w:rsid w:val="002A0ED3"/>
    <w:rsid w:val="002A5D76"/>
    <w:rsid w:val="002A61BA"/>
    <w:rsid w:val="002A63FE"/>
    <w:rsid w:val="002A672C"/>
    <w:rsid w:val="002A69DB"/>
    <w:rsid w:val="002A7430"/>
    <w:rsid w:val="002B02C4"/>
    <w:rsid w:val="002B0EA5"/>
    <w:rsid w:val="002B1210"/>
    <w:rsid w:val="002B20F1"/>
    <w:rsid w:val="002B3C2B"/>
    <w:rsid w:val="002B3D9F"/>
    <w:rsid w:val="002C0337"/>
    <w:rsid w:val="002C08BC"/>
    <w:rsid w:val="002C351C"/>
    <w:rsid w:val="002C3843"/>
    <w:rsid w:val="002C57E9"/>
    <w:rsid w:val="002C7925"/>
    <w:rsid w:val="002D1A74"/>
    <w:rsid w:val="002D2441"/>
    <w:rsid w:val="002D4B47"/>
    <w:rsid w:val="002D4DE2"/>
    <w:rsid w:val="002D56D3"/>
    <w:rsid w:val="002D6E67"/>
    <w:rsid w:val="002E015D"/>
    <w:rsid w:val="002E1419"/>
    <w:rsid w:val="002E2B79"/>
    <w:rsid w:val="002E30F3"/>
    <w:rsid w:val="002E4E81"/>
    <w:rsid w:val="002E5A3A"/>
    <w:rsid w:val="002E7802"/>
    <w:rsid w:val="002F04FF"/>
    <w:rsid w:val="002F3EEE"/>
    <w:rsid w:val="002F5667"/>
    <w:rsid w:val="00300721"/>
    <w:rsid w:val="00300C99"/>
    <w:rsid w:val="003010DA"/>
    <w:rsid w:val="0030137C"/>
    <w:rsid w:val="00302801"/>
    <w:rsid w:val="00302E4C"/>
    <w:rsid w:val="0030336C"/>
    <w:rsid w:val="00304B07"/>
    <w:rsid w:val="003054BD"/>
    <w:rsid w:val="00306BC5"/>
    <w:rsid w:val="00307A92"/>
    <w:rsid w:val="00307E53"/>
    <w:rsid w:val="00310446"/>
    <w:rsid w:val="0031122A"/>
    <w:rsid w:val="00311AF1"/>
    <w:rsid w:val="00312E38"/>
    <w:rsid w:val="003157E1"/>
    <w:rsid w:val="0031597B"/>
    <w:rsid w:val="003210DF"/>
    <w:rsid w:val="0032258A"/>
    <w:rsid w:val="00322AB6"/>
    <w:rsid w:val="00324A1C"/>
    <w:rsid w:val="00330C56"/>
    <w:rsid w:val="003324E6"/>
    <w:rsid w:val="00333347"/>
    <w:rsid w:val="00334785"/>
    <w:rsid w:val="0033531D"/>
    <w:rsid w:val="00336F5B"/>
    <w:rsid w:val="00340185"/>
    <w:rsid w:val="003402D1"/>
    <w:rsid w:val="0034111D"/>
    <w:rsid w:val="003422ED"/>
    <w:rsid w:val="003435E3"/>
    <w:rsid w:val="0034362F"/>
    <w:rsid w:val="003457BB"/>
    <w:rsid w:val="00346F86"/>
    <w:rsid w:val="00350694"/>
    <w:rsid w:val="00351B5D"/>
    <w:rsid w:val="0035208F"/>
    <w:rsid w:val="00352EE2"/>
    <w:rsid w:val="00353F75"/>
    <w:rsid w:val="00355148"/>
    <w:rsid w:val="0035537D"/>
    <w:rsid w:val="00356475"/>
    <w:rsid w:val="003577B7"/>
    <w:rsid w:val="003600F8"/>
    <w:rsid w:val="00360578"/>
    <w:rsid w:val="00360ED1"/>
    <w:rsid w:val="00362D0E"/>
    <w:rsid w:val="003639E1"/>
    <w:rsid w:val="00364254"/>
    <w:rsid w:val="00365501"/>
    <w:rsid w:val="0036593E"/>
    <w:rsid w:val="003659BA"/>
    <w:rsid w:val="0036633A"/>
    <w:rsid w:val="00367553"/>
    <w:rsid w:val="003730C1"/>
    <w:rsid w:val="003735E1"/>
    <w:rsid w:val="0037368D"/>
    <w:rsid w:val="00373B45"/>
    <w:rsid w:val="00374582"/>
    <w:rsid w:val="003760A0"/>
    <w:rsid w:val="00376E4F"/>
    <w:rsid w:val="00381940"/>
    <w:rsid w:val="00383E49"/>
    <w:rsid w:val="00386386"/>
    <w:rsid w:val="0038769B"/>
    <w:rsid w:val="003878CB"/>
    <w:rsid w:val="00391A8F"/>
    <w:rsid w:val="00392A74"/>
    <w:rsid w:val="00393612"/>
    <w:rsid w:val="00393B75"/>
    <w:rsid w:val="00394F9D"/>
    <w:rsid w:val="003971F4"/>
    <w:rsid w:val="00397B1C"/>
    <w:rsid w:val="003A0EC4"/>
    <w:rsid w:val="003A1931"/>
    <w:rsid w:val="003A2857"/>
    <w:rsid w:val="003A2C3B"/>
    <w:rsid w:val="003A49C9"/>
    <w:rsid w:val="003A55C4"/>
    <w:rsid w:val="003A59E2"/>
    <w:rsid w:val="003A702D"/>
    <w:rsid w:val="003A7C5A"/>
    <w:rsid w:val="003A7F57"/>
    <w:rsid w:val="003A7F5C"/>
    <w:rsid w:val="003B221F"/>
    <w:rsid w:val="003B3ADE"/>
    <w:rsid w:val="003B5287"/>
    <w:rsid w:val="003C12C2"/>
    <w:rsid w:val="003C266D"/>
    <w:rsid w:val="003C473A"/>
    <w:rsid w:val="003C4EB8"/>
    <w:rsid w:val="003C7AC8"/>
    <w:rsid w:val="003D1553"/>
    <w:rsid w:val="003D3529"/>
    <w:rsid w:val="003D37D7"/>
    <w:rsid w:val="003D5C39"/>
    <w:rsid w:val="003E003C"/>
    <w:rsid w:val="003E0A57"/>
    <w:rsid w:val="003E20D0"/>
    <w:rsid w:val="003E35EF"/>
    <w:rsid w:val="003E70F0"/>
    <w:rsid w:val="003E7143"/>
    <w:rsid w:val="003E7F72"/>
    <w:rsid w:val="003F0E7A"/>
    <w:rsid w:val="003F153D"/>
    <w:rsid w:val="003F28BA"/>
    <w:rsid w:val="003F3726"/>
    <w:rsid w:val="003F4325"/>
    <w:rsid w:val="003F547E"/>
    <w:rsid w:val="003F5629"/>
    <w:rsid w:val="003F600E"/>
    <w:rsid w:val="003F61F9"/>
    <w:rsid w:val="003F6BEC"/>
    <w:rsid w:val="00400B1D"/>
    <w:rsid w:val="00405968"/>
    <w:rsid w:val="0041094F"/>
    <w:rsid w:val="00410C12"/>
    <w:rsid w:val="00411E51"/>
    <w:rsid w:val="00412370"/>
    <w:rsid w:val="004140F6"/>
    <w:rsid w:val="004154C8"/>
    <w:rsid w:val="00415CBE"/>
    <w:rsid w:val="00416605"/>
    <w:rsid w:val="004170A5"/>
    <w:rsid w:val="00420FDF"/>
    <w:rsid w:val="00425883"/>
    <w:rsid w:val="004266BC"/>
    <w:rsid w:val="00426B1E"/>
    <w:rsid w:val="00427322"/>
    <w:rsid w:val="00427EA7"/>
    <w:rsid w:val="00430D56"/>
    <w:rsid w:val="00431926"/>
    <w:rsid w:val="00432A6B"/>
    <w:rsid w:val="00433456"/>
    <w:rsid w:val="00435EE0"/>
    <w:rsid w:val="00437C5B"/>
    <w:rsid w:val="00440625"/>
    <w:rsid w:val="00440860"/>
    <w:rsid w:val="0044113C"/>
    <w:rsid w:val="00441B7B"/>
    <w:rsid w:val="00444053"/>
    <w:rsid w:val="00444989"/>
    <w:rsid w:val="004454B9"/>
    <w:rsid w:val="00451B29"/>
    <w:rsid w:val="00452B9C"/>
    <w:rsid w:val="00452D39"/>
    <w:rsid w:val="00452EEB"/>
    <w:rsid w:val="00453101"/>
    <w:rsid w:val="004547F5"/>
    <w:rsid w:val="00457C88"/>
    <w:rsid w:val="00457F1F"/>
    <w:rsid w:val="00461325"/>
    <w:rsid w:val="0046308D"/>
    <w:rsid w:val="004653EE"/>
    <w:rsid w:val="00467B26"/>
    <w:rsid w:val="004726F1"/>
    <w:rsid w:val="00473B83"/>
    <w:rsid w:val="004762BA"/>
    <w:rsid w:val="004768AD"/>
    <w:rsid w:val="004771D9"/>
    <w:rsid w:val="00480AA0"/>
    <w:rsid w:val="00484CE8"/>
    <w:rsid w:val="00485082"/>
    <w:rsid w:val="00485E28"/>
    <w:rsid w:val="00491687"/>
    <w:rsid w:val="00491EDC"/>
    <w:rsid w:val="00492299"/>
    <w:rsid w:val="00492525"/>
    <w:rsid w:val="00495A19"/>
    <w:rsid w:val="00497913"/>
    <w:rsid w:val="00497BC7"/>
    <w:rsid w:val="004A0665"/>
    <w:rsid w:val="004A0F70"/>
    <w:rsid w:val="004A1E8D"/>
    <w:rsid w:val="004A427B"/>
    <w:rsid w:val="004A43E7"/>
    <w:rsid w:val="004A5C37"/>
    <w:rsid w:val="004B02CD"/>
    <w:rsid w:val="004B1851"/>
    <w:rsid w:val="004B192E"/>
    <w:rsid w:val="004B2941"/>
    <w:rsid w:val="004B38BB"/>
    <w:rsid w:val="004B4123"/>
    <w:rsid w:val="004B41C7"/>
    <w:rsid w:val="004B4716"/>
    <w:rsid w:val="004B4A73"/>
    <w:rsid w:val="004B51E4"/>
    <w:rsid w:val="004B65D1"/>
    <w:rsid w:val="004C0A02"/>
    <w:rsid w:val="004C1697"/>
    <w:rsid w:val="004C2AEC"/>
    <w:rsid w:val="004C6443"/>
    <w:rsid w:val="004C64D3"/>
    <w:rsid w:val="004C6998"/>
    <w:rsid w:val="004C7A0C"/>
    <w:rsid w:val="004D3E56"/>
    <w:rsid w:val="004D4083"/>
    <w:rsid w:val="004D5255"/>
    <w:rsid w:val="004D6BFA"/>
    <w:rsid w:val="004D7319"/>
    <w:rsid w:val="004E15A6"/>
    <w:rsid w:val="004E20E5"/>
    <w:rsid w:val="004E2216"/>
    <w:rsid w:val="004E4DA0"/>
    <w:rsid w:val="004E54E0"/>
    <w:rsid w:val="004E5640"/>
    <w:rsid w:val="004E5955"/>
    <w:rsid w:val="004E72F4"/>
    <w:rsid w:val="004F0140"/>
    <w:rsid w:val="004F0658"/>
    <w:rsid w:val="004F1604"/>
    <w:rsid w:val="004F16B2"/>
    <w:rsid w:val="004F1800"/>
    <w:rsid w:val="004F47B8"/>
    <w:rsid w:val="0050193C"/>
    <w:rsid w:val="00503BB2"/>
    <w:rsid w:val="00507C50"/>
    <w:rsid w:val="005109A4"/>
    <w:rsid w:val="00511EFA"/>
    <w:rsid w:val="005129DC"/>
    <w:rsid w:val="005130F9"/>
    <w:rsid w:val="0051517C"/>
    <w:rsid w:val="00515F17"/>
    <w:rsid w:val="005163AE"/>
    <w:rsid w:val="00516621"/>
    <w:rsid w:val="005167CB"/>
    <w:rsid w:val="005175EC"/>
    <w:rsid w:val="00517637"/>
    <w:rsid w:val="00524D25"/>
    <w:rsid w:val="00526B0A"/>
    <w:rsid w:val="0053145C"/>
    <w:rsid w:val="00532837"/>
    <w:rsid w:val="0053380B"/>
    <w:rsid w:val="0053489D"/>
    <w:rsid w:val="005359FC"/>
    <w:rsid w:val="00536C6F"/>
    <w:rsid w:val="00540ECE"/>
    <w:rsid w:val="00541DE3"/>
    <w:rsid w:val="00543103"/>
    <w:rsid w:val="005441BF"/>
    <w:rsid w:val="005442C0"/>
    <w:rsid w:val="00544CAD"/>
    <w:rsid w:val="005465D6"/>
    <w:rsid w:val="00547CFA"/>
    <w:rsid w:val="00551745"/>
    <w:rsid w:val="005528A6"/>
    <w:rsid w:val="00553826"/>
    <w:rsid w:val="00554326"/>
    <w:rsid w:val="00554C43"/>
    <w:rsid w:val="005575AB"/>
    <w:rsid w:val="005616AD"/>
    <w:rsid w:val="005638F3"/>
    <w:rsid w:val="00563BFB"/>
    <w:rsid w:val="00565DCD"/>
    <w:rsid w:val="005661AF"/>
    <w:rsid w:val="0056639E"/>
    <w:rsid w:val="005675DE"/>
    <w:rsid w:val="005712E6"/>
    <w:rsid w:val="005730A0"/>
    <w:rsid w:val="00574D88"/>
    <w:rsid w:val="005755C6"/>
    <w:rsid w:val="00575AA4"/>
    <w:rsid w:val="00575F30"/>
    <w:rsid w:val="00580BF2"/>
    <w:rsid w:val="00582611"/>
    <w:rsid w:val="005833D7"/>
    <w:rsid w:val="00585090"/>
    <w:rsid w:val="0058571E"/>
    <w:rsid w:val="00585827"/>
    <w:rsid w:val="00585FEA"/>
    <w:rsid w:val="00591266"/>
    <w:rsid w:val="00592886"/>
    <w:rsid w:val="00593A15"/>
    <w:rsid w:val="005947AD"/>
    <w:rsid w:val="0059565E"/>
    <w:rsid w:val="00596AFC"/>
    <w:rsid w:val="00597CA7"/>
    <w:rsid w:val="005A0590"/>
    <w:rsid w:val="005A20D3"/>
    <w:rsid w:val="005A306D"/>
    <w:rsid w:val="005A5FF0"/>
    <w:rsid w:val="005A6604"/>
    <w:rsid w:val="005A6A0A"/>
    <w:rsid w:val="005A79DB"/>
    <w:rsid w:val="005B0F1F"/>
    <w:rsid w:val="005B1781"/>
    <w:rsid w:val="005B2C6F"/>
    <w:rsid w:val="005B4D08"/>
    <w:rsid w:val="005B559C"/>
    <w:rsid w:val="005B5625"/>
    <w:rsid w:val="005C05C4"/>
    <w:rsid w:val="005C1041"/>
    <w:rsid w:val="005C1105"/>
    <w:rsid w:val="005C112C"/>
    <w:rsid w:val="005C3469"/>
    <w:rsid w:val="005C5D45"/>
    <w:rsid w:val="005C5F60"/>
    <w:rsid w:val="005D57D5"/>
    <w:rsid w:val="005E0B16"/>
    <w:rsid w:val="005E3406"/>
    <w:rsid w:val="005E5E4F"/>
    <w:rsid w:val="005E63B8"/>
    <w:rsid w:val="005E7003"/>
    <w:rsid w:val="005F0905"/>
    <w:rsid w:val="005F4FF5"/>
    <w:rsid w:val="005F72C6"/>
    <w:rsid w:val="00603903"/>
    <w:rsid w:val="00603F75"/>
    <w:rsid w:val="006047D8"/>
    <w:rsid w:val="00604AA8"/>
    <w:rsid w:val="00604BAC"/>
    <w:rsid w:val="00605CCE"/>
    <w:rsid w:val="00607329"/>
    <w:rsid w:val="00610278"/>
    <w:rsid w:val="00611493"/>
    <w:rsid w:val="00612EE3"/>
    <w:rsid w:val="006147E0"/>
    <w:rsid w:val="00614939"/>
    <w:rsid w:val="006163AF"/>
    <w:rsid w:val="00616E02"/>
    <w:rsid w:val="00620FE9"/>
    <w:rsid w:val="00621B5D"/>
    <w:rsid w:val="00622D9D"/>
    <w:rsid w:val="00625567"/>
    <w:rsid w:val="006259D2"/>
    <w:rsid w:val="00626284"/>
    <w:rsid w:val="00626605"/>
    <w:rsid w:val="0063285F"/>
    <w:rsid w:val="006335CF"/>
    <w:rsid w:val="00633CA5"/>
    <w:rsid w:val="00635A15"/>
    <w:rsid w:val="006363A0"/>
    <w:rsid w:val="006400A6"/>
    <w:rsid w:val="006429AF"/>
    <w:rsid w:val="00643915"/>
    <w:rsid w:val="006441C7"/>
    <w:rsid w:val="00644B27"/>
    <w:rsid w:val="00644E9C"/>
    <w:rsid w:val="006452CA"/>
    <w:rsid w:val="00646165"/>
    <w:rsid w:val="00646EDD"/>
    <w:rsid w:val="00647E9E"/>
    <w:rsid w:val="00651AAA"/>
    <w:rsid w:val="00651F02"/>
    <w:rsid w:val="006528C0"/>
    <w:rsid w:val="00655C2D"/>
    <w:rsid w:val="0065689E"/>
    <w:rsid w:val="0066147F"/>
    <w:rsid w:val="006616A5"/>
    <w:rsid w:val="0066354D"/>
    <w:rsid w:val="00665C3D"/>
    <w:rsid w:val="006660A0"/>
    <w:rsid w:val="0066626B"/>
    <w:rsid w:val="00666DAA"/>
    <w:rsid w:val="0066708D"/>
    <w:rsid w:val="00667A58"/>
    <w:rsid w:val="00667B91"/>
    <w:rsid w:val="00670661"/>
    <w:rsid w:val="00670B71"/>
    <w:rsid w:val="00671EF6"/>
    <w:rsid w:val="006724AA"/>
    <w:rsid w:val="00672BB7"/>
    <w:rsid w:val="00674850"/>
    <w:rsid w:val="00674D51"/>
    <w:rsid w:val="00674EE7"/>
    <w:rsid w:val="00675BD8"/>
    <w:rsid w:val="0067608A"/>
    <w:rsid w:val="0067615F"/>
    <w:rsid w:val="00677036"/>
    <w:rsid w:val="00680EC4"/>
    <w:rsid w:val="00682677"/>
    <w:rsid w:val="006853BF"/>
    <w:rsid w:val="00685417"/>
    <w:rsid w:val="00690BB2"/>
    <w:rsid w:val="00690BD0"/>
    <w:rsid w:val="0069175A"/>
    <w:rsid w:val="006930A8"/>
    <w:rsid w:val="00693548"/>
    <w:rsid w:val="00695B66"/>
    <w:rsid w:val="006A32F9"/>
    <w:rsid w:val="006A3759"/>
    <w:rsid w:val="006A5631"/>
    <w:rsid w:val="006A5663"/>
    <w:rsid w:val="006A5E12"/>
    <w:rsid w:val="006A74DA"/>
    <w:rsid w:val="006B271C"/>
    <w:rsid w:val="006B502F"/>
    <w:rsid w:val="006B6F86"/>
    <w:rsid w:val="006B7C63"/>
    <w:rsid w:val="006C013E"/>
    <w:rsid w:val="006C0921"/>
    <w:rsid w:val="006C0DAE"/>
    <w:rsid w:val="006C2A85"/>
    <w:rsid w:val="006C423B"/>
    <w:rsid w:val="006C56FA"/>
    <w:rsid w:val="006D1337"/>
    <w:rsid w:val="006D17EA"/>
    <w:rsid w:val="006D2921"/>
    <w:rsid w:val="006D310F"/>
    <w:rsid w:val="006D3CD9"/>
    <w:rsid w:val="006E14DE"/>
    <w:rsid w:val="006E3986"/>
    <w:rsid w:val="006E3F76"/>
    <w:rsid w:val="006E482E"/>
    <w:rsid w:val="006E764A"/>
    <w:rsid w:val="006E7C46"/>
    <w:rsid w:val="006F644D"/>
    <w:rsid w:val="006F69E3"/>
    <w:rsid w:val="00700907"/>
    <w:rsid w:val="007032EA"/>
    <w:rsid w:val="00703AFF"/>
    <w:rsid w:val="00703DD0"/>
    <w:rsid w:val="007045D1"/>
    <w:rsid w:val="00705477"/>
    <w:rsid w:val="007064A0"/>
    <w:rsid w:val="00710DC1"/>
    <w:rsid w:val="00711AEA"/>
    <w:rsid w:val="00711BD2"/>
    <w:rsid w:val="00713927"/>
    <w:rsid w:val="007141F8"/>
    <w:rsid w:val="007147EB"/>
    <w:rsid w:val="007148C3"/>
    <w:rsid w:val="0071651C"/>
    <w:rsid w:val="00716972"/>
    <w:rsid w:val="00716A54"/>
    <w:rsid w:val="00720A75"/>
    <w:rsid w:val="00724B11"/>
    <w:rsid w:val="00725122"/>
    <w:rsid w:val="0072613C"/>
    <w:rsid w:val="0072693F"/>
    <w:rsid w:val="0072773C"/>
    <w:rsid w:val="00734AAA"/>
    <w:rsid w:val="007354DB"/>
    <w:rsid w:val="0073665E"/>
    <w:rsid w:val="0073694F"/>
    <w:rsid w:val="007425D3"/>
    <w:rsid w:val="00742C9D"/>
    <w:rsid w:val="0074597C"/>
    <w:rsid w:val="00747003"/>
    <w:rsid w:val="007528D6"/>
    <w:rsid w:val="00754922"/>
    <w:rsid w:val="007574F7"/>
    <w:rsid w:val="00757538"/>
    <w:rsid w:val="007601BE"/>
    <w:rsid w:val="00760BDB"/>
    <w:rsid w:val="00762D38"/>
    <w:rsid w:val="00763E44"/>
    <w:rsid w:val="00765658"/>
    <w:rsid w:val="007674ED"/>
    <w:rsid w:val="00767998"/>
    <w:rsid w:val="007705A9"/>
    <w:rsid w:val="00771FAD"/>
    <w:rsid w:val="007720ED"/>
    <w:rsid w:val="007740F2"/>
    <w:rsid w:val="00774208"/>
    <w:rsid w:val="007742B0"/>
    <w:rsid w:val="0077453D"/>
    <w:rsid w:val="007751D4"/>
    <w:rsid w:val="007776AB"/>
    <w:rsid w:val="00777A18"/>
    <w:rsid w:val="00777DE6"/>
    <w:rsid w:val="0078035E"/>
    <w:rsid w:val="00780ED1"/>
    <w:rsid w:val="0078138D"/>
    <w:rsid w:val="00783FE8"/>
    <w:rsid w:val="0078421A"/>
    <w:rsid w:val="00786197"/>
    <w:rsid w:val="00786291"/>
    <w:rsid w:val="00792700"/>
    <w:rsid w:val="00792748"/>
    <w:rsid w:val="0079339B"/>
    <w:rsid w:val="00793552"/>
    <w:rsid w:val="00795776"/>
    <w:rsid w:val="00795AF1"/>
    <w:rsid w:val="0079607D"/>
    <w:rsid w:val="007A4A0F"/>
    <w:rsid w:val="007A5484"/>
    <w:rsid w:val="007A5D60"/>
    <w:rsid w:val="007A6475"/>
    <w:rsid w:val="007A7044"/>
    <w:rsid w:val="007A782E"/>
    <w:rsid w:val="007A7D72"/>
    <w:rsid w:val="007B1D5E"/>
    <w:rsid w:val="007B1E6C"/>
    <w:rsid w:val="007B1E89"/>
    <w:rsid w:val="007B206B"/>
    <w:rsid w:val="007B2DF4"/>
    <w:rsid w:val="007B37B7"/>
    <w:rsid w:val="007B38F2"/>
    <w:rsid w:val="007B479E"/>
    <w:rsid w:val="007B4E1B"/>
    <w:rsid w:val="007B612D"/>
    <w:rsid w:val="007B67E3"/>
    <w:rsid w:val="007B6ED0"/>
    <w:rsid w:val="007C0F51"/>
    <w:rsid w:val="007C106C"/>
    <w:rsid w:val="007C44FD"/>
    <w:rsid w:val="007C603D"/>
    <w:rsid w:val="007C69E1"/>
    <w:rsid w:val="007C6BBD"/>
    <w:rsid w:val="007D14CC"/>
    <w:rsid w:val="007D2B4E"/>
    <w:rsid w:val="007D396E"/>
    <w:rsid w:val="007D4CDC"/>
    <w:rsid w:val="007D7311"/>
    <w:rsid w:val="007D7850"/>
    <w:rsid w:val="007E64F3"/>
    <w:rsid w:val="007E7A98"/>
    <w:rsid w:val="007F0BC6"/>
    <w:rsid w:val="007F103B"/>
    <w:rsid w:val="007F2916"/>
    <w:rsid w:val="007F4072"/>
    <w:rsid w:val="007F511D"/>
    <w:rsid w:val="0080235C"/>
    <w:rsid w:val="008033AC"/>
    <w:rsid w:val="0080391F"/>
    <w:rsid w:val="0080441E"/>
    <w:rsid w:val="00805D09"/>
    <w:rsid w:val="008061F5"/>
    <w:rsid w:val="00806B28"/>
    <w:rsid w:val="00807D69"/>
    <w:rsid w:val="008109B4"/>
    <w:rsid w:val="00810BB8"/>
    <w:rsid w:val="00811865"/>
    <w:rsid w:val="008138B5"/>
    <w:rsid w:val="00815468"/>
    <w:rsid w:val="00815C7B"/>
    <w:rsid w:val="00816611"/>
    <w:rsid w:val="0082046D"/>
    <w:rsid w:val="00820CF9"/>
    <w:rsid w:val="008211FE"/>
    <w:rsid w:val="0082146E"/>
    <w:rsid w:val="00821634"/>
    <w:rsid w:val="00822473"/>
    <w:rsid w:val="00826262"/>
    <w:rsid w:val="00827DE5"/>
    <w:rsid w:val="0083244E"/>
    <w:rsid w:val="00833680"/>
    <w:rsid w:val="008336ED"/>
    <w:rsid w:val="00833722"/>
    <w:rsid w:val="00833E4E"/>
    <w:rsid w:val="008347C5"/>
    <w:rsid w:val="00834FA6"/>
    <w:rsid w:val="008358EC"/>
    <w:rsid w:val="00835FCD"/>
    <w:rsid w:val="008400CF"/>
    <w:rsid w:val="00847073"/>
    <w:rsid w:val="00847563"/>
    <w:rsid w:val="0085161B"/>
    <w:rsid w:val="008518F4"/>
    <w:rsid w:val="00851CEF"/>
    <w:rsid w:val="00853EBA"/>
    <w:rsid w:val="00855DB7"/>
    <w:rsid w:val="008562F8"/>
    <w:rsid w:val="0085731D"/>
    <w:rsid w:val="00860250"/>
    <w:rsid w:val="00861D85"/>
    <w:rsid w:val="00863498"/>
    <w:rsid w:val="00865E95"/>
    <w:rsid w:val="00866FDA"/>
    <w:rsid w:val="008673DB"/>
    <w:rsid w:val="008674AF"/>
    <w:rsid w:val="00871DD5"/>
    <w:rsid w:val="00872117"/>
    <w:rsid w:val="0087288E"/>
    <w:rsid w:val="00872989"/>
    <w:rsid w:val="00873EEE"/>
    <w:rsid w:val="00881283"/>
    <w:rsid w:val="008816EC"/>
    <w:rsid w:val="00886075"/>
    <w:rsid w:val="00890239"/>
    <w:rsid w:val="0089507A"/>
    <w:rsid w:val="008951AF"/>
    <w:rsid w:val="008955E4"/>
    <w:rsid w:val="00896648"/>
    <w:rsid w:val="008A02BB"/>
    <w:rsid w:val="008A06A6"/>
    <w:rsid w:val="008A0C2B"/>
    <w:rsid w:val="008A4062"/>
    <w:rsid w:val="008A473D"/>
    <w:rsid w:val="008A47A2"/>
    <w:rsid w:val="008A5D67"/>
    <w:rsid w:val="008A6F42"/>
    <w:rsid w:val="008A7D11"/>
    <w:rsid w:val="008B1873"/>
    <w:rsid w:val="008B25A4"/>
    <w:rsid w:val="008B2C4B"/>
    <w:rsid w:val="008B556A"/>
    <w:rsid w:val="008C0626"/>
    <w:rsid w:val="008C2429"/>
    <w:rsid w:val="008C2DCC"/>
    <w:rsid w:val="008C4CAD"/>
    <w:rsid w:val="008C6C96"/>
    <w:rsid w:val="008C6CEA"/>
    <w:rsid w:val="008C7B8F"/>
    <w:rsid w:val="008C7CB7"/>
    <w:rsid w:val="008D0460"/>
    <w:rsid w:val="008D154B"/>
    <w:rsid w:val="008D2E83"/>
    <w:rsid w:val="008D4584"/>
    <w:rsid w:val="008D5F5C"/>
    <w:rsid w:val="008D73A9"/>
    <w:rsid w:val="008E18B9"/>
    <w:rsid w:val="008E3E88"/>
    <w:rsid w:val="008E5970"/>
    <w:rsid w:val="008E7731"/>
    <w:rsid w:val="008E7899"/>
    <w:rsid w:val="008F0509"/>
    <w:rsid w:val="008F19D3"/>
    <w:rsid w:val="008F1F97"/>
    <w:rsid w:val="008F2308"/>
    <w:rsid w:val="008F2CDA"/>
    <w:rsid w:val="008F4B4A"/>
    <w:rsid w:val="008F7EA3"/>
    <w:rsid w:val="009016AF"/>
    <w:rsid w:val="00901C7A"/>
    <w:rsid w:val="00901FCF"/>
    <w:rsid w:val="00903029"/>
    <w:rsid w:val="0090352C"/>
    <w:rsid w:val="00903E6B"/>
    <w:rsid w:val="00904129"/>
    <w:rsid w:val="009044C3"/>
    <w:rsid w:val="00904661"/>
    <w:rsid w:val="009048D7"/>
    <w:rsid w:val="009107FD"/>
    <w:rsid w:val="00911EF8"/>
    <w:rsid w:val="00917001"/>
    <w:rsid w:val="00920CFC"/>
    <w:rsid w:val="00920EFF"/>
    <w:rsid w:val="00923101"/>
    <w:rsid w:val="009242BC"/>
    <w:rsid w:val="00925053"/>
    <w:rsid w:val="00925184"/>
    <w:rsid w:val="009256C8"/>
    <w:rsid w:val="009324BF"/>
    <w:rsid w:val="0093334E"/>
    <w:rsid w:val="00933E08"/>
    <w:rsid w:val="00934331"/>
    <w:rsid w:val="00934DFB"/>
    <w:rsid w:val="009368FD"/>
    <w:rsid w:val="009377D6"/>
    <w:rsid w:val="00940108"/>
    <w:rsid w:val="00940BCB"/>
    <w:rsid w:val="009411DB"/>
    <w:rsid w:val="0094123E"/>
    <w:rsid w:val="009436B4"/>
    <w:rsid w:val="00946EF4"/>
    <w:rsid w:val="00947245"/>
    <w:rsid w:val="0094775A"/>
    <w:rsid w:val="009501D3"/>
    <w:rsid w:val="00950E5B"/>
    <w:rsid w:val="0095119D"/>
    <w:rsid w:val="00951307"/>
    <w:rsid w:val="00952D25"/>
    <w:rsid w:val="00954C0C"/>
    <w:rsid w:val="009639B9"/>
    <w:rsid w:val="00963E7E"/>
    <w:rsid w:val="00964FB8"/>
    <w:rsid w:val="00965268"/>
    <w:rsid w:val="00965508"/>
    <w:rsid w:val="00965DE3"/>
    <w:rsid w:val="009662DD"/>
    <w:rsid w:val="009665C3"/>
    <w:rsid w:val="00966D42"/>
    <w:rsid w:val="009671BD"/>
    <w:rsid w:val="00967555"/>
    <w:rsid w:val="0097028F"/>
    <w:rsid w:val="00970AA9"/>
    <w:rsid w:val="00970B2F"/>
    <w:rsid w:val="00972757"/>
    <w:rsid w:val="00972EEE"/>
    <w:rsid w:val="009757F1"/>
    <w:rsid w:val="00980459"/>
    <w:rsid w:val="00980EA5"/>
    <w:rsid w:val="009851A7"/>
    <w:rsid w:val="009857FF"/>
    <w:rsid w:val="0098695C"/>
    <w:rsid w:val="00991284"/>
    <w:rsid w:val="00992B95"/>
    <w:rsid w:val="00994221"/>
    <w:rsid w:val="00994942"/>
    <w:rsid w:val="00994C02"/>
    <w:rsid w:val="00996382"/>
    <w:rsid w:val="00996A5A"/>
    <w:rsid w:val="009978CF"/>
    <w:rsid w:val="009A08A3"/>
    <w:rsid w:val="009A27EF"/>
    <w:rsid w:val="009B124F"/>
    <w:rsid w:val="009B14E1"/>
    <w:rsid w:val="009B1B19"/>
    <w:rsid w:val="009B3059"/>
    <w:rsid w:val="009B4317"/>
    <w:rsid w:val="009B62BD"/>
    <w:rsid w:val="009B7832"/>
    <w:rsid w:val="009B7A8C"/>
    <w:rsid w:val="009B7ED4"/>
    <w:rsid w:val="009B7EDE"/>
    <w:rsid w:val="009C0589"/>
    <w:rsid w:val="009C13E2"/>
    <w:rsid w:val="009C1966"/>
    <w:rsid w:val="009C1A5A"/>
    <w:rsid w:val="009C4243"/>
    <w:rsid w:val="009C4E21"/>
    <w:rsid w:val="009C4EDC"/>
    <w:rsid w:val="009C51AD"/>
    <w:rsid w:val="009C62E2"/>
    <w:rsid w:val="009C698D"/>
    <w:rsid w:val="009C738E"/>
    <w:rsid w:val="009D1C4C"/>
    <w:rsid w:val="009D35DB"/>
    <w:rsid w:val="009D67E8"/>
    <w:rsid w:val="009D6B24"/>
    <w:rsid w:val="009D7929"/>
    <w:rsid w:val="009D7DF8"/>
    <w:rsid w:val="009E10D9"/>
    <w:rsid w:val="009E30B3"/>
    <w:rsid w:val="009E5A75"/>
    <w:rsid w:val="009E709E"/>
    <w:rsid w:val="009F05A0"/>
    <w:rsid w:val="009F27A7"/>
    <w:rsid w:val="009F74F6"/>
    <w:rsid w:val="00A008E9"/>
    <w:rsid w:val="00A00CCE"/>
    <w:rsid w:val="00A00F83"/>
    <w:rsid w:val="00A039F5"/>
    <w:rsid w:val="00A03D3C"/>
    <w:rsid w:val="00A03FAF"/>
    <w:rsid w:val="00A05E87"/>
    <w:rsid w:val="00A064C6"/>
    <w:rsid w:val="00A06BA1"/>
    <w:rsid w:val="00A07030"/>
    <w:rsid w:val="00A10740"/>
    <w:rsid w:val="00A12F96"/>
    <w:rsid w:val="00A14500"/>
    <w:rsid w:val="00A17CF5"/>
    <w:rsid w:val="00A22BDF"/>
    <w:rsid w:val="00A24842"/>
    <w:rsid w:val="00A258D2"/>
    <w:rsid w:val="00A268D4"/>
    <w:rsid w:val="00A27192"/>
    <w:rsid w:val="00A27DCB"/>
    <w:rsid w:val="00A3061A"/>
    <w:rsid w:val="00A316B7"/>
    <w:rsid w:val="00A31FD4"/>
    <w:rsid w:val="00A32CE1"/>
    <w:rsid w:val="00A33AD2"/>
    <w:rsid w:val="00A342AB"/>
    <w:rsid w:val="00A409B0"/>
    <w:rsid w:val="00A409B1"/>
    <w:rsid w:val="00A411BD"/>
    <w:rsid w:val="00A41857"/>
    <w:rsid w:val="00A4396A"/>
    <w:rsid w:val="00A44211"/>
    <w:rsid w:val="00A469F7"/>
    <w:rsid w:val="00A475DC"/>
    <w:rsid w:val="00A5085D"/>
    <w:rsid w:val="00A50922"/>
    <w:rsid w:val="00A530D9"/>
    <w:rsid w:val="00A55F4B"/>
    <w:rsid w:val="00A608C3"/>
    <w:rsid w:val="00A60ED5"/>
    <w:rsid w:val="00A617A1"/>
    <w:rsid w:val="00A61897"/>
    <w:rsid w:val="00A6234B"/>
    <w:rsid w:val="00A64F3D"/>
    <w:rsid w:val="00A7085A"/>
    <w:rsid w:val="00A70AFF"/>
    <w:rsid w:val="00A7114D"/>
    <w:rsid w:val="00A71FC3"/>
    <w:rsid w:val="00A72E61"/>
    <w:rsid w:val="00A74FB3"/>
    <w:rsid w:val="00A76A63"/>
    <w:rsid w:val="00A80975"/>
    <w:rsid w:val="00A833D1"/>
    <w:rsid w:val="00A8372E"/>
    <w:rsid w:val="00A843C5"/>
    <w:rsid w:val="00A85117"/>
    <w:rsid w:val="00A85D68"/>
    <w:rsid w:val="00A85EA8"/>
    <w:rsid w:val="00A8640D"/>
    <w:rsid w:val="00A86B46"/>
    <w:rsid w:val="00A9091F"/>
    <w:rsid w:val="00A91BB6"/>
    <w:rsid w:val="00A92A8F"/>
    <w:rsid w:val="00A96B46"/>
    <w:rsid w:val="00A97350"/>
    <w:rsid w:val="00A97F25"/>
    <w:rsid w:val="00AA118E"/>
    <w:rsid w:val="00AA1782"/>
    <w:rsid w:val="00AA1ACF"/>
    <w:rsid w:val="00AA2DAC"/>
    <w:rsid w:val="00AA707B"/>
    <w:rsid w:val="00AA70C1"/>
    <w:rsid w:val="00AB1191"/>
    <w:rsid w:val="00AB2943"/>
    <w:rsid w:val="00AB295A"/>
    <w:rsid w:val="00AB3C82"/>
    <w:rsid w:val="00AB3F99"/>
    <w:rsid w:val="00AB5343"/>
    <w:rsid w:val="00AC1B31"/>
    <w:rsid w:val="00AC5017"/>
    <w:rsid w:val="00AC5439"/>
    <w:rsid w:val="00AC5793"/>
    <w:rsid w:val="00AC68FA"/>
    <w:rsid w:val="00AC6C16"/>
    <w:rsid w:val="00AC6EB0"/>
    <w:rsid w:val="00AD16C7"/>
    <w:rsid w:val="00AD1ADD"/>
    <w:rsid w:val="00AD3A04"/>
    <w:rsid w:val="00AD50F4"/>
    <w:rsid w:val="00AD5BEE"/>
    <w:rsid w:val="00AD5C8D"/>
    <w:rsid w:val="00AD620E"/>
    <w:rsid w:val="00AD6298"/>
    <w:rsid w:val="00AD66B1"/>
    <w:rsid w:val="00AD6D3F"/>
    <w:rsid w:val="00AE0EF6"/>
    <w:rsid w:val="00AE798E"/>
    <w:rsid w:val="00AF16AC"/>
    <w:rsid w:val="00AF172C"/>
    <w:rsid w:val="00AF17FE"/>
    <w:rsid w:val="00AF4C40"/>
    <w:rsid w:val="00AF527B"/>
    <w:rsid w:val="00AF56B0"/>
    <w:rsid w:val="00AF65FF"/>
    <w:rsid w:val="00AF6623"/>
    <w:rsid w:val="00B004EC"/>
    <w:rsid w:val="00B0084D"/>
    <w:rsid w:val="00B00FB4"/>
    <w:rsid w:val="00B0210E"/>
    <w:rsid w:val="00B033B7"/>
    <w:rsid w:val="00B03A47"/>
    <w:rsid w:val="00B0416E"/>
    <w:rsid w:val="00B06877"/>
    <w:rsid w:val="00B111F1"/>
    <w:rsid w:val="00B1247C"/>
    <w:rsid w:val="00B164CA"/>
    <w:rsid w:val="00B1685B"/>
    <w:rsid w:val="00B16BA7"/>
    <w:rsid w:val="00B1794B"/>
    <w:rsid w:val="00B20884"/>
    <w:rsid w:val="00B21107"/>
    <w:rsid w:val="00B23A13"/>
    <w:rsid w:val="00B23A5C"/>
    <w:rsid w:val="00B242BF"/>
    <w:rsid w:val="00B242CE"/>
    <w:rsid w:val="00B24E9D"/>
    <w:rsid w:val="00B2548A"/>
    <w:rsid w:val="00B2690F"/>
    <w:rsid w:val="00B26CFC"/>
    <w:rsid w:val="00B27694"/>
    <w:rsid w:val="00B27966"/>
    <w:rsid w:val="00B27D92"/>
    <w:rsid w:val="00B31C89"/>
    <w:rsid w:val="00B31FD8"/>
    <w:rsid w:val="00B32252"/>
    <w:rsid w:val="00B3320D"/>
    <w:rsid w:val="00B33DC7"/>
    <w:rsid w:val="00B3417E"/>
    <w:rsid w:val="00B36534"/>
    <w:rsid w:val="00B3762F"/>
    <w:rsid w:val="00B37A0B"/>
    <w:rsid w:val="00B42BFD"/>
    <w:rsid w:val="00B43AC0"/>
    <w:rsid w:val="00B43C49"/>
    <w:rsid w:val="00B46F0D"/>
    <w:rsid w:val="00B51E00"/>
    <w:rsid w:val="00B52E5C"/>
    <w:rsid w:val="00B56D9E"/>
    <w:rsid w:val="00B6023F"/>
    <w:rsid w:val="00B60698"/>
    <w:rsid w:val="00B6153D"/>
    <w:rsid w:val="00B61A93"/>
    <w:rsid w:val="00B621F0"/>
    <w:rsid w:val="00B625DD"/>
    <w:rsid w:val="00B630DB"/>
    <w:rsid w:val="00B634A5"/>
    <w:rsid w:val="00B6456E"/>
    <w:rsid w:val="00B64821"/>
    <w:rsid w:val="00B65C19"/>
    <w:rsid w:val="00B66181"/>
    <w:rsid w:val="00B66749"/>
    <w:rsid w:val="00B70130"/>
    <w:rsid w:val="00B70C5B"/>
    <w:rsid w:val="00B71964"/>
    <w:rsid w:val="00B72182"/>
    <w:rsid w:val="00B73185"/>
    <w:rsid w:val="00B749BC"/>
    <w:rsid w:val="00B75C1C"/>
    <w:rsid w:val="00B76B52"/>
    <w:rsid w:val="00B77250"/>
    <w:rsid w:val="00B8003E"/>
    <w:rsid w:val="00B82A58"/>
    <w:rsid w:val="00B845EA"/>
    <w:rsid w:val="00B86F84"/>
    <w:rsid w:val="00B90D80"/>
    <w:rsid w:val="00B91695"/>
    <w:rsid w:val="00B918BF"/>
    <w:rsid w:val="00B9237C"/>
    <w:rsid w:val="00B927A1"/>
    <w:rsid w:val="00B968A8"/>
    <w:rsid w:val="00B96A70"/>
    <w:rsid w:val="00BA2A23"/>
    <w:rsid w:val="00BA4763"/>
    <w:rsid w:val="00BA6275"/>
    <w:rsid w:val="00BB055F"/>
    <w:rsid w:val="00BB1609"/>
    <w:rsid w:val="00BB2947"/>
    <w:rsid w:val="00BB3B36"/>
    <w:rsid w:val="00BB4BF8"/>
    <w:rsid w:val="00BB7156"/>
    <w:rsid w:val="00BB72DF"/>
    <w:rsid w:val="00BB7656"/>
    <w:rsid w:val="00BC1764"/>
    <w:rsid w:val="00BC421B"/>
    <w:rsid w:val="00BC6C62"/>
    <w:rsid w:val="00BC71AB"/>
    <w:rsid w:val="00BC7901"/>
    <w:rsid w:val="00BD1DF0"/>
    <w:rsid w:val="00BD4367"/>
    <w:rsid w:val="00BD5558"/>
    <w:rsid w:val="00BD6078"/>
    <w:rsid w:val="00BD6E8E"/>
    <w:rsid w:val="00BD730C"/>
    <w:rsid w:val="00BD763E"/>
    <w:rsid w:val="00BE009B"/>
    <w:rsid w:val="00BE15B5"/>
    <w:rsid w:val="00BE1ECC"/>
    <w:rsid w:val="00BE340A"/>
    <w:rsid w:val="00BE5644"/>
    <w:rsid w:val="00BE6AC8"/>
    <w:rsid w:val="00BE6AD7"/>
    <w:rsid w:val="00BE775C"/>
    <w:rsid w:val="00BF0BC4"/>
    <w:rsid w:val="00BF130A"/>
    <w:rsid w:val="00BF1C9B"/>
    <w:rsid w:val="00BF2208"/>
    <w:rsid w:val="00BF249E"/>
    <w:rsid w:val="00BF3308"/>
    <w:rsid w:val="00BF3656"/>
    <w:rsid w:val="00BF3BF9"/>
    <w:rsid w:val="00BF3DF1"/>
    <w:rsid w:val="00BF4F31"/>
    <w:rsid w:val="00BF602A"/>
    <w:rsid w:val="00BF73DE"/>
    <w:rsid w:val="00C003DB"/>
    <w:rsid w:val="00C0069B"/>
    <w:rsid w:val="00C04B61"/>
    <w:rsid w:val="00C05012"/>
    <w:rsid w:val="00C06B97"/>
    <w:rsid w:val="00C0710E"/>
    <w:rsid w:val="00C10334"/>
    <w:rsid w:val="00C11D51"/>
    <w:rsid w:val="00C14BFC"/>
    <w:rsid w:val="00C16714"/>
    <w:rsid w:val="00C2016E"/>
    <w:rsid w:val="00C208D2"/>
    <w:rsid w:val="00C22CF4"/>
    <w:rsid w:val="00C246EB"/>
    <w:rsid w:val="00C24B5C"/>
    <w:rsid w:val="00C24CA8"/>
    <w:rsid w:val="00C306B0"/>
    <w:rsid w:val="00C31F55"/>
    <w:rsid w:val="00C32278"/>
    <w:rsid w:val="00C32EE6"/>
    <w:rsid w:val="00C34E57"/>
    <w:rsid w:val="00C35930"/>
    <w:rsid w:val="00C35CF1"/>
    <w:rsid w:val="00C36DEB"/>
    <w:rsid w:val="00C40DA9"/>
    <w:rsid w:val="00C41211"/>
    <w:rsid w:val="00C42D62"/>
    <w:rsid w:val="00C440FF"/>
    <w:rsid w:val="00C45AFE"/>
    <w:rsid w:val="00C46771"/>
    <w:rsid w:val="00C47411"/>
    <w:rsid w:val="00C47B75"/>
    <w:rsid w:val="00C52584"/>
    <w:rsid w:val="00C531B7"/>
    <w:rsid w:val="00C625D6"/>
    <w:rsid w:val="00C64198"/>
    <w:rsid w:val="00C65DD4"/>
    <w:rsid w:val="00C66877"/>
    <w:rsid w:val="00C673DF"/>
    <w:rsid w:val="00C67C8E"/>
    <w:rsid w:val="00C7014E"/>
    <w:rsid w:val="00C70972"/>
    <w:rsid w:val="00C72E55"/>
    <w:rsid w:val="00C73194"/>
    <w:rsid w:val="00C73E20"/>
    <w:rsid w:val="00C74145"/>
    <w:rsid w:val="00C74CB9"/>
    <w:rsid w:val="00C75981"/>
    <w:rsid w:val="00C771CD"/>
    <w:rsid w:val="00C7783E"/>
    <w:rsid w:val="00C7790F"/>
    <w:rsid w:val="00C80641"/>
    <w:rsid w:val="00C80781"/>
    <w:rsid w:val="00C8129D"/>
    <w:rsid w:val="00C81C2B"/>
    <w:rsid w:val="00C82D7C"/>
    <w:rsid w:val="00C83C26"/>
    <w:rsid w:val="00C83E8A"/>
    <w:rsid w:val="00C840F9"/>
    <w:rsid w:val="00C8686B"/>
    <w:rsid w:val="00C8700E"/>
    <w:rsid w:val="00C9221B"/>
    <w:rsid w:val="00C92583"/>
    <w:rsid w:val="00C92D5A"/>
    <w:rsid w:val="00C94BD4"/>
    <w:rsid w:val="00C9716D"/>
    <w:rsid w:val="00C97250"/>
    <w:rsid w:val="00C97EFE"/>
    <w:rsid w:val="00CA0C2A"/>
    <w:rsid w:val="00CA1595"/>
    <w:rsid w:val="00CA2B41"/>
    <w:rsid w:val="00CA2B52"/>
    <w:rsid w:val="00CA3427"/>
    <w:rsid w:val="00CA3D3A"/>
    <w:rsid w:val="00CA5B1F"/>
    <w:rsid w:val="00CB0004"/>
    <w:rsid w:val="00CB0E00"/>
    <w:rsid w:val="00CB209E"/>
    <w:rsid w:val="00CB6F98"/>
    <w:rsid w:val="00CB7928"/>
    <w:rsid w:val="00CC1117"/>
    <w:rsid w:val="00CC442C"/>
    <w:rsid w:val="00CC4A55"/>
    <w:rsid w:val="00CC6B46"/>
    <w:rsid w:val="00CC6B9D"/>
    <w:rsid w:val="00CD14E5"/>
    <w:rsid w:val="00CD1D99"/>
    <w:rsid w:val="00CD3B12"/>
    <w:rsid w:val="00CD4577"/>
    <w:rsid w:val="00CD5DA4"/>
    <w:rsid w:val="00CD6436"/>
    <w:rsid w:val="00CD6B43"/>
    <w:rsid w:val="00CE02D0"/>
    <w:rsid w:val="00CE0F5C"/>
    <w:rsid w:val="00CE1800"/>
    <w:rsid w:val="00CE1E7A"/>
    <w:rsid w:val="00CE1F00"/>
    <w:rsid w:val="00CE443F"/>
    <w:rsid w:val="00CE44A3"/>
    <w:rsid w:val="00CE645A"/>
    <w:rsid w:val="00CF1F49"/>
    <w:rsid w:val="00CF2297"/>
    <w:rsid w:val="00CF2A42"/>
    <w:rsid w:val="00CF2BF6"/>
    <w:rsid w:val="00CF2E33"/>
    <w:rsid w:val="00CF3C1F"/>
    <w:rsid w:val="00CF4BC4"/>
    <w:rsid w:val="00CF560D"/>
    <w:rsid w:val="00CF5BD9"/>
    <w:rsid w:val="00D00CBD"/>
    <w:rsid w:val="00D011F9"/>
    <w:rsid w:val="00D01D66"/>
    <w:rsid w:val="00D01EF0"/>
    <w:rsid w:val="00D02046"/>
    <w:rsid w:val="00D02BF1"/>
    <w:rsid w:val="00D064A0"/>
    <w:rsid w:val="00D10C17"/>
    <w:rsid w:val="00D10CDD"/>
    <w:rsid w:val="00D119D8"/>
    <w:rsid w:val="00D11AF5"/>
    <w:rsid w:val="00D11BCC"/>
    <w:rsid w:val="00D11ED7"/>
    <w:rsid w:val="00D11F36"/>
    <w:rsid w:val="00D13381"/>
    <w:rsid w:val="00D137BC"/>
    <w:rsid w:val="00D14B1A"/>
    <w:rsid w:val="00D165E5"/>
    <w:rsid w:val="00D17C8B"/>
    <w:rsid w:val="00D216FF"/>
    <w:rsid w:val="00D22E7A"/>
    <w:rsid w:val="00D30D71"/>
    <w:rsid w:val="00D31204"/>
    <w:rsid w:val="00D31AE5"/>
    <w:rsid w:val="00D33192"/>
    <w:rsid w:val="00D33F7B"/>
    <w:rsid w:val="00D34252"/>
    <w:rsid w:val="00D34B06"/>
    <w:rsid w:val="00D34E67"/>
    <w:rsid w:val="00D35A09"/>
    <w:rsid w:val="00D35A4D"/>
    <w:rsid w:val="00D362E0"/>
    <w:rsid w:val="00D3670F"/>
    <w:rsid w:val="00D36A26"/>
    <w:rsid w:val="00D37C06"/>
    <w:rsid w:val="00D401EE"/>
    <w:rsid w:val="00D41061"/>
    <w:rsid w:val="00D431B9"/>
    <w:rsid w:val="00D4396C"/>
    <w:rsid w:val="00D44BE9"/>
    <w:rsid w:val="00D46033"/>
    <w:rsid w:val="00D5144D"/>
    <w:rsid w:val="00D514C5"/>
    <w:rsid w:val="00D517B7"/>
    <w:rsid w:val="00D52159"/>
    <w:rsid w:val="00D524B1"/>
    <w:rsid w:val="00D53D03"/>
    <w:rsid w:val="00D5476E"/>
    <w:rsid w:val="00D55A58"/>
    <w:rsid w:val="00D55B69"/>
    <w:rsid w:val="00D55F47"/>
    <w:rsid w:val="00D571D8"/>
    <w:rsid w:val="00D576E8"/>
    <w:rsid w:val="00D600B9"/>
    <w:rsid w:val="00D6163B"/>
    <w:rsid w:val="00D6256D"/>
    <w:rsid w:val="00D6450D"/>
    <w:rsid w:val="00D645A8"/>
    <w:rsid w:val="00D647EB"/>
    <w:rsid w:val="00D6547C"/>
    <w:rsid w:val="00D66A2E"/>
    <w:rsid w:val="00D66B41"/>
    <w:rsid w:val="00D66C31"/>
    <w:rsid w:val="00D70403"/>
    <w:rsid w:val="00D704A8"/>
    <w:rsid w:val="00D70809"/>
    <w:rsid w:val="00D718E3"/>
    <w:rsid w:val="00D71C75"/>
    <w:rsid w:val="00D72276"/>
    <w:rsid w:val="00D72BB6"/>
    <w:rsid w:val="00D73875"/>
    <w:rsid w:val="00D77451"/>
    <w:rsid w:val="00D77A3F"/>
    <w:rsid w:val="00D83C86"/>
    <w:rsid w:val="00D84E31"/>
    <w:rsid w:val="00D85058"/>
    <w:rsid w:val="00D8565D"/>
    <w:rsid w:val="00D85D5E"/>
    <w:rsid w:val="00D85E8E"/>
    <w:rsid w:val="00D860B5"/>
    <w:rsid w:val="00D9132E"/>
    <w:rsid w:val="00D91DCA"/>
    <w:rsid w:val="00D92EE5"/>
    <w:rsid w:val="00D9330E"/>
    <w:rsid w:val="00D93C8E"/>
    <w:rsid w:val="00D94361"/>
    <w:rsid w:val="00D943AB"/>
    <w:rsid w:val="00D96704"/>
    <w:rsid w:val="00D97B2B"/>
    <w:rsid w:val="00DA0857"/>
    <w:rsid w:val="00DA10C1"/>
    <w:rsid w:val="00DA1C02"/>
    <w:rsid w:val="00DA3B9F"/>
    <w:rsid w:val="00DA3F76"/>
    <w:rsid w:val="00DA4B44"/>
    <w:rsid w:val="00DA56FB"/>
    <w:rsid w:val="00DA5E6C"/>
    <w:rsid w:val="00DA6F0D"/>
    <w:rsid w:val="00DA7CDF"/>
    <w:rsid w:val="00DB0D80"/>
    <w:rsid w:val="00DB13C9"/>
    <w:rsid w:val="00DB143A"/>
    <w:rsid w:val="00DB2FD0"/>
    <w:rsid w:val="00DB3AB4"/>
    <w:rsid w:val="00DB4CE1"/>
    <w:rsid w:val="00DB51A5"/>
    <w:rsid w:val="00DB6425"/>
    <w:rsid w:val="00DC0B4E"/>
    <w:rsid w:val="00DC203A"/>
    <w:rsid w:val="00DC21EE"/>
    <w:rsid w:val="00DC2742"/>
    <w:rsid w:val="00DC3D44"/>
    <w:rsid w:val="00DC3DD0"/>
    <w:rsid w:val="00DC4606"/>
    <w:rsid w:val="00DC6B60"/>
    <w:rsid w:val="00DD2DF8"/>
    <w:rsid w:val="00DD2F3E"/>
    <w:rsid w:val="00DD39DB"/>
    <w:rsid w:val="00DD4B2B"/>
    <w:rsid w:val="00DD7DD2"/>
    <w:rsid w:val="00DE10AC"/>
    <w:rsid w:val="00DE1A04"/>
    <w:rsid w:val="00DE239D"/>
    <w:rsid w:val="00DE501A"/>
    <w:rsid w:val="00DE5593"/>
    <w:rsid w:val="00DE6656"/>
    <w:rsid w:val="00DE74DB"/>
    <w:rsid w:val="00DE7877"/>
    <w:rsid w:val="00DE78FA"/>
    <w:rsid w:val="00DF0859"/>
    <w:rsid w:val="00DF08F1"/>
    <w:rsid w:val="00DF503C"/>
    <w:rsid w:val="00DF608C"/>
    <w:rsid w:val="00E00ED1"/>
    <w:rsid w:val="00E0184D"/>
    <w:rsid w:val="00E02EA4"/>
    <w:rsid w:val="00E05360"/>
    <w:rsid w:val="00E05781"/>
    <w:rsid w:val="00E0637D"/>
    <w:rsid w:val="00E07596"/>
    <w:rsid w:val="00E10139"/>
    <w:rsid w:val="00E11189"/>
    <w:rsid w:val="00E1302A"/>
    <w:rsid w:val="00E130F2"/>
    <w:rsid w:val="00E13CBF"/>
    <w:rsid w:val="00E14411"/>
    <w:rsid w:val="00E16024"/>
    <w:rsid w:val="00E16F35"/>
    <w:rsid w:val="00E17A39"/>
    <w:rsid w:val="00E23967"/>
    <w:rsid w:val="00E24F4F"/>
    <w:rsid w:val="00E26109"/>
    <w:rsid w:val="00E318C6"/>
    <w:rsid w:val="00E31A40"/>
    <w:rsid w:val="00E320DA"/>
    <w:rsid w:val="00E37AB6"/>
    <w:rsid w:val="00E40847"/>
    <w:rsid w:val="00E4178E"/>
    <w:rsid w:val="00E4637E"/>
    <w:rsid w:val="00E50077"/>
    <w:rsid w:val="00E5131E"/>
    <w:rsid w:val="00E518E7"/>
    <w:rsid w:val="00E52B1B"/>
    <w:rsid w:val="00E537AB"/>
    <w:rsid w:val="00E539CB"/>
    <w:rsid w:val="00E54D45"/>
    <w:rsid w:val="00E561A7"/>
    <w:rsid w:val="00E60AB8"/>
    <w:rsid w:val="00E611C5"/>
    <w:rsid w:val="00E63D0E"/>
    <w:rsid w:val="00E66655"/>
    <w:rsid w:val="00E67898"/>
    <w:rsid w:val="00E70751"/>
    <w:rsid w:val="00E715D6"/>
    <w:rsid w:val="00E72C91"/>
    <w:rsid w:val="00E73791"/>
    <w:rsid w:val="00E75F02"/>
    <w:rsid w:val="00E82A39"/>
    <w:rsid w:val="00E8437C"/>
    <w:rsid w:val="00E84E83"/>
    <w:rsid w:val="00E85D0B"/>
    <w:rsid w:val="00E865D4"/>
    <w:rsid w:val="00E90A23"/>
    <w:rsid w:val="00E90AAC"/>
    <w:rsid w:val="00E92589"/>
    <w:rsid w:val="00EA0F32"/>
    <w:rsid w:val="00EA6596"/>
    <w:rsid w:val="00EB0412"/>
    <w:rsid w:val="00EB0B2A"/>
    <w:rsid w:val="00EB1A9C"/>
    <w:rsid w:val="00EB2C24"/>
    <w:rsid w:val="00EB4371"/>
    <w:rsid w:val="00EB5701"/>
    <w:rsid w:val="00EB6668"/>
    <w:rsid w:val="00EB70D8"/>
    <w:rsid w:val="00EB7B9A"/>
    <w:rsid w:val="00EB7ED5"/>
    <w:rsid w:val="00EC20FF"/>
    <w:rsid w:val="00EC5B3C"/>
    <w:rsid w:val="00EC5C72"/>
    <w:rsid w:val="00EC7C16"/>
    <w:rsid w:val="00ED280D"/>
    <w:rsid w:val="00ED2943"/>
    <w:rsid w:val="00ED2DCF"/>
    <w:rsid w:val="00ED3F9F"/>
    <w:rsid w:val="00ED5AB0"/>
    <w:rsid w:val="00ED6256"/>
    <w:rsid w:val="00ED6560"/>
    <w:rsid w:val="00EE1791"/>
    <w:rsid w:val="00EE2E92"/>
    <w:rsid w:val="00EE4E36"/>
    <w:rsid w:val="00EE5754"/>
    <w:rsid w:val="00EE5B5D"/>
    <w:rsid w:val="00EF111D"/>
    <w:rsid w:val="00EF137C"/>
    <w:rsid w:val="00EF4393"/>
    <w:rsid w:val="00EF4E01"/>
    <w:rsid w:val="00EF5FBB"/>
    <w:rsid w:val="00EF6274"/>
    <w:rsid w:val="00EF627D"/>
    <w:rsid w:val="00F01B85"/>
    <w:rsid w:val="00F02D32"/>
    <w:rsid w:val="00F032FC"/>
    <w:rsid w:val="00F0598A"/>
    <w:rsid w:val="00F06CB0"/>
    <w:rsid w:val="00F10958"/>
    <w:rsid w:val="00F1195F"/>
    <w:rsid w:val="00F13B16"/>
    <w:rsid w:val="00F13D62"/>
    <w:rsid w:val="00F17A06"/>
    <w:rsid w:val="00F2073E"/>
    <w:rsid w:val="00F22F83"/>
    <w:rsid w:val="00F239B1"/>
    <w:rsid w:val="00F2488D"/>
    <w:rsid w:val="00F24C52"/>
    <w:rsid w:val="00F2687E"/>
    <w:rsid w:val="00F27658"/>
    <w:rsid w:val="00F27FC3"/>
    <w:rsid w:val="00F3075E"/>
    <w:rsid w:val="00F30F6E"/>
    <w:rsid w:val="00F32A78"/>
    <w:rsid w:val="00F32CC8"/>
    <w:rsid w:val="00F34BEF"/>
    <w:rsid w:val="00F35BC3"/>
    <w:rsid w:val="00F37424"/>
    <w:rsid w:val="00F419CA"/>
    <w:rsid w:val="00F41A0D"/>
    <w:rsid w:val="00F435E3"/>
    <w:rsid w:val="00F52BA3"/>
    <w:rsid w:val="00F54714"/>
    <w:rsid w:val="00F54895"/>
    <w:rsid w:val="00F55789"/>
    <w:rsid w:val="00F55B81"/>
    <w:rsid w:val="00F56385"/>
    <w:rsid w:val="00F5663D"/>
    <w:rsid w:val="00F60C24"/>
    <w:rsid w:val="00F616BD"/>
    <w:rsid w:val="00F624D4"/>
    <w:rsid w:val="00F62F0B"/>
    <w:rsid w:val="00F63A62"/>
    <w:rsid w:val="00F63FCB"/>
    <w:rsid w:val="00F64007"/>
    <w:rsid w:val="00F65493"/>
    <w:rsid w:val="00F656D3"/>
    <w:rsid w:val="00F6675A"/>
    <w:rsid w:val="00F66776"/>
    <w:rsid w:val="00F667BB"/>
    <w:rsid w:val="00F676A9"/>
    <w:rsid w:val="00F710C6"/>
    <w:rsid w:val="00F74005"/>
    <w:rsid w:val="00F75AA2"/>
    <w:rsid w:val="00F7633D"/>
    <w:rsid w:val="00F778E6"/>
    <w:rsid w:val="00F81E56"/>
    <w:rsid w:val="00F9033A"/>
    <w:rsid w:val="00F90469"/>
    <w:rsid w:val="00F92BB4"/>
    <w:rsid w:val="00F93660"/>
    <w:rsid w:val="00F937BF"/>
    <w:rsid w:val="00F93CC8"/>
    <w:rsid w:val="00F96C2C"/>
    <w:rsid w:val="00F97960"/>
    <w:rsid w:val="00FA1368"/>
    <w:rsid w:val="00FA1B3B"/>
    <w:rsid w:val="00FA31EA"/>
    <w:rsid w:val="00FA3F67"/>
    <w:rsid w:val="00FA5E6C"/>
    <w:rsid w:val="00FA7D07"/>
    <w:rsid w:val="00FB120A"/>
    <w:rsid w:val="00FB2524"/>
    <w:rsid w:val="00FB278D"/>
    <w:rsid w:val="00FB30A2"/>
    <w:rsid w:val="00FB4B79"/>
    <w:rsid w:val="00FB5721"/>
    <w:rsid w:val="00FC0B63"/>
    <w:rsid w:val="00FC4A42"/>
    <w:rsid w:val="00FC60A5"/>
    <w:rsid w:val="00FC6623"/>
    <w:rsid w:val="00FD1DC5"/>
    <w:rsid w:val="00FD2C5F"/>
    <w:rsid w:val="00FD4851"/>
    <w:rsid w:val="00FD4D8F"/>
    <w:rsid w:val="00FD4FC9"/>
    <w:rsid w:val="00FD5103"/>
    <w:rsid w:val="00FD74D4"/>
    <w:rsid w:val="00FE1BE8"/>
    <w:rsid w:val="00FE1FFD"/>
    <w:rsid w:val="00FE4509"/>
    <w:rsid w:val="00FE4736"/>
    <w:rsid w:val="00FE5323"/>
    <w:rsid w:val="00FE608F"/>
    <w:rsid w:val="00FE7394"/>
    <w:rsid w:val="00FF1A2A"/>
    <w:rsid w:val="00FF1EF7"/>
    <w:rsid w:val="00FF2FD7"/>
    <w:rsid w:val="00FF3B5B"/>
    <w:rsid w:val="00FF4097"/>
    <w:rsid w:val="00FF7839"/>
    <w:rsid w:val="0EBE46BE"/>
    <w:rsid w:val="26660763"/>
    <w:rsid w:val="2AA97FCF"/>
    <w:rsid w:val="50CE26AB"/>
    <w:rsid w:val="65F95D7A"/>
    <w:rsid w:val="6770704A"/>
    <w:rsid w:val="7D764C83"/>
    <w:rsid w:val="7E2E77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076BE"/>
  <w15:docId w15:val="{068F3F2C-0044-4201-9708-40FEFB9A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7D7"/>
    <w:rPr>
      <w:rFonts w:eastAsia="Times New Roman"/>
      <w:sz w:val="24"/>
      <w:szCs w:val="24"/>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604A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link w:val="BodyTextChar"/>
    <w:semiHidden/>
    <w:unhideWhenUsed/>
    <w:qFormat/>
    <w:pPr>
      <w:spacing w:before="60"/>
      <w:jc w:val="both"/>
    </w:pPr>
    <w:rPr>
      <w:rFonts w:eastAsia="Times New Roman"/>
      <w:sz w:val="28"/>
      <w:szCs w:val="28"/>
      <w:lang w:eastAsia="zh-CN"/>
    </w:rPr>
  </w:style>
  <w:style w:type="paragraph" w:styleId="BodyTextIndent">
    <w:name w:val="Body Text Indent"/>
    <w:basedOn w:val="Normal"/>
    <w:link w:val="BodyTextIndentChar"/>
    <w:qFormat/>
    <w:pPr>
      <w:spacing w:after="120"/>
      <w:ind w:left="360"/>
    </w:pPr>
    <w:rPr>
      <w:rFonts w:ascii="Arial" w:hAnsi="Arial"/>
    </w:rPr>
  </w:style>
  <w:style w:type="character" w:styleId="CommentReference">
    <w:name w:val="annotation reference"/>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qFormat/>
    <w:rPr>
      <w:rFonts w:ascii="Arial" w:hAnsi="Arial" w:cs="Arial"/>
      <w:b/>
      <w:bCs/>
      <w:sz w:val="26"/>
      <w:szCs w:val="26"/>
    </w:rPr>
  </w:style>
  <w:style w:type="character" w:customStyle="1" w:styleId="BodyTextIndentChar">
    <w:name w:val="Body Text Indent Char"/>
    <w:basedOn w:val="DefaultParagraphFont"/>
    <w:link w:val="BodyTextIndent"/>
    <w:qFormat/>
    <w:rPr>
      <w:rFonts w:ascii="Arial" w:hAnsi="Arial"/>
      <w:sz w:val="24"/>
      <w:szCs w:val="24"/>
    </w:rPr>
  </w:style>
  <w:style w:type="character" w:customStyle="1" w:styleId="FooterChar">
    <w:name w:val="Footer Char"/>
    <w:basedOn w:val="DefaultParagraphFont"/>
    <w:link w:val="Footer"/>
    <w:uiPriority w:val="99"/>
    <w:qFormat/>
    <w:rPr>
      <w:sz w:val="24"/>
      <w:szCs w:val="24"/>
    </w:rPr>
  </w:style>
  <w:style w:type="paragraph" w:styleId="ListParagraph">
    <w:name w:val="List Paragraph"/>
    <w:basedOn w:val="Normal"/>
    <w:uiPriority w:val="34"/>
    <w:qFormat/>
    <w:pPr>
      <w:ind w:left="720"/>
      <w:contextualSpacing/>
    </w:pPr>
  </w:style>
  <w:style w:type="table" w:customStyle="1" w:styleId="TableNormal1">
    <w:name w:val="Table Normal1"/>
    <w:semiHidden/>
    <w:qFormat/>
    <w:tblPr>
      <w:tblCellMar>
        <w:top w:w="0" w:type="dxa"/>
        <w:left w:w="108" w:type="dxa"/>
        <w:bottom w:w="0" w:type="dxa"/>
        <w:right w:w="108" w:type="dxa"/>
      </w:tblCellMar>
    </w:tbl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rPr>
      <w:sz w:val="24"/>
      <w:szCs w:val="24"/>
    </w:rPr>
  </w:style>
  <w:style w:type="character" w:customStyle="1" w:styleId="text">
    <w:name w:val="text"/>
    <w:basedOn w:val="DefaultParagraphFont"/>
    <w:qFormat/>
  </w:style>
  <w:style w:type="character" w:customStyle="1" w:styleId="card-send-timesendtime">
    <w:name w:val="card-send-time__sendtime"/>
    <w:basedOn w:val="DefaultParagraphFont"/>
    <w:qFormat/>
  </w:style>
  <w:style w:type="paragraph" w:customStyle="1" w:styleId="TableParagraph">
    <w:name w:val="Table Paragraph"/>
    <w:basedOn w:val="Normal"/>
    <w:uiPriority w:val="1"/>
    <w:qFormat/>
    <w:pPr>
      <w:widowControl w:val="0"/>
      <w:autoSpaceDE w:val="0"/>
      <w:autoSpaceDN w:val="0"/>
      <w:spacing w:line="268" w:lineRule="exact"/>
      <w:ind w:left="103"/>
    </w:pPr>
    <w:rPr>
      <w:sz w:val="22"/>
      <w:szCs w:val="22"/>
    </w:rPr>
  </w:style>
  <w:style w:type="character" w:customStyle="1" w:styleId="font41">
    <w:name w:val="font41"/>
    <w:qFormat/>
    <w:rPr>
      <w:rFonts w:ascii="Times New Roman" w:hAnsi="Times New Roman" w:cs="Times New Roman" w:hint="default"/>
      <w:b/>
      <w:bCs/>
      <w:color w:val="000000"/>
      <w:u w:val="none"/>
    </w:rPr>
  </w:style>
  <w:style w:type="character" w:customStyle="1" w:styleId="font11">
    <w:name w:val="font11"/>
    <w:qFormat/>
    <w:rPr>
      <w:rFonts w:ascii="Times New Roman" w:hAnsi="Times New Roman" w:cs="Times New Roman" w:hint="default"/>
      <w:color w:val="000000"/>
      <w:u w:val="none"/>
    </w:rPr>
  </w:style>
  <w:style w:type="paragraph" w:customStyle="1" w:styleId="chubang">
    <w:name w:val="chubang"/>
    <w:basedOn w:val="Normal"/>
    <w:qFormat/>
    <w:pPr>
      <w:tabs>
        <w:tab w:val="left" w:pos="567"/>
      </w:tabs>
      <w:spacing w:before="120" w:after="120"/>
      <w:jc w:val="both"/>
    </w:pPr>
    <w:rPr>
      <w:rFonts w:eastAsia="Calibri"/>
    </w:rPr>
  </w:style>
  <w:style w:type="character" w:customStyle="1" w:styleId="BodyTextChar">
    <w:name w:val="Body Text Char"/>
    <w:link w:val="BodyText"/>
    <w:qFormat/>
    <w:rPr>
      <w:sz w:val="28"/>
      <w:szCs w:val="28"/>
    </w:rPr>
  </w:style>
  <w:style w:type="character" w:customStyle="1" w:styleId="Heading4Char">
    <w:name w:val="Heading 4 Char"/>
    <w:basedOn w:val="DefaultParagraphFont"/>
    <w:link w:val="Heading4"/>
    <w:semiHidden/>
    <w:rsid w:val="00604AA8"/>
    <w:rPr>
      <w:rFonts w:asciiTheme="majorHAnsi" w:eastAsiaTheme="majorEastAsia" w:hAnsiTheme="majorHAnsi" w:cstheme="majorBidi"/>
      <w:i/>
      <w:iCs/>
      <w:color w:val="365F91" w:themeColor="accent1" w:themeShade="BF"/>
      <w:sz w:val="24"/>
      <w:szCs w:val="24"/>
    </w:rPr>
  </w:style>
  <w:style w:type="paragraph" w:customStyle="1" w:styleId="StyleStyleHeading3VnArial11ptBold">
    <w:name w:val="Style Style Heading 3 + .VnArial 11 pt + Bold"/>
    <w:basedOn w:val="Normal"/>
    <w:rsid w:val="00604AA8"/>
    <w:pPr>
      <w:spacing w:before="120" w:line="288" w:lineRule="auto"/>
      <w:ind w:left="397" w:hanging="397"/>
      <w:jc w:val="both"/>
      <w:outlineLvl w:val="2"/>
    </w:pPr>
    <w:rPr>
      <w:rFonts w:ascii=".VnArial" w:hAnsi=".VnArial"/>
      <w:b/>
      <w:bCs/>
      <w:noProof/>
      <w:sz w:val="22"/>
      <w:szCs w:val="22"/>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604AA8"/>
    <w:pPr>
      <w:keepNext w:val="0"/>
      <w:spacing w:before="120" w:after="0"/>
      <w:ind w:left="284"/>
    </w:pPr>
    <w:rPr>
      <w:rFonts w:ascii=".VnArial" w:hAnsi=".VnArial" w:cs="Times New Roman"/>
      <w:noProof/>
      <w:sz w:val="22"/>
      <w:szCs w:val="20"/>
      <w:lang w:val="x-none" w:eastAsia="x-none"/>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604AA8"/>
    <w:rPr>
      <w:rFonts w:ascii=".VnArial" w:eastAsia="Times New Roman" w:hAnsi=".VnArial"/>
      <w:b/>
      <w:bCs/>
      <w:noProof/>
      <w:sz w:val="22"/>
      <w:lang w:val="x-none" w:eastAsia="x-none"/>
    </w:rPr>
  </w:style>
  <w:style w:type="paragraph" w:styleId="Revision">
    <w:name w:val="Revision"/>
    <w:hidden/>
    <w:uiPriority w:val="99"/>
    <w:semiHidden/>
    <w:rsid w:val="001B316D"/>
    <w:rPr>
      <w:rFonts w:eastAsia="Times New Roman"/>
      <w:sz w:val="24"/>
      <w:szCs w:val="24"/>
    </w:rPr>
  </w:style>
  <w:style w:type="paragraph" w:styleId="NormalWeb">
    <w:name w:val="Normal (Web)"/>
    <w:basedOn w:val="Normal"/>
    <w:semiHidden/>
    <w:unhideWhenUsed/>
    <w:rsid w:val="00AF6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5E297-3E6E-41AD-A78B-399D751B2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5365</Words>
  <Characters>30583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HOME</Company>
  <LinksUpToDate>false</LinksUpToDate>
  <CharactersWithSpaces>35877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User</dc:creator>
  <cp:lastModifiedBy>Personal</cp:lastModifiedBy>
  <cp:revision>2</cp:revision>
  <cp:lastPrinted>2023-07-05T03:25:00Z</cp:lastPrinted>
  <dcterms:created xsi:type="dcterms:W3CDTF">2026-09-16T02:52:00Z</dcterms:created>
  <dcterms:modified xsi:type="dcterms:W3CDTF">2026-09-16T02:52:00Z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4034C7B51CB64BDB80A053EF146B0449</vt:lpwstr>
  </property>
</Properties>
</file>